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022D872" w14:textId="77777777" w:rsidR="00D904AB" w:rsidDel="00110BDC" w:rsidRDefault="00D904AB" w:rsidP="00D904AB">
      <w:pPr>
        <w:spacing w:before="0" w:beforeAutospacing="0" w:after="0" w:afterAutospacing="0" w:line="240" w:lineRule="auto"/>
        <w:ind w:left="720" w:right="175"/>
        <w:jc w:val="right"/>
        <w:rPr>
          <w:del w:id="0" w:author="מיה קאירי" w:date="2021-08-17T13:09:00Z"/>
          <w:rFonts w:ascii="David" w:eastAsia="Times New Roman" w:hAnsi="David" w:cs="רמת גן" w:hint="cs"/>
          <w:sz w:val="32"/>
          <w:szCs w:val="32"/>
          <w:u w:val="single"/>
          <w:rtl/>
        </w:rPr>
      </w:pPr>
    </w:p>
    <w:p w14:paraId="13D65A85" w14:textId="77777777" w:rsidR="00D904AB" w:rsidRDefault="00D904AB" w:rsidP="00D904AB">
      <w:pPr>
        <w:spacing w:before="0" w:beforeAutospacing="0" w:after="0" w:afterAutospacing="0" w:line="240" w:lineRule="auto"/>
        <w:ind w:left="720" w:right="175"/>
        <w:jc w:val="right"/>
        <w:rPr>
          <w:rFonts w:ascii="David" w:eastAsia="Times New Roman" w:hAnsi="David" w:cs="רמת גן"/>
          <w:sz w:val="32"/>
          <w:szCs w:val="32"/>
          <w:u w:val="single"/>
          <w:rtl/>
        </w:rPr>
      </w:pPr>
      <w:r w:rsidRPr="00E56613">
        <w:rPr>
          <w:rFonts w:ascii="David" w:eastAsia="Times New Roman" w:hAnsi="David" w:cs="David"/>
          <w:noProof/>
          <w:sz w:val="26"/>
          <w:szCs w:val="26"/>
        </w:rPr>
        <w:drawing>
          <wp:anchor distT="0" distB="0" distL="114300" distR="114300" simplePos="0" relativeHeight="251670528" behindDoc="0" locked="0" layoutInCell="1" allowOverlap="1" wp14:anchorId="70C876AC" wp14:editId="557DA80F">
            <wp:simplePos x="0" y="0"/>
            <wp:positionH relativeFrom="column">
              <wp:posOffset>1346200</wp:posOffset>
            </wp:positionH>
            <wp:positionV relativeFrom="paragraph">
              <wp:posOffset>20955</wp:posOffset>
            </wp:positionV>
            <wp:extent cx="2562225" cy="428625"/>
            <wp:effectExtent l="0" t="0" r="9525" b="9525"/>
            <wp:wrapNone/>
            <wp:docPr id="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2"/>
                    <pic:cNvPicPr>
                      <a:picLocks noChangeAspect="1" noChangeArrowheads="1"/>
                    </pic:cNvPicPr>
                  </pic:nvPicPr>
                  <pic:blipFill>
                    <a:blip r:embed="rId13">
                      <a:extLst>
                        <a:ext uri="{28A0092B-C50C-407E-A947-70E740481C1C}">
                          <a14:useLocalDpi xmlns:a14="http://schemas.microsoft.com/office/drawing/2010/main" val="0"/>
                        </a:ext>
                      </a:extLst>
                    </a:blip>
                    <a:srcRect l="32912" t="33186" r="33038" b="29941"/>
                    <a:stretch>
                      <a:fillRect/>
                    </a:stretch>
                  </pic:blipFill>
                  <pic:spPr bwMode="auto">
                    <a:xfrm>
                      <a:off x="0" y="0"/>
                      <a:ext cx="2562225" cy="4286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15B5046" w14:textId="77777777" w:rsidR="00D904AB" w:rsidRDefault="00D904AB" w:rsidP="00D904AB">
      <w:pPr>
        <w:spacing w:before="0" w:beforeAutospacing="0" w:after="0" w:afterAutospacing="0" w:line="240" w:lineRule="auto"/>
        <w:ind w:left="720" w:right="175"/>
        <w:jc w:val="right"/>
        <w:rPr>
          <w:rFonts w:ascii="David" w:eastAsia="Times New Roman" w:hAnsi="David" w:cs="רמת גן"/>
          <w:sz w:val="32"/>
          <w:szCs w:val="32"/>
          <w:u w:val="single"/>
          <w:rtl/>
        </w:rPr>
      </w:pPr>
    </w:p>
    <w:p w14:paraId="47234A7F" w14:textId="77777777" w:rsidR="00D904AB" w:rsidRDefault="00D904AB" w:rsidP="00D904AB">
      <w:pPr>
        <w:spacing w:before="0" w:beforeAutospacing="0" w:after="0" w:afterAutospacing="0" w:line="240" w:lineRule="auto"/>
        <w:ind w:left="720" w:right="175"/>
        <w:jc w:val="right"/>
        <w:rPr>
          <w:rFonts w:ascii="David" w:eastAsia="Times New Roman" w:hAnsi="David" w:cs="רמת גן"/>
          <w:sz w:val="32"/>
          <w:szCs w:val="32"/>
          <w:u w:val="single"/>
          <w:rtl/>
        </w:rPr>
      </w:pPr>
    </w:p>
    <w:p w14:paraId="2FEDC567" w14:textId="77777777" w:rsidR="00D904AB" w:rsidRDefault="00D904AB" w:rsidP="00D904AB">
      <w:pPr>
        <w:spacing w:before="0" w:beforeAutospacing="0" w:after="0" w:afterAutospacing="0" w:line="240" w:lineRule="auto"/>
        <w:ind w:left="720" w:right="175"/>
        <w:jc w:val="right"/>
        <w:rPr>
          <w:rFonts w:ascii="David" w:eastAsia="Times New Roman" w:hAnsi="David" w:cs="רמת גן"/>
          <w:sz w:val="32"/>
          <w:szCs w:val="32"/>
          <w:u w:val="single"/>
          <w:rtl/>
        </w:rPr>
      </w:pPr>
    </w:p>
    <w:p w14:paraId="4FBABD09" w14:textId="77777777" w:rsidR="00D904AB" w:rsidRDefault="00D904AB" w:rsidP="00D904AB">
      <w:pPr>
        <w:spacing w:before="0" w:beforeAutospacing="0" w:after="0" w:afterAutospacing="0" w:line="240" w:lineRule="auto"/>
        <w:ind w:left="720" w:right="175"/>
        <w:jc w:val="right"/>
        <w:rPr>
          <w:rFonts w:ascii="David" w:eastAsia="Times New Roman" w:hAnsi="David" w:cs="רמת גן"/>
          <w:sz w:val="32"/>
          <w:szCs w:val="32"/>
          <w:u w:val="single"/>
          <w:rtl/>
        </w:rPr>
      </w:pPr>
    </w:p>
    <w:p w14:paraId="49F2DA16" w14:textId="77777777" w:rsidR="00D904AB" w:rsidRPr="00237720" w:rsidRDefault="00D904AB" w:rsidP="00D904AB">
      <w:pPr>
        <w:spacing w:before="0" w:beforeAutospacing="0" w:after="0" w:afterAutospacing="0" w:line="240" w:lineRule="auto"/>
        <w:ind w:left="720" w:right="175"/>
        <w:jc w:val="center"/>
        <w:rPr>
          <w:rFonts w:ascii="David" w:eastAsia="Times New Roman" w:hAnsi="David" w:cs="David"/>
          <w:b/>
          <w:bCs/>
          <w:sz w:val="32"/>
          <w:szCs w:val="32"/>
          <w:u w:val="single"/>
          <w:rtl/>
        </w:rPr>
      </w:pPr>
      <w:r w:rsidRPr="00237720">
        <w:rPr>
          <w:rFonts w:ascii="David" w:eastAsia="Times New Roman" w:hAnsi="David" w:cs="David"/>
          <w:b/>
          <w:bCs/>
          <w:sz w:val="32"/>
          <w:szCs w:val="32"/>
          <w:u w:val="single"/>
          <w:rtl/>
        </w:rPr>
        <w:t xml:space="preserve">תכולת מכרז קבלן </w:t>
      </w:r>
      <w:r w:rsidRPr="00237720">
        <w:rPr>
          <w:rFonts w:ascii="David" w:eastAsia="Times New Roman" w:hAnsi="David" w:cs="David" w:hint="cs"/>
          <w:b/>
          <w:bCs/>
          <w:sz w:val="32"/>
          <w:szCs w:val="32"/>
          <w:u w:val="single"/>
          <w:rtl/>
        </w:rPr>
        <w:t>ראשי</w:t>
      </w:r>
    </w:p>
    <w:p w14:paraId="04A55357" w14:textId="77777777" w:rsidR="00D904AB" w:rsidRPr="00237720" w:rsidRDefault="00D904AB" w:rsidP="00D904AB">
      <w:pPr>
        <w:spacing w:before="0" w:beforeAutospacing="0" w:after="0" w:afterAutospacing="0" w:line="240" w:lineRule="auto"/>
        <w:ind w:left="720" w:right="175"/>
        <w:jc w:val="center"/>
        <w:rPr>
          <w:rFonts w:ascii="David" w:eastAsia="Times New Roman" w:hAnsi="David" w:cs="David"/>
          <w:b/>
          <w:bCs/>
          <w:sz w:val="32"/>
          <w:szCs w:val="32"/>
          <w:u w:val="single"/>
          <w:rtl/>
        </w:rPr>
      </w:pPr>
      <w:r w:rsidRPr="00237720">
        <w:rPr>
          <w:rFonts w:ascii="David" w:eastAsia="Times New Roman" w:hAnsi="David" w:cs="David" w:hint="cs"/>
          <w:b/>
          <w:bCs/>
          <w:sz w:val="32"/>
          <w:szCs w:val="32"/>
          <w:u w:val="single"/>
          <w:rtl/>
        </w:rPr>
        <w:t>לפרויקט</w:t>
      </w:r>
      <w:r>
        <w:rPr>
          <w:rFonts w:ascii="David" w:eastAsia="Times New Roman" w:hAnsi="David" w:cs="David" w:hint="cs"/>
          <w:b/>
          <w:bCs/>
          <w:sz w:val="32"/>
          <w:szCs w:val="32"/>
          <w:u w:val="single"/>
          <w:rtl/>
        </w:rPr>
        <w:t xml:space="preserve">: </w:t>
      </w:r>
      <w:r w:rsidRPr="00237720">
        <w:rPr>
          <w:rFonts w:ascii="David" w:eastAsia="Times New Roman" w:hAnsi="David" w:cs="David" w:hint="cs"/>
          <w:b/>
          <w:bCs/>
          <w:sz w:val="32"/>
          <w:szCs w:val="32"/>
          <w:u w:val="single"/>
          <w:rtl/>
        </w:rPr>
        <w:t xml:space="preserve"> </w:t>
      </w:r>
      <w:sdt>
        <w:sdtPr>
          <w:rPr>
            <w:rFonts w:ascii="David" w:eastAsia="Times New Roman" w:hAnsi="David" w:cs="David"/>
            <w:b/>
            <w:bCs/>
            <w:sz w:val="32"/>
            <w:szCs w:val="32"/>
            <w:u w:val="single"/>
            <w:rtl/>
          </w:rPr>
          <w:alias w:val="שם הפרויקט"/>
          <w:tag w:val="cntProjectName"/>
          <w:id w:val="140310480"/>
          <w:placeholder>
            <w:docPart w:val="B63D527A5808483C8B3B4725368625D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1" w:author="Kook Sec" w:date="2024-07-28T13:13:00Z">
            <w:r w:rsidR="00945BF5">
              <w:rPr>
                <w:rFonts w:ascii="David" w:eastAsia="Times New Roman" w:hAnsi="David" w:cs="David"/>
                <w:b/>
                <w:bCs/>
                <w:sz w:val="32"/>
                <w:szCs w:val="32"/>
                <w:u w:val="single"/>
                <w:rtl/>
              </w:rPr>
              <w:t>פ.א פיתוח ובנייה בירושלים בע"מ</w:t>
            </w:r>
          </w:ins>
        </w:sdtContent>
      </w:sdt>
    </w:p>
    <w:p w14:paraId="557ADFCF" w14:textId="77777777" w:rsidR="00237720" w:rsidRPr="00E56613" w:rsidRDefault="00237720" w:rsidP="00E56613">
      <w:pPr>
        <w:rPr>
          <w:rFonts w:ascii="David" w:eastAsia="Times New Roman" w:hAnsi="David" w:cs="David"/>
          <w:noProof/>
          <w:sz w:val="26"/>
          <w:szCs w:val="26"/>
        </w:rPr>
      </w:pPr>
    </w:p>
    <w:tbl>
      <w:tblPr>
        <w:tblpPr w:leftFromText="180" w:rightFromText="180" w:vertAnchor="text" w:horzAnchor="margin" w:tblpXSpec="center" w:tblpY="-1439"/>
        <w:bidiVisual/>
        <w:tblW w:w="11604" w:type="dxa"/>
        <w:tblLook w:val="04A0" w:firstRow="1" w:lastRow="0" w:firstColumn="1" w:lastColumn="0" w:noHBand="0" w:noVBand="1"/>
      </w:tblPr>
      <w:tblGrid>
        <w:gridCol w:w="754"/>
        <w:gridCol w:w="1884"/>
        <w:gridCol w:w="1756"/>
        <w:gridCol w:w="2810"/>
        <w:gridCol w:w="3124"/>
        <w:gridCol w:w="1276"/>
      </w:tblGrid>
      <w:tr w:rsidR="00237720" w:rsidRPr="00E56613" w14:paraId="34B28E98" w14:textId="77777777" w:rsidTr="009B30C2">
        <w:trPr>
          <w:trHeight w:val="592"/>
        </w:trPr>
        <w:tc>
          <w:tcPr>
            <w:tcW w:w="11604" w:type="dxa"/>
            <w:gridSpan w:val="6"/>
            <w:tcBorders>
              <w:top w:val="nil"/>
              <w:left w:val="nil"/>
              <w:bottom w:val="nil"/>
              <w:right w:val="nil"/>
            </w:tcBorders>
            <w:shd w:val="clear" w:color="000000" w:fill="95B3D7"/>
            <w:noWrap/>
            <w:vAlign w:val="center"/>
            <w:hideMark/>
          </w:tcPr>
          <w:p w14:paraId="65E8F2AC" w14:textId="77777777" w:rsidR="00237720" w:rsidRPr="00E56613" w:rsidRDefault="00237720" w:rsidP="001F50AB">
            <w:pPr>
              <w:spacing w:before="0" w:beforeAutospacing="0" w:after="0" w:afterAutospacing="0" w:line="240" w:lineRule="auto"/>
              <w:jc w:val="center"/>
              <w:rPr>
                <w:rFonts w:ascii="David" w:eastAsia="Times New Roman" w:hAnsi="David" w:cs="David"/>
                <w:b/>
                <w:bCs/>
                <w:color w:val="000000"/>
                <w:sz w:val="28"/>
                <w:szCs w:val="28"/>
                <w:u w:val="single"/>
                <w:rtl/>
              </w:rPr>
            </w:pPr>
            <w:r w:rsidRPr="00E56613">
              <w:rPr>
                <w:rFonts w:ascii="David" w:eastAsia="Times New Roman" w:hAnsi="David" w:cs="David"/>
                <w:b/>
                <w:bCs/>
                <w:color w:val="000000"/>
                <w:sz w:val="28"/>
                <w:szCs w:val="28"/>
                <w:u w:val="single"/>
                <w:rtl/>
              </w:rPr>
              <w:lastRenderedPageBreak/>
              <w:t>תכולת מכרז קבלן לפרויקט:</w:t>
            </w:r>
            <w:r w:rsidR="001F50AB">
              <w:rPr>
                <w:rFonts w:ascii="David" w:eastAsia="Times New Roman" w:hAnsi="David" w:cs="David" w:hint="cs"/>
                <w:b/>
                <w:bCs/>
                <w:color w:val="000000"/>
                <w:sz w:val="28"/>
                <w:szCs w:val="28"/>
                <w:u w:val="single"/>
                <w:rtl/>
              </w:rPr>
              <w:t xml:space="preserve"> </w:t>
            </w:r>
            <w:sdt>
              <w:sdtPr>
                <w:rPr>
                  <w:rFonts w:ascii="David" w:eastAsia="Times New Roman" w:hAnsi="David" w:cs="David" w:hint="cs"/>
                  <w:b/>
                  <w:bCs/>
                  <w:color w:val="000000"/>
                  <w:sz w:val="28"/>
                  <w:szCs w:val="28"/>
                  <w:u w:val="single"/>
                  <w:rtl/>
                </w:rPr>
                <w:alias w:val="שם הפרויקט"/>
                <w:tag w:val="cntProjectName"/>
                <w:id w:val="-758676076"/>
                <w:placeholder>
                  <w:docPart w:val="19D30BA193C14867863A0D01FEED005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2" w:author="Kook Sec" w:date="2024-07-28T13:13:00Z">
                  <w:r w:rsidR="00945BF5">
                    <w:rPr>
                      <w:rFonts w:ascii="David" w:eastAsia="Times New Roman" w:hAnsi="David" w:cs="David" w:hint="cs"/>
                      <w:b/>
                      <w:bCs/>
                      <w:color w:val="000000"/>
                      <w:sz w:val="28"/>
                      <w:szCs w:val="28"/>
                      <w:u w:val="single"/>
                      <w:rtl/>
                    </w:rPr>
                    <w:t>פ.א פיתוח ובנייה בירושלים בע"מ</w:t>
                  </w:r>
                </w:ins>
              </w:sdtContent>
            </w:sdt>
            <w:r w:rsidR="001F50AB">
              <w:rPr>
                <w:rFonts w:ascii="David" w:eastAsia="Times New Roman" w:hAnsi="David" w:cs="David" w:hint="cs"/>
                <w:b/>
                <w:bCs/>
                <w:color w:val="000000"/>
                <w:sz w:val="28"/>
                <w:szCs w:val="28"/>
                <w:u w:val="single"/>
                <w:rtl/>
              </w:rPr>
              <w:t xml:space="preserve"> </w:t>
            </w:r>
            <w:r w:rsidRPr="00E56613">
              <w:rPr>
                <w:rFonts w:ascii="David" w:eastAsia="Times New Roman" w:hAnsi="David" w:cs="David" w:hint="cs"/>
                <w:b/>
                <w:bCs/>
                <w:color w:val="000000"/>
                <w:sz w:val="28"/>
                <w:szCs w:val="28"/>
                <w:u w:val="single"/>
                <w:rtl/>
              </w:rPr>
              <w:t>.</w:t>
            </w:r>
          </w:p>
        </w:tc>
      </w:tr>
      <w:tr w:rsidR="00237720" w:rsidRPr="00E56613" w14:paraId="7042A3FB" w14:textId="77777777" w:rsidTr="009B30C2">
        <w:trPr>
          <w:trHeight w:val="482"/>
        </w:trPr>
        <w:tc>
          <w:tcPr>
            <w:tcW w:w="754" w:type="dxa"/>
            <w:tcBorders>
              <w:top w:val="single" w:sz="4" w:space="0" w:color="auto"/>
              <w:left w:val="single" w:sz="4" w:space="0" w:color="auto"/>
              <w:bottom w:val="double" w:sz="6" w:space="0" w:color="auto"/>
              <w:right w:val="single" w:sz="4" w:space="0" w:color="auto"/>
            </w:tcBorders>
            <w:shd w:val="clear" w:color="000000" w:fill="B8CCE4"/>
            <w:noWrap/>
            <w:vAlign w:val="center"/>
            <w:hideMark/>
          </w:tcPr>
          <w:p w14:paraId="41153C74" w14:textId="77777777" w:rsidR="00237720" w:rsidRPr="00E56613" w:rsidRDefault="00237720" w:rsidP="00237720">
            <w:pPr>
              <w:spacing w:before="0" w:beforeAutospacing="0" w:after="0" w:afterAutospacing="0" w:line="240" w:lineRule="auto"/>
              <w:jc w:val="center"/>
              <w:rPr>
                <w:rFonts w:ascii="David" w:eastAsia="Times New Roman" w:hAnsi="David" w:cs="David"/>
                <w:b/>
                <w:bCs/>
                <w:color w:val="000000"/>
                <w:sz w:val="24"/>
                <w:szCs w:val="24"/>
                <w:u w:val="single"/>
                <w:rtl/>
              </w:rPr>
            </w:pPr>
            <w:r w:rsidRPr="00E56613">
              <w:rPr>
                <w:rFonts w:ascii="David" w:eastAsia="Times New Roman" w:hAnsi="David" w:cs="David"/>
                <w:b/>
                <w:bCs/>
                <w:color w:val="000000"/>
                <w:sz w:val="24"/>
                <w:szCs w:val="24"/>
                <w:u w:val="single"/>
                <w:rtl/>
              </w:rPr>
              <w:t>מסמך</w:t>
            </w:r>
          </w:p>
        </w:tc>
        <w:tc>
          <w:tcPr>
            <w:tcW w:w="1884" w:type="dxa"/>
            <w:tcBorders>
              <w:top w:val="single" w:sz="4" w:space="0" w:color="auto"/>
              <w:left w:val="single" w:sz="4" w:space="0" w:color="auto"/>
              <w:bottom w:val="double" w:sz="6" w:space="0" w:color="auto"/>
              <w:right w:val="single" w:sz="4" w:space="0" w:color="auto"/>
            </w:tcBorders>
            <w:shd w:val="clear" w:color="000000" w:fill="B8CCE4"/>
            <w:noWrap/>
            <w:vAlign w:val="center"/>
            <w:hideMark/>
          </w:tcPr>
          <w:p w14:paraId="66BD02CF" w14:textId="77777777" w:rsidR="00237720" w:rsidRPr="00E56613" w:rsidRDefault="00237720" w:rsidP="00237720">
            <w:pPr>
              <w:spacing w:before="0" w:beforeAutospacing="0" w:after="0" w:afterAutospacing="0" w:line="240" w:lineRule="auto"/>
              <w:jc w:val="center"/>
              <w:rPr>
                <w:rFonts w:ascii="David" w:eastAsia="Times New Roman" w:hAnsi="David" w:cs="David"/>
                <w:b/>
                <w:bCs/>
                <w:color w:val="000000"/>
                <w:sz w:val="24"/>
                <w:szCs w:val="24"/>
                <w:u w:val="single"/>
                <w:rtl/>
              </w:rPr>
            </w:pPr>
            <w:r w:rsidRPr="00E56613">
              <w:rPr>
                <w:rFonts w:ascii="David" w:eastAsia="Times New Roman" w:hAnsi="David" w:cs="David"/>
                <w:b/>
                <w:bCs/>
                <w:color w:val="000000"/>
                <w:sz w:val="24"/>
                <w:szCs w:val="24"/>
                <w:u w:val="single"/>
                <w:rtl/>
              </w:rPr>
              <w:t>נושא</w:t>
            </w:r>
          </w:p>
        </w:tc>
        <w:tc>
          <w:tcPr>
            <w:tcW w:w="1756" w:type="dxa"/>
            <w:tcBorders>
              <w:top w:val="single" w:sz="4" w:space="0" w:color="auto"/>
              <w:left w:val="single" w:sz="4" w:space="0" w:color="auto"/>
              <w:bottom w:val="double" w:sz="6" w:space="0" w:color="auto"/>
              <w:right w:val="single" w:sz="4" w:space="0" w:color="auto"/>
            </w:tcBorders>
            <w:shd w:val="clear" w:color="000000" w:fill="B8CCE4"/>
            <w:noWrap/>
            <w:vAlign w:val="center"/>
            <w:hideMark/>
          </w:tcPr>
          <w:p w14:paraId="7C21A2C7" w14:textId="77777777" w:rsidR="00237720" w:rsidRPr="00E56613" w:rsidRDefault="00237720" w:rsidP="00237720">
            <w:pPr>
              <w:spacing w:before="0" w:beforeAutospacing="0" w:after="0" w:afterAutospacing="0" w:line="240" w:lineRule="auto"/>
              <w:jc w:val="center"/>
              <w:rPr>
                <w:rFonts w:ascii="David" w:eastAsia="Times New Roman" w:hAnsi="David" w:cs="David"/>
                <w:b/>
                <w:bCs/>
                <w:color w:val="000000"/>
                <w:sz w:val="24"/>
                <w:szCs w:val="24"/>
                <w:u w:val="single"/>
                <w:rtl/>
              </w:rPr>
            </w:pPr>
            <w:r w:rsidRPr="00E56613">
              <w:rPr>
                <w:rFonts w:ascii="David" w:eastAsia="Times New Roman" w:hAnsi="David" w:cs="David"/>
                <w:b/>
                <w:bCs/>
                <w:color w:val="000000"/>
                <w:sz w:val="24"/>
                <w:szCs w:val="24"/>
                <w:u w:val="single"/>
                <w:rtl/>
              </w:rPr>
              <w:t>אופן עריכה</w:t>
            </w:r>
          </w:p>
        </w:tc>
        <w:tc>
          <w:tcPr>
            <w:tcW w:w="2810" w:type="dxa"/>
            <w:tcBorders>
              <w:top w:val="single" w:sz="4" w:space="0" w:color="auto"/>
              <w:left w:val="single" w:sz="4" w:space="0" w:color="auto"/>
              <w:bottom w:val="double" w:sz="6" w:space="0" w:color="auto"/>
              <w:right w:val="nil"/>
            </w:tcBorders>
            <w:shd w:val="clear" w:color="000000" w:fill="B8CCE4"/>
            <w:vAlign w:val="center"/>
            <w:hideMark/>
          </w:tcPr>
          <w:p w14:paraId="316E957E" w14:textId="77777777" w:rsidR="00237720" w:rsidRPr="00E56613" w:rsidRDefault="00237720" w:rsidP="00237720">
            <w:pPr>
              <w:spacing w:before="0" w:beforeAutospacing="0" w:after="0" w:afterAutospacing="0" w:line="240" w:lineRule="auto"/>
              <w:jc w:val="center"/>
              <w:rPr>
                <w:rFonts w:ascii="David" w:eastAsia="Times New Roman" w:hAnsi="David" w:cs="David"/>
                <w:b/>
                <w:bCs/>
                <w:color w:val="000000"/>
                <w:sz w:val="24"/>
                <w:szCs w:val="24"/>
                <w:u w:val="single"/>
                <w:rtl/>
              </w:rPr>
            </w:pPr>
            <w:r w:rsidRPr="00E56613">
              <w:rPr>
                <w:rFonts w:ascii="David" w:eastAsia="Times New Roman" w:hAnsi="David" w:cs="David"/>
                <w:b/>
                <w:bCs/>
                <w:color w:val="000000"/>
                <w:sz w:val="24"/>
                <w:szCs w:val="24"/>
                <w:u w:val="single"/>
                <w:rtl/>
              </w:rPr>
              <w:t xml:space="preserve">פרקים </w:t>
            </w:r>
          </w:p>
        </w:tc>
        <w:tc>
          <w:tcPr>
            <w:tcW w:w="3124" w:type="dxa"/>
            <w:tcBorders>
              <w:top w:val="single" w:sz="4" w:space="0" w:color="auto"/>
              <w:left w:val="single" w:sz="4" w:space="0" w:color="auto"/>
              <w:bottom w:val="double" w:sz="6" w:space="0" w:color="auto"/>
              <w:right w:val="nil"/>
            </w:tcBorders>
            <w:shd w:val="clear" w:color="000000" w:fill="B8CCE4"/>
            <w:noWrap/>
            <w:vAlign w:val="center"/>
            <w:hideMark/>
          </w:tcPr>
          <w:p w14:paraId="7A69DD82" w14:textId="77777777" w:rsidR="00237720" w:rsidRPr="00E56613" w:rsidRDefault="00237720" w:rsidP="00237720">
            <w:pPr>
              <w:spacing w:before="0" w:beforeAutospacing="0" w:after="0" w:afterAutospacing="0" w:line="240" w:lineRule="auto"/>
              <w:jc w:val="center"/>
              <w:rPr>
                <w:rFonts w:ascii="David" w:eastAsia="Times New Roman" w:hAnsi="David" w:cs="David"/>
                <w:b/>
                <w:bCs/>
                <w:color w:val="000000"/>
                <w:sz w:val="24"/>
                <w:szCs w:val="24"/>
                <w:u w:val="single"/>
                <w:rtl/>
              </w:rPr>
            </w:pPr>
            <w:r w:rsidRPr="00E56613">
              <w:rPr>
                <w:rFonts w:ascii="David" w:eastAsia="Times New Roman" w:hAnsi="David" w:cs="David"/>
                <w:b/>
                <w:bCs/>
                <w:color w:val="000000"/>
                <w:sz w:val="24"/>
                <w:szCs w:val="24"/>
                <w:u w:val="single"/>
                <w:rtl/>
              </w:rPr>
              <w:t>פירוט/הערות</w:t>
            </w:r>
          </w:p>
        </w:tc>
        <w:tc>
          <w:tcPr>
            <w:tcW w:w="1276" w:type="dxa"/>
            <w:tcBorders>
              <w:top w:val="single" w:sz="4" w:space="0" w:color="auto"/>
              <w:left w:val="single" w:sz="4" w:space="0" w:color="auto"/>
              <w:bottom w:val="double" w:sz="6" w:space="0" w:color="auto"/>
              <w:right w:val="single" w:sz="4" w:space="0" w:color="auto"/>
            </w:tcBorders>
            <w:shd w:val="clear" w:color="000000" w:fill="B8CCE4"/>
            <w:vAlign w:val="center"/>
            <w:hideMark/>
          </w:tcPr>
          <w:p w14:paraId="4A63C328" w14:textId="77777777" w:rsidR="00237720" w:rsidRPr="00E56613" w:rsidRDefault="00237720" w:rsidP="00237720">
            <w:pPr>
              <w:spacing w:before="0" w:beforeAutospacing="0" w:after="0" w:afterAutospacing="0" w:line="240" w:lineRule="auto"/>
              <w:jc w:val="center"/>
              <w:rPr>
                <w:rFonts w:ascii="David" w:eastAsia="Times New Roman" w:hAnsi="David" w:cs="David"/>
                <w:b/>
                <w:bCs/>
                <w:color w:val="000000"/>
                <w:sz w:val="24"/>
                <w:szCs w:val="24"/>
                <w:u w:val="single"/>
                <w:rtl/>
              </w:rPr>
            </w:pPr>
            <w:r w:rsidRPr="00E56613">
              <w:rPr>
                <w:rFonts w:ascii="David" w:eastAsia="Times New Roman" w:hAnsi="David" w:cs="David"/>
                <w:b/>
                <w:bCs/>
                <w:color w:val="000000"/>
                <w:sz w:val="24"/>
                <w:szCs w:val="24"/>
                <w:u w:val="single"/>
                <w:rtl/>
              </w:rPr>
              <w:t xml:space="preserve">סטאטוס </w:t>
            </w:r>
          </w:p>
        </w:tc>
      </w:tr>
      <w:tr w:rsidR="00237720" w:rsidRPr="00E56613" w14:paraId="7E2374B0" w14:textId="77777777" w:rsidTr="009B30C2">
        <w:trPr>
          <w:trHeight w:val="292"/>
        </w:trPr>
        <w:tc>
          <w:tcPr>
            <w:tcW w:w="754"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4799B4D7" w14:textId="77777777" w:rsidR="00237720" w:rsidRPr="00E56613" w:rsidRDefault="00237720" w:rsidP="00237720">
            <w:pPr>
              <w:spacing w:before="0" w:beforeAutospacing="0" w:after="0" w:afterAutospacing="0" w:line="240" w:lineRule="auto"/>
              <w:jc w:val="center"/>
              <w:rPr>
                <w:rFonts w:ascii="David" w:eastAsia="Times New Roman" w:hAnsi="David" w:cs="David"/>
                <w:b/>
                <w:bCs/>
                <w:rtl/>
              </w:rPr>
            </w:pPr>
            <w:r w:rsidRPr="00E56613">
              <w:rPr>
                <w:rFonts w:ascii="David" w:eastAsia="Times New Roman" w:hAnsi="David" w:cs="David"/>
                <w:b/>
                <w:bCs/>
                <w:rtl/>
              </w:rPr>
              <w:t>מסמך א'</w:t>
            </w:r>
          </w:p>
        </w:tc>
        <w:tc>
          <w:tcPr>
            <w:tcW w:w="1884" w:type="dxa"/>
            <w:vMerge w:val="restart"/>
            <w:tcBorders>
              <w:top w:val="nil"/>
              <w:left w:val="single" w:sz="4" w:space="0" w:color="auto"/>
              <w:bottom w:val="single" w:sz="4" w:space="0" w:color="000000"/>
              <w:right w:val="single" w:sz="4" w:space="0" w:color="auto"/>
            </w:tcBorders>
            <w:shd w:val="clear" w:color="auto" w:fill="auto"/>
            <w:vAlign w:val="center"/>
            <w:hideMark/>
          </w:tcPr>
          <w:p w14:paraId="6EBB823B" w14:textId="77777777" w:rsidR="00237720" w:rsidRPr="00E56613" w:rsidRDefault="00237720" w:rsidP="00237720">
            <w:pPr>
              <w:spacing w:before="0" w:beforeAutospacing="0" w:after="0" w:afterAutospacing="0" w:line="240" w:lineRule="auto"/>
              <w:rPr>
                <w:rFonts w:ascii="David" w:eastAsia="Times New Roman" w:hAnsi="David" w:cs="David"/>
                <w:b/>
                <w:bCs/>
                <w:u w:val="single"/>
                <w:rtl/>
              </w:rPr>
            </w:pPr>
            <w:r w:rsidRPr="00E56613">
              <w:rPr>
                <w:rFonts w:ascii="David" w:eastAsia="Times New Roman" w:hAnsi="David" w:cs="David"/>
                <w:b/>
                <w:bCs/>
                <w:u w:val="single"/>
                <w:rtl/>
              </w:rPr>
              <w:t>הזמנה לקבלת הצעות</w:t>
            </w:r>
          </w:p>
        </w:tc>
        <w:tc>
          <w:tcPr>
            <w:tcW w:w="1756" w:type="dxa"/>
            <w:vMerge w:val="restart"/>
            <w:tcBorders>
              <w:top w:val="nil"/>
              <w:left w:val="single" w:sz="4" w:space="0" w:color="auto"/>
              <w:bottom w:val="single" w:sz="4" w:space="0" w:color="000000"/>
              <w:right w:val="single" w:sz="4" w:space="0" w:color="auto"/>
            </w:tcBorders>
            <w:shd w:val="clear" w:color="auto" w:fill="auto"/>
            <w:vAlign w:val="center"/>
            <w:hideMark/>
          </w:tcPr>
          <w:p w14:paraId="2A800161" w14:textId="77777777" w:rsidR="00237720" w:rsidRPr="00E56613" w:rsidRDefault="00237720" w:rsidP="00237720">
            <w:pPr>
              <w:spacing w:before="0" w:beforeAutospacing="0" w:after="0" w:afterAutospacing="0" w:line="240" w:lineRule="auto"/>
              <w:jc w:val="center"/>
              <w:rPr>
                <w:rFonts w:ascii="David" w:eastAsia="Times New Roman" w:hAnsi="David" w:cs="David"/>
                <w:rtl/>
              </w:rPr>
            </w:pPr>
            <w:r w:rsidRPr="00E56613">
              <w:rPr>
                <w:rFonts w:ascii="David" w:eastAsia="Times New Roman" w:hAnsi="David" w:cs="David"/>
                <w:rtl/>
              </w:rPr>
              <w:t xml:space="preserve">כרוך בחוברת </w:t>
            </w:r>
          </w:p>
        </w:tc>
        <w:tc>
          <w:tcPr>
            <w:tcW w:w="2810" w:type="dxa"/>
            <w:tcBorders>
              <w:top w:val="double" w:sz="6" w:space="0" w:color="auto"/>
              <w:left w:val="nil"/>
              <w:right w:val="nil"/>
            </w:tcBorders>
            <w:shd w:val="clear" w:color="auto" w:fill="auto"/>
            <w:noWrap/>
            <w:vAlign w:val="center"/>
            <w:hideMark/>
          </w:tcPr>
          <w:p w14:paraId="0BC1A81B" w14:textId="77777777" w:rsidR="00237720" w:rsidRPr="00E56613" w:rsidRDefault="00237720" w:rsidP="00237720">
            <w:pPr>
              <w:spacing w:before="0" w:beforeAutospacing="0" w:after="0" w:afterAutospacing="0" w:line="240" w:lineRule="auto"/>
              <w:rPr>
                <w:rFonts w:ascii="David" w:eastAsia="Times New Roman" w:hAnsi="David" w:cs="David"/>
                <w:rtl/>
              </w:rPr>
            </w:pPr>
          </w:p>
          <w:p w14:paraId="1F5ABA53"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hint="cs"/>
                <w:rtl/>
              </w:rPr>
              <w:t>שער כריכת החוברת</w:t>
            </w:r>
          </w:p>
          <w:p w14:paraId="76AAC390" w14:textId="77777777" w:rsidR="00237720" w:rsidRPr="00E56613" w:rsidRDefault="00237720" w:rsidP="00237720">
            <w:pPr>
              <w:spacing w:before="0" w:beforeAutospacing="0" w:after="0" w:afterAutospacing="0" w:line="240" w:lineRule="auto"/>
              <w:rPr>
                <w:rFonts w:ascii="David" w:eastAsia="Times New Roman" w:hAnsi="David" w:cs="David"/>
                <w:rtl/>
              </w:rPr>
            </w:pPr>
          </w:p>
          <w:p w14:paraId="101D5B1C" w14:textId="77777777" w:rsidR="00237720" w:rsidRPr="00E56613" w:rsidRDefault="00237720" w:rsidP="00237720">
            <w:pPr>
              <w:spacing w:before="0" w:beforeAutospacing="0" w:after="0" w:afterAutospacing="0" w:line="240" w:lineRule="auto"/>
              <w:rPr>
                <w:rFonts w:ascii="David" w:eastAsia="Times New Roman" w:hAnsi="David" w:cs="David"/>
                <w:rtl/>
              </w:rPr>
            </w:pPr>
          </w:p>
          <w:p w14:paraId="513CF4F2"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הוראות למשתתפים בהזמנה</w:t>
            </w:r>
          </w:p>
        </w:tc>
        <w:tc>
          <w:tcPr>
            <w:tcW w:w="3124" w:type="dxa"/>
            <w:vMerge w:val="restart"/>
            <w:tcBorders>
              <w:top w:val="nil"/>
              <w:left w:val="single" w:sz="4" w:space="0" w:color="auto"/>
              <w:right w:val="single" w:sz="4" w:space="0" w:color="auto"/>
            </w:tcBorders>
            <w:shd w:val="clear" w:color="auto" w:fill="auto"/>
            <w:hideMark/>
          </w:tcPr>
          <w:p w14:paraId="2A8DD576"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כריכה קבועה לכל המכרז</w:t>
            </w:r>
            <w:r w:rsidRPr="00E56613">
              <w:rPr>
                <w:rFonts w:ascii="David" w:eastAsia="Times New Roman" w:hAnsi="David" w:cs="David" w:hint="cs"/>
                <w:rtl/>
              </w:rPr>
              <w:t xml:space="preserve"> -</w:t>
            </w:r>
            <w:r w:rsidRPr="00E56613">
              <w:rPr>
                <w:rFonts w:ascii="David" w:eastAsia="Times New Roman" w:hAnsi="David" w:cs="David"/>
              </w:rPr>
              <w:t> </w:t>
            </w:r>
            <w:r w:rsidRPr="00E56613">
              <w:rPr>
                <w:rFonts w:ascii="David" w:eastAsia="Times New Roman" w:hAnsi="David" w:cs="David"/>
                <w:rtl/>
              </w:rPr>
              <w:t>בחזית של כל חוברת יחד עם לוגו החברה, שם ותמונת הפרויקט</w:t>
            </w:r>
          </w:p>
          <w:p w14:paraId="1E42D8C6" w14:textId="77777777" w:rsidR="00237720" w:rsidRPr="00E56613" w:rsidRDefault="00237720" w:rsidP="00237720">
            <w:pPr>
              <w:bidi w:val="0"/>
              <w:spacing w:before="0" w:beforeAutospacing="0" w:after="0" w:afterAutospacing="0" w:line="240" w:lineRule="auto"/>
              <w:rPr>
                <w:rFonts w:ascii="David" w:eastAsia="Times New Roman" w:hAnsi="David" w:cs="David"/>
                <w:rtl/>
              </w:rPr>
            </w:pPr>
            <w:r w:rsidRPr="00E56613">
              <w:rPr>
                <w:rFonts w:ascii="David" w:eastAsia="Times New Roman" w:hAnsi="David" w:cs="David"/>
              </w:rPr>
              <w:t> </w:t>
            </w:r>
          </w:p>
          <w:p w14:paraId="0582F3A8" w14:textId="77777777" w:rsidR="00237720" w:rsidRPr="00E56613" w:rsidRDefault="00237720" w:rsidP="00237720">
            <w:pPr>
              <w:bidi w:val="0"/>
              <w:spacing w:before="0" w:beforeAutospacing="0" w:after="0" w:afterAutospacing="0" w:line="240" w:lineRule="auto"/>
              <w:rPr>
                <w:rFonts w:ascii="David" w:eastAsia="Times New Roman" w:hAnsi="David" w:cs="David"/>
                <w:rtl/>
              </w:rPr>
            </w:pPr>
            <w:r w:rsidRPr="00E56613">
              <w:rPr>
                <w:rFonts w:ascii="David" w:eastAsia="Times New Roman" w:hAnsi="David" w:cs="David"/>
              </w:rPr>
              <w:t> </w:t>
            </w:r>
          </w:p>
          <w:p w14:paraId="0BCA31B3" w14:textId="77777777" w:rsidR="00237720" w:rsidRPr="00E56613" w:rsidRDefault="00237720" w:rsidP="00237720">
            <w:pPr>
              <w:bidi w:val="0"/>
              <w:spacing w:before="0" w:beforeAutospacing="0" w:after="0" w:afterAutospacing="0" w:line="240" w:lineRule="auto"/>
              <w:rPr>
                <w:rFonts w:ascii="David" w:eastAsia="Times New Roman" w:hAnsi="David" w:cs="David"/>
                <w:rtl/>
              </w:rPr>
            </w:pPr>
            <w:r w:rsidRPr="00E56613">
              <w:rPr>
                <w:rFonts w:ascii="David" w:eastAsia="Times New Roman" w:hAnsi="David" w:cs="David"/>
              </w:rPr>
              <w:t> </w:t>
            </w:r>
          </w:p>
          <w:p w14:paraId="66E1664F" w14:textId="77777777" w:rsidR="00237720" w:rsidRPr="00E56613" w:rsidRDefault="00237720" w:rsidP="00237720">
            <w:pPr>
              <w:bidi w:val="0"/>
              <w:spacing w:before="0" w:beforeAutospacing="0" w:after="0" w:afterAutospacing="0" w:line="240" w:lineRule="auto"/>
              <w:rPr>
                <w:rFonts w:ascii="David" w:eastAsia="Times New Roman" w:hAnsi="David" w:cs="David"/>
              </w:rPr>
            </w:pPr>
            <w:r w:rsidRPr="00E56613">
              <w:rPr>
                <w:rFonts w:ascii="David" w:eastAsia="Times New Roman" w:hAnsi="David" w:cs="David"/>
              </w:rPr>
              <w:t> </w:t>
            </w:r>
          </w:p>
        </w:tc>
        <w:tc>
          <w:tcPr>
            <w:tcW w:w="1276" w:type="dxa"/>
            <w:vMerge w:val="restart"/>
            <w:tcBorders>
              <w:top w:val="nil"/>
              <w:left w:val="single" w:sz="4" w:space="0" w:color="auto"/>
              <w:right w:val="single" w:sz="4" w:space="0" w:color="auto"/>
            </w:tcBorders>
            <w:shd w:val="clear" w:color="auto" w:fill="auto"/>
            <w:vAlign w:val="center"/>
            <w:hideMark/>
          </w:tcPr>
          <w:p w14:paraId="701ECD12"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tl/>
              </w:rPr>
            </w:pPr>
            <w:r w:rsidRPr="00E56613">
              <w:rPr>
                <w:rFonts w:ascii="David" w:eastAsia="Times New Roman" w:hAnsi="David" w:cs="David"/>
              </w:rPr>
              <w:t> </w:t>
            </w:r>
          </w:p>
          <w:p w14:paraId="68AE2CB7"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r w:rsidRPr="00E56613">
              <w:rPr>
                <w:rFonts w:ascii="David" w:eastAsia="Times New Roman" w:hAnsi="David" w:cs="David"/>
              </w:rPr>
              <w:t> </w:t>
            </w:r>
          </w:p>
          <w:p w14:paraId="7CF64803"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r w:rsidRPr="00E56613">
              <w:rPr>
                <w:rFonts w:ascii="David" w:eastAsia="Times New Roman" w:hAnsi="David" w:cs="David"/>
              </w:rPr>
              <w:t> </w:t>
            </w:r>
          </w:p>
          <w:p w14:paraId="0F358BA3"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r w:rsidRPr="00E56613">
              <w:rPr>
                <w:rFonts w:ascii="David" w:eastAsia="Times New Roman" w:hAnsi="David" w:cs="David"/>
              </w:rPr>
              <w:t> </w:t>
            </w:r>
          </w:p>
          <w:p w14:paraId="143A991A"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r w:rsidRPr="00E56613">
              <w:rPr>
                <w:rFonts w:ascii="David" w:eastAsia="Times New Roman" w:hAnsi="David" w:cs="David"/>
              </w:rPr>
              <w:t> </w:t>
            </w:r>
          </w:p>
          <w:p w14:paraId="2710265B"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r w:rsidRPr="00E56613">
              <w:rPr>
                <w:rFonts w:ascii="David" w:eastAsia="Times New Roman" w:hAnsi="David" w:cs="David"/>
              </w:rPr>
              <w:t> </w:t>
            </w:r>
          </w:p>
          <w:p w14:paraId="319C3578" w14:textId="77777777" w:rsidR="00237720" w:rsidRPr="00E56613" w:rsidRDefault="00237720" w:rsidP="00237720">
            <w:pPr>
              <w:bidi w:val="0"/>
              <w:spacing w:before="0" w:beforeAutospacing="0" w:after="0" w:afterAutospacing="0" w:line="240" w:lineRule="auto"/>
              <w:rPr>
                <w:rFonts w:ascii="David" w:eastAsia="Times New Roman" w:hAnsi="David" w:cs="David"/>
              </w:rPr>
            </w:pPr>
            <w:r w:rsidRPr="00E56613">
              <w:rPr>
                <w:rFonts w:ascii="David" w:eastAsia="Times New Roman" w:hAnsi="David" w:cs="David"/>
              </w:rPr>
              <w:t> </w:t>
            </w:r>
          </w:p>
          <w:p w14:paraId="50BC1037"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r w:rsidRPr="00E56613">
              <w:rPr>
                <w:rFonts w:ascii="David" w:eastAsia="Times New Roman" w:hAnsi="David" w:cs="David"/>
              </w:rPr>
              <w:t> </w:t>
            </w:r>
          </w:p>
          <w:p w14:paraId="59C6DCBB"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r w:rsidRPr="00E56613">
              <w:rPr>
                <w:rFonts w:ascii="David" w:eastAsia="Times New Roman" w:hAnsi="David" w:cs="David"/>
              </w:rPr>
              <w:t> </w:t>
            </w:r>
          </w:p>
          <w:p w14:paraId="3D0EC81A"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r w:rsidRPr="00E56613">
              <w:rPr>
                <w:rFonts w:ascii="David" w:eastAsia="Times New Roman" w:hAnsi="David" w:cs="David"/>
              </w:rPr>
              <w:t> </w:t>
            </w:r>
          </w:p>
          <w:p w14:paraId="7B1F62EF"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r w:rsidRPr="00E56613">
              <w:rPr>
                <w:rFonts w:ascii="David" w:eastAsia="Times New Roman" w:hAnsi="David" w:cs="David"/>
              </w:rPr>
              <w:t> </w:t>
            </w:r>
          </w:p>
        </w:tc>
      </w:tr>
      <w:tr w:rsidR="00237720" w:rsidRPr="00E56613" w14:paraId="5EAB83F7" w14:textId="77777777" w:rsidTr="009B30C2">
        <w:trPr>
          <w:trHeight w:val="286"/>
        </w:trPr>
        <w:tc>
          <w:tcPr>
            <w:tcW w:w="754" w:type="dxa"/>
            <w:vMerge/>
            <w:tcBorders>
              <w:top w:val="nil"/>
              <w:left w:val="single" w:sz="4" w:space="0" w:color="auto"/>
              <w:bottom w:val="single" w:sz="4" w:space="0" w:color="000000"/>
              <w:right w:val="single" w:sz="4" w:space="0" w:color="auto"/>
            </w:tcBorders>
            <w:vAlign w:val="center"/>
            <w:hideMark/>
          </w:tcPr>
          <w:p w14:paraId="31408C88"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vMerge/>
            <w:tcBorders>
              <w:top w:val="nil"/>
              <w:left w:val="single" w:sz="4" w:space="0" w:color="auto"/>
              <w:bottom w:val="single" w:sz="4" w:space="0" w:color="000000"/>
              <w:right w:val="single" w:sz="4" w:space="0" w:color="auto"/>
            </w:tcBorders>
            <w:vAlign w:val="center"/>
            <w:hideMark/>
          </w:tcPr>
          <w:p w14:paraId="145C1C58" w14:textId="77777777" w:rsidR="00237720" w:rsidRPr="00E56613" w:rsidRDefault="00237720" w:rsidP="00237720">
            <w:pPr>
              <w:spacing w:before="0" w:beforeAutospacing="0" w:after="0" w:afterAutospacing="0" w:line="240" w:lineRule="auto"/>
              <w:rPr>
                <w:rFonts w:ascii="David" w:eastAsia="Times New Roman" w:hAnsi="David" w:cs="David"/>
                <w:b/>
                <w:bCs/>
                <w:u w:val="single"/>
              </w:rPr>
            </w:pPr>
          </w:p>
        </w:tc>
        <w:tc>
          <w:tcPr>
            <w:tcW w:w="1756" w:type="dxa"/>
            <w:vMerge/>
            <w:tcBorders>
              <w:top w:val="nil"/>
              <w:left w:val="single" w:sz="4" w:space="0" w:color="auto"/>
              <w:bottom w:val="single" w:sz="4" w:space="0" w:color="000000"/>
              <w:right w:val="single" w:sz="4" w:space="0" w:color="auto"/>
            </w:tcBorders>
            <w:vAlign w:val="center"/>
            <w:hideMark/>
          </w:tcPr>
          <w:p w14:paraId="2CB814C4"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left w:val="single" w:sz="4" w:space="0" w:color="auto"/>
              <w:right w:val="single" w:sz="4" w:space="0" w:color="auto"/>
            </w:tcBorders>
            <w:shd w:val="clear" w:color="auto" w:fill="auto"/>
            <w:noWrap/>
            <w:vAlign w:val="bottom"/>
            <w:hideMark/>
          </w:tcPr>
          <w:p w14:paraId="2D0170E8"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פרטי הקבלן</w:t>
            </w:r>
          </w:p>
        </w:tc>
        <w:tc>
          <w:tcPr>
            <w:tcW w:w="3124" w:type="dxa"/>
            <w:vMerge/>
            <w:tcBorders>
              <w:left w:val="single" w:sz="4" w:space="0" w:color="auto"/>
              <w:right w:val="single" w:sz="4" w:space="0" w:color="auto"/>
            </w:tcBorders>
            <w:shd w:val="clear" w:color="auto" w:fill="auto"/>
            <w:noWrap/>
            <w:vAlign w:val="bottom"/>
            <w:hideMark/>
          </w:tcPr>
          <w:p w14:paraId="2B55359F" w14:textId="77777777" w:rsidR="00237720" w:rsidRPr="00E56613" w:rsidRDefault="00237720" w:rsidP="00237720">
            <w:pPr>
              <w:bidi w:val="0"/>
              <w:spacing w:before="0" w:beforeAutospacing="0" w:after="0" w:afterAutospacing="0" w:line="240" w:lineRule="auto"/>
              <w:rPr>
                <w:rFonts w:ascii="David" w:eastAsia="Times New Roman" w:hAnsi="David" w:cs="David"/>
                <w:rtl/>
              </w:rPr>
            </w:pPr>
          </w:p>
        </w:tc>
        <w:tc>
          <w:tcPr>
            <w:tcW w:w="1276" w:type="dxa"/>
            <w:vMerge/>
            <w:tcBorders>
              <w:left w:val="single" w:sz="4" w:space="0" w:color="auto"/>
              <w:right w:val="single" w:sz="4" w:space="0" w:color="auto"/>
            </w:tcBorders>
            <w:shd w:val="clear" w:color="auto" w:fill="auto"/>
            <w:vAlign w:val="center"/>
            <w:hideMark/>
          </w:tcPr>
          <w:p w14:paraId="7EF6D738"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p>
        </w:tc>
      </w:tr>
      <w:tr w:rsidR="00237720" w:rsidRPr="00E56613" w14:paraId="68F2B52E" w14:textId="77777777" w:rsidTr="009B30C2">
        <w:trPr>
          <w:trHeight w:val="286"/>
        </w:trPr>
        <w:tc>
          <w:tcPr>
            <w:tcW w:w="754" w:type="dxa"/>
            <w:vMerge/>
            <w:tcBorders>
              <w:top w:val="nil"/>
              <w:left w:val="single" w:sz="4" w:space="0" w:color="auto"/>
              <w:bottom w:val="single" w:sz="4" w:space="0" w:color="000000"/>
              <w:right w:val="single" w:sz="4" w:space="0" w:color="auto"/>
            </w:tcBorders>
            <w:vAlign w:val="center"/>
            <w:hideMark/>
          </w:tcPr>
          <w:p w14:paraId="74F2880C"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vMerge/>
            <w:tcBorders>
              <w:top w:val="nil"/>
              <w:left w:val="single" w:sz="4" w:space="0" w:color="auto"/>
              <w:bottom w:val="single" w:sz="4" w:space="0" w:color="000000"/>
              <w:right w:val="single" w:sz="4" w:space="0" w:color="auto"/>
            </w:tcBorders>
            <w:vAlign w:val="center"/>
            <w:hideMark/>
          </w:tcPr>
          <w:p w14:paraId="175A3517" w14:textId="77777777" w:rsidR="00237720" w:rsidRPr="00E56613" w:rsidRDefault="00237720" w:rsidP="00237720">
            <w:pPr>
              <w:spacing w:before="0" w:beforeAutospacing="0" w:after="0" w:afterAutospacing="0" w:line="240" w:lineRule="auto"/>
              <w:rPr>
                <w:rFonts w:ascii="David" w:eastAsia="Times New Roman" w:hAnsi="David" w:cs="David"/>
                <w:b/>
                <w:bCs/>
                <w:u w:val="single"/>
              </w:rPr>
            </w:pPr>
          </w:p>
        </w:tc>
        <w:tc>
          <w:tcPr>
            <w:tcW w:w="1756" w:type="dxa"/>
            <w:vMerge/>
            <w:tcBorders>
              <w:top w:val="nil"/>
              <w:left w:val="single" w:sz="4" w:space="0" w:color="auto"/>
              <w:bottom w:val="single" w:sz="4" w:space="0" w:color="000000"/>
              <w:right w:val="single" w:sz="4" w:space="0" w:color="auto"/>
            </w:tcBorders>
            <w:vAlign w:val="center"/>
            <w:hideMark/>
          </w:tcPr>
          <w:p w14:paraId="7AB3693A"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left w:val="single" w:sz="4" w:space="0" w:color="auto"/>
              <w:bottom w:val="nil"/>
              <w:right w:val="single" w:sz="4" w:space="0" w:color="auto"/>
            </w:tcBorders>
            <w:shd w:val="clear" w:color="auto" w:fill="auto"/>
            <w:noWrap/>
            <w:vAlign w:val="bottom"/>
            <w:hideMark/>
          </w:tcPr>
          <w:p w14:paraId="4FD8C6E9"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הצהרת הקבלן</w:t>
            </w:r>
          </w:p>
        </w:tc>
        <w:tc>
          <w:tcPr>
            <w:tcW w:w="3124" w:type="dxa"/>
            <w:vMerge/>
            <w:tcBorders>
              <w:left w:val="single" w:sz="4" w:space="0" w:color="auto"/>
              <w:right w:val="single" w:sz="4" w:space="0" w:color="auto"/>
            </w:tcBorders>
            <w:shd w:val="clear" w:color="auto" w:fill="auto"/>
            <w:vAlign w:val="center"/>
            <w:hideMark/>
          </w:tcPr>
          <w:p w14:paraId="4A53C7C3" w14:textId="77777777" w:rsidR="00237720" w:rsidRPr="00E56613" w:rsidRDefault="00237720" w:rsidP="00237720">
            <w:pPr>
              <w:bidi w:val="0"/>
              <w:spacing w:before="0" w:beforeAutospacing="0" w:after="0" w:afterAutospacing="0" w:line="240" w:lineRule="auto"/>
              <w:rPr>
                <w:rFonts w:ascii="David" w:eastAsia="Times New Roman" w:hAnsi="David" w:cs="David"/>
                <w:rtl/>
              </w:rPr>
            </w:pPr>
          </w:p>
        </w:tc>
        <w:tc>
          <w:tcPr>
            <w:tcW w:w="1276" w:type="dxa"/>
            <w:vMerge/>
            <w:tcBorders>
              <w:left w:val="single" w:sz="4" w:space="0" w:color="auto"/>
              <w:right w:val="single" w:sz="4" w:space="0" w:color="auto"/>
            </w:tcBorders>
            <w:shd w:val="clear" w:color="auto" w:fill="auto"/>
            <w:vAlign w:val="center"/>
            <w:hideMark/>
          </w:tcPr>
          <w:p w14:paraId="0B236BFE"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p>
        </w:tc>
      </w:tr>
      <w:tr w:rsidR="00237720" w:rsidRPr="00E56613" w14:paraId="1720F23E" w14:textId="77777777" w:rsidTr="009B30C2">
        <w:trPr>
          <w:trHeight w:val="286"/>
        </w:trPr>
        <w:tc>
          <w:tcPr>
            <w:tcW w:w="754" w:type="dxa"/>
            <w:vMerge/>
            <w:tcBorders>
              <w:top w:val="nil"/>
              <w:left w:val="single" w:sz="4" w:space="0" w:color="auto"/>
              <w:bottom w:val="single" w:sz="4" w:space="0" w:color="000000"/>
              <w:right w:val="single" w:sz="4" w:space="0" w:color="auto"/>
            </w:tcBorders>
            <w:vAlign w:val="center"/>
            <w:hideMark/>
          </w:tcPr>
          <w:p w14:paraId="421D919C"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vMerge/>
            <w:tcBorders>
              <w:top w:val="nil"/>
              <w:left w:val="single" w:sz="4" w:space="0" w:color="auto"/>
              <w:bottom w:val="single" w:sz="4" w:space="0" w:color="000000"/>
              <w:right w:val="single" w:sz="4" w:space="0" w:color="auto"/>
            </w:tcBorders>
            <w:vAlign w:val="center"/>
            <w:hideMark/>
          </w:tcPr>
          <w:p w14:paraId="0367D6BB" w14:textId="77777777" w:rsidR="00237720" w:rsidRPr="00E56613" w:rsidRDefault="00237720" w:rsidP="00237720">
            <w:pPr>
              <w:spacing w:before="0" w:beforeAutospacing="0" w:after="0" w:afterAutospacing="0" w:line="240" w:lineRule="auto"/>
              <w:rPr>
                <w:rFonts w:ascii="David" w:eastAsia="Times New Roman" w:hAnsi="David" w:cs="David"/>
                <w:b/>
                <w:bCs/>
                <w:u w:val="single"/>
              </w:rPr>
            </w:pPr>
          </w:p>
        </w:tc>
        <w:tc>
          <w:tcPr>
            <w:tcW w:w="1756" w:type="dxa"/>
            <w:vMerge/>
            <w:tcBorders>
              <w:top w:val="nil"/>
              <w:left w:val="single" w:sz="4" w:space="0" w:color="auto"/>
              <w:bottom w:val="single" w:sz="4" w:space="0" w:color="000000"/>
              <w:right w:val="single" w:sz="4" w:space="0" w:color="auto"/>
            </w:tcBorders>
            <w:vAlign w:val="center"/>
            <w:hideMark/>
          </w:tcPr>
          <w:p w14:paraId="41A57B3B"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shd w:val="clear" w:color="auto" w:fill="auto"/>
            <w:vAlign w:val="center"/>
            <w:hideMark/>
          </w:tcPr>
          <w:p w14:paraId="0475623A"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לוחות זמנים</w:t>
            </w:r>
          </w:p>
        </w:tc>
        <w:tc>
          <w:tcPr>
            <w:tcW w:w="3124" w:type="dxa"/>
            <w:vMerge/>
            <w:tcBorders>
              <w:left w:val="single" w:sz="4" w:space="0" w:color="auto"/>
              <w:right w:val="single" w:sz="4" w:space="0" w:color="auto"/>
            </w:tcBorders>
            <w:shd w:val="clear" w:color="auto" w:fill="auto"/>
            <w:vAlign w:val="center"/>
            <w:hideMark/>
          </w:tcPr>
          <w:p w14:paraId="2645EBBE" w14:textId="77777777" w:rsidR="00237720" w:rsidRPr="00E56613" w:rsidRDefault="00237720" w:rsidP="00237720">
            <w:pPr>
              <w:bidi w:val="0"/>
              <w:spacing w:before="0" w:beforeAutospacing="0" w:after="0" w:afterAutospacing="0" w:line="240" w:lineRule="auto"/>
              <w:rPr>
                <w:rFonts w:ascii="David" w:eastAsia="Times New Roman" w:hAnsi="David" w:cs="David"/>
                <w:rtl/>
              </w:rPr>
            </w:pPr>
          </w:p>
        </w:tc>
        <w:tc>
          <w:tcPr>
            <w:tcW w:w="1276" w:type="dxa"/>
            <w:vMerge/>
            <w:tcBorders>
              <w:left w:val="single" w:sz="4" w:space="0" w:color="auto"/>
              <w:right w:val="single" w:sz="4" w:space="0" w:color="auto"/>
            </w:tcBorders>
            <w:shd w:val="clear" w:color="auto" w:fill="auto"/>
            <w:vAlign w:val="center"/>
            <w:hideMark/>
          </w:tcPr>
          <w:p w14:paraId="637192FD"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p>
        </w:tc>
      </w:tr>
      <w:tr w:rsidR="00237720" w:rsidRPr="00E56613" w14:paraId="49F143B5" w14:textId="77777777" w:rsidTr="009B30C2">
        <w:trPr>
          <w:trHeight w:val="286"/>
        </w:trPr>
        <w:tc>
          <w:tcPr>
            <w:tcW w:w="754" w:type="dxa"/>
            <w:vMerge/>
            <w:tcBorders>
              <w:top w:val="nil"/>
              <w:left w:val="single" w:sz="4" w:space="0" w:color="auto"/>
              <w:bottom w:val="single" w:sz="4" w:space="0" w:color="000000"/>
              <w:right w:val="single" w:sz="4" w:space="0" w:color="auto"/>
            </w:tcBorders>
            <w:vAlign w:val="center"/>
            <w:hideMark/>
          </w:tcPr>
          <w:p w14:paraId="65F9F170"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vMerge/>
            <w:tcBorders>
              <w:top w:val="nil"/>
              <w:left w:val="single" w:sz="4" w:space="0" w:color="auto"/>
              <w:bottom w:val="single" w:sz="4" w:space="0" w:color="000000"/>
              <w:right w:val="single" w:sz="4" w:space="0" w:color="auto"/>
            </w:tcBorders>
            <w:vAlign w:val="center"/>
            <w:hideMark/>
          </w:tcPr>
          <w:p w14:paraId="40B04961" w14:textId="77777777" w:rsidR="00237720" w:rsidRPr="00E56613" w:rsidRDefault="00237720" w:rsidP="00237720">
            <w:pPr>
              <w:spacing w:before="0" w:beforeAutospacing="0" w:after="0" w:afterAutospacing="0" w:line="240" w:lineRule="auto"/>
              <w:rPr>
                <w:rFonts w:ascii="David" w:eastAsia="Times New Roman" w:hAnsi="David" w:cs="David"/>
                <w:b/>
                <w:bCs/>
                <w:u w:val="single"/>
              </w:rPr>
            </w:pPr>
          </w:p>
        </w:tc>
        <w:tc>
          <w:tcPr>
            <w:tcW w:w="1756" w:type="dxa"/>
            <w:vMerge/>
            <w:tcBorders>
              <w:top w:val="nil"/>
              <w:left w:val="single" w:sz="4" w:space="0" w:color="auto"/>
              <w:bottom w:val="single" w:sz="4" w:space="0" w:color="000000"/>
              <w:right w:val="single" w:sz="4" w:space="0" w:color="auto"/>
            </w:tcBorders>
            <w:vAlign w:val="center"/>
            <w:hideMark/>
          </w:tcPr>
          <w:p w14:paraId="45FBD319"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shd w:val="clear" w:color="auto" w:fill="auto"/>
            <w:vAlign w:val="center"/>
            <w:hideMark/>
          </w:tcPr>
          <w:p w14:paraId="68DE3D26"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 xml:space="preserve">נוסח ערבות בנקאית </w:t>
            </w:r>
          </w:p>
        </w:tc>
        <w:tc>
          <w:tcPr>
            <w:tcW w:w="3124" w:type="dxa"/>
            <w:vMerge/>
            <w:tcBorders>
              <w:left w:val="single" w:sz="4" w:space="0" w:color="auto"/>
              <w:right w:val="single" w:sz="4" w:space="0" w:color="auto"/>
            </w:tcBorders>
            <w:shd w:val="clear" w:color="auto" w:fill="auto"/>
            <w:vAlign w:val="center"/>
            <w:hideMark/>
          </w:tcPr>
          <w:p w14:paraId="30DCB731" w14:textId="77777777" w:rsidR="00237720" w:rsidRPr="00E56613" w:rsidRDefault="00237720" w:rsidP="00237720">
            <w:pPr>
              <w:bidi w:val="0"/>
              <w:spacing w:before="0" w:beforeAutospacing="0" w:after="0" w:afterAutospacing="0" w:line="240" w:lineRule="auto"/>
              <w:rPr>
                <w:rFonts w:ascii="David" w:eastAsia="Times New Roman" w:hAnsi="David" w:cs="David"/>
                <w:rtl/>
              </w:rPr>
            </w:pPr>
          </w:p>
        </w:tc>
        <w:tc>
          <w:tcPr>
            <w:tcW w:w="1276" w:type="dxa"/>
            <w:vMerge/>
            <w:tcBorders>
              <w:left w:val="single" w:sz="4" w:space="0" w:color="auto"/>
              <w:right w:val="single" w:sz="4" w:space="0" w:color="auto"/>
            </w:tcBorders>
            <w:shd w:val="clear" w:color="auto" w:fill="auto"/>
            <w:vAlign w:val="center"/>
            <w:hideMark/>
          </w:tcPr>
          <w:p w14:paraId="1E6CAB38"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p>
        </w:tc>
      </w:tr>
      <w:tr w:rsidR="00237720" w:rsidRPr="00E56613" w14:paraId="4275F32B" w14:textId="77777777" w:rsidTr="009B30C2">
        <w:trPr>
          <w:trHeight w:val="573"/>
        </w:trPr>
        <w:tc>
          <w:tcPr>
            <w:tcW w:w="754" w:type="dxa"/>
            <w:vMerge/>
            <w:tcBorders>
              <w:top w:val="nil"/>
              <w:left w:val="single" w:sz="4" w:space="0" w:color="auto"/>
              <w:bottom w:val="single" w:sz="4" w:space="0" w:color="000000"/>
              <w:right w:val="single" w:sz="4" w:space="0" w:color="auto"/>
            </w:tcBorders>
            <w:vAlign w:val="center"/>
            <w:hideMark/>
          </w:tcPr>
          <w:p w14:paraId="47BF51B7"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vMerge/>
            <w:tcBorders>
              <w:top w:val="nil"/>
              <w:left w:val="single" w:sz="4" w:space="0" w:color="auto"/>
              <w:bottom w:val="single" w:sz="4" w:space="0" w:color="000000"/>
              <w:right w:val="single" w:sz="4" w:space="0" w:color="auto"/>
            </w:tcBorders>
            <w:vAlign w:val="center"/>
            <w:hideMark/>
          </w:tcPr>
          <w:p w14:paraId="11AEC6F4" w14:textId="77777777" w:rsidR="00237720" w:rsidRPr="00E56613" w:rsidRDefault="00237720" w:rsidP="00237720">
            <w:pPr>
              <w:spacing w:before="0" w:beforeAutospacing="0" w:after="0" w:afterAutospacing="0" w:line="240" w:lineRule="auto"/>
              <w:rPr>
                <w:rFonts w:ascii="David" w:eastAsia="Times New Roman" w:hAnsi="David" w:cs="David"/>
                <w:b/>
                <w:bCs/>
                <w:u w:val="single"/>
              </w:rPr>
            </w:pPr>
          </w:p>
        </w:tc>
        <w:tc>
          <w:tcPr>
            <w:tcW w:w="1756" w:type="dxa"/>
            <w:vMerge/>
            <w:tcBorders>
              <w:top w:val="nil"/>
              <w:left w:val="single" w:sz="4" w:space="0" w:color="auto"/>
              <w:bottom w:val="single" w:sz="4" w:space="0" w:color="000000"/>
              <w:right w:val="single" w:sz="4" w:space="0" w:color="auto"/>
            </w:tcBorders>
            <w:vAlign w:val="center"/>
            <w:hideMark/>
          </w:tcPr>
          <w:p w14:paraId="79134093"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shd w:val="clear" w:color="auto" w:fill="auto"/>
            <w:vAlign w:val="center"/>
            <w:hideMark/>
          </w:tcPr>
          <w:p w14:paraId="72A1419C"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כתב הצעת המחיר הכוללת ופירוט מרכיבי ההצעה:</w:t>
            </w:r>
          </w:p>
        </w:tc>
        <w:tc>
          <w:tcPr>
            <w:tcW w:w="3124" w:type="dxa"/>
            <w:vMerge/>
            <w:tcBorders>
              <w:left w:val="single" w:sz="4" w:space="0" w:color="auto"/>
              <w:right w:val="single" w:sz="4" w:space="0" w:color="auto"/>
            </w:tcBorders>
            <w:shd w:val="clear" w:color="auto" w:fill="auto"/>
            <w:noWrap/>
            <w:vAlign w:val="bottom"/>
            <w:hideMark/>
          </w:tcPr>
          <w:p w14:paraId="2F5EE167" w14:textId="77777777" w:rsidR="00237720" w:rsidRPr="00E56613" w:rsidRDefault="00237720" w:rsidP="00237720">
            <w:pPr>
              <w:bidi w:val="0"/>
              <w:spacing w:before="0" w:beforeAutospacing="0" w:after="0" w:afterAutospacing="0" w:line="240" w:lineRule="auto"/>
              <w:rPr>
                <w:rFonts w:ascii="David" w:eastAsia="Times New Roman" w:hAnsi="David" w:cs="David"/>
                <w:rtl/>
              </w:rPr>
            </w:pPr>
          </w:p>
        </w:tc>
        <w:tc>
          <w:tcPr>
            <w:tcW w:w="1276" w:type="dxa"/>
            <w:vMerge/>
            <w:tcBorders>
              <w:left w:val="single" w:sz="4" w:space="0" w:color="auto"/>
              <w:right w:val="single" w:sz="4" w:space="0" w:color="auto"/>
            </w:tcBorders>
            <w:shd w:val="clear" w:color="auto" w:fill="auto"/>
            <w:noWrap/>
            <w:vAlign w:val="bottom"/>
            <w:hideMark/>
          </w:tcPr>
          <w:p w14:paraId="65F9FD43"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p>
        </w:tc>
      </w:tr>
      <w:tr w:rsidR="00237720" w:rsidRPr="00E56613" w14:paraId="21865FEC" w14:textId="77777777" w:rsidTr="009B30C2">
        <w:trPr>
          <w:trHeight w:val="286"/>
        </w:trPr>
        <w:tc>
          <w:tcPr>
            <w:tcW w:w="754" w:type="dxa"/>
            <w:vMerge/>
            <w:tcBorders>
              <w:top w:val="nil"/>
              <w:left w:val="single" w:sz="4" w:space="0" w:color="auto"/>
              <w:bottom w:val="single" w:sz="4" w:space="0" w:color="000000"/>
              <w:right w:val="single" w:sz="4" w:space="0" w:color="auto"/>
            </w:tcBorders>
            <w:vAlign w:val="center"/>
            <w:hideMark/>
          </w:tcPr>
          <w:p w14:paraId="41FE8DD1"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vMerge/>
            <w:tcBorders>
              <w:top w:val="nil"/>
              <w:left w:val="single" w:sz="4" w:space="0" w:color="auto"/>
              <w:bottom w:val="single" w:sz="4" w:space="0" w:color="000000"/>
              <w:right w:val="single" w:sz="4" w:space="0" w:color="auto"/>
            </w:tcBorders>
            <w:vAlign w:val="center"/>
            <w:hideMark/>
          </w:tcPr>
          <w:p w14:paraId="5D93528E" w14:textId="77777777" w:rsidR="00237720" w:rsidRPr="00E56613" w:rsidRDefault="00237720" w:rsidP="00237720">
            <w:pPr>
              <w:spacing w:before="0" w:beforeAutospacing="0" w:after="0" w:afterAutospacing="0" w:line="240" w:lineRule="auto"/>
              <w:rPr>
                <w:rFonts w:ascii="David" w:eastAsia="Times New Roman" w:hAnsi="David" w:cs="David"/>
                <w:b/>
                <w:bCs/>
                <w:u w:val="single"/>
              </w:rPr>
            </w:pPr>
          </w:p>
        </w:tc>
        <w:tc>
          <w:tcPr>
            <w:tcW w:w="1756" w:type="dxa"/>
            <w:vMerge/>
            <w:tcBorders>
              <w:top w:val="nil"/>
              <w:left w:val="single" w:sz="4" w:space="0" w:color="auto"/>
              <w:bottom w:val="single" w:sz="4" w:space="0" w:color="000000"/>
              <w:right w:val="single" w:sz="4" w:space="0" w:color="auto"/>
            </w:tcBorders>
            <w:vAlign w:val="center"/>
            <w:hideMark/>
          </w:tcPr>
          <w:p w14:paraId="77D3044C"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shd w:val="clear" w:color="auto" w:fill="auto"/>
            <w:vAlign w:val="center"/>
            <w:hideMark/>
          </w:tcPr>
          <w:p w14:paraId="7558DB55"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מחיר כללי (מחיר פאושלי)</w:t>
            </w:r>
          </w:p>
        </w:tc>
        <w:tc>
          <w:tcPr>
            <w:tcW w:w="3124" w:type="dxa"/>
            <w:vMerge/>
            <w:tcBorders>
              <w:left w:val="single" w:sz="4" w:space="0" w:color="auto"/>
              <w:right w:val="single" w:sz="4" w:space="0" w:color="auto"/>
            </w:tcBorders>
            <w:shd w:val="clear" w:color="auto" w:fill="auto"/>
            <w:vAlign w:val="center"/>
            <w:hideMark/>
          </w:tcPr>
          <w:p w14:paraId="6CE3324E" w14:textId="77777777" w:rsidR="00237720" w:rsidRPr="00E56613" w:rsidRDefault="00237720" w:rsidP="00237720">
            <w:pPr>
              <w:bidi w:val="0"/>
              <w:spacing w:before="0" w:beforeAutospacing="0" w:after="0" w:afterAutospacing="0" w:line="240" w:lineRule="auto"/>
              <w:rPr>
                <w:rFonts w:ascii="David" w:eastAsia="Times New Roman" w:hAnsi="David" w:cs="David"/>
                <w:rtl/>
              </w:rPr>
            </w:pPr>
          </w:p>
        </w:tc>
        <w:tc>
          <w:tcPr>
            <w:tcW w:w="1276" w:type="dxa"/>
            <w:vMerge/>
            <w:tcBorders>
              <w:left w:val="single" w:sz="4" w:space="0" w:color="auto"/>
              <w:right w:val="single" w:sz="4" w:space="0" w:color="auto"/>
            </w:tcBorders>
            <w:shd w:val="clear" w:color="auto" w:fill="auto"/>
            <w:vAlign w:val="center"/>
            <w:hideMark/>
          </w:tcPr>
          <w:p w14:paraId="630DBFDD"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p>
        </w:tc>
      </w:tr>
      <w:tr w:rsidR="00237720" w:rsidRPr="00E56613" w14:paraId="03FFC21D" w14:textId="77777777" w:rsidTr="009B30C2">
        <w:trPr>
          <w:trHeight w:val="286"/>
        </w:trPr>
        <w:tc>
          <w:tcPr>
            <w:tcW w:w="754" w:type="dxa"/>
            <w:vMerge/>
            <w:tcBorders>
              <w:top w:val="nil"/>
              <w:left w:val="single" w:sz="4" w:space="0" w:color="auto"/>
              <w:bottom w:val="single" w:sz="4" w:space="0" w:color="000000"/>
              <w:right w:val="single" w:sz="4" w:space="0" w:color="auto"/>
            </w:tcBorders>
            <w:vAlign w:val="center"/>
            <w:hideMark/>
          </w:tcPr>
          <w:p w14:paraId="3B1AA405"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vMerge/>
            <w:tcBorders>
              <w:top w:val="nil"/>
              <w:left w:val="single" w:sz="4" w:space="0" w:color="auto"/>
              <w:bottom w:val="single" w:sz="4" w:space="0" w:color="000000"/>
              <w:right w:val="single" w:sz="4" w:space="0" w:color="auto"/>
            </w:tcBorders>
            <w:vAlign w:val="center"/>
            <w:hideMark/>
          </w:tcPr>
          <w:p w14:paraId="08133201" w14:textId="77777777" w:rsidR="00237720" w:rsidRPr="00E56613" w:rsidRDefault="00237720" w:rsidP="00237720">
            <w:pPr>
              <w:spacing w:before="0" w:beforeAutospacing="0" w:after="0" w:afterAutospacing="0" w:line="240" w:lineRule="auto"/>
              <w:rPr>
                <w:rFonts w:ascii="David" w:eastAsia="Times New Roman" w:hAnsi="David" w:cs="David"/>
                <w:b/>
                <w:bCs/>
                <w:u w:val="single"/>
              </w:rPr>
            </w:pPr>
          </w:p>
        </w:tc>
        <w:tc>
          <w:tcPr>
            <w:tcW w:w="1756" w:type="dxa"/>
            <w:vMerge/>
            <w:tcBorders>
              <w:top w:val="nil"/>
              <w:left w:val="single" w:sz="4" w:space="0" w:color="auto"/>
              <w:bottom w:val="single" w:sz="4" w:space="0" w:color="000000"/>
              <w:right w:val="single" w:sz="4" w:space="0" w:color="auto"/>
            </w:tcBorders>
            <w:vAlign w:val="center"/>
            <w:hideMark/>
          </w:tcPr>
          <w:p w14:paraId="63721033"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shd w:val="clear" w:color="auto" w:fill="auto"/>
            <w:vAlign w:val="center"/>
            <w:hideMark/>
          </w:tcPr>
          <w:p w14:paraId="29E46B71"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מחיר לפי פרקים</w:t>
            </w:r>
          </w:p>
        </w:tc>
        <w:tc>
          <w:tcPr>
            <w:tcW w:w="3124" w:type="dxa"/>
            <w:vMerge/>
            <w:tcBorders>
              <w:left w:val="single" w:sz="4" w:space="0" w:color="auto"/>
              <w:right w:val="single" w:sz="4" w:space="0" w:color="auto"/>
            </w:tcBorders>
            <w:shd w:val="clear" w:color="auto" w:fill="auto"/>
            <w:vAlign w:val="center"/>
            <w:hideMark/>
          </w:tcPr>
          <w:p w14:paraId="3AFA8BA4" w14:textId="77777777" w:rsidR="00237720" w:rsidRPr="00E56613" w:rsidRDefault="00237720" w:rsidP="00237720">
            <w:pPr>
              <w:bidi w:val="0"/>
              <w:spacing w:before="0" w:beforeAutospacing="0" w:after="0" w:afterAutospacing="0" w:line="240" w:lineRule="auto"/>
              <w:rPr>
                <w:rFonts w:ascii="David" w:eastAsia="Times New Roman" w:hAnsi="David" w:cs="David"/>
                <w:rtl/>
              </w:rPr>
            </w:pPr>
          </w:p>
        </w:tc>
        <w:tc>
          <w:tcPr>
            <w:tcW w:w="1276" w:type="dxa"/>
            <w:vMerge/>
            <w:tcBorders>
              <w:left w:val="single" w:sz="4" w:space="0" w:color="auto"/>
              <w:right w:val="single" w:sz="4" w:space="0" w:color="auto"/>
            </w:tcBorders>
            <w:shd w:val="clear" w:color="auto" w:fill="auto"/>
            <w:vAlign w:val="center"/>
            <w:hideMark/>
          </w:tcPr>
          <w:p w14:paraId="38CBF842"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p>
        </w:tc>
      </w:tr>
      <w:tr w:rsidR="00237720" w:rsidRPr="00E56613" w14:paraId="654D8FEC" w14:textId="77777777" w:rsidTr="009B30C2">
        <w:trPr>
          <w:trHeight w:val="286"/>
        </w:trPr>
        <w:tc>
          <w:tcPr>
            <w:tcW w:w="754" w:type="dxa"/>
            <w:vMerge/>
            <w:tcBorders>
              <w:top w:val="nil"/>
              <w:left w:val="single" w:sz="4" w:space="0" w:color="auto"/>
              <w:bottom w:val="single" w:sz="4" w:space="0" w:color="000000"/>
              <w:right w:val="single" w:sz="4" w:space="0" w:color="auto"/>
            </w:tcBorders>
            <w:vAlign w:val="center"/>
            <w:hideMark/>
          </w:tcPr>
          <w:p w14:paraId="05C6869D"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vMerge/>
            <w:tcBorders>
              <w:top w:val="nil"/>
              <w:left w:val="single" w:sz="4" w:space="0" w:color="auto"/>
              <w:bottom w:val="single" w:sz="4" w:space="0" w:color="000000"/>
              <w:right w:val="single" w:sz="4" w:space="0" w:color="auto"/>
            </w:tcBorders>
            <w:vAlign w:val="center"/>
            <w:hideMark/>
          </w:tcPr>
          <w:p w14:paraId="2C26F1BB" w14:textId="77777777" w:rsidR="00237720" w:rsidRPr="00E56613" w:rsidRDefault="00237720" w:rsidP="00237720">
            <w:pPr>
              <w:spacing w:before="0" w:beforeAutospacing="0" w:after="0" w:afterAutospacing="0" w:line="240" w:lineRule="auto"/>
              <w:rPr>
                <w:rFonts w:ascii="David" w:eastAsia="Times New Roman" w:hAnsi="David" w:cs="David"/>
                <w:b/>
                <w:bCs/>
                <w:u w:val="single"/>
              </w:rPr>
            </w:pPr>
          </w:p>
        </w:tc>
        <w:tc>
          <w:tcPr>
            <w:tcW w:w="1756" w:type="dxa"/>
            <w:vMerge/>
            <w:tcBorders>
              <w:top w:val="nil"/>
              <w:left w:val="single" w:sz="4" w:space="0" w:color="auto"/>
              <w:bottom w:val="single" w:sz="4" w:space="0" w:color="000000"/>
              <w:right w:val="single" w:sz="4" w:space="0" w:color="auto"/>
            </w:tcBorders>
            <w:vAlign w:val="center"/>
            <w:hideMark/>
          </w:tcPr>
          <w:p w14:paraId="6D144B5A"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shd w:val="clear" w:color="auto" w:fill="auto"/>
            <w:vAlign w:val="center"/>
            <w:hideMark/>
          </w:tcPr>
          <w:p w14:paraId="3E9BB348"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מחיר לפי חלקי מבנה</w:t>
            </w:r>
          </w:p>
        </w:tc>
        <w:tc>
          <w:tcPr>
            <w:tcW w:w="3124" w:type="dxa"/>
            <w:vMerge/>
            <w:tcBorders>
              <w:left w:val="single" w:sz="4" w:space="0" w:color="auto"/>
              <w:right w:val="single" w:sz="4" w:space="0" w:color="auto"/>
            </w:tcBorders>
            <w:shd w:val="clear" w:color="auto" w:fill="auto"/>
            <w:vAlign w:val="center"/>
            <w:hideMark/>
          </w:tcPr>
          <w:p w14:paraId="7639A719" w14:textId="77777777" w:rsidR="00237720" w:rsidRPr="00E56613" w:rsidRDefault="00237720" w:rsidP="00237720">
            <w:pPr>
              <w:bidi w:val="0"/>
              <w:spacing w:before="0" w:beforeAutospacing="0" w:after="0" w:afterAutospacing="0" w:line="240" w:lineRule="auto"/>
              <w:rPr>
                <w:rFonts w:ascii="David" w:eastAsia="Times New Roman" w:hAnsi="David" w:cs="David"/>
                <w:rtl/>
              </w:rPr>
            </w:pPr>
          </w:p>
        </w:tc>
        <w:tc>
          <w:tcPr>
            <w:tcW w:w="1276" w:type="dxa"/>
            <w:vMerge/>
            <w:tcBorders>
              <w:left w:val="single" w:sz="4" w:space="0" w:color="auto"/>
              <w:right w:val="single" w:sz="4" w:space="0" w:color="auto"/>
            </w:tcBorders>
            <w:shd w:val="clear" w:color="auto" w:fill="auto"/>
            <w:vAlign w:val="center"/>
            <w:hideMark/>
          </w:tcPr>
          <w:p w14:paraId="1CCC5109"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p>
        </w:tc>
      </w:tr>
      <w:tr w:rsidR="00237720" w:rsidRPr="00E56613" w14:paraId="591DE3D4" w14:textId="77777777" w:rsidTr="009B30C2">
        <w:trPr>
          <w:trHeight w:val="286"/>
        </w:trPr>
        <w:tc>
          <w:tcPr>
            <w:tcW w:w="754" w:type="dxa"/>
            <w:vMerge/>
            <w:tcBorders>
              <w:top w:val="nil"/>
              <w:left w:val="single" w:sz="4" w:space="0" w:color="auto"/>
              <w:bottom w:val="single" w:sz="4" w:space="0" w:color="000000"/>
              <w:right w:val="single" w:sz="4" w:space="0" w:color="auto"/>
            </w:tcBorders>
            <w:vAlign w:val="center"/>
            <w:hideMark/>
          </w:tcPr>
          <w:p w14:paraId="6B973FC7"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vMerge/>
            <w:tcBorders>
              <w:top w:val="nil"/>
              <w:left w:val="single" w:sz="4" w:space="0" w:color="auto"/>
              <w:bottom w:val="single" w:sz="4" w:space="0" w:color="000000"/>
              <w:right w:val="single" w:sz="4" w:space="0" w:color="auto"/>
            </w:tcBorders>
            <w:vAlign w:val="center"/>
            <w:hideMark/>
          </w:tcPr>
          <w:p w14:paraId="2476967A" w14:textId="77777777" w:rsidR="00237720" w:rsidRPr="00E56613" w:rsidRDefault="00237720" w:rsidP="00237720">
            <w:pPr>
              <w:spacing w:before="0" w:beforeAutospacing="0" w:after="0" w:afterAutospacing="0" w:line="240" w:lineRule="auto"/>
              <w:rPr>
                <w:rFonts w:ascii="David" w:eastAsia="Times New Roman" w:hAnsi="David" w:cs="David"/>
                <w:b/>
                <w:bCs/>
                <w:u w:val="single"/>
              </w:rPr>
            </w:pPr>
          </w:p>
        </w:tc>
        <w:tc>
          <w:tcPr>
            <w:tcW w:w="1756" w:type="dxa"/>
            <w:vMerge/>
            <w:tcBorders>
              <w:top w:val="nil"/>
              <w:left w:val="single" w:sz="4" w:space="0" w:color="auto"/>
              <w:bottom w:val="single" w:sz="4" w:space="0" w:color="000000"/>
              <w:right w:val="single" w:sz="4" w:space="0" w:color="auto"/>
            </w:tcBorders>
            <w:vAlign w:val="center"/>
            <w:hideMark/>
          </w:tcPr>
          <w:p w14:paraId="7477906C"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single" w:sz="4" w:space="0" w:color="auto"/>
              <w:right w:val="single" w:sz="4" w:space="0" w:color="auto"/>
            </w:tcBorders>
            <w:shd w:val="clear" w:color="auto" w:fill="auto"/>
            <w:vAlign w:val="center"/>
            <w:hideMark/>
          </w:tcPr>
          <w:p w14:paraId="29EC71BA"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מחירון לתוספות/הפחתות</w:t>
            </w:r>
          </w:p>
        </w:tc>
        <w:tc>
          <w:tcPr>
            <w:tcW w:w="3124" w:type="dxa"/>
            <w:vMerge/>
            <w:tcBorders>
              <w:left w:val="single" w:sz="4" w:space="0" w:color="auto"/>
              <w:bottom w:val="single" w:sz="4" w:space="0" w:color="auto"/>
              <w:right w:val="single" w:sz="4" w:space="0" w:color="auto"/>
            </w:tcBorders>
            <w:shd w:val="clear" w:color="auto" w:fill="auto"/>
            <w:vAlign w:val="center"/>
            <w:hideMark/>
          </w:tcPr>
          <w:p w14:paraId="6ED3B506" w14:textId="77777777" w:rsidR="00237720" w:rsidRPr="00E56613" w:rsidRDefault="00237720" w:rsidP="00237720">
            <w:pPr>
              <w:bidi w:val="0"/>
              <w:spacing w:before="0" w:beforeAutospacing="0" w:after="0" w:afterAutospacing="0" w:line="240" w:lineRule="auto"/>
              <w:rPr>
                <w:rFonts w:ascii="David" w:eastAsia="Times New Roman" w:hAnsi="David" w:cs="David"/>
                <w:rtl/>
              </w:rPr>
            </w:pPr>
          </w:p>
        </w:tc>
        <w:tc>
          <w:tcPr>
            <w:tcW w:w="1276" w:type="dxa"/>
            <w:vMerge/>
            <w:tcBorders>
              <w:left w:val="single" w:sz="4" w:space="0" w:color="auto"/>
              <w:bottom w:val="single" w:sz="4" w:space="0" w:color="auto"/>
              <w:right w:val="single" w:sz="4" w:space="0" w:color="auto"/>
            </w:tcBorders>
            <w:shd w:val="clear" w:color="auto" w:fill="auto"/>
            <w:vAlign w:val="center"/>
            <w:hideMark/>
          </w:tcPr>
          <w:p w14:paraId="4AD499D2"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p>
        </w:tc>
      </w:tr>
      <w:tr w:rsidR="00237720" w:rsidRPr="00E56613" w14:paraId="7D1309BE" w14:textId="77777777" w:rsidTr="009B30C2">
        <w:trPr>
          <w:trHeight w:val="303"/>
        </w:trPr>
        <w:tc>
          <w:tcPr>
            <w:tcW w:w="754" w:type="dxa"/>
            <w:vMerge w:val="restart"/>
            <w:tcBorders>
              <w:top w:val="nil"/>
              <w:left w:val="single" w:sz="4" w:space="0" w:color="auto"/>
              <w:bottom w:val="nil"/>
              <w:right w:val="single" w:sz="4" w:space="0" w:color="auto"/>
            </w:tcBorders>
            <w:shd w:val="clear" w:color="auto" w:fill="auto"/>
            <w:hideMark/>
          </w:tcPr>
          <w:p w14:paraId="6ABA3459" w14:textId="77777777" w:rsidR="00237720" w:rsidRPr="00E56613" w:rsidRDefault="00237720" w:rsidP="00237720">
            <w:pPr>
              <w:spacing w:before="0" w:beforeAutospacing="0" w:after="0" w:afterAutospacing="0" w:line="240" w:lineRule="auto"/>
              <w:jc w:val="center"/>
              <w:rPr>
                <w:rFonts w:ascii="David" w:eastAsia="Times New Roman" w:hAnsi="David" w:cs="David"/>
                <w:b/>
                <w:bCs/>
              </w:rPr>
            </w:pPr>
            <w:r w:rsidRPr="00E56613">
              <w:rPr>
                <w:rFonts w:ascii="David" w:eastAsia="Times New Roman" w:hAnsi="David" w:cs="David"/>
                <w:b/>
                <w:bCs/>
                <w:rtl/>
              </w:rPr>
              <w:br/>
              <w:t>מסמך ב'</w:t>
            </w:r>
          </w:p>
        </w:tc>
        <w:tc>
          <w:tcPr>
            <w:tcW w:w="1884" w:type="dxa"/>
            <w:vMerge w:val="restart"/>
            <w:tcBorders>
              <w:top w:val="nil"/>
              <w:left w:val="single" w:sz="4" w:space="0" w:color="auto"/>
              <w:bottom w:val="nil"/>
              <w:right w:val="single" w:sz="4" w:space="0" w:color="auto"/>
            </w:tcBorders>
            <w:shd w:val="clear" w:color="auto" w:fill="auto"/>
            <w:hideMark/>
          </w:tcPr>
          <w:p w14:paraId="04772F99" w14:textId="77777777" w:rsidR="00237720" w:rsidRPr="00E56613" w:rsidRDefault="00237720" w:rsidP="00237720">
            <w:pPr>
              <w:spacing w:before="0" w:beforeAutospacing="0" w:after="0" w:afterAutospacing="0" w:line="240" w:lineRule="auto"/>
              <w:rPr>
                <w:rFonts w:ascii="David" w:eastAsia="Times New Roman" w:hAnsi="David" w:cs="David"/>
                <w:b/>
                <w:bCs/>
                <w:u w:val="single"/>
                <w:rtl/>
              </w:rPr>
            </w:pPr>
            <w:r w:rsidRPr="00E56613">
              <w:rPr>
                <w:rFonts w:ascii="David" w:eastAsia="Times New Roman" w:hAnsi="David" w:cs="David"/>
                <w:b/>
                <w:bCs/>
                <w:u w:val="single"/>
                <w:rtl/>
              </w:rPr>
              <w:br/>
              <w:t>נוסח החוזה</w:t>
            </w:r>
            <w:r w:rsidRPr="00E56613">
              <w:rPr>
                <w:rFonts w:ascii="David" w:eastAsia="Times New Roman" w:hAnsi="David" w:cs="David"/>
                <w:b/>
                <w:bCs/>
                <w:strike/>
                <w:u w:val="single"/>
                <w:rtl/>
              </w:rPr>
              <w:br/>
            </w:r>
            <w:r w:rsidRPr="00E56613">
              <w:rPr>
                <w:rFonts w:ascii="David" w:eastAsia="Times New Roman" w:hAnsi="David" w:cs="David"/>
                <w:b/>
                <w:bCs/>
                <w:u w:val="single"/>
                <w:rtl/>
              </w:rPr>
              <w:t>ונספחיו</w:t>
            </w:r>
          </w:p>
        </w:tc>
        <w:tc>
          <w:tcPr>
            <w:tcW w:w="1756" w:type="dxa"/>
            <w:vMerge w:val="restart"/>
            <w:tcBorders>
              <w:top w:val="nil"/>
              <w:left w:val="single" w:sz="4" w:space="0" w:color="auto"/>
              <w:bottom w:val="nil"/>
              <w:right w:val="single" w:sz="4" w:space="0" w:color="auto"/>
            </w:tcBorders>
            <w:shd w:val="clear" w:color="auto" w:fill="auto"/>
            <w:hideMark/>
          </w:tcPr>
          <w:p w14:paraId="6B69BE52"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br/>
              <w:t xml:space="preserve">כרוך בחוברת  </w:t>
            </w:r>
            <w:r w:rsidRPr="00E56613">
              <w:rPr>
                <w:rFonts w:ascii="David" w:eastAsia="Times New Roman" w:hAnsi="David" w:cs="David"/>
                <w:rtl/>
              </w:rPr>
              <w:br/>
            </w:r>
          </w:p>
        </w:tc>
        <w:tc>
          <w:tcPr>
            <w:tcW w:w="2810" w:type="dxa"/>
            <w:tcBorders>
              <w:top w:val="single" w:sz="4" w:space="0" w:color="auto"/>
              <w:left w:val="single" w:sz="4" w:space="0" w:color="auto"/>
              <w:right w:val="single" w:sz="4" w:space="0" w:color="auto"/>
            </w:tcBorders>
            <w:shd w:val="clear" w:color="auto" w:fill="auto"/>
            <w:vAlign w:val="center"/>
            <w:hideMark/>
          </w:tcPr>
          <w:p w14:paraId="52B74367" w14:textId="77777777" w:rsidR="00237720" w:rsidRPr="00E56613" w:rsidRDefault="00237720" w:rsidP="00237720">
            <w:pPr>
              <w:spacing w:before="0" w:beforeAutospacing="0" w:after="0" w:afterAutospacing="0" w:line="240" w:lineRule="auto"/>
              <w:rPr>
                <w:rFonts w:ascii="David" w:eastAsia="Times New Roman" w:hAnsi="David" w:cs="David"/>
                <w:rtl/>
              </w:rPr>
            </w:pPr>
          </w:p>
          <w:p w14:paraId="5BA1AABF"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hint="cs"/>
                <w:rtl/>
              </w:rPr>
              <w:t>שער כריכת החוברת</w:t>
            </w:r>
          </w:p>
        </w:tc>
        <w:tc>
          <w:tcPr>
            <w:tcW w:w="3124" w:type="dxa"/>
            <w:vMerge w:val="restart"/>
            <w:tcBorders>
              <w:top w:val="nil"/>
              <w:left w:val="single" w:sz="4" w:space="0" w:color="auto"/>
              <w:right w:val="single" w:sz="4" w:space="0" w:color="auto"/>
            </w:tcBorders>
            <w:shd w:val="clear" w:color="auto" w:fill="auto"/>
          </w:tcPr>
          <w:p w14:paraId="6420438A"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כריכה קבועה לכל המכרז</w:t>
            </w:r>
            <w:r w:rsidRPr="00E56613">
              <w:rPr>
                <w:rFonts w:ascii="David" w:eastAsia="Times New Roman" w:hAnsi="David" w:cs="David" w:hint="cs"/>
                <w:rtl/>
              </w:rPr>
              <w:t xml:space="preserve"> - </w:t>
            </w:r>
            <w:r w:rsidRPr="00E56613">
              <w:rPr>
                <w:rFonts w:ascii="David" w:eastAsia="Times New Roman" w:hAnsi="David" w:cs="David"/>
                <w:rtl/>
              </w:rPr>
              <w:t>בחזית של כל חוברת יחד עם לוגו החברה, שם ותמונת הפרויקט</w:t>
            </w:r>
          </w:p>
          <w:p w14:paraId="44CC0363"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לרבות הנספחים הקבועים</w:t>
            </w:r>
          </w:p>
          <w:p w14:paraId="61AAC946" w14:textId="77777777" w:rsidR="00237720" w:rsidRPr="00E56613" w:rsidRDefault="00237720" w:rsidP="00237720">
            <w:pPr>
              <w:spacing w:before="0" w:beforeAutospacing="0" w:after="0" w:afterAutospacing="0" w:line="240" w:lineRule="auto"/>
              <w:rPr>
                <w:rFonts w:ascii="David" w:eastAsia="Times New Roman" w:hAnsi="David" w:cs="David"/>
                <w:rtl/>
              </w:rPr>
            </w:pPr>
          </w:p>
          <w:p w14:paraId="6FF87A3D"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hint="cs"/>
                <w:rtl/>
              </w:rPr>
              <w:t xml:space="preserve">יצורף בנפרד </w:t>
            </w:r>
          </w:p>
          <w:p w14:paraId="2A766102" w14:textId="77777777" w:rsidR="00237720" w:rsidRPr="00E56613" w:rsidRDefault="00237720" w:rsidP="00237720">
            <w:pPr>
              <w:bidi w:val="0"/>
              <w:spacing w:before="0" w:beforeAutospacing="0" w:after="0" w:afterAutospacing="0" w:line="240" w:lineRule="auto"/>
              <w:jc w:val="right"/>
              <w:rPr>
                <w:rFonts w:ascii="David" w:eastAsia="Times New Roman" w:hAnsi="David" w:cs="David"/>
                <w:rtl/>
              </w:rPr>
            </w:pPr>
          </w:p>
          <w:p w14:paraId="1A746478" w14:textId="77777777" w:rsidR="00237720" w:rsidRPr="00E56613" w:rsidRDefault="00237720" w:rsidP="00237720">
            <w:pPr>
              <w:bidi w:val="0"/>
              <w:spacing w:before="0" w:beforeAutospacing="0" w:after="0" w:afterAutospacing="0" w:line="240" w:lineRule="auto"/>
              <w:jc w:val="right"/>
              <w:rPr>
                <w:rFonts w:ascii="David" w:eastAsia="Times New Roman" w:hAnsi="David" w:cs="David"/>
                <w:rtl/>
              </w:rPr>
            </w:pPr>
          </w:p>
          <w:p w14:paraId="7E3F01CB" w14:textId="77777777" w:rsidR="00237720" w:rsidRPr="00E56613" w:rsidRDefault="00237720" w:rsidP="00237720">
            <w:pPr>
              <w:bidi w:val="0"/>
              <w:spacing w:before="0" w:beforeAutospacing="0" w:after="0" w:afterAutospacing="0" w:line="240" w:lineRule="auto"/>
              <w:jc w:val="right"/>
              <w:rPr>
                <w:rFonts w:ascii="David" w:eastAsia="Times New Roman" w:hAnsi="David" w:cs="David"/>
                <w:rtl/>
              </w:rPr>
            </w:pPr>
          </w:p>
          <w:p w14:paraId="5234BD69" w14:textId="77777777" w:rsidR="00237720" w:rsidRPr="00E56613" w:rsidRDefault="00237720" w:rsidP="00237720">
            <w:pPr>
              <w:bidi w:val="0"/>
              <w:spacing w:before="0" w:beforeAutospacing="0" w:after="0" w:afterAutospacing="0" w:line="240" w:lineRule="auto"/>
              <w:jc w:val="right"/>
              <w:rPr>
                <w:rFonts w:ascii="David" w:eastAsia="Times New Roman" w:hAnsi="David" w:cs="David"/>
                <w:rtl/>
              </w:rPr>
            </w:pPr>
          </w:p>
          <w:p w14:paraId="4C5337F1" w14:textId="77777777" w:rsidR="00237720" w:rsidRPr="00E56613" w:rsidRDefault="00237720" w:rsidP="00237720">
            <w:pPr>
              <w:bidi w:val="0"/>
              <w:spacing w:before="0" w:beforeAutospacing="0" w:after="0" w:afterAutospacing="0" w:line="240" w:lineRule="auto"/>
              <w:jc w:val="right"/>
              <w:rPr>
                <w:rFonts w:ascii="David" w:eastAsia="Times New Roman" w:hAnsi="David" w:cs="David"/>
                <w:rtl/>
              </w:rPr>
            </w:pPr>
          </w:p>
          <w:p w14:paraId="2F95E760" w14:textId="77777777" w:rsidR="00237720" w:rsidRPr="00E56613" w:rsidRDefault="00237720" w:rsidP="00237720">
            <w:pPr>
              <w:bidi w:val="0"/>
              <w:spacing w:before="0" w:beforeAutospacing="0" w:after="0" w:afterAutospacing="0" w:line="240" w:lineRule="auto"/>
              <w:jc w:val="right"/>
              <w:rPr>
                <w:rFonts w:ascii="David" w:eastAsia="Times New Roman" w:hAnsi="David" w:cs="David"/>
                <w:rtl/>
              </w:rPr>
            </w:pPr>
          </w:p>
          <w:p w14:paraId="24DA2B03" w14:textId="77777777" w:rsidR="00237720" w:rsidRPr="00E56613" w:rsidRDefault="00237720" w:rsidP="00237720">
            <w:pPr>
              <w:bidi w:val="0"/>
              <w:spacing w:before="0" w:beforeAutospacing="0" w:after="0" w:afterAutospacing="0" w:line="240" w:lineRule="auto"/>
              <w:jc w:val="right"/>
              <w:rPr>
                <w:rFonts w:ascii="David" w:eastAsia="Times New Roman" w:hAnsi="David" w:cs="David"/>
                <w:rtl/>
              </w:rPr>
            </w:pPr>
            <w:r w:rsidRPr="00E56613">
              <w:rPr>
                <w:rFonts w:ascii="David" w:eastAsia="Times New Roman" w:hAnsi="David" w:cs="David"/>
                <w:rtl/>
              </w:rPr>
              <w:t>לרבות הערך של כל מרכיב בבנייה לצורך ההתחשבנות במהלך הביצוע</w:t>
            </w:r>
            <w:r w:rsidRPr="00E56613">
              <w:rPr>
                <w:rFonts w:ascii="David" w:eastAsia="Times New Roman" w:hAnsi="David" w:cs="David"/>
              </w:rPr>
              <w:t> </w:t>
            </w:r>
          </w:p>
        </w:tc>
        <w:tc>
          <w:tcPr>
            <w:tcW w:w="1276" w:type="dxa"/>
            <w:tcBorders>
              <w:top w:val="nil"/>
              <w:left w:val="single" w:sz="4" w:space="0" w:color="auto"/>
              <w:bottom w:val="nil"/>
              <w:right w:val="single" w:sz="4" w:space="0" w:color="auto"/>
            </w:tcBorders>
            <w:shd w:val="clear" w:color="auto" w:fill="auto"/>
            <w:vAlign w:val="center"/>
            <w:hideMark/>
          </w:tcPr>
          <w:p w14:paraId="60B0E376" w14:textId="77777777" w:rsidR="00237720" w:rsidRPr="00E56613" w:rsidRDefault="00237720" w:rsidP="00237720">
            <w:pPr>
              <w:bidi w:val="0"/>
              <w:spacing w:before="0" w:beforeAutospacing="0" w:after="0" w:afterAutospacing="0" w:line="240" w:lineRule="auto"/>
              <w:rPr>
                <w:rFonts w:ascii="David" w:eastAsia="Times New Roman" w:hAnsi="David" w:cs="David"/>
                <w:rtl/>
              </w:rPr>
            </w:pPr>
            <w:r w:rsidRPr="00E56613">
              <w:rPr>
                <w:rFonts w:ascii="David" w:eastAsia="Times New Roman" w:hAnsi="David" w:cs="David"/>
              </w:rPr>
              <w:t> </w:t>
            </w:r>
          </w:p>
        </w:tc>
      </w:tr>
      <w:tr w:rsidR="00237720" w:rsidRPr="00E56613" w14:paraId="1B1C85F4" w14:textId="77777777" w:rsidTr="009B30C2">
        <w:trPr>
          <w:trHeight w:val="286"/>
        </w:trPr>
        <w:tc>
          <w:tcPr>
            <w:tcW w:w="754" w:type="dxa"/>
            <w:vMerge/>
            <w:tcBorders>
              <w:top w:val="nil"/>
              <w:left w:val="single" w:sz="4" w:space="0" w:color="auto"/>
              <w:bottom w:val="nil"/>
              <w:right w:val="single" w:sz="4" w:space="0" w:color="auto"/>
            </w:tcBorders>
            <w:vAlign w:val="center"/>
            <w:hideMark/>
          </w:tcPr>
          <w:p w14:paraId="5E69C318"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vMerge/>
            <w:tcBorders>
              <w:top w:val="nil"/>
              <w:left w:val="single" w:sz="4" w:space="0" w:color="auto"/>
              <w:bottom w:val="nil"/>
              <w:right w:val="single" w:sz="4" w:space="0" w:color="auto"/>
            </w:tcBorders>
            <w:vAlign w:val="center"/>
            <w:hideMark/>
          </w:tcPr>
          <w:p w14:paraId="1A6E6057" w14:textId="77777777" w:rsidR="00237720" w:rsidRPr="00E56613" w:rsidRDefault="00237720" w:rsidP="00237720">
            <w:pPr>
              <w:spacing w:before="0" w:beforeAutospacing="0" w:after="0" w:afterAutospacing="0" w:line="240" w:lineRule="auto"/>
              <w:rPr>
                <w:rFonts w:ascii="David" w:eastAsia="Times New Roman" w:hAnsi="David" w:cs="David"/>
                <w:b/>
                <w:bCs/>
                <w:u w:val="single"/>
              </w:rPr>
            </w:pPr>
          </w:p>
        </w:tc>
        <w:tc>
          <w:tcPr>
            <w:tcW w:w="1756" w:type="dxa"/>
            <w:vMerge/>
            <w:tcBorders>
              <w:top w:val="nil"/>
              <w:left w:val="single" w:sz="4" w:space="0" w:color="auto"/>
              <w:bottom w:val="nil"/>
              <w:right w:val="single" w:sz="4" w:space="0" w:color="auto"/>
            </w:tcBorders>
            <w:vAlign w:val="center"/>
            <w:hideMark/>
          </w:tcPr>
          <w:p w14:paraId="17729D4F"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left w:val="single" w:sz="4" w:space="0" w:color="auto"/>
              <w:bottom w:val="nil"/>
              <w:right w:val="single" w:sz="4" w:space="0" w:color="auto"/>
            </w:tcBorders>
            <w:shd w:val="clear" w:color="auto" w:fill="auto"/>
            <w:vAlign w:val="center"/>
          </w:tcPr>
          <w:p w14:paraId="23099FEA"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3124" w:type="dxa"/>
            <w:vMerge/>
            <w:tcBorders>
              <w:left w:val="single" w:sz="4" w:space="0" w:color="auto"/>
              <w:right w:val="single" w:sz="4" w:space="0" w:color="auto"/>
            </w:tcBorders>
            <w:shd w:val="clear" w:color="auto" w:fill="auto"/>
            <w:vAlign w:val="center"/>
          </w:tcPr>
          <w:p w14:paraId="4348A109" w14:textId="77777777" w:rsidR="00237720" w:rsidRPr="00E56613" w:rsidRDefault="00237720" w:rsidP="00237720">
            <w:pPr>
              <w:bidi w:val="0"/>
              <w:spacing w:before="0" w:beforeAutospacing="0" w:after="0" w:afterAutospacing="0" w:line="240" w:lineRule="auto"/>
              <w:jc w:val="right"/>
              <w:rPr>
                <w:rFonts w:ascii="David" w:eastAsia="Times New Roman" w:hAnsi="David" w:cs="David"/>
                <w:rtl/>
              </w:rPr>
            </w:pPr>
          </w:p>
        </w:tc>
        <w:tc>
          <w:tcPr>
            <w:tcW w:w="1276" w:type="dxa"/>
            <w:tcBorders>
              <w:top w:val="nil"/>
              <w:left w:val="single" w:sz="4" w:space="0" w:color="auto"/>
              <w:bottom w:val="nil"/>
              <w:right w:val="single" w:sz="4" w:space="0" w:color="auto"/>
            </w:tcBorders>
            <w:shd w:val="clear" w:color="auto" w:fill="auto"/>
            <w:vAlign w:val="center"/>
            <w:hideMark/>
          </w:tcPr>
          <w:p w14:paraId="5456A59E" w14:textId="77777777" w:rsidR="00237720" w:rsidRPr="00E56613" w:rsidRDefault="00237720" w:rsidP="00237720">
            <w:pPr>
              <w:bidi w:val="0"/>
              <w:spacing w:before="0" w:beforeAutospacing="0" w:after="0" w:afterAutospacing="0" w:line="240" w:lineRule="auto"/>
              <w:rPr>
                <w:rFonts w:ascii="David" w:eastAsia="Times New Roman" w:hAnsi="David" w:cs="David"/>
                <w:rtl/>
              </w:rPr>
            </w:pPr>
            <w:r w:rsidRPr="00E56613">
              <w:rPr>
                <w:rFonts w:ascii="David" w:eastAsia="Times New Roman" w:hAnsi="David" w:cs="David"/>
              </w:rPr>
              <w:t> </w:t>
            </w:r>
          </w:p>
        </w:tc>
      </w:tr>
      <w:tr w:rsidR="00237720" w:rsidRPr="00E56613" w14:paraId="44A24E1E" w14:textId="77777777" w:rsidTr="009B30C2">
        <w:trPr>
          <w:trHeight w:val="286"/>
        </w:trPr>
        <w:tc>
          <w:tcPr>
            <w:tcW w:w="754" w:type="dxa"/>
            <w:vMerge/>
            <w:tcBorders>
              <w:top w:val="nil"/>
              <w:left w:val="single" w:sz="4" w:space="0" w:color="auto"/>
              <w:bottom w:val="nil"/>
              <w:right w:val="single" w:sz="4" w:space="0" w:color="auto"/>
            </w:tcBorders>
            <w:vAlign w:val="center"/>
            <w:hideMark/>
          </w:tcPr>
          <w:p w14:paraId="304B962B"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vMerge/>
            <w:tcBorders>
              <w:top w:val="nil"/>
              <w:left w:val="single" w:sz="4" w:space="0" w:color="auto"/>
              <w:bottom w:val="nil"/>
              <w:right w:val="single" w:sz="4" w:space="0" w:color="auto"/>
            </w:tcBorders>
            <w:vAlign w:val="center"/>
            <w:hideMark/>
          </w:tcPr>
          <w:p w14:paraId="5ECCAFC2" w14:textId="77777777" w:rsidR="00237720" w:rsidRPr="00E56613" w:rsidRDefault="00237720" w:rsidP="00237720">
            <w:pPr>
              <w:spacing w:before="0" w:beforeAutospacing="0" w:after="0" w:afterAutospacing="0" w:line="240" w:lineRule="auto"/>
              <w:rPr>
                <w:rFonts w:ascii="David" w:eastAsia="Times New Roman" w:hAnsi="David" w:cs="David"/>
                <w:b/>
                <w:bCs/>
                <w:u w:val="single"/>
              </w:rPr>
            </w:pPr>
          </w:p>
        </w:tc>
        <w:tc>
          <w:tcPr>
            <w:tcW w:w="1756" w:type="dxa"/>
            <w:vMerge/>
            <w:tcBorders>
              <w:top w:val="nil"/>
              <w:left w:val="single" w:sz="4" w:space="0" w:color="auto"/>
              <w:bottom w:val="nil"/>
              <w:right w:val="single" w:sz="4" w:space="0" w:color="auto"/>
            </w:tcBorders>
            <w:vAlign w:val="center"/>
            <w:hideMark/>
          </w:tcPr>
          <w:p w14:paraId="6D7F91E5"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shd w:val="clear" w:color="auto" w:fill="auto"/>
            <w:vAlign w:val="center"/>
          </w:tcPr>
          <w:p w14:paraId="520CF806"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3124" w:type="dxa"/>
            <w:vMerge/>
            <w:tcBorders>
              <w:left w:val="single" w:sz="4" w:space="0" w:color="auto"/>
              <w:right w:val="single" w:sz="4" w:space="0" w:color="auto"/>
            </w:tcBorders>
            <w:shd w:val="clear" w:color="auto" w:fill="auto"/>
            <w:vAlign w:val="center"/>
            <w:hideMark/>
          </w:tcPr>
          <w:p w14:paraId="5693E581" w14:textId="77777777" w:rsidR="00237720" w:rsidRPr="00E56613" w:rsidRDefault="00237720" w:rsidP="00237720">
            <w:pPr>
              <w:bidi w:val="0"/>
              <w:spacing w:before="0" w:beforeAutospacing="0" w:after="0" w:afterAutospacing="0" w:line="240" w:lineRule="auto"/>
              <w:jc w:val="right"/>
              <w:rPr>
                <w:rFonts w:ascii="David" w:eastAsia="Times New Roman" w:hAnsi="David" w:cs="David"/>
                <w:rtl/>
              </w:rPr>
            </w:pPr>
          </w:p>
        </w:tc>
        <w:tc>
          <w:tcPr>
            <w:tcW w:w="1276" w:type="dxa"/>
            <w:tcBorders>
              <w:top w:val="nil"/>
              <w:left w:val="single" w:sz="4" w:space="0" w:color="auto"/>
              <w:bottom w:val="nil"/>
              <w:right w:val="single" w:sz="4" w:space="0" w:color="auto"/>
            </w:tcBorders>
            <w:shd w:val="clear" w:color="auto" w:fill="auto"/>
            <w:vAlign w:val="center"/>
            <w:hideMark/>
          </w:tcPr>
          <w:p w14:paraId="02D87237" w14:textId="77777777" w:rsidR="00237720" w:rsidRPr="00E56613" w:rsidRDefault="00237720" w:rsidP="00237720">
            <w:pPr>
              <w:bidi w:val="0"/>
              <w:spacing w:before="0" w:beforeAutospacing="0" w:after="0" w:afterAutospacing="0" w:line="240" w:lineRule="auto"/>
              <w:rPr>
                <w:rFonts w:ascii="David" w:eastAsia="Times New Roman" w:hAnsi="David" w:cs="David"/>
              </w:rPr>
            </w:pPr>
            <w:r w:rsidRPr="00E56613">
              <w:rPr>
                <w:rFonts w:ascii="David" w:eastAsia="Times New Roman" w:hAnsi="David" w:cs="David"/>
              </w:rPr>
              <w:t> </w:t>
            </w:r>
          </w:p>
        </w:tc>
      </w:tr>
      <w:tr w:rsidR="00237720" w:rsidRPr="00E56613" w14:paraId="3203192C" w14:textId="77777777" w:rsidTr="009B30C2">
        <w:trPr>
          <w:trHeight w:val="286"/>
        </w:trPr>
        <w:tc>
          <w:tcPr>
            <w:tcW w:w="754" w:type="dxa"/>
            <w:vMerge/>
            <w:tcBorders>
              <w:top w:val="nil"/>
              <w:left w:val="single" w:sz="4" w:space="0" w:color="auto"/>
              <w:bottom w:val="nil"/>
              <w:right w:val="single" w:sz="4" w:space="0" w:color="auto"/>
            </w:tcBorders>
            <w:vAlign w:val="center"/>
            <w:hideMark/>
          </w:tcPr>
          <w:p w14:paraId="219BC033"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vMerge/>
            <w:tcBorders>
              <w:top w:val="nil"/>
              <w:left w:val="single" w:sz="4" w:space="0" w:color="auto"/>
              <w:bottom w:val="nil"/>
              <w:right w:val="single" w:sz="4" w:space="0" w:color="auto"/>
            </w:tcBorders>
            <w:vAlign w:val="center"/>
            <w:hideMark/>
          </w:tcPr>
          <w:p w14:paraId="6F293333" w14:textId="77777777" w:rsidR="00237720" w:rsidRPr="00E56613" w:rsidRDefault="00237720" w:rsidP="00237720">
            <w:pPr>
              <w:spacing w:before="0" w:beforeAutospacing="0" w:after="0" w:afterAutospacing="0" w:line="240" w:lineRule="auto"/>
              <w:rPr>
                <w:rFonts w:ascii="David" w:eastAsia="Times New Roman" w:hAnsi="David" w:cs="David"/>
                <w:b/>
                <w:bCs/>
                <w:u w:val="single"/>
              </w:rPr>
            </w:pPr>
          </w:p>
        </w:tc>
        <w:tc>
          <w:tcPr>
            <w:tcW w:w="1756" w:type="dxa"/>
            <w:vMerge/>
            <w:tcBorders>
              <w:top w:val="nil"/>
              <w:left w:val="single" w:sz="4" w:space="0" w:color="auto"/>
              <w:bottom w:val="nil"/>
              <w:right w:val="single" w:sz="4" w:space="0" w:color="auto"/>
            </w:tcBorders>
            <w:vAlign w:val="center"/>
            <w:hideMark/>
          </w:tcPr>
          <w:p w14:paraId="1A9E2118"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shd w:val="clear" w:color="auto" w:fill="auto"/>
            <w:vAlign w:val="center"/>
            <w:hideMark/>
          </w:tcPr>
          <w:p w14:paraId="3F68490C"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רשימת יועצים ופרטיהם</w:t>
            </w:r>
            <w:r w:rsidRPr="00E56613">
              <w:rPr>
                <w:rFonts w:ascii="David" w:eastAsia="Times New Roman" w:hAnsi="David" w:cs="David" w:hint="cs"/>
                <w:rtl/>
              </w:rPr>
              <w:t xml:space="preserve"> </w:t>
            </w:r>
          </w:p>
        </w:tc>
        <w:tc>
          <w:tcPr>
            <w:tcW w:w="3124" w:type="dxa"/>
            <w:vMerge/>
            <w:tcBorders>
              <w:left w:val="single" w:sz="4" w:space="0" w:color="auto"/>
              <w:right w:val="single" w:sz="4" w:space="0" w:color="auto"/>
            </w:tcBorders>
            <w:shd w:val="clear" w:color="auto" w:fill="auto"/>
            <w:vAlign w:val="center"/>
            <w:hideMark/>
          </w:tcPr>
          <w:p w14:paraId="1EC71519" w14:textId="77777777" w:rsidR="00237720" w:rsidRPr="00E56613" w:rsidRDefault="00237720" w:rsidP="00237720">
            <w:pPr>
              <w:bidi w:val="0"/>
              <w:spacing w:before="0" w:beforeAutospacing="0" w:after="0" w:afterAutospacing="0" w:line="240" w:lineRule="auto"/>
              <w:jc w:val="right"/>
              <w:rPr>
                <w:rFonts w:ascii="David" w:eastAsia="Times New Roman" w:hAnsi="David" w:cs="David"/>
                <w:rtl/>
              </w:rPr>
            </w:pPr>
          </w:p>
        </w:tc>
        <w:tc>
          <w:tcPr>
            <w:tcW w:w="1276" w:type="dxa"/>
            <w:tcBorders>
              <w:top w:val="nil"/>
              <w:left w:val="single" w:sz="4" w:space="0" w:color="auto"/>
              <w:bottom w:val="nil"/>
              <w:right w:val="single" w:sz="4" w:space="0" w:color="auto"/>
            </w:tcBorders>
            <w:shd w:val="clear" w:color="auto" w:fill="auto"/>
            <w:vAlign w:val="center"/>
            <w:hideMark/>
          </w:tcPr>
          <w:p w14:paraId="56811B59" w14:textId="77777777" w:rsidR="00237720" w:rsidRPr="00E56613" w:rsidRDefault="00237720" w:rsidP="00237720">
            <w:pPr>
              <w:bidi w:val="0"/>
              <w:spacing w:before="0" w:beforeAutospacing="0" w:after="0" w:afterAutospacing="0" w:line="240" w:lineRule="auto"/>
              <w:rPr>
                <w:rFonts w:ascii="David" w:eastAsia="Times New Roman" w:hAnsi="David" w:cs="David"/>
              </w:rPr>
            </w:pPr>
            <w:r w:rsidRPr="00E56613">
              <w:rPr>
                <w:rFonts w:ascii="David" w:eastAsia="Times New Roman" w:hAnsi="David" w:cs="David"/>
              </w:rPr>
              <w:t> </w:t>
            </w:r>
          </w:p>
        </w:tc>
      </w:tr>
      <w:tr w:rsidR="00237720" w:rsidRPr="00E56613" w14:paraId="61872436" w14:textId="77777777" w:rsidTr="009B30C2">
        <w:trPr>
          <w:trHeight w:val="286"/>
        </w:trPr>
        <w:tc>
          <w:tcPr>
            <w:tcW w:w="754" w:type="dxa"/>
            <w:vMerge/>
            <w:tcBorders>
              <w:top w:val="nil"/>
              <w:left w:val="single" w:sz="4" w:space="0" w:color="auto"/>
              <w:bottom w:val="nil"/>
              <w:right w:val="single" w:sz="4" w:space="0" w:color="auto"/>
            </w:tcBorders>
            <w:vAlign w:val="center"/>
            <w:hideMark/>
          </w:tcPr>
          <w:p w14:paraId="3BE97FC8"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vMerge/>
            <w:tcBorders>
              <w:top w:val="nil"/>
              <w:left w:val="single" w:sz="4" w:space="0" w:color="auto"/>
              <w:bottom w:val="nil"/>
              <w:right w:val="single" w:sz="4" w:space="0" w:color="auto"/>
            </w:tcBorders>
            <w:vAlign w:val="center"/>
            <w:hideMark/>
          </w:tcPr>
          <w:p w14:paraId="07D7EA7C" w14:textId="77777777" w:rsidR="00237720" w:rsidRPr="00E56613" w:rsidRDefault="00237720" w:rsidP="00237720">
            <w:pPr>
              <w:spacing w:before="0" w:beforeAutospacing="0" w:after="0" w:afterAutospacing="0" w:line="240" w:lineRule="auto"/>
              <w:rPr>
                <w:rFonts w:ascii="David" w:eastAsia="Times New Roman" w:hAnsi="David" w:cs="David"/>
                <w:b/>
                <w:bCs/>
                <w:u w:val="single"/>
              </w:rPr>
            </w:pPr>
          </w:p>
        </w:tc>
        <w:tc>
          <w:tcPr>
            <w:tcW w:w="1756" w:type="dxa"/>
            <w:vMerge/>
            <w:tcBorders>
              <w:top w:val="nil"/>
              <w:left w:val="single" w:sz="4" w:space="0" w:color="auto"/>
              <w:bottom w:val="nil"/>
              <w:right w:val="single" w:sz="4" w:space="0" w:color="auto"/>
            </w:tcBorders>
            <w:vAlign w:val="center"/>
            <w:hideMark/>
          </w:tcPr>
          <w:p w14:paraId="014B4DD3"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shd w:val="clear" w:color="auto" w:fill="auto"/>
            <w:vAlign w:val="center"/>
            <w:hideMark/>
          </w:tcPr>
          <w:p w14:paraId="40F542A9"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נספח התאמות כללי לחוזה.</w:t>
            </w:r>
          </w:p>
          <w:p w14:paraId="1C0B3147" w14:textId="77777777" w:rsidR="00237720" w:rsidRPr="00E56613" w:rsidRDefault="00237720" w:rsidP="00237720">
            <w:pPr>
              <w:spacing w:before="0" w:beforeAutospacing="0" w:after="0" w:afterAutospacing="0" w:line="240" w:lineRule="auto"/>
              <w:rPr>
                <w:rFonts w:ascii="David" w:eastAsia="Times New Roman" w:hAnsi="David" w:cs="David"/>
                <w:rtl/>
              </w:rPr>
            </w:pPr>
          </w:p>
        </w:tc>
        <w:tc>
          <w:tcPr>
            <w:tcW w:w="3124" w:type="dxa"/>
            <w:vMerge/>
            <w:tcBorders>
              <w:left w:val="single" w:sz="4" w:space="0" w:color="auto"/>
              <w:right w:val="single" w:sz="4" w:space="0" w:color="auto"/>
            </w:tcBorders>
            <w:shd w:val="clear" w:color="auto" w:fill="auto"/>
            <w:vAlign w:val="center"/>
            <w:hideMark/>
          </w:tcPr>
          <w:p w14:paraId="746E349A" w14:textId="77777777" w:rsidR="00237720" w:rsidRPr="00E56613" w:rsidRDefault="00237720" w:rsidP="00237720">
            <w:pPr>
              <w:bidi w:val="0"/>
              <w:spacing w:before="0" w:beforeAutospacing="0" w:after="0" w:afterAutospacing="0" w:line="240" w:lineRule="auto"/>
              <w:jc w:val="right"/>
              <w:rPr>
                <w:rFonts w:ascii="David" w:eastAsia="Times New Roman" w:hAnsi="David" w:cs="David"/>
                <w:rtl/>
              </w:rPr>
            </w:pPr>
          </w:p>
        </w:tc>
        <w:tc>
          <w:tcPr>
            <w:tcW w:w="1276" w:type="dxa"/>
            <w:tcBorders>
              <w:top w:val="nil"/>
              <w:left w:val="single" w:sz="4" w:space="0" w:color="auto"/>
              <w:bottom w:val="nil"/>
              <w:right w:val="single" w:sz="4" w:space="0" w:color="auto"/>
            </w:tcBorders>
            <w:shd w:val="clear" w:color="auto" w:fill="auto"/>
            <w:vAlign w:val="center"/>
            <w:hideMark/>
          </w:tcPr>
          <w:p w14:paraId="42E4E08C" w14:textId="77777777" w:rsidR="00237720" w:rsidRPr="00E56613" w:rsidRDefault="00237720" w:rsidP="00237720">
            <w:pPr>
              <w:bidi w:val="0"/>
              <w:spacing w:before="0" w:beforeAutospacing="0" w:after="0" w:afterAutospacing="0" w:line="240" w:lineRule="auto"/>
              <w:rPr>
                <w:rFonts w:ascii="David" w:eastAsia="Times New Roman" w:hAnsi="David" w:cs="David"/>
              </w:rPr>
            </w:pPr>
            <w:r w:rsidRPr="00E56613">
              <w:rPr>
                <w:rFonts w:ascii="David" w:eastAsia="Times New Roman" w:hAnsi="David" w:cs="David"/>
              </w:rPr>
              <w:t> </w:t>
            </w:r>
          </w:p>
        </w:tc>
      </w:tr>
      <w:tr w:rsidR="00237720" w:rsidRPr="00E56613" w14:paraId="16522216" w14:textId="77777777" w:rsidTr="009B30C2">
        <w:trPr>
          <w:trHeight w:val="286"/>
        </w:trPr>
        <w:tc>
          <w:tcPr>
            <w:tcW w:w="754" w:type="dxa"/>
            <w:vMerge/>
            <w:tcBorders>
              <w:top w:val="nil"/>
              <w:left w:val="single" w:sz="4" w:space="0" w:color="auto"/>
              <w:bottom w:val="nil"/>
              <w:right w:val="single" w:sz="4" w:space="0" w:color="auto"/>
            </w:tcBorders>
            <w:vAlign w:val="center"/>
            <w:hideMark/>
          </w:tcPr>
          <w:p w14:paraId="18852527"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vMerge/>
            <w:tcBorders>
              <w:top w:val="nil"/>
              <w:left w:val="single" w:sz="4" w:space="0" w:color="auto"/>
              <w:bottom w:val="nil"/>
              <w:right w:val="single" w:sz="4" w:space="0" w:color="auto"/>
            </w:tcBorders>
            <w:vAlign w:val="center"/>
            <w:hideMark/>
          </w:tcPr>
          <w:p w14:paraId="46EF1479" w14:textId="77777777" w:rsidR="00237720" w:rsidRPr="00E56613" w:rsidRDefault="00237720" w:rsidP="00237720">
            <w:pPr>
              <w:spacing w:before="0" w:beforeAutospacing="0" w:after="0" w:afterAutospacing="0" w:line="240" w:lineRule="auto"/>
              <w:rPr>
                <w:rFonts w:ascii="David" w:eastAsia="Times New Roman" w:hAnsi="David" w:cs="David"/>
                <w:b/>
                <w:bCs/>
                <w:u w:val="single"/>
              </w:rPr>
            </w:pPr>
          </w:p>
        </w:tc>
        <w:tc>
          <w:tcPr>
            <w:tcW w:w="1756" w:type="dxa"/>
            <w:vMerge/>
            <w:tcBorders>
              <w:top w:val="nil"/>
              <w:left w:val="single" w:sz="4" w:space="0" w:color="auto"/>
              <w:bottom w:val="nil"/>
              <w:right w:val="single" w:sz="4" w:space="0" w:color="auto"/>
            </w:tcBorders>
            <w:vAlign w:val="center"/>
            <w:hideMark/>
          </w:tcPr>
          <w:p w14:paraId="5CF12E7C"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shd w:val="clear" w:color="auto" w:fill="auto"/>
            <w:vAlign w:val="center"/>
            <w:hideMark/>
          </w:tcPr>
          <w:p w14:paraId="2B9144A8"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3124" w:type="dxa"/>
            <w:vMerge/>
            <w:tcBorders>
              <w:left w:val="single" w:sz="4" w:space="0" w:color="auto"/>
              <w:right w:val="single" w:sz="4" w:space="0" w:color="auto"/>
            </w:tcBorders>
            <w:shd w:val="clear" w:color="auto" w:fill="auto"/>
            <w:vAlign w:val="center"/>
            <w:hideMark/>
          </w:tcPr>
          <w:p w14:paraId="7F03B34D" w14:textId="77777777" w:rsidR="00237720" w:rsidRPr="00E56613" w:rsidRDefault="00237720" w:rsidP="00237720">
            <w:pPr>
              <w:bidi w:val="0"/>
              <w:spacing w:before="0" w:beforeAutospacing="0" w:after="0" w:afterAutospacing="0" w:line="240" w:lineRule="auto"/>
              <w:jc w:val="right"/>
              <w:rPr>
                <w:rFonts w:ascii="David" w:eastAsia="Times New Roman" w:hAnsi="David" w:cs="David"/>
                <w:rtl/>
              </w:rPr>
            </w:pPr>
          </w:p>
        </w:tc>
        <w:tc>
          <w:tcPr>
            <w:tcW w:w="1276" w:type="dxa"/>
            <w:tcBorders>
              <w:top w:val="nil"/>
              <w:left w:val="single" w:sz="4" w:space="0" w:color="auto"/>
              <w:bottom w:val="nil"/>
              <w:right w:val="single" w:sz="4" w:space="0" w:color="auto"/>
            </w:tcBorders>
            <w:shd w:val="clear" w:color="auto" w:fill="auto"/>
            <w:vAlign w:val="center"/>
            <w:hideMark/>
          </w:tcPr>
          <w:p w14:paraId="4C027BBF" w14:textId="77777777" w:rsidR="00237720" w:rsidRPr="00E56613" w:rsidRDefault="00237720" w:rsidP="00237720">
            <w:pPr>
              <w:bidi w:val="0"/>
              <w:spacing w:before="0" w:beforeAutospacing="0" w:after="0" w:afterAutospacing="0" w:line="240" w:lineRule="auto"/>
              <w:rPr>
                <w:rFonts w:ascii="David" w:eastAsia="Times New Roman" w:hAnsi="David" w:cs="David"/>
              </w:rPr>
            </w:pPr>
            <w:r w:rsidRPr="00E56613">
              <w:rPr>
                <w:rFonts w:ascii="David" w:eastAsia="Times New Roman" w:hAnsi="David" w:cs="David"/>
              </w:rPr>
              <w:t> </w:t>
            </w:r>
          </w:p>
        </w:tc>
      </w:tr>
      <w:tr w:rsidR="00237720" w:rsidRPr="00E56613" w14:paraId="2E80A313" w14:textId="77777777" w:rsidTr="009B30C2">
        <w:trPr>
          <w:trHeight w:val="1276"/>
        </w:trPr>
        <w:tc>
          <w:tcPr>
            <w:tcW w:w="754" w:type="dxa"/>
            <w:vMerge/>
            <w:tcBorders>
              <w:top w:val="nil"/>
              <w:left w:val="single" w:sz="4" w:space="0" w:color="auto"/>
              <w:bottom w:val="nil"/>
              <w:right w:val="single" w:sz="4" w:space="0" w:color="auto"/>
            </w:tcBorders>
            <w:vAlign w:val="center"/>
            <w:hideMark/>
          </w:tcPr>
          <w:p w14:paraId="67F25558"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vMerge/>
            <w:tcBorders>
              <w:top w:val="nil"/>
              <w:left w:val="single" w:sz="4" w:space="0" w:color="auto"/>
              <w:bottom w:val="nil"/>
              <w:right w:val="single" w:sz="4" w:space="0" w:color="auto"/>
            </w:tcBorders>
            <w:vAlign w:val="center"/>
            <w:hideMark/>
          </w:tcPr>
          <w:p w14:paraId="56C10961" w14:textId="77777777" w:rsidR="00237720" w:rsidRPr="00E56613" w:rsidRDefault="00237720" w:rsidP="00237720">
            <w:pPr>
              <w:spacing w:before="0" w:beforeAutospacing="0" w:after="0" w:afterAutospacing="0" w:line="240" w:lineRule="auto"/>
              <w:rPr>
                <w:rFonts w:ascii="David" w:eastAsia="Times New Roman" w:hAnsi="David" w:cs="David"/>
                <w:b/>
                <w:bCs/>
                <w:u w:val="single"/>
              </w:rPr>
            </w:pPr>
          </w:p>
        </w:tc>
        <w:tc>
          <w:tcPr>
            <w:tcW w:w="1756" w:type="dxa"/>
            <w:vMerge/>
            <w:tcBorders>
              <w:top w:val="nil"/>
              <w:left w:val="single" w:sz="4" w:space="0" w:color="auto"/>
              <w:bottom w:val="nil"/>
              <w:right w:val="single" w:sz="4" w:space="0" w:color="auto"/>
            </w:tcBorders>
            <w:vAlign w:val="center"/>
            <w:hideMark/>
          </w:tcPr>
          <w:p w14:paraId="4691A41B"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single" w:sz="4" w:space="0" w:color="auto"/>
              <w:right w:val="single" w:sz="4" w:space="0" w:color="auto"/>
            </w:tcBorders>
            <w:shd w:val="clear" w:color="auto" w:fill="auto"/>
            <w:vAlign w:val="center"/>
            <w:hideMark/>
          </w:tcPr>
          <w:p w14:paraId="5C517FCA" w14:textId="77777777" w:rsidR="00237720" w:rsidRPr="00E56613" w:rsidRDefault="00237720" w:rsidP="00237720">
            <w:pPr>
              <w:spacing w:before="0" w:beforeAutospacing="0" w:after="0" w:afterAutospacing="0" w:line="240" w:lineRule="auto"/>
              <w:rPr>
                <w:rFonts w:ascii="David" w:eastAsia="Times New Roman" w:hAnsi="David" w:cs="David"/>
                <w:rtl/>
              </w:rPr>
            </w:pPr>
          </w:p>
          <w:p w14:paraId="3DA05C5F"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לוח זמנים כללי - יוכן ע"י הקבלן ויאושר ע"י המזמין</w:t>
            </w:r>
            <w:r w:rsidRPr="00E56613">
              <w:rPr>
                <w:rFonts w:ascii="David" w:eastAsia="Times New Roman" w:hAnsi="David" w:cs="David" w:hint="cs"/>
                <w:rtl/>
              </w:rPr>
              <w:t>.</w:t>
            </w:r>
          </w:p>
          <w:p w14:paraId="4C04893E"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לוח תשלומים (על בסיס אחוזים מתוך המחיר הכולל)</w:t>
            </w:r>
            <w:r w:rsidRPr="00E56613">
              <w:rPr>
                <w:rFonts w:ascii="David" w:eastAsia="Times New Roman" w:hAnsi="David" w:cs="David" w:hint="cs"/>
                <w:rtl/>
              </w:rPr>
              <w:t>.</w:t>
            </w:r>
          </w:p>
          <w:p w14:paraId="6511FC78"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נוסח ערבויות בנקאיות</w:t>
            </w:r>
            <w:r w:rsidRPr="00E56613">
              <w:rPr>
                <w:rFonts w:ascii="David" w:eastAsia="Times New Roman" w:hAnsi="David" w:cs="David" w:hint="cs"/>
                <w:rtl/>
              </w:rPr>
              <w:t>.</w:t>
            </w:r>
          </w:p>
          <w:p w14:paraId="7E0F657A"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נוסח חוזה משולש</w:t>
            </w:r>
            <w:r w:rsidRPr="00E56613">
              <w:rPr>
                <w:rFonts w:ascii="David" w:eastAsia="Times New Roman" w:hAnsi="David" w:cs="David" w:hint="cs"/>
                <w:rtl/>
              </w:rPr>
              <w:t>.</w:t>
            </w:r>
          </w:p>
          <w:p w14:paraId="2FB4EA04"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אישור ביטוח</w:t>
            </w:r>
            <w:r w:rsidRPr="00E56613">
              <w:rPr>
                <w:rFonts w:ascii="David" w:eastAsia="Times New Roman" w:hAnsi="David" w:cs="David" w:hint="cs"/>
                <w:rtl/>
              </w:rPr>
              <w:t>.</w:t>
            </w:r>
          </w:p>
          <w:p w14:paraId="4A82561F"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הסכם נטילת ייצוג</w:t>
            </w:r>
            <w:r w:rsidRPr="00E56613">
              <w:rPr>
                <w:rFonts w:ascii="David" w:eastAsia="Times New Roman" w:hAnsi="David" w:cs="David" w:hint="cs"/>
                <w:rtl/>
              </w:rPr>
              <w:t>.</w:t>
            </w:r>
          </w:p>
          <w:p w14:paraId="052EC5B9"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הצהרת היעדר תביעות</w:t>
            </w:r>
            <w:r w:rsidRPr="00E56613">
              <w:rPr>
                <w:rFonts w:ascii="David" w:eastAsia="Times New Roman" w:hAnsi="David" w:cs="David" w:hint="cs"/>
                <w:rtl/>
              </w:rPr>
              <w:t>.</w:t>
            </w:r>
          </w:p>
          <w:p w14:paraId="6E63F13E"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העתק רישיון קבלן - יצורף לחוזה ע"י הקבלן הראשי</w:t>
            </w:r>
            <w:r w:rsidRPr="00E56613">
              <w:rPr>
                <w:rFonts w:ascii="David" w:eastAsia="Times New Roman" w:hAnsi="David" w:cs="David" w:hint="cs"/>
                <w:rtl/>
              </w:rPr>
              <w:t>.</w:t>
            </w:r>
          </w:p>
          <w:p w14:paraId="0B2AC9B8"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נוהל ביצוע עבודות בחום</w:t>
            </w:r>
            <w:r w:rsidRPr="00E56613">
              <w:rPr>
                <w:rFonts w:ascii="David" w:eastAsia="Times New Roman" w:hAnsi="David" w:cs="David" w:hint="cs"/>
                <w:rtl/>
              </w:rPr>
              <w:t>.</w:t>
            </w:r>
          </w:p>
          <w:p w14:paraId="0389446E"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הצהרת הממונה על הבטיחות המופנית למזמין</w:t>
            </w:r>
            <w:r w:rsidRPr="00E56613">
              <w:rPr>
                <w:rFonts w:ascii="David" w:eastAsia="Times New Roman" w:hAnsi="David" w:cs="David" w:hint="cs"/>
                <w:rtl/>
              </w:rPr>
              <w:t>.</w:t>
            </w:r>
          </w:p>
          <w:p w14:paraId="4412E65C"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מפרט מבנה מפקח בהתאם לסעיף 18.2.6 להלן.</w:t>
            </w:r>
          </w:p>
          <w:p w14:paraId="241C2C51"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הסכם לביצוע שינויים בין הקבלן לרוכשים.</w:t>
            </w:r>
          </w:p>
          <w:p w14:paraId="67DCF18C"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תנאים מיוחדים לאספקת אריחי ריצוף וחיפוי לכלים סניטריים - ברזים וארונות אמבטיה</w:t>
            </w:r>
            <w:r w:rsidRPr="00E56613">
              <w:rPr>
                <w:rFonts w:ascii="David" w:eastAsia="Times New Roman" w:hAnsi="David" w:cs="David" w:hint="cs"/>
                <w:rtl/>
              </w:rPr>
              <w:t>.</w:t>
            </w:r>
          </w:p>
          <w:p w14:paraId="222B64B3"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תנאים מיוחדים לאספקת והתקנת ארונות מטבח ו/או ארונות אמבטיה</w:t>
            </w:r>
            <w:r w:rsidRPr="00E56613">
              <w:rPr>
                <w:rFonts w:ascii="David" w:eastAsia="Times New Roman" w:hAnsi="David" w:cs="David" w:hint="cs"/>
                <w:rtl/>
              </w:rPr>
              <w:t>.</w:t>
            </w:r>
          </w:p>
          <w:p w14:paraId="75C2DC86"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תנאים מיוחדים לאספקת והרכבת דלתות פנים</w:t>
            </w:r>
            <w:r w:rsidRPr="00E56613">
              <w:rPr>
                <w:rFonts w:ascii="David" w:eastAsia="Times New Roman" w:hAnsi="David" w:cs="David" w:hint="cs"/>
                <w:rtl/>
              </w:rPr>
              <w:t>.</w:t>
            </w:r>
          </w:p>
          <w:p w14:paraId="4F92F50B"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תנאים מיוחדים לאספקת והתקנת חיפויי פרקט</w:t>
            </w:r>
            <w:r w:rsidRPr="00E56613">
              <w:rPr>
                <w:rFonts w:ascii="David" w:eastAsia="Times New Roman" w:hAnsi="David" w:cs="David" w:hint="cs"/>
                <w:rtl/>
              </w:rPr>
              <w:t>.</w:t>
            </w:r>
          </w:p>
          <w:p w14:paraId="53CF8448"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פרוגראמה לבדיקות מעבדה</w:t>
            </w:r>
            <w:r w:rsidRPr="00E56613">
              <w:rPr>
                <w:rFonts w:ascii="David" w:eastAsia="Times New Roman" w:hAnsi="David" w:cs="David" w:hint="cs"/>
                <w:rtl/>
              </w:rPr>
              <w:t>.</w:t>
            </w:r>
          </w:p>
          <w:p w14:paraId="5B129D77"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מפרט לגידור אתר הפרויקט</w:t>
            </w:r>
            <w:r w:rsidRPr="00E56613">
              <w:rPr>
                <w:rFonts w:ascii="David" w:eastAsia="Times New Roman" w:hAnsi="David" w:cs="David" w:hint="cs"/>
                <w:rtl/>
              </w:rPr>
              <w:t>.</w:t>
            </w:r>
          </w:p>
          <w:p w14:paraId="742FB9DD"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מפרט שילוט הפרויקט</w:t>
            </w:r>
            <w:r w:rsidRPr="00E56613">
              <w:rPr>
                <w:rFonts w:ascii="David" w:eastAsia="Times New Roman" w:hAnsi="David" w:cs="David" w:hint="cs"/>
                <w:rtl/>
              </w:rPr>
              <w:t>.</w:t>
            </w:r>
          </w:p>
          <w:p w14:paraId="65FA591B"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שלט יועצים</w:t>
            </w:r>
            <w:r w:rsidRPr="00E56613">
              <w:rPr>
                <w:rFonts w:ascii="David" w:eastAsia="Times New Roman" w:hAnsi="David" w:cs="David" w:hint="cs"/>
                <w:rtl/>
              </w:rPr>
              <w:t>.</w:t>
            </w:r>
          </w:p>
          <w:p w14:paraId="50394A88"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מפרט ותכנון עקרוני של שוט אשפה וטיפול בו - יוכן ע"י הקבלן</w:t>
            </w:r>
            <w:r w:rsidRPr="00E56613">
              <w:rPr>
                <w:rFonts w:ascii="David" w:eastAsia="Times New Roman" w:hAnsi="David" w:cs="David" w:hint="cs"/>
                <w:rtl/>
              </w:rPr>
              <w:t>.</w:t>
            </w:r>
          </w:p>
          <w:p w14:paraId="40ED288F"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lastRenderedPageBreak/>
              <w:t>נספח שכר טרחת יועצים בגין שינויי דיירים</w:t>
            </w:r>
            <w:r w:rsidRPr="00E56613">
              <w:rPr>
                <w:rFonts w:ascii="David" w:eastAsia="Times New Roman" w:hAnsi="David" w:cs="David" w:hint="cs"/>
                <w:rtl/>
              </w:rPr>
              <w:t>.</w:t>
            </w:r>
            <w:r w:rsidRPr="00E56613">
              <w:rPr>
                <w:rFonts w:ascii="David" w:eastAsia="Times New Roman" w:hAnsi="David" w:cs="David"/>
                <w:rtl/>
              </w:rPr>
              <w:t xml:space="preserve"> </w:t>
            </w:r>
          </w:p>
          <w:p w14:paraId="6539D807"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טופס אישור סיום</w:t>
            </w:r>
            <w:r w:rsidRPr="00E56613">
              <w:rPr>
                <w:rFonts w:ascii="David" w:eastAsia="Times New Roman" w:hAnsi="David" w:cs="David" w:hint="cs"/>
                <w:rtl/>
              </w:rPr>
              <w:t xml:space="preserve"> בדירה</w:t>
            </w:r>
            <w:r w:rsidRPr="00E56613">
              <w:rPr>
                <w:rFonts w:ascii="David" w:eastAsia="Times New Roman" w:hAnsi="David" w:cs="David"/>
                <w:rtl/>
              </w:rPr>
              <w:t xml:space="preserve"> </w:t>
            </w:r>
            <w:r w:rsidRPr="00E56613">
              <w:rPr>
                <w:rFonts w:ascii="David" w:eastAsia="Times New Roman" w:hAnsi="David" w:cs="David" w:hint="cs"/>
                <w:rtl/>
              </w:rPr>
              <w:t xml:space="preserve">וטופס </w:t>
            </w:r>
            <w:r w:rsidRPr="00E56613">
              <w:rPr>
                <w:rFonts w:ascii="David" w:eastAsia="Times New Roman" w:hAnsi="David" w:cs="David"/>
                <w:rtl/>
              </w:rPr>
              <w:t>אישור סיום עבודות ברכוש המשותף</w:t>
            </w:r>
            <w:r w:rsidRPr="00E56613">
              <w:rPr>
                <w:rFonts w:ascii="David" w:eastAsia="Times New Roman" w:hAnsi="David" w:cs="David" w:hint="cs"/>
                <w:rtl/>
              </w:rPr>
              <w:t>.</w:t>
            </w:r>
          </w:p>
          <w:p w14:paraId="77217BD3" w14:textId="77777777" w:rsidR="00237720" w:rsidRPr="00E56613" w:rsidRDefault="00237720" w:rsidP="009B30C2">
            <w:pPr>
              <w:spacing w:before="0" w:beforeAutospacing="0" w:after="0" w:afterAutospacing="0" w:line="240" w:lineRule="auto"/>
              <w:rPr>
                <w:rFonts w:ascii="David" w:eastAsia="Times New Roman" w:hAnsi="David" w:cs="David"/>
              </w:rPr>
            </w:pPr>
            <w:r w:rsidRPr="00E56613">
              <w:rPr>
                <w:rFonts w:ascii="David" w:eastAsia="Times New Roman" w:hAnsi="David" w:cs="David"/>
                <w:rtl/>
              </w:rPr>
              <w:t>מפרט למעבר בטוח להולכי רגל</w:t>
            </w:r>
          </w:p>
        </w:tc>
        <w:tc>
          <w:tcPr>
            <w:tcW w:w="3124" w:type="dxa"/>
            <w:vMerge/>
            <w:tcBorders>
              <w:left w:val="single" w:sz="4" w:space="0" w:color="auto"/>
              <w:bottom w:val="single" w:sz="4" w:space="0" w:color="auto"/>
              <w:right w:val="single" w:sz="4" w:space="0" w:color="auto"/>
            </w:tcBorders>
            <w:shd w:val="clear" w:color="auto" w:fill="auto"/>
            <w:hideMark/>
          </w:tcPr>
          <w:p w14:paraId="5A985472" w14:textId="77777777" w:rsidR="00237720" w:rsidRPr="00E56613" w:rsidRDefault="00237720" w:rsidP="00237720">
            <w:pPr>
              <w:bidi w:val="0"/>
              <w:spacing w:before="0" w:beforeAutospacing="0" w:after="0" w:afterAutospacing="0" w:line="240" w:lineRule="auto"/>
              <w:jc w:val="right"/>
              <w:rPr>
                <w:rFonts w:ascii="David" w:eastAsia="Times New Roman" w:hAnsi="David" w:cs="David"/>
                <w:rtl/>
              </w:rPr>
            </w:pPr>
          </w:p>
        </w:tc>
        <w:tc>
          <w:tcPr>
            <w:tcW w:w="1276" w:type="dxa"/>
            <w:tcBorders>
              <w:top w:val="nil"/>
              <w:left w:val="single" w:sz="4" w:space="0" w:color="auto"/>
              <w:bottom w:val="nil"/>
              <w:right w:val="single" w:sz="4" w:space="0" w:color="auto"/>
            </w:tcBorders>
            <w:shd w:val="clear" w:color="auto" w:fill="auto"/>
            <w:vAlign w:val="center"/>
            <w:hideMark/>
          </w:tcPr>
          <w:p w14:paraId="20EC90ED" w14:textId="77777777" w:rsidR="00237720" w:rsidRPr="00E56613" w:rsidRDefault="00237720" w:rsidP="00237720">
            <w:pPr>
              <w:bidi w:val="0"/>
              <w:spacing w:before="0" w:beforeAutospacing="0" w:after="0" w:afterAutospacing="0" w:line="240" w:lineRule="auto"/>
              <w:jc w:val="right"/>
              <w:rPr>
                <w:rFonts w:ascii="David" w:eastAsia="Times New Roman" w:hAnsi="David" w:cs="David"/>
              </w:rPr>
            </w:pPr>
            <w:r w:rsidRPr="00E56613">
              <w:rPr>
                <w:rFonts w:ascii="David" w:eastAsia="Times New Roman" w:hAnsi="David" w:cs="David"/>
              </w:rPr>
              <w:t> </w:t>
            </w:r>
          </w:p>
        </w:tc>
      </w:tr>
      <w:tr w:rsidR="00237720" w:rsidRPr="00E56613" w14:paraId="444A903E" w14:textId="77777777" w:rsidTr="009B30C2">
        <w:trPr>
          <w:trHeight w:val="978"/>
        </w:trPr>
        <w:tc>
          <w:tcPr>
            <w:tcW w:w="754" w:type="dxa"/>
            <w:vMerge w:val="restart"/>
            <w:tcBorders>
              <w:top w:val="single" w:sz="4" w:space="0" w:color="auto"/>
              <w:left w:val="single" w:sz="4" w:space="0" w:color="auto"/>
              <w:bottom w:val="single" w:sz="4" w:space="0" w:color="000000"/>
              <w:right w:val="single" w:sz="4" w:space="0" w:color="auto"/>
            </w:tcBorders>
            <w:shd w:val="clear" w:color="auto" w:fill="auto"/>
            <w:hideMark/>
          </w:tcPr>
          <w:p w14:paraId="17FCD49D" w14:textId="77777777" w:rsidR="00237720" w:rsidRPr="00E56613" w:rsidRDefault="00237720" w:rsidP="00237720">
            <w:pPr>
              <w:spacing w:before="0" w:beforeAutospacing="0" w:after="0" w:afterAutospacing="0" w:line="240" w:lineRule="auto"/>
              <w:jc w:val="center"/>
              <w:rPr>
                <w:rFonts w:ascii="David" w:eastAsia="Times New Roman" w:hAnsi="David" w:cs="David"/>
                <w:b/>
                <w:bCs/>
              </w:rPr>
            </w:pPr>
            <w:r w:rsidRPr="00E56613">
              <w:rPr>
                <w:rFonts w:ascii="David" w:eastAsia="Times New Roman" w:hAnsi="David" w:cs="David"/>
                <w:b/>
                <w:bCs/>
                <w:rtl/>
              </w:rPr>
              <w:br/>
            </w:r>
            <w:r w:rsidRPr="00E56613">
              <w:rPr>
                <w:rFonts w:ascii="David" w:eastAsia="Times New Roman" w:hAnsi="David" w:cs="David"/>
                <w:b/>
                <w:bCs/>
                <w:rtl/>
              </w:rPr>
              <w:br/>
              <w:t>מסמך ג'</w:t>
            </w:r>
          </w:p>
        </w:tc>
        <w:tc>
          <w:tcPr>
            <w:tcW w:w="1884" w:type="dxa"/>
            <w:tcBorders>
              <w:top w:val="single" w:sz="4" w:space="0" w:color="auto"/>
              <w:left w:val="single" w:sz="4" w:space="0" w:color="auto"/>
              <w:bottom w:val="nil"/>
              <w:right w:val="single" w:sz="4" w:space="0" w:color="auto"/>
            </w:tcBorders>
            <w:shd w:val="clear" w:color="auto" w:fill="auto"/>
            <w:vAlign w:val="center"/>
            <w:hideMark/>
          </w:tcPr>
          <w:p w14:paraId="5975542A" w14:textId="77777777" w:rsidR="00237720" w:rsidRPr="00E56613" w:rsidRDefault="00237720" w:rsidP="00237720">
            <w:pPr>
              <w:spacing w:before="0" w:beforeAutospacing="0" w:after="0" w:afterAutospacing="0" w:line="240" w:lineRule="auto"/>
              <w:rPr>
                <w:rFonts w:ascii="David" w:eastAsia="Times New Roman" w:hAnsi="David" w:cs="David"/>
                <w:b/>
                <w:bCs/>
                <w:u w:val="single"/>
                <w:rtl/>
              </w:rPr>
            </w:pPr>
            <w:r w:rsidRPr="00E56613">
              <w:rPr>
                <w:rFonts w:ascii="David" w:eastAsia="Times New Roman" w:hAnsi="David" w:cs="David"/>
                <w:b/>
                <w:bCs/>
                <w:u w:val="single"/>
                <w:rtl/>
              </w:rPr>
              <w:t>מפרטים מיוחדים ומפרטים טכניים לעבודות</w:t>
            </w:r>
          </w:p>
        </w:tc>
        <w:tc>
          <w:tcPr>
            <w:tcW w:w="1756" w:type="dxa"/>
            <w:vMerge w:val="restart"/>
            <w:tcBorders>
              <w:top w:val="single" w:sz="4" w:space="0" w:color="auto"/>
              <w:left w:val="single" w:sz="4" w:space="0" w:color="auto"/>
              <w:bottom w:val="single" w:sz="4" w:space="0" w:color="000000"/>
              <w:right w:val="single" w:sz="4" w:space="0" w:color="auto"/>
            </w:tcBorders>
            <w:shd w:val="clear" w:color="auto" w:fill="auto"/>
            <w:hideMark/>
          </w:tcPr>
          <w:p w14:paraId="052AB3E4" w14:textId="77777777" w:rsidR="00237720" w:rsidRPr="00E56613" w:rsidRDefault="00237720" w:rsidP="00237720">
            <w:pPr>
              <w:spacing w:before="0" w:beforeAutospacing="0" w:after="0" w:afterAutospacing="0" w:line="240" w:lineRule="auto"/>
              <w:rPr>
                <w:rFonts w:ascii="David" w:eastAsia="Times New Roman" w:hAnsi="David" w:cs="David"/>
                <w:b/>
                <w:bCs/>
                <w:rtl/>
              </w:rPr>
            </w:pPr>
            <w:r w:rsidRPr="00E56613">
              <w:rPr>
                <w:rFonts w:ascii="David" w:eastAsia="Times New Roman" w:hAnsi="David" w:cs="David"/>
                <w:rtl/>
              </w:rPr>
              <w:br/>
            </w:r>
            <w:r w:rsidRPr="00E56613">
              <w:rPr>
                <w:rFonts w:ascii="David" w:eastAsia="Times New Roman" w:hAnsi="David" w:cs="David" w:hint="cs"/>
                <w:b/>
                <w:bCs/>
                <w:rtl/>
              </w:rPr>
              <w:t xml:space="preserve">יש לכרוך </w:t>
            </w:r>
            <w:r w:rsidRPr="00E56613">
              <w:rPr>
                <w:rFonts w:ascii="David" w:eastAsia="Times New Roman" w:hAnsi="David" w:cs="David"/>
                <w:b/>
                <w:bCs/>
                <w:rtl/>
              </w:rPr>
              <w:t xml:space="preserve">כל מפרט בחוברת נפרדת </w:t>
            </w:r>
            <w:r w:rsidRPr="00E56613">
              <w:rPr>
                <w:rFonts w:ascii="David" w:eastAsia="Times New Roman" w:hAnsi="David" w:cs="David"/>
                <w:b/>
                <w:bCs/>
                <w:rtl/>
              </w:rPr>
              <w:br/>
            </w:r>
          </w:p>
        </w:tc>
        <w:tc>
          <w:tcPr>
            <w:tcW w:w="2810" w:type="dxa"/>
            <w:tcBorders>
              <w:top w:val="nil"/>
              <w:left w:val="single" w:sz="4" w:space="0" w:color="auto"/>
              <w:bottom w:val="nil"/>
              <w:right w:val="single" w:sz="4" w:space="0" w:color="auto"/>
            </w:tcBorders>
            <w:shd w:val="clear" w:color="auto" w:fill="auto"/>
            <w:vAlign w:val="center"/>
            <w:hideMark/>
          </w:tcPr>
          <w:p w14:paraId="5243E321"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hint="cs"/>
                <w:rtl/>
              </w:rPr>
              <w:t>שער כריכת החוברת</w:t>
            </w:r>
          </w:p>
        </w:tc>
        <w:tc>
          <w:tcPr>
            <w:tcW w:w="3124" w:type="dxa"/>
            <w:tcBorders>
              <w:top w:val="nil"/>
              <w:left w:val="single" w:sz="4" w:space="0" w:color="auto"/>
              <w:bottom w:val="nil"/>
              <w:right w:val="single" w:sz="4" w:space="0" w:color="auto"/>
            </w:tcBorders>
            <w:shd w:val="clear" w:color="auto" w:fill="auto"/>
            <w:vAlign w:val="center"/>
            <w:hideMark/>
          </w:tcPr>
          <w:p w14:paraId="116D56C3"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כריכה קבועה לכל המכרז</w:t>
            </w:r>
            <w:r w:rsidRPr="00E56613">
              <w:rPr>
                <w:rFonts w:ascii="David" w:eastAsia="Times New Roman" w:hAnsi="David" w:cs="David" w:hint="cs"/>
                <w:rtl/>
              </w:rPr>
              <w:t xml:space="preserve"> - </w:t>
            </w:r>
            <w:r w:rsidRPr="00E56613">
              <w:rPr>
                <w:rFonts w:ascii="David" w:eastAsia="Times New Roman" w:hAnsi="David" w:cs="David"/>
                <w:rtl/>
              </w:rPr>
              <w:t>בחזית של כל חוברת יחד עם לוגו החברה, שם ותמונת הפרויקט</w:t>
            </w:r>
          </w:p>
        </w:tc>
        <w:tc>
          <w:tcPr>
            <w:tcW w:w="1276" w:type="dxa"/>
            <w:tcBorders>
              <w:top w:val="single" w:sz="4" w:space="0" w:color="auto"/>
              <w:left w:val="single" w:sz="4" w:space="0" w:color="auto"/>
              <w:bottom w:val="nil"/>
              <w:right w:val="single" w:sz="4" w:space="0" w:color="auto"/>
            </w:tcBorders>
            <w:shd w:val="clear" w:color="auto" w:fill="auto"/>
            <w:vAlign w:val="center"/>
            <w:hideMark/>
          </w:tcPr>
          <w:p w14:paraId="2AA62E4A"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tl/>
              </w:rPr>
            </w:pPr>
            <w:r w:rsidRPr="00E56613">
              <w:rPr>
                <w:rFonts w:ascii="David" w:eastAsia="Times New Roman" w:hAnsi="David" w:cs="David"/>
              </w:rPr>
              <w:t> </w:t>
            </w:r>
          </w:p>
        </w:tc>
      </w:tr>
      <w:tr w:rsidR="00237720" w:rsidRPr="00E56613" w14:paraId="0B452406" w14:textId="77777777" w:rsidTr="009B30C2">
        <w:trPr>
          <w:trHeight w:val="301"/>
        </w:trPr>
        <w:tc>
          <w:tcPr>
            <w:tcW w:w="754" w:type="dxa"/>
            <w:vMerge/>
            <w:tcBorders>
              <w:top w:val="single" w:sz="4" w:space="0" w:color="auto"/>
              <w:left w:val="single" w:sz="4" w:space="0" w:color="auto"/>
              <w:bottom w:val="single" w:sz="4" w:space="0" w:color="000000"/>
              <w:right w:val="single" w:sz="4" w:space="0" w:color="auto"/>
            </w:tcBorders>
            <w:vAlign w:val="center"/>
            <w:hideMark/>
          </w:tcPr>
          <w:p w14:paraId="7B8C7FAC"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tcBorders>
              <w:top w:val="nil"/>
              <w:left w:val="single" w:sz="4" w:space="0" w:color="auto"/>
              <w:bottom w:val="nil"/>
              <w:right w:val="single" w:sz="4" w:space="0" w:color="auto"/>
            </w:tcBorders>
            <w:shd w:val="clear" w:color="auto" w:fill="auto"/>
            <w:vAlign w:val="center"/>
            <w:hideMark/>
          </w:tcPr>
          <w:p w14:paraId="580AF1ED"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756" w:type="dxa"/>
            <w:vMerge/>
            <w:tcBorders>
              <w:top w:val="single" w:sz="4" w:space="0" w:color="auto"/>
              <w:left w:val="single" w:sz="4" w:space="0" w:color="auto"/>
              <w:bottom w:val="single" w:sz="4" w:space="0" w:color="000000"/>
              <w:right w:val="single" w:sz="4" w:space="0" w:color="auto"/>
            </w:tcBorders>
            <w:vAlign w:val="center"/>
            <w:hideMark/>
          </w:tcPr>
          <w:p w14:paraId="36F00876"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shd w:val="clear" w:color="auto" w:fill="auto"/>
            <w:vAlign w:val="center"/>
            <w:hideMark/>
          </w:tcPr>
          <w:p w14:paraId="318157E8"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 xml:space="preserve">מפרט טכני אפ"י </w:t>
            </w:r>
          </w:p>
        </w:tc>
        <w:tc>
          <w:tcPr>
            <w:tcW w:w="3124" w:type="dxa"/>
            <w:tcBorders>
              <w:top w:val="nil"/>
              <w:left w:val="nil"/>
              <w:bottom w:val="nil"/>
              <w:right w:val="nil"/>
            </w:tcBorders>
            <w:shd w:val="clear" w:color="auto" w:fill="auto"/>
            <w:vAlign w:val="center"/>
            <w:hideMark/>
          </w:tcPr>
          <w:p w14:paraId="4A162C3B"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לרבות תכולת העבודה</w:t>
            </w:r>
          </w:p>
        </w:tc>
        <w:tc>
          <w:tcPr>
            <w:tcW w:w="1276" w:type="dxa"/>
            <w:tcBorders>
              <w:top w:val="nil"/>
              <w:left w:val="single" w:sz="4" w:space="0" w:color="auto"/>
              <w:bottom w:val="nil"/>
              <w:right w:val="single" w:sz="4" w:space="0" w:color="auto"/>
            </w:tcBorders>
            <w:shd w:val="clear" w:color="auto" w:fill="auto"/>
            <w:vAlign w:val="center"/>
            <w:hideMark/>
          </w:tcPr>
          <w:p w14:paraId="4FABC22D"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tl/>
              </w:rPr>
            </w:pPr>
            <w:r w:rsidRPr="00E56613">
              <w:rPr>
                <w:rFonts w:ascii="David" w:eastAsia="Times New Roman" w:hAnsi="David" w:cs="David"/>
              </w:rPr>
              <w:t> </w:t>
            </w:r>
          </w:p>
        </w:tc>
      </w:tr>
      <w:tr w:rsidR="00237720" w:rsidRPr="00E56613" w14:paraId="5A20E50A" w14:textId="77777777" w:rsidTr="009B30C2">
        <w:trPr>
          <w:trHeight w:val="603"/>
        </w:trPr>
        <w:tc>
          <w:tcPr>
            <w:tcW w:w="754" w:type="dxa"/>
            <w:vMerge/>
            <w:tcBorders>
              <w:top w:val="single" w:sz="4" w:space="0" w:color="auto"/>
              <w:left w:val="single" w:sz="4" w:space="0" w:color="auto"/>
              <w:bottom w:val="single" w:sz="4" w:space="0" w:color="000000"/>
              <w:right w:val="single" w:sz="4" w:space="0" w:color="auto"/>
            </w:tcBorders>
            <w:vAlign w:val="center"/>
            <w:hideMark/>
          </w:tcPr>
          <w:p w14:paraId="7683AE54"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tcBorders>
              <w:top w:val="nil"/>
              <w:left w:val="single" w:sz="4" w:space="0" w:color="auto"/>
              <w:bottom w:val="nil"/>
              <w:right w:val="single" w:sz="4" w:space="0" w:color="auto"/>
            </w:tcBorders>
            <w:shd w:val="clear" w:color="auto" w:fill="auto"/>
            <w:vAlign w:val="center"/>
          </w:tcPr>
          <w:p w14:paraId="34C3B68A"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756" w:type="dxa"/>
            <w:vMerge/>
            <w:tcBorders>
              <w:top w:val="single" w:sz="4" w:space="0" w:color="auto"/>
              <w:left w:val="single" w:sz="4" w:space="0" w:color="auto"/>
              <w:bottom w:val="single" w:sz="4" w:space="0" w:color="000000"/>
              <w:right w:val="single" w:sz="4" w:space="0" w:color="auto"/>
            </w:tcBorders>
            <w:vAlign w:val="center"/>
            <w:hideMark/>
          </w:tcPr>
          <w:p w14:paraId="533EA6DF"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shd w:val="clear" w:color="auto" w:fill="auto"/>
            <w:vAlign w:val="center"/>
            <w:hideMark/>
          </w:tcPr>
          <w:p w14:paraId="25949194" w14:textId="77777777" w:rsidR="00237720" w:rsidRPr="00E56613" w:rsidRDefault="00237720" w:rsidP="00237720">
            <w:pPr>
              <w:spacing w:before="0" w:beforeAutospacing="0" w:after="0" w:afterAutospacing="0" w:line="240" w:lineRule="auto"/>
              <w:jc w:val="both"/>
              <w:rPr>
                <w:rFonts w:ascii="David" w:eastAsia="Times New Roman" w:hAnsi="David" w:cs="David"/>
                <w:rtl/>
              </w:rPr>
            </w:pPr>
          </w:p>
          <w:p w14:paraId="4FA1A911" w14:textId="77777777" w:rsidR="00237720" w:rsidRPr="00E56613" w:rsidRDefault="00237720" w:rsidP="00237720">
            <w:pPr>
              <w:spacing w:before="0" w:beforeAutospacing="0" w:after="0" w:afterAutospacing="0" w:line="240" w:lineRule="auto"/>
              <w:jc w:val="both"/>
              <w:rPr>
                <w:rFonts w:ascii="David" w:eastAsia="Times New Roman" w:hAnsi="David" w:cs="David"/>
                <w:rtl/>
              </w:rPr>
            </w:pPr>
          </w:p>
          <w:p w14:paraId="07DFC3E6" w14:textId="77777777" w:rsidR="00237720" w:rsidRPr="00E56613" w:rsidRDefault="00237720" w:rsidP="00237720">
            <w:pPr>
              <w:spacing w:before="0" w:beforeAutospacing="0" w:after="0" w:afterAutospacing="0" w:line="240" w:lineRule="auto"/>
              <w:jc w:val="both"/>
              <w:rPr>
                <w:rFonts w:ascii="David" w:eastAsia="Times New Roman" w:hAnsi="David" w:cs="David"/>
              </w:rPr>
            </w:pPr>
            <w:r w:rsidRPr="00E56613">
              <w:rPr>
                <w:rFonts w:ascii="David" w:eastAsia="Times New Roman" w:hAnsi="David" w:cs="David"/>
                <w:rtl/>
              </w:rPr>
              <w:t>מפרט תגמירים אפ"י (סטנדרט יזם)</w:t>
            </w:r>
          </w:p>
          <w:p w14:paraId="2E6B166A" w14:textId="77777777" w:rsidR="00237720" w:rsidRPr="00E56613" w:rsidRDefault="00237720" w:rsidP="00237720">
            <w:pPr>
              <w:spacing w:before="0" w:beforeAutospacing="0" w:after="0" w:afterAutospacing="0" w:line="240" w:lineRule="auto"/>
              <w:jc w:val="both"/>
              <w:rPr>
                <w:rFonts w:ascii="David" w:eastAsia="Times New Roman" w:hAnsi="David" w:cs="David"/>
                <w:rtl/>
              </w:rPr>
            </w:pPr>
          </w:p>
          <w:p w14:paraId="5D479B66" w14:textId="77777777" w:rsidR="00237720" w:rsidRPr="00E56613" w:rsidRDefault="00237720" w:rsidP="00237720">
            <w:pPr>
              <w:spacing w:before="0" w:beforeAutospacing="0" w:after="0" w:afterAutospacing="0" w:line="240" w:lineRule="auto"/>
              <w:jc w:val="both"/>
              <w:rPr>
                <w:rFonts w:ascii="David" w:eastAsia="Times New Roman" w:hAnsi="David" w:cs="David"/>
              </w:rPr>
            </w:pPr>
            <w:r w:rsidRPr="00E56613">
              <w:rPr>
                <w:rFonts w:ascii="David" w:eastAsia="Times New Roman" w:hAnsi="David" w:cs="David"/>
                <w:rtl/>
              </w:rPr>
              <w:t>מפרטי מכר ותכניות מכר</w:t>
            </w:r>
          </w:p>
          <w:p w14:paraId="1F218F6B" w14:textId="77777777" w:rsidR="00237720" w:rsidRPr="00E56613" w:rsidRDefault="00237720" w:rsidP="00237720">
            <w:pPr>
              <w:spacing w:before="0" w:beforeAutospacing="0" w:after="0" w:afterAutospacing="0" w:line="240" w:lineRule="auto"/>
              <w:rPr>
                <w:rFonts w:ascii="David" w:eastAsia="Times New Roman" w:hAnsi="David" w:cs="David"/>
                <w:rtl/>
              </w:rPr>
            </w:pPr>
          </w:p>
          <w:p w14:paraId="6587BCE8"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 xml:space="preserve">מפרטי היועצים לפי פרקים </w:t>
            </w:r>
          </w:p>
        </w:tc>
        <w:tc>
          <w:tcPr>
            <w:tcW w:w="3124" w:type="dxa"/>
            <w:tcBorders>
              <w:top w:val="nil"/>
              <w:left w:val="nil"/>
              <w:bottom w:val="nil"/>
              <w:right w:val="nil"/>
            </w:tcBorders>
            <w:shd w:val="clear" w:color="auto" w:fill="auto"/>
            <w:vAlign w:val="center"/>
            <w:hideMark/>
          </w:tcPr>
          <w:p w14:paraId="23670399"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לרבות מחירי יסוד</w:t>
            </w:r>
          </w:p>
        </w:tc>
        <w:tc>
          <w:tcPr>
            <w:tcW w:w="1276" w:type="dxa"/>
            <w:tcBorders>
              <w:top w:val="nil"/>
              <w:left w:val="single" w:sz="4" w:space="0" w:color="auto"/>
              <w:bottom w:val="nil"/>
              <w:right w:val="single" w:sz="4" w:space="0" w:color="auto"/>
            </w:tcBorders>
            <w:shd w:val="clear" w:color="auto" w:fill="auto"/>
            <w:vAlign w:val="center"/>
            <w:hideMark/>
          </w:tcPr>
          <w:p w14:paraId="4201CCF7"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tl/>
              </w:rPr>
            </w:pPr>
            <w:r w:rsidRPr="00E56613">
              <w:rPr>
                <w:rFonts w:ascii="David" w:eastAsia="Times New Roman" w:hAnsi="David" w:cs="David"/>
              </w:rPr>
              <w:t> </w:t>
            </w:r>
          </w:p>
        </w:tc>
      </w:tr>
      <w:tr w:rsidR="00237720" w:rsidRPr="00E56613" w14:paraId="467A3FDC" w14:textId="77777777" w:rsidTr="009B30C2">
        <w:trPr>
          <w:trHeight w:val="603"/>
        </w:trPr>
        <w:tc>
          <w:tcPr>
            <w:tcW w:w="754" w:type="dxa"/>
            <w:vMerge/>
            <w:tcBorders>
              <w:top w:val="single" w:sz="4" w:space="0" w:color="auto"/>
              <w:left w:val="single" w:sz="4" w:space="0" w:color="auto"/>
              <w:bottom w:val="single" w:sz="4" w:space="0" w:color="000000"/>
              <w:right w:val="single" w:sz="4" w:space="0" w:color="auto"/>
            </w:tcBorders>
            <w:vAlign w:val="center"/>
            <w:hideMark/>
          </w:tcPr>
          <w:p w14:paraId="3AFF8B26"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tcBorders>
              <w:top w:val="nil"/>
              <w:left w:val="single" w:sz="4" w:space="0" w:color="auto"/>
              <w:bottom w:val="nil"/>
              <w:right w:val="single" w:sz="4" w:space="0" w:color="auto"/>
            </w:tcBorders>
            <w:shd w:val="clear" w:color="auto" w:fill="auto"/>
            <w:vAlign w:val="center"/>
          </w:tcPr>
          <w:p w14:paraId="7889F476"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756" w:type="dxa"/>
            <w:vMerge/>
            <w:tcBorders>
              <w:top w:val="single" w:sz="4" w:space="0" w:color="auto"/>
              <w:left w:val="single" w:sz="4" w:space="0" w:color="auto"/>
              <w:bottom w:val="single" w:sz="4" w:space="0" w:color="000000"/>
              <w:right w:val="single" w:sz="4" w:space="0" w:color="auto"/>
            </w:tcBorders>
            <w:vAlign w:val="center"/>
            <w:hideMark/>
          </w:tcPr>
          <w:p w14:paraId="5F7453E4"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shd w:val="clear" w:color="auto" w:fill="auto"/>
            <w:vAlign w:val="center"/>
            <w:hideMark/>
          </w:tcPr>
          <w:p w14:paraId="0CC349F1" w14:textId="77777777" w:rsidR="00237720" w:rsidRPr="00E56613" w:rsidRDefault="00237720" w:rsidP="00237720">
            <w:pPr>
              <w:bidi w:val="0"/>
              <w:spacing w:before="0" w:beforeAutospacing="0" w:after="0" w:afterAutospacing="0" w:line="240" w:lineRule="auto"/>
              <w:jc w:val="right"/>
              <w:rPr>
                <w:rFonts w:ascii="David" w:eastAsia="Times New Roman" w:hAnsi="David" w:cs="David"/>
              </w:rPr>
            </w:pPr>
            <w:r w:rsidRPr="00E56613">
              <w:rPr>
                <w:rFonts w:ascii="David" w:eastAsia="Times New Roman" w:hAnsi="David" w:cs="David"/>
              </w:rPr>
              <w:t> </w:t>
            </w:r>
          </w:p>
        </w:tc>
        <w:tc>
          <w:tcPr>
            <w:tcW w:w="3124" w:type="dxa"/>
            <w:tcBorders>
              <w:top w:val="nil"/>
              <w:left w:val="nil"/>
              <w:bottom w:val="nil"/>
              <w:right w:val="nil"/>
            </w:tcBorders>
            <w:shd w:val="clear" w:color="auto" w:fill="auto"/>
            <w:vAlign w:val="center"/>
            <w:hideMark/>
          </w:tcPr>
          <w:p w14:paraId="3AF85C8C" w14:textId="77777777" w:rsidR="00237720" w:rsidRPr="00E56613" w:rsidRDefault="00237720" w:rsidP="00237720">
            <w:pPr>
              <w:bidi w:val="0"/>
              <w:spacing w:before="0" w:beforeAutospacing="0" w:after="0" w:afterAutospacing="0" w:line="240" w:lineRule="auto"/>
              <w:jc w:val="right"/>
              <w:rPr>
                <w:rFonts w:ascii="David" w:eastAsia="Times New Roman" w:hAnsi="David" w:cs="David"/>
              </w:rPr>
            </w:pPr>
          </w:p>
        </w:tc>
        <w:tc>
          <w:tcPr>
            <w:tcW w:w="1276" w:type="dxa"/>
            <w:tcBorders>
              <w:top w:val="nil"/>
              <w:left w:val="single" w:sz="4" w:space="0" w:color="auto"/>
              <w:bottom w:val="nil"/>
              <w:right w:val="single" w:sz="4" w:space="0" w:color="auto"/>
            </w:tcBorders>
            <w:shd w:val="clear" w:color="auto" w:fill="auto"/>
            <w:vAlign w:val="center"/>
            <w:hideMark/>
          </w:tcPr>
          <w:p w14:paraId="650330F6" w14:textId="77777777" w:rsidR="00237720" w:rsidRPr="00E56613" w:rsidRDefault="00237720" w:rsidP="00237720">
            <w:pPr>
              <w:bidi w:val="0"/>
              <w:spacing w:before="0" w:beforeAutospacing="0" w:after="0" w:afterAutospacing="0" w:line="240" w:lineRule="auto"/>
              <w:rPr>
                <w:rFonts w:ascii="David" w:eastAsia="Times New Roman" w:hAnsi="David" w:cs="David"/>
              </w:rPr>
            </w:pPr>
            <w:r w:rsidRPr="00E56613">
              <w:rPr>
                <w:rFonts w:ascii="David" w:eastAsia="Times New Roman" w:hAnsi="David" w:cs="David"/>
              </w:rPr>
              <w:t> </w:t>
            </w:r>
          </w:p>
        </w:tc>
      </w:tr>
      <w:tr w:rsidR="00237720" w:rsidRPr="00E56613" w14:paraId="62B3FB9A" w14:textId="77777777" w:rsidTr="009B30C2">
        <w:trPr>
          <w:trHeight w:val="70"/>
        </w:trPr>
        <w:tc>
          <w:tcPr>
            <w:tcW w:w="754" w:type="dxa"/>
            <w:vMerge/>
            <w:tcBorders>
              <w:top w:val="single" w:sz="4" w:space="0" w:color="auto"/>
              <w:left w:val="single" w:sz="4" w:space="0" w:color="auto"/>
              <w:bottom w:val="single" w:sz="4" w:space="0" w:color="000000"/>
              <w:right w:val="single" w:sz="4" w:space="0" w:color="auto"/>
            </w:tcBorders>
            <w:vAlign w:val="center"/>
            <w:hideMark/>
          </w:tcPr>
          <w:p w14:paraId="5AF0A360"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tcBorders>
              <w:top w:val="nil"/>
              <w:left w:val="single" w:sz="4" w:space="0" w:color="auto"/>
              <w:bottom w:val="single" w:sz="4" w:space="0" w:color="auto"/>
              <w:right w:val="single" w:sz="4" w:space="0" w:color="auto"/>
            </w:tcBorders>
            <w:shd w:val="clear" w:color="auto" w:fill="auto"/>
            <w:vAlign w:val="center"/>
          </w:tcPr>
          <w:p w14:paraId="5CB88C84"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756" w:type="dxa"/>
            <w:vMerge/>
            <w:tcBorders>
              <w:top w:val="single" w:sz="4" w:space="0" w:color="auto"/>
              <w:left w:val="single" w:sz="4" w:space="0" w:color="auto"/>
              <w:bottom w:val="single" w:sz="4" w:space="0" w:color="000000"/>
              <w:right w:val="single" w:sz="4" w:space="0" w:color="auto"/>
            </w:tcBorders>
            <w:vAlign w:val="center"/>
            <w:hideMark/>
          </w:tcPr>
          <w:p w14:paraId="2EF37A59"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single" w:sz="4" w:space="0" w:color="auto"/>
              <w:right w:val="single" w:sz="4" w:space="0" w:color="auto"/>
            </w:tcBorders>
            <w:shd w:val="clear" w:color="auto" w:fill="auto"/>
            <w:vAlign w:val="center"/>
            <w:hideMark/>
          </w:tcPr>
          <w:p w14:paraId="4DA96C5E" w14:textId="77777777" w:rsidR="00237720" w:rsidRPr="00E56613" w:rsidRDefault="00237720" w:rsidP="00237720">
            <w:pPr>
              <w:bidi w:val="0"/>
              <w:spacing w:before="0" w:beforeAutospacing="0" w:after="0" w:afterAutospacing="0" w:line="240" w:lineRule="auto"/>
              <w:jc w:val="both"/>
              <w:rPr>
                <w:rFonts w:ascii="David" w:eastAsia="Times New Roman" w:hAnsi="David" w:cs="David"/>
                <w:rtl/>
              </w:rPr>
            </w:pPr>
            <w:r w:rsidRPr="00E56613">
              <w:rPr>
                <w:rFonts w:ascii="David" w:eastAsia="Times New Roman" w:hAnsi="David" w:cs="David"/>
              </w:rPr>
              <w:t> </w:t>
            </w:r>
          </w:p>
        </w:tc>
        <w:tc>
          <w:tcPr>
            <w:tcW w:w="3124" w:type="dxa"/>
            <w:tcBorders>
              <w:top w:val="nil"/>
              <w:left w:val="nil"/>
              <w:bottom w:val="single" w:sz="4" w:space="0" w:color="auto"/>
              <w:right w:val="nil"/>
            </w:tcBorders>
            <w:shd w:val="clear" w:color="auto" w:fill="auto"/>
            <w:vAlign w:val="center"/>
            <w:hideMark/>
          </w:tcPr>
          <w:p w14:paraId="77AF2949" w14:textId="77777777" w:rsidR="00237720" w:rsidRPr="00E56613" w:rsidRDefault="00237720" w:rsidP="00237720">
            <w:pPr>
              <w:bidi w:val="0"/>
              <w:spacing w:before="0" w:beforeAutospacing="0" w:after="0" w:afterAutospacing="0" w:line="240" w:lineRule="auto"/>
              <w:rPr>
                <w:rFonts w:ascii="David" w:eastAsia="Times New Roman" w:hAnsi="David" w:cs="David"/>
              </w:rPr>
            </w:pPr>
            <w:r w:rsidRPr="00E56613">
              <w:rPr>
                <w:rFonts w:ascii="David" w:eastAsia="Times New Roman" w:hAnsi="David" w:cs="David"/>
              </w:rPr>
              <w:t> </w:t>
            </w:r>
          </w:p>
        </w:tc>
        <w:tc>
          <w:tcPr>
            <w:tcW w:w="1276" w:type="dxa"/>
            <w:tcBorders>
              <w:top w:val="nil"/>
              <w:left w:val="single" w:sz="4" w:space="0" w:color="auto"/>
              <w:bottom w:val="single" w:sz="4" w:space="0" w:color="auto"/>
              <w:right w:val="single" w:sz="4" w:space="0" w:color="auto"/>
            </w:tcBorders>
            <w:shd w:val="clear" w:color="auto" w:fill="auto"/>
            <w:vAlign w:val="center"/>
            <w:hideMark/>
          </w:tcPr>
          <w:p w14:paraId="15CFDF3E" w14:textId="77777777" w:rsidR="00237720" w:rsidRPr="00E56613" w:rsidRDefault="00237720" w:rsidP="00237720">
            <w:pPr>
              <w:bidi w:val="0"/>
              <w:spacing w:before="0" w:beforeAutospacing="0" w:after="0" w:afterAutospacing="0" w:line="240" w:lineRule="auto"/>
              <w:rPr>
                <w:rFonts w:ascii="David" w:eastAsia="Times New Roman" w:hAnsi="David" w:cs="David"/>
              </w:rPr>
            </w:pPr>
            <w:r w:rsidRPr="00E56613">
              <w:rPr>
                <w:rFonts w:ascii="David" w:eastAsia="Times New Roman" w:hAnsi="David" w:cs="David"/>
              </w:rPr>
              <w:t> </w:t>
            </w:r>
          </w:p>
        </w:tc>
      </w:tr>
      <w:tr w:rsidR="00237720" w:rsidRPr="00E56613" w14:paraId="3DAF4571" w14:textId="77777777" w:rsidTr="009B30C2">
        <w:trPr>
          <w:trHeight w:val="944"/>
        </w:trPr>
        <w:tc>
          <w:tcPr>
            <w:tcW w:w="754" w:type="dxa"/>
            <w:vMerge w:val="restart"/>
            <w:tcBorders>
              <w:top w:val="nil"/>
              <w:left w:val="single" w:sz="4" w:space="0" w:color="auto"/>
              <w:bottom w:val="single" w:sz="4" w:space="0" w:color="000000"/>
              <w:right w:val="single" w:sz="4" w:space="0" w:color="auto"/>
            </w:tcBorders>
            <w:shd w:val="clear" w:color="auto" w:fill="auto"/>
            <w:hideMark/>
          </w:tcPr>
          <w:p w14:paraId="2DC837FC" w14:textId="77777777" w:rsidR="00237720" w:rsidRPr="00E56613" w:rsidRDefault="00237720" w:rsidP="00237720">
            <w:pPr>
              <w:spacing w:before="0" w:beforeAutospacing="0" w:after="0" w:afterAutospacing="0" w:line="240" w:lineRule="auto"/>
              <w:jc w:val="center"/>
              <w:rPr>
                <w:rFonts w:ascii="David" w:eastAsia="Times New Roman" w:hAnsi="David" w:cs="David"/>
                <w:b/>
                <w:bCs/>
                <w:rtl/>
              </w:rPr>
            </w:pPr>
          </w:p>
          <w:p w14:paraId="75188DBE" w14:textId="77777777" w:rsidR="00237720" w:rsidRPr="00E56613" w:rsidRDefault="00237720" w:rsidP="00237720">
            <w:pPr>
              <w:spacing w:before="0" w:beforeAutospacing="0" w:after="0" w:afterAutospacing="0" w:line="240" w:lineRule="auto"/>
              <w:jc w:val="center"/>
              <w:rPr>
                <w:rFonts w:ascii="David" w:eastAsia="Times New Roman" w:hAnsi="David" w:cs="David"/>
                <w:b/>
                <w:bCs/>
              </w:rPr>
            </w:pPr>
            <w:r w:rsidRPr="00E56613">
              <w:rPr>
                <w:rFonts w:ascii="David" w:eastAsia="Times New Roman" w:hAnsi="David" w:cs="David"/>
                <w:b/>
                <w:bCs/>
                <w:rtl/>
              </w:rPr>
              <w:br/>
              <w:t>מסמך ד'</w:t>
            </w:r>
          </w:p>
        </w:tc>
        <w:tc>
          <w:tcPr>
            <w:tcW w:w="1884" w:type="dxa"/>
            <w:tcBorders>
              <w:top w:val="nil"/>
              <w:left w:val="single" w:sz="4" w:space="0" w:color="auto"/>
              <w:bottom w:val="nil"/>
              <w:right w:val="single" w:sz="4" w:space="0" w:color="auto"/>
            </w:tcBorders>
            <w:shd w:val="clear" w:color="000000" w:fill="FFFFFF"/>
            <w:vAlign w:val="center"/>
            <w:hideMark/>
          </w:tcPr>
          <w:p w14:paraId="4A02B200" w14:textId="77777777" w:rsidR="00237720" w:rsidRPr="00E56613" w:rsidRDefault="00237720" w:rsidP="00237720">
            <w:pPr>
              <w:spacing w:before="0" w:beforeAutospacing="0" w:after="0" w:afterAutospacing="0" w:line="240" w:lineRule="auto"/>
              <w:rPr>
                <w:rFonts w:ascii="David" w:eastAsia="Times New Roman" w:hAnsi="David" w:cs="David"/>
                <w:b/>
                <w:bCs/>
                <w:u w:val="single"/>
                <w:rtl/>
              </w:rPr>
            </w:pPr>
            <w:r w:rsidRPr="00E56613">
              <w:rPr>
                <w:rFonts w:ascii="David" w:eastAsia="Times New Roman" w:hAnsi="David" w:cs="David"/>
                <w:b/>
                <w:bCs/>
                <w:u w:val="single"/>
                <w:rtl/>
              </w:rPr>
              <w:t>תכניות ונספחים טכניים</w:t>
            </w:r>
          </w:p>
        </w:tc>
        <w:tc>
          <w:tcPr>
            <w:tcW w:w="1756" w:type="dxa"/>
            <w:tcBorders>
              <w:top w:val="nil"/>
              <w:left w:val="single" w:sz="4" w:space="0" w:color="auto"/>
              <w:right w:val="single" w:sz="4" w:space="0" w:color="auto"/>
            </w:tcBorders>
            <w:shd w:val="clear" w:color="auto" w:fill="auto"/>
            <w:hideMark/>
          </w:tcPr>
          <w:p w14:paraId="64738D21" w14:textId="77777777" w:rsidR="00237720" w:rsidRPr="00E56613" w:rsidRDefault="00237720" w:rsidP="00237720">
            <w:pPr>
              <w:spacing w:before="0" w:beforeAutospacing="0" w:after="0" w:afterAutospacing="0" w:line="240" w:lineRule="auto"/>
              <w:rPr>
                <w:rFonts w:ascii="David" w:eastAsia="Times New Roman" w:hAnsi="David" w:cs="David"/>
                <w:rtl/>
              </w:rPr>
            </w:pPr>
          </w:p>
          <w:p w14:paraId="3FFA10BE"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 xml:space="preserve">כרוך בחוברת </w:t>
            </w:r>
            <w:r w:rsidRPr="00E56613">
              <w:rPr>
                <w:rFonts w:ascii="David" w:eastAsia="Times New Roman" w:hAnsi="David" w:cs="David"/>
                <w:rtl/>
              </w:rPr>
              <w:br/>
            </w:r>
          </w:p>
        </w:tc>
        <w:tc>
          <w:tcPr>
            <w:tcW w:w="2810" w:type="dxa"/>
            <w:tcBorders>
              <w:top w:val="nil"/>
              <w:left w:val="nil"/>
              <w:right w:val="nil"/>
            </w:tcBorders>
            <w:shd w:val="clear" w:color="auto" w:fill="auto"/>
            <w:vAlign w:val="center"/>
            <w:hideMark/>
          </w:tcPr>
          <w:p w14:paraId="7761161F"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hint="cs"/>
                <w:rtl/>
              </w:rPr>
              <w:t>שער כריכת החוברת</w:t>
            </w:r>
          </w:p>
          <w:p w14:paraId="629A9FF1"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רשימת תכניות לפי פרקים</w:t>
            </w:r>
          </w:p>
        </w:tc>
        <w:tc>
          <w:tcPr>
            <w:tcW w:w="3124" w:type="dxa"/>
            <w:tcBorders>
              <w:top w:val="nil"/>
              <w:left w:val="single" w:sz="4" w:space="0" w:color="auto"/>
              <w:right w:val="single" w:sz="4" w:space="0" w:color="auto"/>
            </w:tcBorders>
            <w:shd w:val="clear" w:color="auto" w:fill="auto"/>
            <w:vAlign w:val="center"/>
            <w:hideMark/>
          </w:tcPr>
          <w:p w14:paraId="60F6C3FB"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כריכה קבועה לכל המכרז</w:t>
            </w:r>
            <w:r w:rsidRPr="00E56613">
              <w:rPr>
                <w:rFonts w:ascii="David" w:eastAsia="Times New Roman" w:hAnsi="David" w:cs="David" w:hint="cs"/>
                <w:rtl/>
              </w:rPr>
              <w:t xml:space="preserve"> - </w:t>
            </w:r>
            <w:r w:rsidRPr="00E56613">
              <w:rPr>
                <w:rFonts w:ascii="David" w:eastAsia="Times New Roman" w:hAnsi="David" w:cs="David"/>
                <w:rtl/>
              </w:rPr>
              <w:t>בחזית של כל חוברת יחד עם לוגו החברה, שם ותמונת הפרויקט</w:t>
            </w:r>
          </w:p>
        </w:tc>
        <w:tc>
          <w:tcPr>
            <w:tcW w:w="1276" w:type="dxa"/>
            <w:tcBorders>
              <w:top w:val="single" w:sz="4" w:space="0" w:color="auto"/>
              <w:left w:val="single" w:sz="4" w:space="0" w:color="auto"/>
              <w:right w:val="single" w:sz="4" w:space="0" w:color="auto"/>
            </w:tcBorders>
            <w:shd w:val="clear" w:color="000000" w:fill="FFFFFF"/>
            <w:vAlign w:val="center"/>
            <w:hideMark/>
          </w:tcPr>
          <w:p w14:paraId="75C94F71" w14:textId="77777777" w:rsidR="00237720" w:rsidRPr="00E56613" w:rsidRDefault="00237720" w:rsidP="00237720">
            <w:pPr>
              <w:bidi w:val="0"/>
              <w:spacing w:before="0" w:beforeAutospacing="0" w:after="0" w:afterAutospacing="0" w:line="240" w:lineRule="auto"/>
              <w:rPr>
                <w:rFonts w:ascii="David" w:eastAsia="Times New Roman" w:hAnsi="David" w:cs="David"/>
              </w:rPr>
            </w:pPr>
            <w:r w:rsidRPr="00E56613">
              <w:rPr>
                <w:rFonts w:ascii="David" w:eastAsia="Times New Roman" w:hAnsi="David" w:cs="David"/>
              </w:rPr>
              <w:t> </w:t>
            </w:r>
          </w:p>
          <w:p w14:paraId="46F9AB65" w14:textId="77777777" w:rsidR="00237720" w:rsidRPr="00E56613" w:rsidRDefault="00237720" w:rsidP="00237720">
            <w:pPr>
              <w:bidi w:val="0"/>
              <w:spacing w:before="0" w:beforeAutospacing="0" w:after="0" w:afterAutospacing="0" w:line="360" w:lineRule="auto"/>
              <w:jc w:val="both"/>
              <w:rPr>
                <w:rFonts w:ascii="David" w:eastAsia="Times New Roman" w:hAnsi="David" w:cs="David"/>
              </w:rPr>
            </w:pPr>
          </w:p>
          <w:p w14:paraId="73311994" w14:textId="77777777" w:rsidR="00237720" w:rsidRPr="00E56613" w:rsidRDefault="00237720" w:rsidP="00237720">
            <w:pPr>
              <w:bidi w:val="0"/>
              <w:spacing w:before="0" w:beforeAutospacing="0" w:after="0" w:afterAutospacing="0" w:line="360" w:lineRule="auto"/>
              <w:jc w:val="both"/>
              <w:rPr>
                <w:rFonts w:ascii="David" w:eastAsia="Times New Roman" w:hAnsi="David" w:cs="David"/>
              </w:rPr>
            </w:pPr>
          </w:p>
        </w:tc>
      </w:tr>
      <w:tr w:rsidR="00237720" w:rsidRPr="00E56613" w14:paraId="60035E28" w14:textId="77777777" w:rsidTr="009B30C2">
        <w:trPr>
          <w:trHeight w:val="471"/>
        </w:trPr>
        <w:tc>
          <w:tcPr>
            <w:tcW w:w="754" w:type="dxa"/>
            <w:vMerge/>
            <w:tcBorders>
              <w:top w:val="nil"/>
              <w:left w:val="single" w:sz="4" w:space="0" w:color="auto"/>
              <w:bottom w:val="single" w:sz="4" w:space="0" w:color="000000"/>
              <w:right w:val="single" w:sz="4" w:space="0" w:color="auto"/>
            </w:tcBorders>
            <w:vAlign w:val="center"/>
            <w:hideMark/>
          </w:tcPr>
          <w:p w14:paraId="0807D180"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tcBorders>
              <w:top w:val="nil"/>
              <w:left w:val="single" w:sz="4" w:space="0" w:color="auto"/>
              <w:bottom w:val="nil"/>
              <w:right w:val="single" w:sz="4" w:space="0" w:color="auto"/>
            </w:tcBorders>
            <w:shd w:val="clear" w:color="auto" w:fill="auto"/>
            <w:vAlign w:val="center"/>
            <w:hideMark/>
          </w:tcPr>
          <w:p w14:paraId="2EFCDFFC" w14:textId="77777777" w:rsidR="00237720" w:rsidRPr="00E56613" w:rsidRDefault="00237720" w:rsidP="00237720">
            <w:pPr>
              <w:bidi w:val="0"/>
              <w:spacing w:before="0" w:beforeAutospacing="0" w:after="0" w:afterAutospacing="0" w:line="240" w:lineRule="auto"/>
              <w:ind w:firstLineChars="100" w:firstLine="221"/>
              <w:jc w:val="right"/>
              <w:rPr>
                <w:rFonts w:ascii="David" w:eastAsia="Times New Roman" w:hAnsi="David" w:cs="David"/>
                <w:b/>
                <w:bCs/>
              </w:rPr>
            </w:pPr>
            <w:r w:rsidRPr="00E56613">
              <w:rPr>
                <w:rFonts w:ascii="David" w:eastAsia="Times New Roman" w:hAnsi="David" w:cs="David"/>
                <w:b/>
                <w:bCs/>
              </w:rPr>
              <w:t> </w:t>
            </w:r>
          </w:p>
        </w:tc>
        <w:tc>
          <w:tcPr>
            <w:tcW w:w="1756" w:type="dxa"/>
            <w:vMerge w:val="restart"/>
            <w:tcBorders>
              <w:left w:val="single" w:sz="4" w:space="0" w:color="auto"/>
              <w:bottom w:val="single" w:sz="4" w:space="0" w:color="000000"/>
              <w:right w:val="single" w:sz="4" w:space="0" w:color="auto"/>
            </w:tcBorders>
            <w:shd w:val="clear" w:color="auto" w:fill="auto"/>
            <w:hideMark/>
          </w:tcPr>
          <w:p w14:paraId="3629A123"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תכניות ירוכזו בארגזים/קלסרים גדולים הכוללים את לוגו החברה, שם ותמונת הפרויקט.</w:t>
            </w:r>
            <w:r w:rsidRPr="00E56613">
              <w:rPr>
                <w:rFonts w:ascii="David" w:eastAsia="Times New Roman" w:hAnsi="David" w:cs="David"/>
                <w:rtl/>
              </w:rPr>
              <w:br/>
            </w:r>
            <w:r w:rsidRPr="00E56613">
              <w:rPr>
                <w:rFonts w:ascii="David" w:eastAsia="Times New Roman" w:hAnsi="David" w:cs="David"/>
                <w:rtl/>
              </w:rPr>
              <w:br/>
              <w:t xml:space="preserve">מפרטים/דו"חות ורשימות שונות יכרכו בחוברת </w:t>
            </w:r>
          </w:p>
        </w:tc>
        <w:tc>
          <w:tcPr>
            <w:tcW w:w="2810" w:type="dxa"/>
            <w:tcBorders>
              <w:left w:val="single" w:sz="4" w:space="0" w:color="auto"/>
              <w:bottom w:val="nil"/>
              <w:right w:val="single" w:sz="4" w:space="0" w:color="auto"/>
            </w:tcBorders>
            <w:shd w:val="clear" w:color="auto" w:fill="auto"/>
            <w:vAlign w:val="center"/>
            <w:hideMark/>
          </w:tcPr>
          <w:p w14:paraId="76178657"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תכניות פיתוח</w:t>
            </w:r>
          </w:p>
        </w:tc>
        <w:tc>
          <w:tcPr>
            <w:tcW w:w="3124" w:type="dxa"/>
            <w:tcBorders>
              <w:left w:val="nil"/>
              <w:bottom w:val="nil"/>
              <w:right w:val="nil"/>
            </w:tcBorders>
            <w:shd w:val="clear" w:color="auto" w:fill="auto"/>
            <w:noWrap/>
            <w:vAlign w:val="bottom"/>
            <w:hideMark/>
          </w:tcPr>
          <w:p w14:paraId="7F89B482" w14:textId="77777777" w:rsidR="00237720" w:rsidRPr="00E56613" w:rsidRDefault="00237720" w:rsidP="00237720">
            <w:pPr>
              <w:spacing w:before="0" w:beforeAutospacing="0" w:after="0" w:afterAutospacing="0" w:line="240" w:lineRule="auto"/>
              <w:rPr>
                <w:rFonts w:ascii="David" w:eastAsia="Times New Roman" w:hAnsi="David" w:cs="David"/>
                <w:rtl/>
              </w:rPr>
            </w:pPr>
          </w:p>
        </w:tc>
        <w:tc>
          <w:tcPr>
            <w:tcW w:w="1276" w:type="dxa"/>
            <w:tcBorders>
              <w:left w:val="single" w:sz="4" w:space="0" w:color="auto"/>
              <w:bottom w:val="nil"/>
              <w:right w:val="single" w:sz="4" w:space="0" w:color="auto"/>
            </w:tcBorders>
            <w:shd w:val="clear" w:color="auto" w:fill="auto"/>
            <w:vAlign w:val="center"/>
            <w:hideMark/>
          </w:tcPr>
          <w:p w14:paraId="60DED7A2"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r w:rsidRPr="00E56613">
              <w:rPr>
                <w:rFonts w:ascii="David" w:eastAsia="Times New Roman" w:hAnsi="David" w:cs="David"/>
              </w:rPr>
              <w:t> </w:t>
            </w:r>
          </w:p>
        </w:tc>
      </w:tr>
      <w:tr w:rsidR="00237720" w:rsidRPr="00E56613" w14:paraId="51EB41EC" w14:textId="77777777" w:rsidTr="009B30C2">
        <w:trPr>
          <w:trHeight w:val="471"/>
        </w:trPr>
        <w:tc>
          <w:tcPr>
            <w:tcW w:w="754" w:type="dxa"/>
            <w:vMerge/>
            <w:tcBorders>
              <w:top w:val="nil"/>
              <w:left w:val="single" w:sz="4" w:space="0" w:color="auto"/>
              <w:bottom w:val="single" w:sz="4" w:space="0" w:color="000000"/>
              <w:right w:val="single" w:sz="4" w:space="0" w:color="auto"/>
            </w:tcBorders>
            <w:vAlign w:val="center"/>
            <w:hideMark/>
          </w:tcPr>
          <w:p w14:paraId="7C400B7B"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tcBorders>
              <w:top w:val="nil"/>
              <w:left w:val="single" w:sz="4" w:space="0" w:color="auto"/>
              <w:bottom w:val="nil"/>
              <w:right w:val="single" w:sz="4" w:space="0" w:color="auto"/>
            </w:tcBorders>
            <w:shd w:val="clear" w:color="000000" w:fill="FFFFFF"/>
            <w:vAlign w:val="center"/>
            <w:hideMark/>
          </w:tcPr>
          <w:p w14:paraId="40055D8D" w14:textId="77777777" w:rsidR="00237720" w:rsidRPr="00E56613" w:rsidRDefault="00237720" w:rsidP="00237720">
            <w:pPr>
              <w:bidi w:val="0"/>
              <w:spacing w:before="0" w:beforeAutospacing="0" w:after="0" w:afterAutospacing="0" w:line="240" w:lineRule="auto"/>
              <w:ind w:firstLineChars="100" w:firstLine="221"/>
              <w:jc w:val="right"/>
              <w:rPr>
                <w:rFonts w:ascii="David" w:eastAsia="Times New Roman" w:hAnsi="David" w:cs="David"/>
                <w:b/>
                <w:bCs/>
              </w:rPr>
            </w:pPr>
            <w:r w:rsidRPr="00E56613">
              <w:rPr>
                <w:rFonts w:ascii="David" w:eastAsia="Times New Roman" w:hAnsi="David" w:cs="David"/>
                <w:b/>
                <w:bCs/>
              </w:rPr>
              <w:t> </w:t>
            </w:r>
          </w:p>
        </w:tc>
        <w:tc>
          <w:tcPr>
            <w:tcW w:w="1756" w:type="dxa"/>
            <w:vMerge/>
            <w:tcBorders>
              <w:top w:val="nil"/>
              <w:left w:val="single" w:sz="4" w:space="0" w:color="auto"/>
              <w:bottom w:val="single" w:sz="4" w:space="0" w:color="000000"/>
              <w:right w:val="single" w:sz="4" w:space="0" w:color="auto"/>
            </w:tcBorders>
            <w:vAlign w:val="center"/>
            <w:hideMark/>
          </w:tcPr>
          <w:p w14:paraId="28E2CB68"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shd w:val="clear" w:color="auto" w:fill="auto"/>
            <w:vAlign w:val="center"/>
            <w:hideMark/>
          </w:tcPr>
          <w:p w14:paraId="1FA21ED0"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תכניות אדריכלות פנים לשטחים ציבוריים</w:t>
            </w:r>
          </w:p>
        </w:tc>
        <w:tc>
          <w:tcPr>
            <w:tcW w:w="3124" w:type="dxa"/>
            <w:tcBorders>
              <w:top w:val="nil"/>
              <w:left w:val="nil"/>
              <w:bottom w:val="nil"/>
              <w:right w:val="nil"/>
            </w:tcBorders>
            <w:shd w:val="clear" w:color="auto" w:fill="auto"/>
            <w:noWrap/>
            <w:vAlign w:val="bottom"/>
            <w:hideMark/>
          </w:tcPr>
          <w:p w14:paraId="2984D6B9" w14:textId="77777777" w:rsidR="00237720" w:rsidRPr="00E56613" w:rsidRDefault="00237720" w:rsidP="00237720">
            <w:pPr>
              <w:spacing w:before="0" w:beforeAutospacing="0" w:after="0" w:afterAutospacing="0" w:line="240" w:lineRule="auto"/>
              <w:rPr>
                <w:rFonts w:ascii="David" w:eastAsia="Times New Roman" w:hAnsi="David" w:cs="David"/>
                <w:rtl/>
              </w:rPr>
            </w:pPr>
          </w:p>
        </w:tc>
        <w:tc>
          <w:tcPr>
            <w:tcW w:w="1276" w:type="dxa"/>
            <w:tcBorders>
              <w:top w:val="nil"/>
              <w:left w:val="single" w:sz="4" w:space="0" w:color="auto"/>
              <w:bottom w:val="nil"/>
              <w:right w:val="single" w:sz="4" w:space="0" w:color="auto"/>
            </w:tcBorders>
            <w:shd w:val="clear" w:color="auto" w:fill="auto"/>
            <w:vAlign w:val="center"/>
            <w:hideMark/>
          </w:tcPr>
          <w:p w14:paraId="682E43C8"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r w:rsidRPr="00E56613">
              <w:rPr>
                <w:rFonts w:ascii="David" w:eastAsia="Times New Roman" w:hAnsi="David" w:cs="David"/>
              </w:rPr>
              <w:t> </w:t>
            </w:r>
          </w:p>
        </w:tc>
      </w:tr>
      <w:tr w:rsidR="00237720" w:rsidRPr="00E56613" w14:paraId="53F1730D" w14:textId="77777777" w:rsidTr="009B30C2">
        <w:trPr>
          <w:trHeight w:val="471"/>
        </w:trPr>
        <w:tc>
          <w:tcPr>
            <w:tcW w:w="754" w:type="dxa"/>
            <w:vMerge/>
            <w:tcBorders>
              <w:top w:val="nil"/>
              <w:left w:val="single" w:sz="4" w:space="0" w:color="auto"/>
              <w:bottom w:val="single" w:sz="4" w:space="0" w:color="000000"/>
              <w:right w:val="single" w:sz="4" w:space="0" w:color="auto"/>
            </w:tcBorders>
            <w:vAlign w:val="center"/>
            <w:hideMark/>
          </w:tcPr>
          <w:p w14:paraId="494CD4A6"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tcBorders>
              <w:top w:val="nil"/>
              <w:left w:val="single" w:sz="4" w:space="0" w:color="auto"/>
              <w:bottom w:val="nil"/>
              <w:right w:val="single" w:sz="4" w:space="0" w:color="auto"/>
            </w:tcBorders>
            <w:shd w:val="clear" w:color="000000" w:fill="FFFFFF"/>
            <w:vAlign w:val="center"/>
            <w:hideMark/>
          </w:tcPr>
          <w:p w14:paraId="2386BCF2" w14:textId="77777777" w:rsidR="00237720" w:rsidRPr="00E56613" w:rsidRDefault="00237720" w:rsidP="00237720">
            <w:pPr>
              <w:bidi w:val="0"/>
              <w:spacing w:before="0" w:beforeAutospacing="0" w:after="0" w:afterAutospacing="0" w:line="240" w:lineRule="auto"/>
              <w:ind w:firstLineChars="100" w:firstLine="221"/>
              <w:jc w:val="right"/>
              <w:rPr>
                <w:rFonts w:ascii="David" w:eastAsia="Times New Roman" w:hAnsi="David" w:cs="David"/>
                <w:b/>
                <w:bCs/>
              </w:rPr>
            </w:pPr>
            <w:r w:rsidRPr="00E56613">
              <w:rPr>
                <w:rFonts w:ascii="David" w:eastAsia="Times New Roman" w:hAnsi="David" w:cs="David"/>
                <w:b/>
                <w:bCs/>
              </w:rPr>
              <w:t> </w:t>
            </w:r>
          </w:p>
        </w:tc>
        <w:tc>
          <w:tcPr>
            <w:tcW w:w="1756" w:type="dxa"/>
            <w:vMerge/>
            <w:tcBorders>
              <w:top w:val="nil"/>
              <w:left w:val="single" w:sz="4" w:space="0" w:color="auto"/>
              <w:bottom w:val="single" w:sz="4" w:space="0" w:color="000000"/>
              <w:right w:val="single" w:sz="4" w:space="0" w:color="auto"/>
            </w:tcBorders>
            <w:vAlign w:val="center"/>
            <w:hideMark/>
          </w:tcPr>
          <w:p w14:paraId="030B6530"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shd w:val="clear" w:color="auto" w:fill="auto"/>
            <w:vAlign w:val="center"/>
            <w:hideMark/>
          </w:tcPr>
          <w:p w14:paraId="67358AAC"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רשימת מסגרות</w:t>
            </w:r>
          </w:p>
        </w:tc>
        <w:tc>
          <w:tcPr>
            <w:tcW w:w="3124" w:type="dxa"/>
            <w:tcBorders>
              <w:top w:val="nil"/>
              <w:left w:val="nil"/>
              <w:bottom w:val="nil"/>
              <w:right w:val="nil"/>
            </w:tcBorders>
            <w:shd w:val="clear" w:color="auto" w:fill="auto"/>
            <w:vAlign w:val="center"/>
            <w:hideMark/>
          </w:tcPr>
          <w:p w14:paraId="0C15D716" w14:textId="77777777" w:rsidR="00237720" w:rsidRPr="00E56613" w:rsidRDefault="00237720" w:rsidP="00237720">
            <w:pPr>
              <w:spacing w:before="0" w:beforeAutospacing="0" w:after="0" w:afterAutospacing="0" w:line="240" w:lineRule="auto"/>
              <w:rPr>
                <w:rFonts w:ascii="David" w:eastAsia="Times New Roman" w:hAnsi="David" w:cs="David"/>
                <w:rtl/>
              </w:rPr>
            </w:pPr>
          </w:p>
        </w:tc>
        <w:tc>
          <w:tcPr>
            <w:tcW w:w="1276" w:type="dxa"/>
            <w:tcBorders>
              <w:top w:val="nil"/>
              <w:left w:val="single" w:sz="4" w:space="0" w:color="auto"/>
              <w:bottom w:val="nil"/>
              <w:right w:val="single" w:sz="4" w:space="0" w:color="auto"/>
            </w:tcBorders>
            <w:shd w:val="clear" w:color="auto" w:fill="auto"/>
            <w:vAlign w:val="center"/>
            <w:hideMark/>
          </w:tcPr>
          <w:p w14:paraId="3CE90F01"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r w:rsidRPr="00E56613">
              <w:rPr>
                <w:rFonts w:ascii="David" w:eastAsia="Times New Roman" w:hAnsi="David" w:cs="David"/>
              </w:rPr>
              <w:t> </w:t>
            </w:r>
          </w:p>
        </w:tc>
      </w:tr>
      <w:tr w:rsidR="00237720" w:rsidRPr="00E56613" w14:paraId="7A59FDF9" w14:textId="77777777" w:rsidTr="009B30C2">
        <w:trPr>
          <w:trHeight w:val="286"/>
        </w:trPr>
        <w:tc>
          <w:tcPr>
            <w:tcW w:w="754" w:type="dxa"/>
            <w:vMerge/>
            <w:tcBorders>
              <w:top w:val="nil"/>
              <w:left w:val="single" w:sz="4" w:space="0" w:color="auto"/>
              <w:bottom w:val="single" w:sz="4" w:space="0" w:color="000000"/>
              <w:right w:val="single" w:sz="4" w:space="0" w:color="auto"/>
            </w:tcBorders>
            <w:vAlign w:val="center"/>
            <w:hideMark/>
          </w:tcPr>
          <w:p w14:paraId="70D7A3D2"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tcBorders>
              <w:top w:val="nil"/>
              <w:left w:val="single" w:sz="4" w:space="0" w:color="auto"/>
              <w:bottom w:val="nil"/>
              <w:right w:val="single" w:sz="4" w:space="0" w:color="auto"/>
            </w:tcBorders>
            <w:shd w:val="clear" w:color="000000" w:fill="FFFFFF"/>
            <w:noWrap/>
            <w:vAlign w:val="center"/>
            <w:hideMark/>
          </w:tcPr>
          <w:p w14:paraId="1BB490EC" w14:textId="77777777" w:rsidR="00237720" w:rsidRPr="00E56613" w:rsidRDefault="00237720" w:rsidP="00237720">
            <w:pPr>
              <w:bidi w:val="0"/>
              <w:spacing w:before="0" w:beforeAutospacing="0" w:after="0" w:afterAutospacing="0" w:line="240" w:lineRule="auto"/>
              <w:ind w:firstLineChars="100" w:firstLine="220"/>
              <w:jc w:val="right"/>
              <w:rPr>
                <w:rFonts w:ascii="David" w:eastAsia="Times New Roman" w:hAnsi="David" w:cs="David"/>
              </w:rPr>
            </w:pPr>
            <w:r w:rsidRPr="00E56613">
              <w:rPr>
                <w:rFonts w:ascii="David" w:eastAsia="Times New Roman" w:hAnsi="David" w:cs="David"/>
              </w:rPr>
              <w:t> </w:t>
            </w:r>
          </w:p>
        </w:tc>
        <w:tc>
          <w:tcPr>
            <w:tcW w:w="1756" w:type="dxa"/>
            <w:vMerge/>
            <w:tcBorders>
              <w:top w:val="nil"/>
              <w:left w:val="single" w:sz="4" w:space="0" w:color="auto"/>
              <w:bottom w:val="single" w:sz="4" w:space="0" w:color="000000"/>
              <w:right w:val="single" w:sz="4" w:space="0" w:color="auto"/>
            </w:tcBorders>
            <w:vAlign w:val="center"/>
            <w:hideMark/>
          </w:tcPr>
          <w:p w14:paraId="79287B48"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shd w:val="clear" w:color="auto" w:fill="auto"/>
            <w:vAlign w:val="center"/>
            <w:hideMark/>
          </w:tcPr>
          <w:p w14:paraId="210E7949"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רשימת נגרות</w:t>
            </w:r>
          </w:p>
        </w:tc>
        <w:tc>
          <w:tcPr>
            <w:tcW w:w="3124" w:type="dxa"/>
            <w:tcBorders>
              <w:top w:val="nil"/>
              <w:left w:val="nil"/>
              <w:bottom w:val="nil"/>
              <w:right w:val="nil"/>
            </w:tcBorders>
            <w:shd w:val="clear" w:color="auto" w:fill="auto"/>
            <w:vAlign w:val="center"/>
            <w:hideMark/>
          </w:tcPr>
          <w:p w14:paraId="434FB05F" w14:textId="77777777" w:rsidR="00237720" w:rsidRPr="00E56613" w:rsidRDefault="00237720" w:rsidP="00237720">
            <w:pPr>
              <w:spacing w:before="0" w:beforeAutospacing="0" w:after="0" w:afterAutospacing="0" w:line="240" w:lineRule="auto"/>
              <w:rPr>
                <w:rFonts w:ascii="David" w:eastAsia="Times New Roman" w:hAnsi="David" w:cs="David"/>
                <w:rtl/>
              </w:rPr>
            </w:pPr>
          </w:p>
        </w:tc>
        <w:tc>
          <w:tcPr>
            <w:tcW w:w="1276" w:type="dxa"/>
            <w:tcBorders>
              <w:top w:val="nil"/>
              <w:left w:val="single" w:sz="4" w:space="0" w:color="auto"/>
              <w:bottom w:val="nil"/>
              <w:right w:val="single" w:sz="4" w:space="0" w:color="auto"/>
            </w:tcBorders>
            <w:shd w:val="clear" w:color="auto" w:fill="auto"/>
            <w:vAlign w:val="center"/>
            <w:hideMark/>
          </w:tcPr>
          <w:p w14:paraId="632E17F5"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r w:rsidRPr="00E56613">
              <w:rPr>
                <w:rFonts w:ascii="David" w:eastAsia="Times New Roman" w:hAnsi="David" w:cs="David"/>
              </w:rPr>
              <w:t> </w:t>
            </w:r>
          </w:p>
        </w:tc>
      </w:tr>
      <w:tr w:rsidR="00237720" w:rsidRPr="00E56613" w14:paraId="1BE9A585" w14:textId="77777777" w:rsidTr="009B30C2">
        <w:trPr>
          <w:trHeight w:val="286"/>
        </w:trPr>
        <w:tc>
          <w:tcPr>
            <w:tcW w:w="754" w:type="dxa"/>
            <w:vMerge/>
            <w:tcBorders>
              <w:top w:val="nil"/>
              <w:left w:val="single" w:sz="4" w:space="0" w:color="auto"/>
              <w:bottom w:val="single" w:sz="4" w:space="0" w:color="000000"/>
              <w:right w:val="single" w:sz="4" w:space="0" w:color="auto"/>
            </w:tcBorders>
            <w:vAlign w:val="center"/>
            <w:hideMark/>
          </w:tcPr>
          <w:p w14:paraId="69712FD7"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tcBorders>
              <w:top w:val="nil"/>
              <w:left w:val="single" w:sz="4" w:space="0" w:color="auto"/>
              <w:bottom w:val="nil"/>
              <w:right w:val="single" w:sz="4" w:space="0" w:color="auto"/>
            </w:tcBorders>
            <w:shd w:val="clear" w:color="000000" w:fill="FFFFFF"/>
            <w:noWrap/>
            <w:vAlign w:val="center"/>
            <w:hideMark/>
          </w:tcPr>
          <w:p w14:paraId="36454B02" w14:textId="77777777" w:rsidR="00237720" w:rsidRPr="00E56613" w:rsidRDefault="00237720" w:rsidP="00237720">
            <w:pPr>
              <w:bidi w:val="0"/>
              <w:spacing w:before="0" w:beforeAutospacing="0" w:after="0" w:afterAutospacing="0" w:line="240" w:lineRule="auto"/>
              <w:ind w:firstLineChars="100" w:firstLine="220"/>
              <w:jc w:val="right"/>
              <w:rPr>
                <w:rFonts w:ascii="David" w:eastAsia="Times New Roman" w:hAnsi="David" w:cs="David"/>
              </w:rPr>
            </w:pPr>
            <w:r w:rsidRPr="00E56613">
              <w:rPr>
                <w:rFonts w:ascii="David" w:eastAsia="Times New Roman" w:hAnsi="David" w:cs="David"/>
              </w:rPr>
              <w:t> </w:t>
            </w:r>
          </w:p>
        </w:tc>
        <w:tc>
          <w:tcPr>
            <w:tcW w:w="1756" w:type="dxa"/>
            <w:vMerge/>
            <w:tcBorders>
              <w:top w:val="nil"/>
              <w:left w:val="single" w:sz="4" w:space="0" w:color="auto"/>
              <w:bottom w:val="single" w:sz="4" w:space="0" w:color="000000"/>
              <w:right w:val="single" w:sz="4" w:space="0" w:color="auto"/>
            </w:tcBorders>
            <w:vAlign w:val="center"/>
            <w:hideMark/>
          </w:tcPr>
          <w:p w14:paraId="1B5B67E4"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shd w:val="clear" w:color="auto" w:fill="auto"/>
            <w:vAlign w:val="center"/>
            <w:hideMark/>
          </w:tcPr>
          <w:p w14:paraId="1CAD5957"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רשימת אלומ</w:t>
            </w:r>
            <w:r w:rsidR="001F50AB">
              <w:rPr>
                <w:rFonts w:ascii="David" w:eastAsia="Times New Roman" w:hAnsi="David" w:cs="David" w:hint="cs"/>
                <w:rtl/>
              </w:rPr>
              <w:t>י</w:t>
            </w:r>
            <w:r w:rsidRPr="00E56613">
              <w:rPr>
                <w:rFonts w:ascii="David" w:eastAsia="Times New Roman" w:hAnsi="David" w:cs="David"/>
                <w:rtl/>
              </w:rPr>
              <w:t>ניום</w:t>
            </w:r>
          </w:p>
        </w:tc>
        <w:tc>
          <w:tcPr>
            <w:tcW w:w="3124" w:type="dxa"/>
            <w:tcBorders>
              <w:top w:val="nil"/>
              <w:left w:val="nil"/>
              <w:bottom w:val="nil"/>
              <w:right w:val="nil"/>
            </w:tcBorders>
            <w:shd w:val="clear" w:color="auto" w:fill="auto"/>
            <w:vAlign w:val="center"/>
            <w:hideMark/>
          </w:tcPr>
          <w:p w14:paraId="41492B55" w14:textId="77777777" w:rsidR="00237720" w:rsidRPr="00E56613" w:rsidRDefault="00237720" w:rsidP="00237720">
            <w:pPr>
              <w:spacing w:before="0" w:beforeAutospacing="0" w:after="0" w:afterAutospacing="0" w:line="240" w:lineRule="auto"/>
              <w:rPr>
                <w:rFonts w:ascii="David" w:eastAsia="Times New Roman" w:hAnsi="David" w:cs="David"/>
                <w:rtl/>
              </w:rPr>
            </w:pPr>
          </w:p>
        </w:tc>
        <w:tc>
          <w:tcPr>
            <w:tcW w:w="1276" w:type="dxa"/>
            <w:tcBorders>
              <w:top w:val="nil"/>
              <w:left w:val="single" w:sz="4" w:space="0" w:color="auto"/>
              <w:bottom w:val="nil"/>
              <w:right w:val="single" w:sz="4" w:space="0" w:color="auto"/>
            </w:tcBorders>
            <w:shd w:val="clear" w:color="auto" w:fill="auto"/>
            <w:vAlign w:val="center"/>
            <w:hideMark/>
          </w:tcPr>
          <w:p w14:paraId="2F1035B8"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r w:rsidRPr="00E56613">
              <w:rPr>
                <w:rFonts w:ascii="David" w:eastAsia="Times New Roman" w:hAnsi="David" w:cs="David"/>
              </w:rPr>
              <w:t> </w:t>
            </w:r>
          </w:p>
        </w:tc>
      </w:tr>
      <w:tr w:rsidR="00237720" w:rsidRPr="00E56613" w14:paraId="2987CD25" w14:textId="77777777" w:rsidTr="009B30C2">
        <w:trPr>
          <w:trHeight w:val="286"/>
        </w:trPr>
        <w:tc>
          <w:tcPr>
            <w:tcW w:w="754" w:type="dxa"/>
            <w:vMerge/>
            <w:tcBorders>
              <w:top w:val="nil"/>
              <w:left w:val="single" w:sz="4" w:space="0" w:color="auto"/>
              <w:bottom w:val="single" w:sz="4" w:space="0" w:color="000000"/>
              <w:right w:val="single" w:sz="4" w:space="0" w:color="auto"/>
            </w:tcBorders>
            <w:vAlign w:val="center"/>
            <w:hideMark/>
          </w:tcPr>
          <w:p w14:paraId="6D7F9257"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tcBorders>
              <w:top w:val="nil"/>
              <w:left w:val="single" w:sz="4" w:space="0" w:color="auto"/>
              <w:bottom w:val="nil"/>
              <w:right w:val="single" w:sz="4" w:space="0" w:color="auto"/>
            </w:tcBorders>
            <w:shd w:val="clear" w:color="000000" w:fill="FFFFFF"/>
            <w:noWrap/>
            <w:vAlign w:val="center"/>
            <w:hideMark/>
          </w:tcPr>
          <w:p w14:paraId="521E0831" w14:textId="77777777" w:rsidR="00237720" w:rsidRPr="00E56613" w:rsidRDefault="00237720" w:rsidP="00237720">
            <w:pPr>
              <w:bidi w:val="0"/>
              <w:spacing w:before="0" w:beforeAutospacing="0" w:after="0" w:afterAutospacing="0" w:line="240" w:lineRule="auto"/>
              <w:ind w:firstLineChars="100" w:firstLine="220"/>
              <w:jc w:val="right"/>
              <w:rPr>
                <w:rFonts w:ascii="David" w:eastAsia="Times New Roman" w:hAnsi="David" w:cs="David"/>
              </w:rPr>
            </w:pPr>
            <w:r w:rsidRPr="00E56613">
              <w:rPr>
                <w:rFonts w:ascii="David" w:eastAsia="Times New Roman" w:hAnsi="David" w:cs="David"/>
              </w:rPr>
              <w:t> </w:t>
            </w:r>
          </w:p>
        </w:tc>
        <w:tc>
          <w:tcPr>
            <w:tcW w:w="1756" w:type="dxa"/>
            <w:vMerge/>
            <w:tcBorders>
              <w:top w:val="nil"/>
              <w:left w:val="single" w:sz="4" w:space="0" w:color="auto"/>
              <w:bottom w:val="single" w:sz="4" w:space="0" w:color="000000"/>
              <w:right w:val="single" w:sz="4" w:space="0" w:color="auto"/>
            </w:tcBorders>
            <w:vAlign w:val="center"/>
            <w:hideMark/>
          </w:tcPr>
          <w:p w14:paraId="652D31EA"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shd w:val="clear" w:color="auto" w:fill="auto"/>
            <w:vAlign w:val="center"/>
            <w:hideMark/>
          </w:tcPr>
          <w:p w14:paraId="11E0D05A"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חוברת מטבחים</w:t>
            </w:r>
          </w:p>
        </w:tc>
        <w:tc>
          <w:tcPr>
            <w:tcW w:w="3124" w:type="dxa"/>
            <w:tcBorders>
              <w:top w:val="nil"/>
              <w:left w:val="nil"/>
              <w:bottom w:val="nil"/>
              <w:right w:val="nil"/>
            </w:tcBorders>
            <w:shd w:val="clear" w:color="auto" w:fill="auto"/>
            <w:vAlign w:val="center"/>
            <w:hideMark/>
          </w:tcPr>
          <w:p w14:paraId="78A5C736" w14:textId="77777777" w:rsidR="00237720" w:rsidRPr="00E56613" w:rsidRDefault="00237720" w:rsidP="00237720">
            <w:pPr>
              <w:spacing w:before="0" w:beforeAutospacing="0" w:after="0" w:afterAutospacing="0" w:line="240" w:lineRule="auto"/>
              <w:rPr>
                <w:rFonts w:ascii="David" w:eastAsia="Times New Roman" w:hAnsi="David" w:cs="David"/>
                <w:rtl/>
              </w:rPr>
            </w:pPr>
          </w:p>
        </w:tc>
        <w:tc>
          <w:tcPr>
            <w:tcW w:w="1276" w:type="dxa"/>
            <w:tcBorders>
              <w:top w:val="nil"/>
              <w:left w:val="single" w:sz="4" w:space="0" w:color="auto"/>
              <w:bottom w:val="nil"/>
              <w:right w:val="single" w:sz="4" w:space="0" w:color="auto"/>
            </w:tcBorders>
            <w:shd w:val="clear" w:color="auto" w:fill="auto"/>
            <w:vAlign w:val="center"/>
            <w:hideMark/>
          </w:tcPr>
          <w:p w14:paraId="0AD85D81"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r w:rsidRPr="00E56613">
              <w:rPr>
                <w:rFonts w:ascii="David" w:eastAsia="Times New Roman" w:hAnsi="David" w:cs="David"/>
              </w:rPr>
              <w:t> </w:t>
            </w:r>
          </w:p>
        </w:tc>
      </w:tr>
      <w:tr w:rsidR="00237720" w:rsidRPr="00E56613" w14:paraId="5AC05ED9" w14:textId="77777777" w:rsidTr="009B30C2">
        <w:trPr>
          <w:trHeight w:val="301"/>
        </w:trPr>
        <w:tc>
          <w:tcPr>
            <w:tcW w:w="754" w:type="dxa"/>
            <w:vMerge/>
            <w:tcBorders>
              <w:top w:val="nil"/>
              <w:left w:val="single" w:sz="4" w:space="0" w:color="auto"/>
              <w:bottom w:val="single" w:sz="4" w:space="0" w:color="000000"/>
              <w:right w:val="single" w:sz="4" w:space="0" w:color="auto"/>
            </w:tcBorders>
            <w:vAlign w:val="center"/>
            <w:hideMark/>
          </w:tcPr>
          <w:p w14:paraId="59D5CF85"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tcBorders>
              <w:top w:val="nil"/>
              <w:left w:val="single" w:sz="4" w:space="0" w:color="auto"/>
              <w:bottom w:val="nil"/>
              <w:right w:val="single" w:sz="4" w:space="0" w:color="auto"/>
            </w:tcBorders>
            <w:shd w:val="clear" w:color="000000" w:fill="FFFFFF"/>
            <w:vAlign w:val="center"/>
            <w:hideMark/>
          </w:tcPr>
          <w:p w14:paraId="7A86FB4D" w14:textId="77777777" w:rsidR="00237720" w:rsidRPr="00E56613" w:rsidRDefault="00237720" w:rsidP="00237720">
            <w:pPr>
              <w:bidi w:val="0"/>
              <w:spacing w:before="0" w:beforeAutospacing="0" w:after="0" w:afterAutospacing="0" w:line="240" w:lineRule="auto"/>
              <w:rPr>
                <w:rFonts w:ascii="David" w:eastAsia="Times New Roman" w:hAnsi="David" w:cs="David"/>
                <w:b/>
                <w:bCs/>
              </w:rPr>
            </w:pPr>
            <w:r w:rsidRPr="00E56613">
              <w:rPr>
                <w:rFonts w:ascii="David" w:eastAsia="Times New Roman" w:hAnsi="David" w:cs="David"/>
                <w:b/>
                <w:bCs/>
                <w:strike/>
              </w:rPr>
              <w:t> </w:t>
            </w:r>
          </w:p>
        </w:tc>
        <w:tc>
          <w:tcPr>
            <w:tcW w:w="1756" w:type="dxa"/>
            <w:vMerge/>
            <w:tcBorders>
              <w:top w:val="nil"/>
              <w:left w:val="single" w:sz="4" w:space="0" w:color="auto"/>
              <w:bottom w:val="single" w:sz="4" w:space="0" w:color="000000"/>
              <w:right w:val="single" w:sz="4" w:space="0" w:color="auto"/>
            </w:tcBorders>
            <w:vAlign w:val="center"/>
            <w:hideMark/>
          </w:tcPr>
          <w:p w14:paraId="2763BEF2"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shd w:val="clear" w:color="auto" w:fill="auto"/>
            <w:vAlign w:val="center"/>
            <w:hideMark/>
          </w:tcPr>
          <w:p w14:paraId="38A11B10"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עותק מהיתר הבניה/הבקשה להיתר</w:t>
            </w:r>
          </w:p>
        </w:tc>
        <w:tc>
          <w:tcPr>
            <w:tcW w:w="3124" w:type="dxa"/>
            <w:tcBorders>
              <w:top w:val="nil"/>
              <w:left w:val="nil"/>
              <w:bottom w:val="nil"/>
              <w:right w:val="nil"/>
            </w:tcBorders>
            <w:shd w:val="clear" w:color="auto" w:fill="auto"/>
            <w:vAlign w:val="center"/>
            <w:hideMark/>
          </w:tcPr>
          <w:p w14:paraId="179803CA" w14:textId="77777777" w:rsidR="00237720" w:rsidRPr="00E56613" w:rsidRDefault="00237720" w:rsidP="00237720">
            <w:pPr>
              <w:spacing w:before="0" w:beforeAutospacing="0" w:after="0" w:afterAutospacing="0" w:line="240" w:lineRule="auto"/>
              <w:rPr>
                <w:rFonts w:ascii="David" w:eastAsia="Times New Roman" w:hAnsi="David" w:cs="David"/>
                <w:rtl/>
              </w:rPr>
            </w:pPr>
          </w:p>
        </w:tc>
        <w:tc>
          <w:tcPr>
            <w:tcW w:w="1276" w:type="dxa"/>
            <w:tcBorders>
              <w:top w:val="nil"/>
              <w:left w:val="single" w:sz="4" w:space="0" w:color="auto"/>
              <w:bottom w:val="nil"/>
              <w:right w:val="single" w:sz="4" w:space="0" w:color="auto"/>
            </w:tcBorders>
            <w:shd w:val="clear" w:color="auto" w:fill="auto"/>
            <w:vAlign w:val="center"/>
            <w:hideMark/>
          </w:tcPr>
          <w:p w14:paraId="3DD62118"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r w:rsidRPr="00E56613">
              <w:rPr>
                <w:rFonts w:ascii="David" w:eastAsia="Times New Roman" w:hAnsi="David" w:cs="David"/>
              </w:rPr>
              <w:t> </w:t>
            </w:r>
          </w:p>
        </w:tc>
      </w:tr>
      <w:tr w:rsidR="00237720" w:rsidRPr="00E56613" w14:paraId="2E42D256" w14:textId="77777777" w:rsidTr="009B30C2">
        <w:trPr>
          <w:trHeight w:val="286"/>
        </w:trPr>
        <w:tc>
          <w:tcPr>
            <w:tcW w:w="754" w:type="dxa"/>
            <w:vMerge/>
            <w:tcBorders>
              <w:top w:val="nil"/>
              <w:left w:val="single" w:sz="4" w:space="0" w:color="auto"/>
              <w:bottom w:val="single" w:sz="4" w:space="0" w:color="000000"/>
              <w:right w:val="single" w:sz="4" w:space="0" w:color="auto"/>
            </w:tcBorders>
            <w:vAlign w:val="center"/>
            <w:hideMark/>
          </w:tcPr>
          <w:p w14:paraId="21038F77"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tcBorders>
              <w:top w:val="nil"/>
              <w:left w:val="single" w:sz="4" w:space="0" w:color="auto"/>
              <w:bottom w:val="nil"/>
              <w:right w:val="single" w:sz="4" w:space="0" w:color="auto"/>
            </w:tcBorders>
            <w:shd w:val="clear" w:color="000000" w:fill="FFFFFF"/>
            <w:noWrap/>
            <w:vAlign w:val="bottom"/>
            <w:hideMark/>
          </w:tcPr>
          <w:p w14:paraId="20A37989" w14:textId="77777777" w:rsidR="00237720" w:rsidRPr="00E56613" w:rsidRDefault="00237720" w:rsidP="00237720">
            <w:pPr>
              <w:bidi w:val="0"/>
              <w:spacing w:before="0" w:beforeAutospacing="0" w:after="0" w:afterAutospacing="0" w:line="240" w:lineRule="auto"/>
              <w:rPr>
                <w:rFonts w:ascii="David" w:eastAsia="Times New Roman" w:hAnsi="David" w:cs="David"/>
              </w:rPr>
            </w:pPr>
            <w:r w:rsidRPr="00E56613">
              <w:rPr>
                <w:rFonts w:ascii="David" w:eastAsia="Times New Roman" w:hAnsi="David" w:cs="David"/>
              </w:rPr>
              <w:t> </w:t>
            </w:r>
          </w:p>
        </w:tc>
        <w:tc>
          <w:tcPr>
            <w:tcW w:w="1756" w:type="dxa"/>
            <w:vMerge/>
            <w:tcBorders>
              <w:top w:val="nil"/>
              <w:left w:val="single" w:sz="4" w:space="0" w:color="auto"/>
              <w:bottom w:val="single" w:sz="4" w:space="0" w:color="000000"/>
              <w:right w:val="single" w:sz="4" w:space="0" w:color="auto"/>
            </w:tcBorders>
            <w:vAlign w:val="center"/>
            <w:hideMark/>
          </w:tcPr>
          <w:p w14:paraId="3A7A442D"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shd w:val="clear" w:color="auto" w:fill="auto"/>
            <w:vAlign w:val="center"/>
            <w:hideMark/>
          </w:tcPr>
          <w:p w14:paraId="7F965028"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הנחיות יועץ בטיחות + תכנית בקשה להיתר המאושרת ע"י כיבוי אש</w:t>
            </w:r>
            <w:r w:rsidRPr="00E56613">
              <w:rPr>
                <w:rFonts w:ascii="David" w:eastAsia="Times New Roman" w:hAnsi="David" w:cs="David" w:hint="cs"/>
                <w:rtl/>
              </w:rPr>
              <w:t>.</w:t>
            </w:r>
          </w:p>
          <w:p w14:paraId="448DF841"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עותק מנספח הבטיחות</w:t>
            </w:r>
          </w:p>
        </w:tc>
        <w:tc>
          <w:tcPr>
            <w:tcW w:w="3124" w:type="dxa"/>
            <w:tcBorders>
              <w:top w:val="nil"/>
              <w:left w:val="nil"/>
              <w:bottom w:val="nil"/>
              <w:right w:val="nil"/>
            </w:tcBorders>
            <w:shd w:val="clear" w:color="auto" w:fill="auto"/>
            <w:vAlign w:val="center"/>
            <w:hideMark/>
          </w:tcPr>
          <w:p w14:paraId="1579BAD8" w14:textId="77777777" w:rsidR="00237720" w:rsidRPr="00E56613" w:rsidRDefault="00237720" w:rsidP="00237720">
            <w:pPr>
              <w:spacing w:before="0" w:beforeAutospacing="0" w:after="0" w:afterAutospacing="0" w:line="240" w:lineRule="auto"/>
              <w:rPr>
                <w:rFonts w:ascii="David" w:eastAsia="Times New Roman" w:hAnsi="David" w:cs="David"/>
                <w:rtl/>
              </w:rPr>
            </w:pPr>
          </w:p>
        </w:tc>
        <w:tc>
          <w:tcPr>
            <w:tcW w:w="1276" w:type="dxa"/>
            <w:tcBorders>
              <w:top w:val="nil"/>
              <w:left w:val="single" w:sz="4" w:space="0" w:color="auto"/>
              <w:bottom w:val="nil"/>
              <w:right w:val="single" w:sz="4" w:space="0" w:color="auto"/>
            </w:tcBorders>
            <w:shd w:val="clear" w:color="auto" w:fill="auto"/>
            <w:vAlign w:val="center"/>
            <w:hideMark/>
          </w:tcPr>
          <w:p w14:paraId="7A01B327"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r w:rsidRPr="00E56613">
              <w:rPr>
                <w:rFonts w:ascii="David" w:eastAsia="Times New Roman" w:hAnsi="David" w:cs="David"/>
              </w:rPr>
              <w:t> </w:t>
            </w:r>
          </w:p>
        </w:tc>
      </w:tr>
      <w:tr w:rsidR="00237720" w:rsidRPr="00E56613" w14:paraId="254808BC" w14:textId="77777777" w:rsidTr="009B30C2">
        <w:trPr>
          <w:trHeight w:val="286"/>
        </w:trPr>
        <w:tc>
          <w:tcPr>
            <w:tcW w:w="754" w:type="dxa"/>
            <w:vMerge/>
            <w:tcBorders>
              <w:top w:val="nil"/>
              <w:left w:val="single" w:sz="4" w:space="0" w:color="auto"/>
              <w:bottom w:val="single" w:sz="4" w:space="0" w:color="000000"/>
              <w:right w:val="single" w:sz="4" w:space="0" w:color="auto"/>
            </w:tcBorders>
            <w:vAlign w:val="center"/>
            <w:hideMark/>
          </w:tcPr>
          <w:p w14:paraId="548BE7C3"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tcBorders>
              <w:top w:val="nil"/>
              <w:left w:val="single" w:sz="4" w:space="0" w:color="auto"/>
              <w:bottom w:val="nil"/>
              <w:right w:val="single" w:sz="4" w:space="0" w:color="auto"/>
            </w:tcBorders>
            <w:shd w:val="clear" w:color="000000" w:fill="FFFFFF"/>
            <w:vAlign w:val="center"/>
            <w:hideMark/>
          </w:tcPr>
          <w:p w14:paraId="1646F85D" w14:textId="77777777" w:rsidR="00237720" w:rsidRPr="00E56613" w:rsidRDefault="00237720" w:rsidP="00237720">
            <w:pPr>
              <w:bidi w:val="0"/>
              <w:spacing w:before="0" w:beforeAutospacing="0" w:after="0" w:afterAutospacing="0" w:line="240" w:lineRule="auto"/>
              <w:rPr>
                <w:rFonts w:ascii="David" w:eastAsia="Times New Roman" w:hAnsi="David" w:cs="David"/>
              </w:rPr>
            </w:pPr>
            <w:r w:rsidRPr="00E56613">
              <w:rPr>
                <w:rFonts w:ascii="David" w:eastAsia="Times New Roman" w:hAnsi="David" w:cs="David"/>
              </w:rPr>
              <w:t> </w:t>
            </w:r>
          </w:p>
        </w:tc>
        <w:tc>
          <w:tcPr>
            <w:tcW w:w="1756" w:type="dxa"/>
            <w:vMerge/>
            <w:tcBorders>
              <w:top w:val="nil"/>
              <w:left w:val="single" w:sz="4" w:space="0" w:color="auto"/>
              <w:bottom w:val="single" w:sz="4" w:space="0" w:color="000000"/>
              <w:right w:val="single" w:sz="4" w:space="0" w:color="auto"/>
            </w:tcBorders>
            <w:vAlign w:val="center"/>
            <w:hideMark/>
          </w:tcPr>
          <w:p w14:paraId="3BB2B711"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shd w:val="clear" w:color="auto" w:fill="auto"/>
            <w:vAlign w:val="center"/>
            <w:hideMark/>
          </w:tcPr>
          <w:p w14:paraId="5225D241"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עותק מהנספח הסניטרי</w:t>
            </w:r>
          </w:p>
        </w:tc>
        <w:tc>
          <w:tcPr>
            <w:tcW w:w="3124" w:type="dxa"/>
            <w:tcBorders>
              <w:top w:val="nil"/>
              <w:left w:val="nil"/>
              <w:bottom w:val="nil"/>
              <w:right w:val="nil"/>
            </w:tcBorders>
            <w:shd w:val="clear" w:color="auto" w:fill="auto"/>
            <w:vAlign w:val="center"/>
            <w:hideMark/>
          </w:tcPr>
          <w:p w14:paraId="0FFFE19B" w14:textId="77777777" w:rsidR="00237720" w:rsidRPr="00E56613" w:rsidRDefault="00237720" w:rsidP="00237720">
            <w:pPr>
              <w:spacing w:before="0" w:beforeAutospacing="0" w:after="0" w:afterAutospacing="0" w:line="240" w:lineRule="auto"/>
              <w:rPr>
                <w:rFonts w:ascii="David" w:eastAsia="Times New Roman" w:hAnsi="David" w:cs="David"/>
                <w:rtl/>
              </w:rPr>
            </w:pPr>
          </w:p>
        </w:tc>
        <w:tc>
          <w:tcPr>
            <w:tcW w:w="1276" w:type="dxa"/>
            <w:tcBorders>
              <w:top w:val="nil"/>
              <w:left w:val="single" w:sz="4" w:space="0" w:color="auto"/>
              <w:bottom w:val="nil"/>
              <w:right w:val="single" w:sz="4" w:space="0" w:color="auto"/>
            </w:tcBorders>
            <w:shd w:val="clear" w:color="auto" w:fill="auto"/>
            <w:vAlign w:val="center"/>
            <w:hideMark/>
          </w:tcPr>
          <w:p w14:paraId="667EB08D"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r w:rsidRPr="00E56613">
              <w:rPr>
                <w:rFonts w:ascii="David" w:eastAsia="Times New Roman" w:hAnsi="David" w:cs="David"/>
              </w:rPr>
              <w:t> </w:t>
            </w:r>
          </w:p>
        </w:tc>
      </w:tr>
      <w:tr w:rsidR="00237720" w:rsidRPr="00E56613" w14:paraId="4E9FE344" w14:textId="77777777" w:rsidTr="009B30C2">
        <w:trPr>
          <w:trHeight w:val="286"/>
        </w:trPr>
        <w:tc>
          <w:tcPr>
            <w:tcW w:w="754" w:type="dxa"/>
            <w:vMerge/>
            <w:tcBorders>
              <w:top w:val="nil"/>
              <w:left w:val="single" w:sz="4" w:space="0" w:color="auto"/>
              <w:bottom w:val="single" w:sz="4" w:space="0" w:color="000000"/>
              <w:right w:val="single" w:sz="4" w:space="0" w:color="auto"/>
            </w:tcBorders>
            <w:vAlign w:val="center"/>
            <w:hideMark/>
          </w:tcPr>
          <w:p w14:paraId="5783E345"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tcBorders>
              <w:top w:val="nil"/>
              <w:left w:val="single" w:sz="4" w:space="0" w:color="auto"/>
              <w:bottom w:val="nil"/>
              <w:right w:val="single" w:sz="4" w:space="0" w:color="auto"/>
            </w:tcBorders>
            <w:shd w:val="clear" w:color="000000" w:fill="FFFFFF"/>
            <w:vAlign w:val="center"/>
            <w:hideMark/>
          </w:tcPr>
          <w:p w14:paraId="79B2B923" w14:textId="77777777" w:rsidR="00237720" w:rsidRPr="00E56613" w:rsidRDefault="00237720" w:rsidP="00237720">
            <w:pPr>
              <w:bidi w:val="0"/>
              <w:spacing w:before="0" w:beforeAutospacing="0" w:after="0" w:afterAutospacing="0" w:line="240" w:lineRule="auto"/>
              <w:rPr>
                <w:rFonts w:ascii="David" w:eastAsia="Times New Roman" w:hAnsi="David" w:cs="David"/>
              </w:rPr>
            </w:pPr>
            <w:r w:rsidRPr="00E56613">
              <w:rPr>
                <w:rFonts w:ascii="David" w:eastAsia="Times New Roman" w:hAnsi="David" w:cs="David"/>
              </w:rPr>
              <w:t> </w:t>
            </w:r>
          </w:p>
        </w:tc>
        <w:tc>
          <w:tcPr>
            <w:tcW w:w="1756" w:type="dxa"/>
            <w:vMerge/>
            <w:tcBorders>
              <w:top w:val="nil"/>
              <w:left w:val="single" w:sz="4" w:space="0" w:color="auto"/>
              <w:bottom w:val="single" w:sz="4" w:space="0" w:color="000000"/>
              <w:right w:val="single" w:sz="4" w:space="0" w:color="auto"/>
            </w:tcBorders>
            <w:vAlign w:val="center"/>
            <w:hideMark/>
          </w:tcPr>
          <w:p w14:paraId="58756335"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shd w:val="clear" w:color="auto" w:fill="auto"/>
            <w:vAlign w:val="center"/>
            <w:hideMark/>
          </w:tcPr>
          <w:p w14:paraId="2A6BCCE2"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עותק מנספח הגא</w:t>
            </w:r>
          </w:p>
        </w:tc>
        <w:tc>
          <w:tcPr>
            <w:tcW w:w="3124" w:type="dxa"/>
            <w:tcBorders>
              <w:top w:val="nil"/>
              <w:left w:val="nil"/>
              <w:bottom w:val="nil"/>
              <w:right w:val="nil"/>
            </w:tcBorders>
            <w:shd w:val="clear" w:color="auto" w:fill="auto"/>
            <w:vAlign w:val="center"/>
            <w:hideMark/>
          </w:tcPr>
          <w:p w14:paraId="049FD1C6" w14:textId="77777777" w:rsidR="00237720" w:rsidRPr="00E56613" w:rsidRDefault="00237720" w:rsidP="00237720">
            <w:pPr>
              <w:spacing w:before="0" w:beforeAutospacing="0" w:after="0" w:afterAutospacing="0" w:line="240" w:lineRule="auto"/>
              <w:rPr>
                <w:rFonts w:ascii="David" w:eastAsia="Times New Roman" w:hAnsi="David" w:cs="David"/>
                <w:rtl/>
              </w:rPr>
            </w:pPr>
          </w:p>
        </w:tc>
        <w:tc>
          <w:tcPr>
            <w:tcW w:w="1276" w:type="dxa"/>
            <w:tcBorders>
              <w:top w:val="nil"/>
              <w:left w:val="single" w:sz="4" w:space="0" w:color="auto"/>
              <w:bottom w:val="nil"/>
              <w:right w:val="single" w:sz="4" w:space="0" w:color="auto"/>
            </w:tcBorders>
            <w:shd w:val="clear" w:color="auto" w:fill="auto"/>
            <w:vAlign w:val="center"/>
            <w:hideMark/>
          </w:tcPr>
          <w:p w14:paraId="023F39FA"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r w:rsidRPr="00E56613">
              <w:rPr>
                <w:rFonts w:ascii="David" w:eastAsia="Times New Roman" w:hAnsi="David" w:cs="David"/>
              </w:rPr>
              <w:t> </w:t>
            </w:r>
          </w:p>
        </w:tc>
      </w:tr>
      <w:tr w:rsidR="00237720" w:rsidRPr="00E56613" w14:paraId="51DCBB95" w14:textId="77777777" w:rsidTr="009B30C2">
        <w:trPr>
          <w:trHeight w:val="286"/>
        </w:trPr>
        <w:tc>
          <w:tcPr>
            <w:tcW w:w="754" w:type="dxa"/>
            <w:vMerge/>
            <w:tcBorders>
              <w:top w:val="nil"/>
              <w:left w:val="single" w:sz="4" w:space="0" w:color="auto"/>
              <w:bottom w:val="single" w:sz="4" w:space="0" w:color="000000"/>
              <w:right w:val="single" w:sz="4" w:space="0" w:color="auto"/>
            </w:tcBorders>
            <w:vAlign w:val="center"/>
            <w:hideMark/>
          </w:tcPr>
          <w:p w14:paraId="66DE916D"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tcBorders>
              <w:top w:val="nil"/>
              <w:left w:val="single" w:sz="4" w:space="0" w:color="auto"/>
              <w:bottom w:val="nil"/>
              <w:right w:val="single" w:sz="4" w:space="0" w:color="auto"/>
            </w:tcBorders>
            <w:shd w:val="clear" w:color="000000" w:fill="FFFFFF"/>
            <w:vAlign w:val="center"/>
            <w:hideMark/>
          </w:tcPr>
          <w:p w14:paraId="037DFEC2" w14:textId="77777777" w:rsidR="00237720" w:rsidRPr="00E56613" w:rsidRDefault="00237720" w:rsidP="00237720">
            <w:pPr>
              <w:bidi w:val="0"/>
              <w:spacing w:before="0" w:beforeAutospacing="0" w:after="0" w:afterAutospacing="0" w:line="240" w:lineRule="auto"/>
              <w:rPr>
                <w:rFonts w:ascii="David" w:eastAsia="Times New Roman" w:hAnsi="David" w:cs="David"/>
              </w:rPr>
            </w:pPr>
            <w:r w:rsidRPr="00E56613">
              <w:rPr>
                <w:rFonts w:ascii="David" w:eastAsia="Times New Roman" w:hAnsi="David" w:cs="David"/>
              </w:rPr>
              <w:t> </w:t>
            </w:r>
          </w:p>
        </w:tc>
        <w:tc>
          <w:tcPr>
            <w:tcW w:w="1756" w:type="dxa"/>
            <w:vMerge/>
            <w:tcBorders>
              <w:top w:val="nil"/>
              <w:left w:val="single" w:sz="4" w:space="0" w:color="auto"/>
              <w:bottom w:val="single" w:sz="4" w:space="0" w:color="000000"/>
              <w:right w:val="single" w:sz="4" w:space="0" w:color="auto"/>
            </w:tcBorders>
            <w:vAlign w:val="center"/>
            <w:hideMark/>
          </w:tcPr>
          <w:p w14:paraId="13A30B22"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shd w:val="clear" w:color="auto" w:fill="auto"/>
            <w:vAlign w:val="center"/>
            <w:hideMark/>
          </w:tcPr>
          <w:p w14:paraId="70EEC2BB"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עותק מנספח נגישות</w:t>
            </w:r>
          </w:p>
        </w:tc>
        <w:tc>
          <w:tcPr>
            <w:tcW w:w="3124" w:type="dxa"/>
            <w:tcBorders>
              <w:top w:val="nil"/>
              <w:left w:val="nil"/>
              <w:bottom w:val="nil"/>
              <w:right w:val="nil"/>
            </w:tcBorders>
            <w:shd w:val="clear" w:color="auto" w:fill="auto"/>
            <w:vAlign w:val="center"/>
            <w:hideMark/>
          </w:tcPr>
          <w:p w14:paraId="12B186A8" w14:textId="77777777" w:rsidR="00237720" w:rsidRPr="00E56613" w:rsidRDefault="00237720" w:rsidP="00237720">
            <w:pPr>
              <w:spacing w:before="0" w:beforeAutospacing="0" w:after="0" w:afterAutospacing="0" w:line="240" w:lineRule="auto"/>
              <w:rPr>
                <w:rFonts w:ascii="David" w:eastAsia="Times New Roman" w:hAnsi="David" w:cs="David"/>
                <w:rtl/>
              </w:rPr>
            </w:pPr>
          </w:p>
        </w:tc>
        <w:tc>
          <w:tcPr>
            <w:tcW w:w="1276" w:type="dxa"/>
            <w:tcBorders>
              <w:top w:val="nil"/>
              <w:left w:val="single" w:sz="4" w:space="0" w:color="auto"/>
              <w:bottom w:val="nil"/>
              <w:right w:val="single" w:sz="4" w:space="0" w:color="auto"/>
            </w:tcBorders>
            <w:shd w:val="clear" w:color="auto" w:fill="auto"/>
            <w:vAlign w:val="center"/>
            <w:hideMark/>
          </w:tcPr>
          <w:p w14:paraId="3F87A549"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r w:rsidRPr="00E56613">
              <w:rPr>
                <w:rFonts w:ascii="David" w:eastAsia="Times New Roman" w:hAnsi="David" w:cs="David"/>
              </w:rPr>
              <w:t> </w:t>
            </w:r>
          </w:p>
        </w:tc>
      </w:tr>
      <w:tr w:rsidR="00237720" w:rsidRPr="00E56613" w14:paraId="7D5846EC" w14:textId="77777777" w:rsidTr="009B30C2">
        <w:trPr>
          <w:trHeight w:val="286"/>
        </w:trPr>
        <w:tc>
          <w:tcPr>
            <w:tcW w:w="754" w:type="dxa"/>
            <w:vMerge/>
            <w:tcBorders>
              <w:top w:val="nil"/>
              <w:left w:val="single" w:sz="4" w:space="0" w:color="auto"/>
              <w:bottom w:val="single" w:sz="4" w:space="0" w:color="000000"/>
              <w:right w:val="single" w:sz="4" w:space="0" w:color="auto"/>
            </w:tcBorders>
            <w:vAlign w:val="center"/>
            <w:hideMark/>
          </w:tcPr>
          <w:p w14:paraId="1C1529B5"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tcBorders>
              <w:top w:val="nil"/>
              <w:left w:val="single" w:sz="4" w:space="0" w:color="auto"/>
              <w:bottom w:val="nil"/>
              <w:right w:val="single" w:sz="4" w:space="0" w:color="auto"/>
            </w:tcBorders>
            <w:shd w:val="clear" w:color="000000" w:fill="FFFFFF"/>
            <w:vAlign w:val="center"/>
            <w:hideMark/>
          </w:tcPr>
          <w:p w14:paraId="72EDD1C7" w14:textId="77777777" w:rsidR="00237720" w:rsidRPr="00E56613" w:rsidRDefault="00237720" w:rsidP="00237720">
            <w:pPr>
              <w:bidi w:val="0"/>
              <w:spacing w:before="0" w:beforeAutospacing="0" w:after="0" w:afterAutospacing="0" w:line="240" w:lineRule="auto"/>
              <w:rPr>
                <w:rFonts w:ascii="David" w:eastAsia="Times New Roman" w:hAnsi="David" w:cs="David"/>
              </w:rPr>
            </w:pPr>
            <w:r w:rsidRPr="00E56613">
              <w:rPr>
                <w:rFonts w:ascii="David" w:eastAsia="Times New Roman" w:hAnsi="David" w:cs="David"/>
              </w:rPr>
              <w:t> </w:t>
            </w:r>
          </w:p>
        </w:tc>
        <w:tc>
          <w:tcPr>
            <w:tcW w:w="1756" w:type="dxa"/>
            <w:vMerge/>
            <w:tcBorders>
              <w:top w:val="nil"/>
              <w:left w:val="single" w:sz="4" w:space="0" w:color="auto"/>
              <w:bottom w:val="single" w:sz="4" w:space="0" w:color="000000"/>
              <w:right w:val="single" w:sz="4" w:space="0" w:color="auto"/>
            </w:tcBorders>
            <w:vAlign w:val="center"/>
            <w:hideMark/>
          </w:tcPr>
          <w:p w14:paraId="2895B502"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shd w:val="clear" w:color="auto" w:fill="auto"/>
            <w:vAlign w:val="center"/>
            <w:hideMark/>
          </w:tcPr>
          <w:p w14:paraId="124DCEFE"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עותק מנספח איכה"ס / בנייה ירוקה</w:t>
            </w:r>
          </w:p>
        </w:tc>
        <w:tc>
          <w:tcPr>
            <w:tcW w:w="3124" w:type="dxa"/>
            <w:tcBorders>
              <w:top w:val="nil"/>
              <w:left w:val="nil"/>
              <w:bottom w:val="nil"/>
              <w:right w:val="nil"/>
            </w:tcBorders>
            <w:shd w:val="clear" w:color="auto" w:fill="auto"/>
            <w:vAlign w:val="center"/>
            <w:hideMark/>
          </w:tcPr>
          <w:p w14:paraId="4E0AA1C4" w14:textId="77777777" w:rsidR="00237720" w:rsidRPr="00E56613" w:rsidRDefault="00237720" w:rsidP="00237720">
            <w:pPr>
              <w:spacing w:before="0" w:beforeAutospacing="0" w:after="0" w:afterAutospacing="0" w:line="240" w:lineRule="auto"/>
              <w:rPr>
                <w:rFonts w:ascii="David" w:eastAsia="Times New Roman" w:hAnsi="David" w:cs="David"/>
                <w:rtl/>
              </w:rPr>
            </w:pPr>
          </w:p>
        </w:tc>
        <w:tc>
          <w:tcPr>
            <w:tcW w:w="1276" w:type="dxa"/>
            <w:tcBorders>
              <w:top w:val="nil"/>
              <w:left w:val="single" w:sz="4" w:space="0" w:color="auto"/>
              <w:bottom w:val="nil"/>
              <w:right w:val="single" w:sz="4" w:space="0" w:color="auto"/>
            </w:tcBorders>
            <w:shd w:val="clear" w:color="auto" w:fill="auto"/>
            <w:vAlign w:val="center"/>
            <w:hideMark/>
          </w:tcPr>
          <w:p w14:paraId="08ECBE96" w14:textId="77777777" w:rsidR="00237720" w:rsidRPr="00E56613" w:rsidRDefault="00237720" w:rsidP="00237720">
            <w:pPr>
              <w:bidi w:val="0"/>
              <w:spacing w:before="0" w:beforeAutospacing="0" w:after="0" w:afterAutospacing="0" w:line="240" w:lineRule="auto"/>
              <w:rPr>
                <w:rFonts w:ascii="David" w:eastAsia="Times New Roman" w:hAnsi="David" w:cs="David"/>
              </w:rPr>
            </w:pPr>
            <w:r w:rsidRPr="00E56613">
              <w:rPr>
                <w:rFonts w:ascii="David" w:eastAsia="Times New Roman" w:hAnsi="David" w:cs="David"/>
              </w:rPr>
              <w:t> </w:t>
            </w:r>
          </w:p>
        </w:tc>
      </w:tr>
      <w:tr w:rsidR="00237720" w:rsidRPr="00E56613" w14:paraId="0BB2C19C" w14:textId="77777777" w:rsidTr="009B30C2">
        <w:trPr>
          <w:trHeight w:val="286"/>
        </w:trPr>
        <w:tc>
          <w:tcPr>
            <w:tcW w:w="754" w:type="dxa"/>
            <w:vMerge/>
            <w:tcBorders>
              <w:top w:val="nil"/>
              <w:left w:val="single" w:sz="4" w:space="0" w:color="auto"/>
              <w:bottom w:val="single" w:sz="4" w:space="0" w:color="000000"/>
              <w:right w:val="single" w:sz="4" w:space="0" w:color="auto"/>
            </w:tcBorders>
            <w:vAlign w:val="center"/>
            <w:hideMark/>
          </w:tcPr>
          <w:p w14:paraId="3EA5C20C"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tcBorders>
              <w:top w:val="nil"/>
              <w:left w:val="single" w:sz="4" w:space="0" w:color="auto"/>
              <w:bottom w:val="nil"/>
              <w:right w:val="single" w:sz="4" w:space="0" w:color="auto"/>
            </w:tcBorders>
            <w:shd w:val="clear" w:color="000000" w:fill="FFFFFF"/>
            <w:vAlign w:val="center"/>
            <w:hideMark/>
          </w:tcPr>
          <w:p w14:paraId="78121901" w14:textId="77777777" w:rsidR="00237720" w:rsidRPr="00E56613" w:rsidRDefault="00237720" w:rsidP="00237720">
            <w:pPr>
              <w:bidi w:val="0"/>
              <w:spacing w:before="0" w:beforeAutospacing="0" w:after="0" w:afterAutospacing="0" w:line="240" w:lineRule="auto"/>
              <w:rPr>
                <w:rFonts w:ascii="David" w:eastAsia="Times New Roman" w:hAnsi="David" w:cs="David"/>
              </w:rPr>
            </w:pPr>
            <w:r w:rsidRPr="00E56613">
              <w:rPr>
                <w:rFonts w:ascii="David" w:eastAsia="Times New Roman" w:hAnsi="David" w:cs="David"/>
              </w:rPr>
              <w:t> </w:t>
            </w:r>
          </w:p>
        </w:tc>
        <w:tc>
          <w:tcPr>
            <w:tcW w:w="1756" w:type="dxa"/>
            <w:vMerge/>
            <w:tcBorders>
              <w:top w:val="nil"/>
              <w:left w:val="single" w:sz="4" w:space="0" w:color="auto"/>
              <w:bottom w:val="single" w:sz="4" w:space="0" w:color="000000"/>
              <w:right w:val="single" w:sz="4" w:space="0" w:color="auto"/>
            </w:tcBorders>
            <w:vAlign w:val="center"/>
            <w:hideMark/>
          </w:tcPr>
          <w:p w14:paraId="6956229D"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shd w:val="clear" w:color="auto" w:fill="auto"/>
            <w:vAlign w:val="center"/>
            <w:hideMark/>
          </w:tcPr>
          <w:p w14:paraId="287AC691"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עותק מנספח אקוסטיקה</w:t>
            </w:r>
          </w:p>
        </w:tc>
        <w:tc>
          <w:tcPr>
            <w:tcW w:w="3124" w:type="dxa"/>
            <w:tcBorders>
              <w:top w:val="nil"/>
              <w:left w:val="nil"/>
              <w:bottom w:val="nil"/>
              <w:right w:val="nil"/>
            </w:tcBorders>
            <w:shd w:val="clear" w:color="auto" w:fill="auto"/>
            <w:vAlign w:val="center"/>
            <w:hideMark/>
          </w:tcPr>
          <w:p w14:paraId="092060E0" w14:textId="77777777" w:rsidR="00237720" w:rsidRPr="00E56613" w:rsidRDefault="00237720" w:rsidP="00237720">
            <w:pPr>
              <w:spacing w:before="0" w:beforeAutospacing="0" w:after="0" w:afterAutospacing="0" w:line="240" w:lineRule="auto"/>
              <w:rPr>
                <w:rFonts w:ascii="David" w:eastAsia="Times New Roman" w:hAnsi="David" w:cs="David"/>
                <w:rtl/>
              </w:rPr>
            </w:pPr>
          </w:p>
        </w:tc>
        <w:tc>
          <w:tcPr>
            <w:tcW w:w="1276" w:type="dxa"/>
            <w:tcBorders>
              <w:top w:val="nil"/>
              <w:left w:val="single" w:sz="4" w:space="0" w:color="auto"/>
              <w:bottom w:val="nil"/>
              <w:right w:val="single" w:sz="4" w:space="0" w:color="auto"/>
            </w:tcBorders>
            <w:shd w:val="clear" w:color="auto" w:fill="auto"/>
            <w:vAlign w:val="center"/>
            <w:hideMark/>
          </w:tcPr>
          <w:p w14:paraId="3A312DB1"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r w:rsidRPr="00E56613">
              <w:rPr>
                <w:rFonts w:ascii="David" w:eastAsia="Times New Roman" w:hAnsi="David" w:cs="David"/>
              </w:rPr>
              <w:t> </w:t>
            </w:r>
          </w:p>
        </w:tc>
      </w:tr>
      <w:tr w:rsidR="00237720" w:rsidRPr="00E56613" w14:paraId="603987C3" w14:textId="77777777" w:rsidTr="009B30C2">
        <w:trPr>
          <w:trHeight w:val="286"/>
        </w:trPr>
        <w:tc>
          <w:tcPr>
            <w:tcW w:w="754" w:type="dxa"/>
            <w:vMerge/>
            <w:tcBorders>
              <w:top w:val="nil"/>
              <w:left w:val="single" w:sz="4" w:space="0" w:color="auto"/>
              <w:bottom w:val="single" w:sz="4" w:space="0" w:color="000000"/>
              <w:right w:val="single" w:sz="4" w:space="0" w:color="auto"/>
            </w:tcBorders>
            <w:vAlign w:val="center"/>
            <w:hideMark/>
          </w:tcPr>
          <w:p w14:paraId="63BA3D22"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tcBorders>
              <w:top w:val="nil"/>
              <w:left w:val="single" w:sz="4" w:space="0" w:color="auto"/>
              <w:bottom w:val="nil"/>
              <w:right w:val="single" w:sz="4" w:space="0" w:color="auto"/>
            </w:tcBorders>
            <w:shd w:val="clear" w:color="000000" w:fill="FFFFFF"/>
            <w:vAlign w:val="center"/>
            <w:hideMark/>
          </w:tcPr>
          <w:p w14:paraId="7AC83BC8" w14:textId="77777777" w:rsidR="00237720" w:rsidRPr="00E56613" w:rsidRDefault="00237720" w:rsidP="00237720">
            <w:pPr>
              <w:bidi w:val="0"/>
              <w:spacing w:before="0" w:beforeAutospacing="0" w:after="0" w:afterAutospacing="0" w:line="240" w:lineRule="auto"/>
              <w:rPr>
                <w:rFonts w:ascii="David" w:eastAsia="Times New Roman" w:hAnsi="David" w:cs="David"/>
              </w:rPr>
            </w:pPr>
            <w:r w:rsidRPr="00E56613">
              <w:rPr>
                <w:rFonts w:ascii="David" w:eastAsia="Times New Roman" w:hAnsi="David" w:cs="David"/>
              </w:rPr>
              <w:t> </w:t>
            </w:r>
          </w:p>
        </w:tc>
        <w:tc>
          <w:tcPr>
            <w:tcW w:w="1756" w:type="dxa"/>
            <w:vMerge/>
            <w:tcBorders>
              <w:top w:val="nil"/>
              <w:left w:val="single" w:sz="4" w:space="0" w:color="auto"/>
              <w:bottom w:val="single" w:sz="4" w:space="0" w:color="000000"/>
              <w:right w:val="single" w:sz="4" w:space="0" w:color="auto"/>
            </w:tcBorders>
            <w:vAlign w:val="center"/>
            <w:hideMark/>
          </w:tcPr>
          <w:p w14:paraId="6EAA6037"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shd w:val="clear" w:color="auto" w:fill="auto"/>
            <w:vAlign w:val="center"/>
            <w:hideMark/>
          </w:tcPr>
          <w:p w14:paraId="193A01DD"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דוח תרמי</w:t>
            </w:r>
          </w:p>
        </w:tc>
        <w:tc>
          <w:tcPr>
            <w:tcW w:w="3124" w:type="dxa"/>
            <w:tcBorders>
              <w:top w:val="nil"/>
              <w:left w:val="nil"/>
              <w:bottom w:val="nil"/>
              <w:right w:val="nil"/>
            </w:tcBorders>
            <w:shd w:val="clear" w:color="auto" w:fill="auto"/>
            <w:vAlign w:val="center"/>
            <w:hideMark/>
          </w:tcPr>
          <w:p w14:paraId="616633B4" w14:textId="77777777" w:rsidR="00237720" w:rsidRPr="00E56613" w:rsidRDefault="00237720" w:rsidP="00237720">
            <w:pPr>
              <w:spacing w:before="0" w:beforeAutospacing="0" w:after="0" w:afterAutospacing="0" w:line="240" w:lineRule="auto"/>
              <w:rPr>
                <w:rFonts w:ascii="David" w:eastAsia="Times New Roman" w:hAnsi="David" w:cs="David"/>
                <w:rtl/>
              </w:rPr>
            </w:pPr>
          </w:p>
        </w:tc>
        <w:tc>
          <w:tcPr>
            <w:tcW w:w="1276" w:type="dxa"/>
            <w:tcBorders>
              <w:top w:val="nil"/>
              <w:left w:val="single" w:sz="4" w:space="0" w:color="auto"/>
              <w:bottom w:val="nil"/>
              <w:right w:val="single" w:sz="4" w:space="0" w:color="auto"/>
            </w:tcBorders>
            <w:shd w:val="clear" w:color="auto" w:fill="auto"/>
            <w:vAlign w:val="center"/>
            <w:hideMark/>
          </w:tcPr>
          <w:p w14:paraId="28DA77FA"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r w:rsidRPr="00E56613">
              <w:rPr>
                <w:rFonts w:ascii="David" w:eastAsia="Times New Roman" w:hAnsi="David" w:cs="David"/>
              </w:rPr>
              <w:t> </w:t>
            </w:r>
          </w:p>
        </w:tc>
      </w:tr>
      <w:tr w:rsidR="00237720" w:rsidRPr="00E56613" w14:paraId="2712A945" w14:textId="77777777" w:rsidTr="009B30C2">
        <w:trPr>
          <w:trHeight w:val="286"/>
        </w:trPr>
        <w:tc>
          <w:tcPr>
            <w:tcW w:w="754" w:type="dxa"/>
            <w:vMerge/>
            <w:tcBorders>
              <w:top w:val="nil"/>
              <w:left w:val="single" w:sz="4" w:space="0" w:color="auto"/>
              <w:bottom w:val="single" w:sz="4" w:space="0" w:color="000000"/>
              <w:right w:val="single" w:sz="4" w:space="0" w:color="auto"/>
            </w:tcBorders>
            <w:vAlign w:val="center"/>
            <w:hideMark/>
          </w:tcPr>
          <w:p w14:paraId="1A1A2ACB"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tcBorders>
              <w:top w:val="nil"/>
              <w:left w:val="single" w:sz="4" w:space="0" w:color="auto"/>
              <w:bottom w:val="nil"/>
              <w:right w:val="single" w:sz="4" w:space="0" w:color="auto"/>
            </w:tcBorders>
            <w:shd w:val="clear" w:color="000000" w:fill="FFFFFF"/>
            <w:vAlign w:val="center"/>
            <w:hideMark/>
          </w:tcPr>
          <w:p w14:paraId="78E8773F" w14:textId="77777777" w:rsidR="00237720" w:rsidRPr="00E56613" w:rsidRDefault="00237720" w:rsidP="00237720">
            <w:pPr>
              <w:bidi w:val="0"/>
              <w:spacing w:before="0" w:beforeAutospacing="0" w:after="0" w:afterAutospacing="0" w:line="240" w:lineRule="auto"/>
              <w:rPr>
                <w:rFonts w:ascii="David" w:eastAsia="Times New Roman" w:hAnsi="David" w:cs="David"/>
              </w:rPr>
            </w:pPr>
            <w:r w:rsidRPr="00E56613">
              <w:rPr>
                <w:rFonts w:ascii="David" w:eastAsia="Times New Roman" w:hAnsi="David" w:cs="David"/>
              </w:rPr>
              <w:t> </w:t>
            </w:r>
          </w:p>
        </w:tc>
        <w:tc>
          <w:tcPr>
            <w:tcW w:w="1756" w:type="dxa"/>
            <w:vMerge/>
            <w:tcBorders>
              <w:top w:val="nil"/>
              <w:left w:val="single" w:sz="4" w:space="0" w:color="auto"/>
              <w:bottom w:val="single" w:sz="4" w:space="0" w:color="000000"/>
              <w:right w:val="single" w:sz="4" w:space="0" w:color="auto"/>
            </w:tcBorders>
            <w:vAlign w:val="center"/>
            <w:hideMark/>
          </w:tcPr>
          <w:p w14:paraId="0933B35C"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shd w:val="clear" w:color="auto" w:fill="auto"/>
            <w:vAlign w:val="center"/>
            <w:hideMark/>
          </w:tcPr>
          <w:p w14:paraId="1F74937C"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דוח קרקע</w:t>
            </w:r>
          </w:p>
        </w:tc>
        <w:tc>
          <w:tcPr>
            <w:tcW w:w="3124" w:type="dxa"/>
            <w:tcBorders>
              <w:top w:val="nil"/>
              <w:left w:val="nil"/>
              <w:bottom w:val="nil"/>
              <w:right w:val="nil"/>
            </w:tcBorders>
            <w:shd w:val="clear" w:color="auto" w:fill="auto"/>
            <w:vAlign w:val="center"/>
            <w:hideMark/>
          </w:tcPr>
          <w:p w14:paraId="564AC553" w14:textId="77777777" w:rsidR="00237720" w:rsidRPr="00E56613" w:rsidRDefault="00237720" w:rsidP="00237720">
            <w:pPr>
              <w:spacing w:before="0" w:beforeAutospacing="0" w:after="0" w:afterAutospacing="0" w:line="240" w:lineRule="auto"/>
              <w:rPr>
                <w:rFonts w:ascii="David" w:eastAsia="Times New Roman" w:hAnsi="David" w:cs="David"/>
                <w:rtl/>
              </w:rPr>
            </w:pPr>
          </w:p>
        </w:tc>
        <w:tc>
          <w:tcPr>
            <w:tcW w:w="1276" w:type="dxa"/>
            <w:tcBorders>
              <w:top w:val="nil"/>
              <w:left w:val="single" w:sz="4" w:space="0" w:color="auto"/>
              <w:bottom w:val="nil"/>
              <w:right w:val="single" w:sz="4" w:space="0" w:color="auto"/>
            </w:tcBorders>
            <w:shd w:val="clear" w:color="auto" w:fill="auto"/>
            <w:vAlign w:val="center"/>
            <w:hideMark/>
          </w:tcPr>
          <w:p w14:paraId="0D80F3B9"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r w:rsidRPr="00E56613">
              <w:rPr>
                <w:rFonts w:ascii="David" w:eastAsia="Times New Roman" w:hAnsi="David" w:cs="David"/>
              </w:rPr>
              <w:t> </w:t>
            </w:r>
          </w:p>
        </w:tc>
      </w:tr>
      <w:tr w:rsidR="00237720" w:rsidRPr="00E56613" w14:paraId="743557A6" w14:textId="77777777" w:rsidTr="009B30C2">
        <w:trPr>
          <w:trHeight w:val="286"/>
        </w:trPr>
        <w:tc>
          <w:tcPr>
            <w:tcW w:w="754" w:type="dxa"/>
            <w:vMerge/>
            <w:tcBorders>
              <w:top w:val="nil"/>
              <w:left w:val="single" w:sz="4" w:space="0" w:color="auto"/>
              <w:bottom w:val="single" w:sz="4" w:space="0" w:color="000000"/>
              <w:right w:val="single" w:sz="4" w:space="0" w:color="auto"/>
            </w:tcBorders>
            <w:vAlign w:val="center"/>
            <w:hideMark/>
          </w:tcPr>
          <w:p w14:paraId="11F4843A"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tcBorders>
              <w:top w:val="nil"/>
              <w:left w:val="single" w:sz="4" w:space="0" w:color="auto"/>
              <w:bottom w:val="nil"/>
              <w:right w:val="single" w:sz="4" w:space="0" w:color="auto"/>
            </w:tcBorders>
            <w:shd w:val="clear" w:color="000000" w:fill="FFFFFF"/>
            <w:vAlign w:val="center"/>
            <w:hideMark/>
          </w:tcPr>
          <w:p w14:paraId="6C815579" w14:textId="77777777" w:rsidR="00237720" w:rsidRPr="00E56613" w:rsidRDefault="00237720" w:rsidP="00237720">
            <w:pPr>
              <w:bidi w:val="0"/>
              <w:spacing w:before="0" w:beforeAutospacing="0" w:after="0" w:afterAutospacing="0" w:line="240" w:lineRule="auto"/>
              <w:rPr>
                <w:rFonts w:ascii="David" w:eastAsia="Times New Roman" w:hAnsi="David" w:cs="David"/>
              </w:rPr>
            </w:pPr>
            <w:r w:rsidRPr="00E56613">
              <w:rPr>
                <w:rFonts w:ascii="David" w:eastAsia="Times New Roman" w:hAnsi="David" w:cs="David"/>
              </w:rPr>
              <w:t> </w:t>
            </w:r>
          </w:p>
        </w:tc>
        <w:tc>
          <w:tcPr>
            <w:tcW w:w="1756" w:type="dxa"/>
            <w:vMerge/>
            <w:tcBorders>
              <w:top w:val="nil"/>
              <w:left w:val="single" w:sz="4" w:space="0" w:color="auto"/>
              <w:bottom w:val="single" w:sz="4" w:space="0" w:color="000000"/>
              <w:right w:val="single" w:sz="4" w:space="0" w:color="auto"/>
            </w:tcBorders>
            <w:vAlign w:val="center"/>
            <w:hideMark/>
          </w:tcPr>
          <w:p w14:paraId="38B8E9D6"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shd w:val="clear" w:color="auto" w:fill="auto"/>
            <w:vAlign w:val="center"/>
            <w:hideMark/>
          </w:tcPr>
          <w:p w14:paraId="28EF795B"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מפרט אבן</w:t>
            </w:r>
          </w:p>
        </w:tc>
        <w:tc>
          <w:tcPr>
            <w:tcW w:w="3124" w:type="dxa"/>
            <w:tcBorders>
              <w:top w:val="nil"/>
              <w:left w:val="nil"/>
              <w:bottom w:val="nil"/>
              <w:right w:val="nil"/>
            </w:tcBorders>
            <w:shd w:val="clear" w:color="auto" w:fill="auto"/>
            <w:vAlign w:val="center"/>
            <w:hideMark/>
          </w:tcPr>
          <w:p w14:paraId="060F5DE5" w14:textId="77777777" w:rsidR="00237720" w:rsidRPr="00E56613" w:rsidRDefault="00237720" w:rsidP="00237720">
            <w:pPr>
              <w:spacing w:before="0" w:beforeAutospacing="0" w:after="0" w:afterAutospacing="0" w:line="240" w:lineRule="auto"/>
              <w:rPr>
                <w:rFonts w:ascii="David" w:eastAsia="Times New Roman" w:hAnsi="David" w:cs="David"/>
                <w:rtl/>
              </w:rPr>
            </w:pPr>
          </w:p>
        </w:tc>
        <w:tc>
          <w:tcPr>
            <w:tcW w:w="1276" w:type="dxa"/>
            <w:tcBorders>
              <w:top w:val="nil"/>
              <w:left w:val="single" w:sz="4" w:space="0" w:color="auto"/>
              <w:bottom w:val="nil"/>
              <w:right w:val="single" w:sz="4" w:space="0" w:color="auto"/>
            </w:tcBorders>
            <w:shd w:val="clear" w:color="auto" w:fill="auto"/>
            <w:vAlign w:val="center"/>
            <w:hideMark/>
          </w:tcPr>
          <w:p w14:paraId="1691D8C2"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r w:rsidRPr="00E56613">
              <w:rPr>
                <w:rFonts w:ascii="David" w:eastAsia="Times New Roman" w:hAnsi="David" w:cs="David"/>
              </w:rPr>
              <w:t> </w:t>
            </w:r>
          </w:p>
        </w:tc>
      </w:tr>
      <w:tr w:rsidR="00237720" w:rsidRPr="00E56613" w14:paraId="38D381F4" w14:textId="77777777" w:rsidTr="009B30C2">
        <w:trPr>
          <w:trHeight w:val="301"/>
        </w:trPr>
        <w:tc>
          <w:tcPr>
            <w:tcW w:w="754" w:type="dxa"/>
            <w:vMerge/>
            <w:tcBorders>
              <w:top w:val="nil"/>
              <w:left w:val="single" w:sz="4" w:space="0" w:color="auto"/>
              <w:bottom w:val="single" w:sz="4" w:space="0" w:color="000000"/>
              <w:right w:val="single" w:sz="4" w:space="0" w:color="auto"/>
            </w:tcBorders>
            <w:vAlign w:val="center"/>
            <w:hideMark/>
          </w:tcPr>
          <w:p w14:paraId="3D707EF4"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tcBorders>
              <w:top w:val="nil"/>
              <w:left w:val="single" w:sz="4" w:space="0" w:color="auto"/>
              <w:bottom w:val="single" w:sz="4" w:space="0" w:color="auto"/>
              <w:right w:val="single" w:sz="4" w:space="0" w:color="auto"/>
            </w:tcBorders>
            <w:shd w:val="clear" w:color="000000" w:fill="FFFFFF"/>
            <w:vAlign w:val="center"/>
            <w:hideMark/>
          </w:tcPr>
          <w:p w14:paraId="1FC33607" w14:textId="77777777" w:rsidR="00237720" w:rsidRPr="00E56613" w:rsidRDefault="00237720" w:rsidP="00237720">
            <w:pPr>
              <w:bidi w:val="0"/>
              <w:spacing w:before="0" w:beforeAutospacing="0" w:after="0" w:afterAutospacing="0" w:line="240" w:lineRule="auto"/>
              <w:rPr>
                <w:rFonts w:ascii="David" w:eastAsia="Times New Roman" w:hAnsi="David" w:cs="David"/>
              </w:rPr>
            </w:pPr>
            <w:r w:rsidRPr="00E56613">
              <w:rPr>
                <w:rFonts w:ascii="David" w:eastAsia="Times New Roman" w:hAnsi="David" w:cs="David"/>
              </w:rPr>
              <w:t> </w:t>
            </w:r>
          </w:p>
        </w:tc>
        <w:tc>
          <w:tcPr>
            <w:tcW w:w="1756" w:type="dxa"/>
            <w:vMerge/>
            <w:tcBorders>
              <w:top w:val="nil"/>
              <w:left w:val="single" w:sz="4" w:space="0" w:color="auto"/>
              <w:bottom w:val="single" w:sz="4" w:space="0" w:color="000000"/>
              <w:right w:val="single" w:sz="4" w:space="0" w:color="auto"/>
            </w:tcBorders>
            <w:vAlign w:val="center"/>
            <w:hideMark/>
          </w:tcPr>
          <w:p w14:paraId="1EFC66CA"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single" w:sz="4" w:space="0" w:color="auto"/>
              <w:right w:val="single" w:sz="4" w:space="0" w:color="auto"/>
            </w:tcBorders>
            <w:shd w:val="clear" w:color="auto" w:fill="auto"/>
            <w:vAlign w:val="center"/>
            <w:hideMark/>
          </w:tcPr>
          <w:p w14:paraId="5400085B"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 xml:space="preserve">תשריט הגבולות הפאושליים </w:t>
            </w:r>
          </w:p>
        </w:tc>
        <w:tc>
          <w:tcPr>
            <w:tcW w:w="3124" w:type="dxa"/>
            <w:tcBorders>
              <w:top w:val="nil"/>
              <w:left w:val="nil"/>
              <w:bottom w:val="single" w:sz="4" w:space="0" w:color="auto"/>
              <w:right w:val="nil"/>
            </w:tcBorders>
            <w:shd w:val="clear" w:color="auto" w:fill="auto"/>
            <w:vAlign w:val="center"/>
            <w:hideMark/>
          </w:tcPr>
          <w:p w14:paraId="204D7502" w14:textId="77777777" w:rsidR="00237720" w:rsidRPr="00E56613" w:rsidRDefault="00237720" w:rsidP="00237720">
            <w:pPr>
              <w:bidi w:val="0"/>
              <w:spacing w:before="0" w:beforeAutospacing="0" w:after="0" w:afterAutospacing="0" w:line="240" w:lineRule="auto"/>
              <w:rPr>
                <w:rFonts w:ascii="David" w:eastAsia="Times New Roman" w:hAnsi="David" w:cs="David"/>
                <w:rtl/>
              </w:rPr>
            </w:pPr>
            <w:r w:rsidRPr="00E56613">
              <w:rPr>
                <w:rFonts w:ascii="David" w:eastAsia="Times New Roman" w:hAnsi="David" w:cs="David"/>
              </w:rPr>
              <w:t> </w:t>
            </w:r>
          </w:p>
        </w:tc>
        <w:tc>
          <w:tcPr>
            <w:tcW w:w="1276" w:type="dxa"/>
            <w:tcBorders>
              <w:top w:val="nil"/>
              <w:left w:val="single" w:sz="4" w:space="0" w:color="auto"/>
              <w:bottom w:val="single" w:sz="4" w:space="0" w:color="auto"/>
              <w:right w:val="single" w:sz="4" w:space="0" w:color="auto"/>
            </w:tcBorders>
            <w:shd w:val="clear" w:color="auto" w:fill="auto"/>
            <w:vAlign w:val="center"/>
            <w:hideMark/>
          </w:tcPr>
          <w:p w14:paraId="568EA16C" w14:textId="77777777" w:rsidR="00237720" w:rsidRPr="00E56613" w:rsidRDefault="00237720" w:rsidP="00237720">
            <w:pPr>
              <w:bidi w:val="0"/>
              <w:spacing w:before="0" w:beforeAutospacing="0" w:after="0" w:afterAutospacing="0" w:line="240" w:lineRule="auto"/>
              <w:rPr>
                <w:rFonts w:ascii="David" w:eastAsia="Times New Roman" w:hAnsi="David" w:cs="David"/>
              </w:rPr>
            </w:pPr>
            <w:r w:rsidRPr="00E56613">
              <w:rPr>
                <w:rFonts w:ascii="David" w:eastAsia="Times New Roman" w:hAnsi="David" w:cs="David"/>
              </w:rPr>
              <w:t> </w:t>
            </w:r>
          </w:p>
        </w:tc>
      </w:tr>
      <w:tr w:rsidR="00237720" w:rsidRPr="00E56613" w14:paraId="262F9C2F" w14:textId="77777777" w:rsidTr="009B30C2">
        <w:trPr>
          <w:trHeight w:val="834"/>
        </w:trPr>
        <w:tc>
          <w:tcPr>
            <w:tcW w:w="754" w:type="dxa"/>
            <w:tcBorders>
              <w:top w:val="nil"/>
              <w:left w:val="single" w:sz="4" w:space="0" w:color="auto"/>
              <w:bottom w:val="single" w:sz="4" w:space="0" w:color="auto"/>
              <w:right w:val="single" w:sz="4" w:space="0" w:color="auto"/>
            </w:tcBorders>
            <w:shd w:val="clear" w:color="auto" w:fill="auto"/>
            <w:vAlign w:val="center"/>
            <w:hideMark/>
          </w:tcPr>
          <w:p w14:paraId="252D3FB0" w14:textId="77777777" w:rsidR="00237720" w:rsidRPr="00E56613" w:rsidRDefault="00237720" w:rsidP="00237720">
            <w:pPr>
              <w:spacing w:before="0" w:beforeAutospacing="0" w:after="0" w:afterAutospacing="0" w:line="240" w:lineRule="auto"/>
              <w:jc w:val="center"/>
              <w:rPr>
                <w:rFonts w:ascii="David" w:eastAsia="Times New Roman" w:hAnsi="David" w:cs="David"/>
                <w:b/>
                <w:bCs/>
              </w:rPr>
            </w:pPr>
            <w:r w:rsidRPr="00E56613">
              <w:rPr>
                <w:rFonts w:ascii="David" w:eastAsia="Times New Roman" w:hAnsi="David" w:cs="David"/>
                <w:b/>
                <w:bCs/>
                <w:rtl/>
              </w:rPr>
              <w:t>מסמך ה'</w:t>
            </w:r>
          </w:p>
        </w:tc>
        <w:tc>
          <w:tcPr>
            <w:tcW w:w="1884" w:type="dxa"/>
            <w:tcBorders>
              <w:top w:val="nil"/>
              <w:left w:val="single" w:sz="4" w:space="0" w:color="auto"/>
              <w:bottom w:val="single" w:sz="4" w:space="0" w:color="auto"/>
              <w:right w:val="single" w:sz="4" w:space="0" w:color="auto"/>
            </w:tcBorders>
            <w:shd w:val="clear" w:color="000000" w:fill="FFFFFF"/>
            <w:vAlign w:val="center"/>
            <w:hideMark/>
          </w:tcPr>
          <w:p w14:paraId="53F118CE" w14:textId="77777777" w:rsidR="00237720" w:rsidRPr="00E56613" w:rsidRDefault="00237720" w:rsidP="00237720">
            <w:pPr>
              <w:spacing w:before="0" w:beforeAutospacing="0" w:after="0" w:afterAutospacing="0" w:line="240" w:lineRule="auto"/>
              <w:rPr>
                <w:rFonts w:ascii="David" w:eastAsia="Times New Roman" w:hAnsi="David" w:cs="David"/>
                <w:b/>
                <w:bCs/>
                <w:u w:val="single"/>
                <w:rtl/>
              </w:rPr>
            </w:pPr>
            <w:r w:rsidRPr="00E56613">
              <w:rPr>
                <w:rFonts w:ascii="David" w:eastAsia="Times New Roman" w:hAnsi="David" w:cs="David"/>
                <w:b/>
                <w:bCs/>
                <w:u w:val="single"/>
                <w:rtl/>
              </w:rPr>
              <w:t>חוזה לביצוע תשתיות/פיתוח/אחר - ככל וישנו</w:t>
            </w:r>
          </w:p>
        </w:tc>
        <w:tc>
          <w:tcPr>
            <w:tcW w:w="1756" w:type="dxa"/>
            <w:tcBorders>
              <w:top w:val="nil"/>
              <w:left w:val="single" w:sz="4" w:space="0" w:color="auto"/>
              <w:bottom w:val="single" w:sz="4" w:space="0" w:color="auto"/>
              <w:right w:val="single" w:sz="4" w:space="0" w:color="auto"/>
            </w:tcBorders>
            <w:shd w:val="clear" w:color="000000" w:fill="FFFFFF"/>
            <w:vAlign w:val="center"/>
            <w:hideMark/>
          </w:tcPr>
          <w:p w14:paraId="635176D1"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 xml:space="preserve">כרוך בחוברת  </w:t>
            </w:r>
          </w:p>
        </w:tc>
        <w:tc>
          <w:tcPr>
            <w:tcW w:w="2810" w:type="dxa"/>
            <w:tcBorders>
              <w:top w:val="nil"/>
              <w:left w:val="single" w:sz="4" w:space="0" w:color="auto"/>
              <w:bottom w:val="single" w:sz="4" w:space="0" w:color="auto"/>
              <w:right w:val="single" w:sz="4" w:space="0" w:color="auto"/>
            </w:tcBorders>
            <w:shd w:val="clear" w:color="auto" w:fill="auto"/>
            <w:vAlign w:val="center"/>
            <w:hideMark/>
          </w:tcPr>
          <w:p w14:paraId="474823EA"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hint="cs"/>
                <w:rtl/>
              </w:rPr>
              <w:t>שער כריכת החוברת</w:t>
            </w:r>
          </w:p>
        </w:tc>
        <w:tc>
          <w:tcPr>
            <w:tcW w:w="3124" w:type="dxa"/>
            <w:tcBorders>
              <w:top w:val="nil"/>
              <w:left w:val="single" w:sz="4" w:space="0" w:color="auto"/>
              <w:bottom w:val="single" w:sz="4" w:space="0" w:color="auto"/>
              <w:right w:val="single" w:sz="4" w:space="0" w:color="auto"/>
            </w:tcBorders>
            <w:shd w:val="clear" w:color="auto" w:fill="auto"/>
            <w:vAlign w:val="center"/>
            <w:hideMark/>
          </w:tcPr>
          <w:p w14:paraId="3596A8BE"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כריכה קבועה לכל המכרז</w:t>
            </w:r>
            <w:r w:rsidRPr="00E56613">
              <w:rPr>
                <w:rFonts w:ascii="David" w:eastAsia="Times New Roman" w:hAnsi="David" w:cs="David" w:hint="cs"/>
                <w:rtl/>
              </w:rPr>
              <w:t xml:space="preserve"> - </w:t>
            </w:r>
            <w:r w:rsidRPr="00E56613">
              <w:rPr>
                <w:rFonts w:ascii="David" w:eastAsia="Times New Roman" w:hAnsi="David" w:cs="David"/>
                <w:rtl/>
              </w:rPr>
              <w:t>בחזית של כל חוברת יחד עם לוגו החברה, שם ותמונת הפרויקט</w:t>
            </w:r>
          </w:p>
        </w:tc>
        <w:tc>
          <w:tcPr>
            <w:tcW w:w="1276" w:type="dxa"/>
            <w:tcBorders>
              <w:top w:val="nil"/>
              <w:left w:val="single" w:sz="4" w:space="0" w:color="auto"/>
              <w:bottom w:val="single" w:sz="4" w:space="0" w:color="auto"/>
              <w:right w:val="single" w:sz="4" w:space="0" w:color="auto"/>
            </w:tcBorders>
            <w:shd w:val="clear" w:color="auto" w:fill="auto"/>
            <w:vAlign w:val="center"/>
            <w:hideMark/>
          </w:tcPr>
          <w:p w14:paraId="6FD4479A" w14:textId="77777777" w:rsidR="00237720" w:rsidRDefault="00237720" w:rsidP="00237720">
            <w:pPr>
              <w:bidi w:val="0"/>
              <w:spacing w:before="0" w:beforeAutospacing="0" w:after="0" w:afterAutospacing="0" w:line="240" w:lineRule="auto"/>
              <w:rPr>
                <w:rFonts w:ascii="David" w:eastAsia="Times New Roman" w:hAnsi="David" w:cs="David"/>
              </w:rPr>
            </w:pPr>
            <w:r w:rsidRPr="00E56613">
              <w:rPr>
                <w:rFonts w:ascii="David" w:eastAsia="Times New Roman" w:hAnsi="David" w:cs="David"/>
              </w:rPr>
              <w:t> </w:t>
            </w:r>
          </w:p>
          <w:p w14:paraId="3DCBE332" w14:textId="77777777" w:rsidR="00237720" w:rsidRDefault="00237720" w:rsidP="00237720">
            <w:pPr>
              <w:bidi w:val="0"/>
              <w:spacing w:before="0" w:beforeAutospacing="0" w:after="0" w:afterAutospacing="0" w:line="240" w:lineRule="auto"/>
              <w:rPr>
                <w:rFonts w:ascii="David" w:eastAsia="Times New Roman" w:hAnsi="David" w:cs="David"/>
              </w:rPr>
            </w:pPr>
          </w:p>
          <w:p w14:paraId="51D7BF91" w14:textId="77777777" w:rsidR="00237720" w:rsidRDefault="00237720" w:rsidP="00237720">
            <w:pPr>
              <w:bidi w:val="0"/>
              <w:spacing w:before="0" w:beforeAutospacing="0" w:after="0" w:afterAutospacing="0" w:line="240" w:lineRule="auto"/>
              <w:rPr>
                <w:rFonts w:ascii="David" w:eastAsia="Times New Roman" w:hAnsi="David" w:cs="David"/>
              </w:rPr>
            </w:pPr>
          </w:p>
          <w:p w14:paraId="5CDD05AD" w14:textId="77777777" w:rsidR="00237720" w:rsidRPr="00E56613" w:rsidRDefault="00237720" w:rsidP="00237720">
            <w:pPr>
              <w:bidi w:val="0"/>
              <w:spacing w:before="0" w:beforeAutospacing="0" w:after="0" w:afterAutospacing="0" w:line="240" w:lineRule="auto"/>
              <w:rPr>
                <w:rFonts w:ascii="David" w:eastAsia="Times New Roman" w:hAnsi="David" w:cs="David"/>
              </w:rPr>
            </w:pPr>
          </w:p>
        </w:tc>
      </w:tr>
    </w:tbl>
    <w:p w14:paraId="0B8784DA" w14:textId="77777777" w:rsidR="00E56613" w:rsidRPr="00E56613" w:rsidRDefault="00E56613" w:rsidP="00E56613">
      <w:pPr>
        <w:rPr>
          <w:rFonts w:ascii="David" w:eastAsia="Times New Roman" w:hAnsi="David" w:cs="David"/>
          <w:b/>
          <w:bCs/>
          <w:sz w:val="32"/>
          <w:szCs w:val="32"/>
          <w:u w:val="single"/>
        </w:rPr>
      </w:pPr>
      <w:r w:rsidRPr="00E56613">
        <w:rPr>
          <w:rFonts w:ascii="David" w:eastAsia="Times New Roman" w:hAnsi="David" w:cs="David" w:hint="cs"/>
          <w:b/>
          <w:bCs/>
          <w:sz w:val="32"/>
          <w:szCs w:val="32"/>
          <w:u w:val="single"/>
          <w:rtl/>
        </w:rPr>
        <w:lastRenderedPageBreak/>
        <w:t xml:space="preserve"> </w:t>
      </w:r>
    </w:p>
    <w:p w14:paraId="69006780" w14:textId="77777777" w:rsidR="00E56613" w:rsidRPr="00E56613" w:rsidRDefault="00E56613" w:rsidP="00E56613">
      <w:pPr>
        <w:spacing w:before="0" w:beforeAutospacing="0" w:after="0" w:afterAutospacing="0" w:line="240" w:lineRule="auto"/>
        <w:ind w:right="175"/>
        <w:jc w:val="right"/>
        <w:rPr>
          <w:rFonts w:ascii="David" w:eastAsia="Times New Roman" w:hAnsi="David" w:cs="David"/>
          <w:color w:val="000000"/>
          <w:rtl/>
        </w:rPr>
      </w:pPr>
    </w:p>
    <w:p w14:paraId="4F8F7E34"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4EE96F86"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6C685154"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7904E1B3"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4B53764E"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5BEE65ED"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63C91BE6"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3540287D"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795E0665"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2728395E"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4D2D9B8C"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69B51FE0"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6494C24B"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39EEA2FE"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12EFCBC2"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14689105"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0A90217F"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5661ACD9"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7C30E502"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7ACE784E"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5DEA4ED5"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00DF1D05"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0A6901EA"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797B3137"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061C1411"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7E3A7C74"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24C57BC2"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472980A4"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1E38F224"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09AE0B66"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74F803FF"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69BE3376"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40C93060"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0151AC0B"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3541DB51"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3A878A8B"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7CDACCD9"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70F19AF6"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7FD2D290"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55E4E09D"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4889BC14"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67012B52"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32E7E3BF"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0518F301"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292F0DF5"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0D374A5F"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1D2CD43D"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tl/>
        </w:rPr>
      </w:pPr>
    </w:p>
    <w:p w14:paraId="5BD6E4B3" w14:textId="77777777" w:rsidR="00377752" w:rsidRDefault="00377752" w:rsidP="00237720">
      <w:pPr>
        <w:spacing w:before="0" w:beforeAutospacing="0" w:after="0" w:afterAutospacing="0" w:line="240" w:lineRule="auto"/>
        <w:ind w:left="720" w:right="175"/>
        <w:jc w:val="center"/>
        <w:rPr>
          <w:rFonts w:ascii="David" w:eastAsia="Times New Roman" w:hAnsi="David" w:cs="David"/>
          <w:color w:val="000000"/>
          <w:rtl/>
        </w:rPr>
      </w:pPr>
    </w:p>
    <w:p w14:paraId="5E109E3D" w14:textId="77777777" w:rsidR="00377752" w:rsidRDefault="00377752" w:rsidP="00237720">
      <w:pPr>
        <w:spacing w:before="0" w:beforeAutospacing="0" w:after="0" w:afterAutospacing="0" w:line="240" w:lineRule="auto"/>
        <w:ind w:left="720" w:right="175"/>
        <w:jc w:val="center"/>
        <w:rPr>
          <w:rFonts w:ascii="David" w:eastAsia="Times New Roman" w:hAnsi="David" w:cs="David"/>
          <w:color w:val="000000"/>
        </w:rPr>
      </w:pPr>
    </w:p>
    <w:p w14:paraId="3E9363A0"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3761C652"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3D01FF6C"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10B09E97"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62C0BDDA"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17403A7A"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16100B7A" w14:textId="77777777" w:rsidR="00E56613" w:rsidRDefault="00E56613" w:rsidP="00237720">
      <w:pPr>
        <w:tabs>
          <w:tab w:val="left" w:pos="9163"/>
        </w:tabs>
        <w:spacing w:before="0" w:beforeAutospacing="0" w:after="0" w:afterAutospacing="0" w:line="240" w:lineRule="auto"/>
        <w:ind w:left="-1186" w:right="-709"/>
        <w:jc w:val="center"/>
        <w:rPr>
          <w:rFonts w:ascii="David" w:eastAsia="Times New Roman" w:hAnsi="David" w:cs="David"/>
          <w:color w:val="000000"/>
          <w:rtl/>
        </w:rPr>
      </w:pPr>
      <w:r w:rsidRPr="00237720">
        <w:rPr>
          <w:rFonts w:ascii="Times New Roman" w:eastAsia="Times New Roman" w:hAnsi="Times New Roman" w:cs="David"/>
          <w:noProof/>
          <w:sz w:val="28"/>
          <w:szCs w:val="24"/>
        </w:rPr>
        <w:lastRenderedPageBreak/>
        <w:drawing>
          <wp:inline distT="0" distB="0" distL="0" distR="0" wp14:anchorId="546D8782" wp14:editId="08F46038">
            <wp:extent cx="5285740" cy="476250"/>
            <wp:effectExtent l="0" t="0" r="0" b="0"/>
            <wp:docPr id="32" name="תמונה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85740" cy="476250"/>
                    </a:xfrm>
                    <a:prstGeom prst="rect">
                      <a:avLst/>
                    </a:prstGeom>
                    <a:noFill/>
                  </pic:spPr>
                </pic:pic>
              </a:graphicData>
            </a:graphic>
          </wp:inline>
        </w:drawing>
      </w:r>
    </w:p>
    <w:p w14:paraId="009500CB"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tl/>
        </w:rPr>
      </w:pPr>
    </w:p>
    <w:p w14:paraId="6F4C2B6F"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tl/>
        </w:rPr>
      </w:pPr>
    </w:p>
    <w:p w14:paraId="582B2A4C"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tl/>
        </w:rPr>
      </w:pPr>
    </w:p>
    <w:p w14:paraId="0B029D6C"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tl/>
        </w:rPr>
      </w:pPr>
    </w:p>
    <w:p w14:paraId="7E5DFCB7" w14:textId="77777777" w:rsidR="00237720" w:rsidRPr="00237720" w:rsidRDefault="00237720" w:rsidP="00237720">
      <w:pPr>
        <w:spacing w:before="0" w:beforeAutospacing="0" w:after="0" w:afterAutospacing="0" w:line="240" w:lineRule="auto"/>
        <w:ind w:left="720" w:right="175"/>
        <w:jc w:val="center"/>
        <w:rPr>
          <w:rFonts w:ascii="David" w:eastAsia="Times New Roman" w:hAnsi="David" w:cs="David"/>
          <w:color w:val="000000"/>
          <w:rtl/>
        </w:rPr>
      </w:pPr>
    </w:p>
    <w:p w14:paraId="76B4F96E" w14:textId="77777777" w:rsidR="00E56613" w:rsidRPr="00E56613" w:rsidRDefault="00E56613" w:rsidP="00E56613">
      <w:pPr>
        <w:keepNext/>
        <w:spacing w:before="0" w:beforeAutospacing="0" w:after="0" w:afterAutospacing="0" w:line="480" w:lineRule="auto"/>
        <w:ind w:right="142"/>
        <w:jc w:val="center"/>
        <w:outlineLvl w:val="0"/>
        <w:rPr>
          <w:rFonts w:ascii="Times New Roman" w:eastAsia="Times New Roman" w:hAnsi="Times New Roman" w:cs="David"/>
          <w:b/>
          <w:bCs/>
          <w:sz w:val="28"/>
          <w:szCs w:val="24"/>
          <w:u w:val="single"/>
          <w:rtl/>
        </w:rPr>
      </w:pPr>
    </w:p>
    <w:p w14:paraId="17D1E208" w14:textId="77777777" w:rsidR="00E56613" w:rsidRPr="00237720" w:rsidRDefault="00E56613" w:rsidP="00E56613">
      <w:pPr>
        <w:keepNext/>
        <w:spacing w:before="0" w:beforeAutospacing="0" w:after="0" w:afterAutospacing="0" w:line="480" w:lineRule="auto"/>
        <w:ind w:right="142"/>
        <w:jc w:val="center"/>
        <w:outlineLvl w:val="0"/>
        <w:rPr>
          <w:rFonts w:ascii="Times New Roman" w:eastAsia="Times New Roman" w:hAnsi="Times New Roman" w:cs="David"/>
          <w:b/>
          <w:bCs/>
          <w:sz w:val="36"/>
          <w:szCs w:val="32"/>
          <w:u w:val="single"/>
          <w:rtl/>
        </w:rPr>
      </w:pPr>
      <w:r w:rsidRPr="00237720">
        <w:rPr>
          <w:rFonts w:ascii="Times New Roman" w:eastAsia="Times New Roman" w:hAnsi="Times New Roman" w:cs="David" w:hint="cs"/>
          <w:b/>
          <w:bCs/>
          <w:sz w:val="36"/>
          <w:szCs w:val="32"/>
          <w:u w:val="single"/>
          <w:rtl/>
        </w:rPr>
        <w:t>הזמנה לקבלת הצעות</w:t>
      </w:r>
    </w:p>
    <w:p w14:paraId="69D90420" w14:textId="77777777" w:rsidR="00E56613" w:rsidRPr="00E56613" w:rsidRDefault="00E56613" w:rsidP="00E56613">
      <w:pPr>
        <w:keepNext/>
        <w:spacing w:before="0" w:beforeAutospacing="0" w:after="0" w:afterAutospacing="0" w:line="480" w:lineRule="auto"/>
        <w:ind w:right="142"/>
        <w:jc w:val="center"/>
        <w:outlineLvl w:val="0"/>
        <w:rPr>
          <w:rFonts w:ascii="David" w:eastAsia="Times New Roman" w:hAnsi="David" w:cs="David"/>
          <w:sz w:val="24"/>
          <w:szCs w:val="24"/>
          <w:rtl/>
        </w:rPr>
      </w:pPr>
    </w:p>
    <w:p w14:paraId="45803ACF" w14:textId="77777777" w:rsidR="001F50AB" w:rsidRDefault="00E56613" w:rsidP="001F50AB">
      <w:pPr>
        <w:keepNext/>
        <w:spacing w:before="0" w:beforeAutospacing="0" w:after="0" w:afterAutospacing="0" w:line="480" w:lineRule="auto"/>
        <w:ind w:right="142"/>
        <w:jc w:val="center"/>
        <w:outlineLvl w:val="0"/>
        <w:rPr>
          <w:rFonts w:ascii="David" w:eastAsia="Times New Roman" w:hAnsi="David" w:cs="David"/>
          <w:sz w:val="24"/>
          <w:szCs w:val="24"/>
          <w:rtl/>
        </w:rPr>
      </w:pPr>
      <w:r w:rsidRPr="00E56613">
        <w:rPr>
          <w:rFonts w:ascii="David" w:eastAsia="Times New Roman" w:hAnsi="David" w:cs="David"/>
          <w:sz w:val="24"/>
          <w:szCs w:val="24"/>
          <w:rtl/>
        </w:rPr>
        <w:t>שם פרויקט</w:t>
      </w:r>
      <w:r w:rsidR="001F50AB">
        <w:rPr>
          <w:rFonts w:ascii="David" w:eastAsia="Times New Roman" w:hAnsi="David" w:cs="David" w:hint="cs"/>
          <w:sz w:val="24"/>
          <w:szCs w:val="24"/>
          <w:rtl/>
        </w:rPr>
        <w:t xml:space="preserve">: </w:t>
      </w:r>
      <w:sdt>
        <w:sdtPr>
          <w:rPr>
            <w:rFonts w:ascii="David" w:eastAsia="Times New Roman" w:hAnsi="David" w:cs="David"/>
            <w:sz w:val="24"/>
            <w:szCs w:val="24"/>
            <w:rtl/>
          </w:rPr>
          <w:alias w:val="שם הפרויקט"/>
          <w:tag w:val="cntProjectName"/>
          <w:id w:val="1185562377"/>
          <w:placeholder>
            <w:docPart w:val="546D826F80214C2AB2FB7BB696A57F2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3" w:author="Kook Sec" w:date="2024-07-28T13:13:00Z">
            <w:r w:rsidR="00945BF5">
              <w:rPr>
                <w:rFonts w:ascii="David" w:eastAsia="Times New Roman" w:hAnsi="David" w:cs="David"/>
                <w:sz w:val="24"/>
                <w:szCs w:val="24"/>
                <w:rtl/>
              </w:rPr>
              <w:t>פ.א פיתוח ובנייה בירושלים בע"מ</w:t>
            </w:r>
          </w:ins>
        </w:sdtContent>
      </w:sdt>
      <w:r w:rsidRPr="00E56613">
        <w:rPr>
          <w:rFonts w:ascii="David" w:eastAsia="Times New Roman" w:hAnsi="David" w:cs="David"/>
          <w:sz w:val="24"/>
          <w:szCs w:val="24"/>
          <w:rtl/>
        </w:rPr>
        <w:t xml:space="preserve"> </w:t>
      </w:r>
    </w:p>
    <w:p w14:paraId="635CE25A" w14:textId="77777777" w:rsidR="001F50AB" w:rsidRDefault="00E56613" w:rsidP="001F50AB">
      <w:pPr>
        <w:keepNext/>
        <w:spacing w:before="0" w:beforeAutospacing="0" w:after="0" w:afterAutospacing="0" w:line="480" w:lineRule="auto"/>
        <w:ind w:right="142"/>
        <w:jc w:val="center"/>
        <w:outlineLvl w:val="0"/>
        <w:rPr>
          <w:rFonts w:ascii="David" w:eastAsia="Times New Roman" w:hAnsi="David" w:cs="David"/>
          <w:sz w:val="24"/>
          <w:szCs w:val="24"/>
          <w:rtl/>
        </w:rPr>
      </w:pPr>
      <w:r w:rsidRPr="00E56613">
        <w:rPr>
          <w:rFonts w:ascii="David" w:eastAsia="Times New Roman" w:hAnsi="David" w:cs="David"/>
          <w:sz w:val="24"/>
          <w:szCs w:val="24"/>
          <w:rtl/>
        </w:rPr>
        <w:t>שם אתר</w:t>
      </w:r>
      <w:r w:rsidR="001F50AB">
        <w:rPr>
          <w:rFonts w:ascii="David" w:eastAsia="Times New Roman" w:hAnsi="David" w:cs="David" w:hint="cs"/>
          <w:sz w:val="24"/>
          <w:szCs w:val="24"/>
          <w:rtl/>
        </w:rPr>
        <w:t xml:space="preserve">: </w:t>
      </w:r>
      <w:sdt>
        <w:sdtPr>
          <w:rPr>
            <w:rFonts w:ascii="David" w:eastAsia="Times New Roman" w:hAnsi="David" w:cs="David"/>
            <w:sz w:val="24"/>
            <w:szCs w:val="24"/>
            <w:rtl/>
          </w:rPr>
          <w:alias w:val="שם אתר"/>
          <w:tag w:val="cntSite"/>
          <w:id w:val="-1528868231"/>
          <w:placeholder>
            <w:docPart w:val="AC34A1A7406445B9A9DEBE9EEB691D5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ins w:id="4" w:author="Kook Sec" w:date="2024-07-28T13:13:00Z">
            <w:r w:rsidR="00945BF5">
              <w:rPr>
                <w:rFonts w:ascii="David" w:eastAsia="Times New Roman" w:hAnsi="David" w:cs="David"/>
                <w:sz w:val="24"/>
                <w:szCs w:val="24"/>
                <w:rtl/>
              </w:rPr>
              <w:t>רמת שרת שלב ב</w:t>
            </w:r>
          </w:ins>
        </w:sdtContent>
      </w:sdt>
      <w:r w:rsidRPr="00E56613">
        <w:rPr>
          <w:rFonts w:ascii="David" w:eastAsia="Times New Roman" w:hAnsi="David" w:cs="David"/>
          <w:sz w:val="24"/>
          <w:szCs w:val="24"/>
          <w:rtl/>
        </w:rPr>
        <w:t xml:space="preserve"> </w:t>
      </w:r>
    </w:p>
    <w:p w14:paraId="7D6477A6" w14:textId="77777777" w:rsidR="001F50AB" w:rsidRDefault="001F50AB" w:rsidP="001F50AB">
      <w:pPr>
        <w:keepNext/>
        <w:spacing w:before="0" w:beforeAutospacing="0" w:after="0" w:afterAutospacing="0" w:line="480" w:lineRule="auto"/>
        <w:ind w:right="142"/>
        <w:jc w:val="center"/>
        <w:outlineLvl w:val="0"/>
        <w:rPr>
          <w:rFonts w:ascii="David" w:eastAsia="Times New Roman" w:hAnsi="David" w:cs="David"/>
          <w:sz w:val="24"/>
          <w:szCs w:val="24"/>
          <w:rtl/>
        </w:rPr>
      </w:pPr>
      <w:r>
        <w:rPr>
          <w:rFonts w:ascii="David" w:eastAsia="Times New Roman" w:hAnsi="David" w:cs="David" w:hint="cs"/>
          <w:sz w:val="24"/>
          <w:szCs w:val="24"/>
          <w:rtl/>
        </w:rPr>
        <w:t xml:space="preserve">תב"ע: </w:t>
      </w:r>
      <w:sdt>
        <w:sdtPr>
          <w:rPr>
            <w:rFonts w:ascii="David" w:eastAsia="Times New Roman" w:hAnsi="David" w:cs="David" w:hint="cs"/>
            <w:sz w:val="24"/>
            <w:szCs w:val="24"/>
            <w:rtl/>
          </w:rPr>
          <w:alias w:val="שדה נוסף 2"/>
          <w:tag w:val="cntCustomField2"/>
          <w:id w:val="-1577432817"/>
          <w:placeholder>
            <w:docPart w:val="D0F01E48189B4169B065941F6580333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r w:rsidRPr="001F50AB">
            <w:rPr>
              <w:rStyle w:val="a8"/>
              <w:color w:val="00B0F0"/>
              <w:rtl/>
            </w:rPr>
            <w:t>[שדה נוסף 2]</w:t>
          </w:r>
        </w:sdtContent>
      </w:sdt>
    </w:p>
    <w:p w14:paraId="124F1D29" w14:textId="77777777" w:rsidR="001F50AB" w:rsidRDefault="001F50AB" w:rsidP="001F50AB">
      <w:pPr>
        <w:keepNext/>
        <w:spacing w:before="0" w:beforeAutospacing="0" w:after="0" w:afterAutospacing="0" w:line="480" w:lineRule="auto"/>
        <w:ind w:right="142"/>
        <w:jc w:val="center"/>
        <w:outlineLvl w:val="0"/>
        <w:rPr>
          <w:rFonts w:ascii="David" w:eastAsia="Times New Roman" w:hAnsi="David" w:cs="David"/>
          <w:sz w:val="24"/>
          <w:szCs w:val="24"/>
          <w:rtl/>
        </w:rPr>
      </w:pPr>
      <w:r>
        <w:rPr>
          <w:rFonts w:ascii="David" w:eastAsia="Times New Roman" w:hAnsi="David" w:cs="David" w:hint="cs"/>
          <w:sz w:val="24"/>
          <w:szCs w:val="24"/>
          <w:rtl/>
        </w:rPr>
        <w:t xml:space="preserve">גוש וחלקה: </w:t>
      </w:r>
      <w:sdt>
        <w:sdtPr>
          <w:rPr>
            <w:rFonts w:ascii="David" w:eastAsia="Times New Roman" w:hAnsi="David" w:cs="David" w:hint="cs"/>
            <w:sz w:val="24"/>
            <w:szCs w:val="24"/>
            <w:rtl/>
          </w:rPr>
          <w:alias w:val="שדה נוסף 1"/>
          <w:tag w:val="cntCustomField1"/>
          <w:id w:val="539713951"/>
          <w:placeholder>
            <w:docPart w:val="99ABEC0E2CBB4A20BCB09FEAE103320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r w:rsidRPr="001F50AB">
            <w:rPr>
              <w:rStyle w:val="a8"/>
              <w:color w:val="00B0F0"/>
              <w:rtl/>
            </w:rPr>
            <w:t>[שדה נוסף 1]</w:t>
          </w:r>
        </w:sdtContent>
      </w:sdt>
    </w:p>
    <w:p w14:paraId="001E5922" w14:textId="77777777" w:rsidR="001F50AB" w:rsidRDefault="001F50AB" w:rsidP="001F50AB">
      <w:pPr>
        <w:keepNext/>
        <w:spacing w:before="0" w:beforeAutospacing="0" w:after="0" w:afterAutospacing="0" w:line="480" w:lineRule="auto"/>
        <w:ind w:right="142"/>
        <w:jc w:val="center"/>
        <w:outlineLvl w:val="0"/>
        <w:rPr>
          <w:rFonts w:ascii="David" w:eastAsia="Times New Roman" w:hAnsi="David" w:cs="David"/>
          <w:sz w:val="24"/>
          <w:szCs w:val="24"/>
          <w:rtl/>
        </w:rPr>
      </w:pPr>
      <w:r>
        <w:rPr>
          <w:rFonts w:ascii="David" w:eastAsia="Times New Roman" w:hAnsi="David" w:cs="David" w:hint="cs"/>
          <w:sz w:val="24"/>
          <w:szCs w:val="24"/>
          <w:rtl/>
        </w:rPr>
        <w:t>כתובת : _</w:t>
      </w:r>
      <w:ins w:id="5" w:author="Kook Sec" w:date="2024-07-28T13:16:00Z">
        <w:r w:rsidR="00945BF5">
          <w:rPr>
            <w:rFonts w:ascii="David" w:eastAsia="Times New Roman" w:hAnsi="David" w:cs="David" w:hint="cs"/>
            <w:sz w:val="24"/>
            <w:szCs w:val="24"/>
            <w:rtl/>
          </w:rPr>
          <w:t>קדיש לוז 1 ירושלים</w:t>
        </w:r>
      </w:ins>
      <w:r>
        <w:rPr>
          <w:rFonts w:ascii="David" w:eastAsia="Times New Roman" w:hAnsi="David" w:cs="David" w:hint="cs"/>
          <w:sz w:val="24"/>
          <w:szCs w:val="24"/>
          <w:rtl/>
        </w:rPr>
        <w:t>_________________</w:t>
      </w:r>
    </w:p>
    <w:p w14:paraId="274E1969" w14:textId="77777777" w:rsidR="00E56613" w:rsidRPr="00E56613" w:rsidRDefault="00E56613" w:rsidP="00E56613">
      <w:pPr>
        <w:keepNext/>
        <w:spacing w:before="0" w:beforeAutospacing="0" w:after="0" w:afterAutospacing="0" w:line="480" w:lineRule="auto"/>
        <w:ind w:right="142"/>
        <w:jc w:val="center"/>
        <w:outlineLvl w:val="0"/>
        <w:rPr>
          <w:rFonts w:ascii="Times New Roman" w:eastAsia="Times New Roman" w:hAnsi="Times New Roman" w:cs="David"/>
          <w:b/>
          <w:bCs/>
          <w:sz w:val="28"/>
          <w:szCs w:val="24"/>
          <w:u w:val="single"/>
          <w:rtl/>
        </w:rPr>
      </w:pPr>
    </w:p>
    <w:p w14:paraId="7A31A37D" w14:textId="77777777" w:rsidR="00E56613" w:rsidRPr="00E56613" w:rsidRDefault="00E56613" w:rsidP="00E56613">
      <w:pPr>
        <w:keepNext/>
        <w:spacing w:before="0" w:beforeAutospacing="0" w:after="0" w:afterAutospacing="0" w:line="480" w:lineRule="auto"/>
        <w:ind w:right="142"/>
        <w:jc w:val="center"/>
        <w:outlineLvl w:val="0"/>
        <w:rPr>
          <w:rFonts w:ascii="Times New Roman" w:eastAsia="Times New Roman" w:hAnsi="Times New Roman" w:cs="David"/>
          <w:b/>
          <w:bCs/>
          <w:sz w:val="28"/>
          <w:szCs w:val="24"/>
          <w:u w:val="single"/>
          <w:rtl/>
        </w:rPr>
      </w:pPr>
    </w:p>
    <w:p w14:paraId="5D59F289" w14:textId="77777777" w:rsidR="00E56613" w:rsidRPr="00E56613" w:rsidRDefault="00E56613" w:rsidP="00E56613">
      <w:pPr>
        <w:keepNext/>
        <w:spacing w:before="0" w:beforeAutospacing="0" w:after="0" w:afterAutospacing="0" w:line="480" w:lineRule="auto"/>
        <w:ind w:right="142"/>
        <w:jc w:val="center"/>
        <w:outlineLvl w:val="0"/>
        <w:rPr>
          <w:rFonts w:ascii="Times New Roman" w:eastAsia="Times New Roman" w:hAnsi="Times New Roman" w:cs="David"/>
          <w:b/>
          <w:bCs/>
          <w:sz w:val="28"/>
          <w:szCs w:val="24"/>
          <w:u w:val="single"/>
          <w:rtl/>
        </w:rPr>
      </w:pPr>
    </w:p>
    <w:p w14:paraId="5EBA62FC" w14:textId="77777777" w:rsidR="00E56613" w:rsidRPr="00E56613" w:rsidRDefault="00E56613" w:rsidP="00E56613">
      <w:pPr>
        <w:spacing w:before="0" w:beforeAutospacing="0" w:after="0" w:afterAutospacing="0" w:line="360" w:lineRule="auto"/>
        <w:jc w:val="both"/>
        <w:rPr>
          <w:rFonts w:ascii="Times New Roman" w:eastAsia="Times New Roman" w:hAnsi="Times New Roman" w:cs="David"/>
          <w:sz w:val="26"/>
          <w:szCs w:val="26"/>
          <w:rtl/>
        </w:rPr>
      </w:pPr>
    </w:p>
    <w:p w14:paraId="2F7448FF" w14:textId="77777777" w:rsidR="00E56613" w:rsidRPr="00E56613" w:rsidRDefault="00E56613" w:rsidP="00E56613">
      <w:pPr>
        <w:spacing w:before="0" w:beforeAutospacing="0" w:after="0" w:afterAutospacing="0" w:line="360" w:lineRule="auto"/>
        <w:jc w:val="both"/>
        <w:rPr>
          <w:rFonts w:ascii="Times New Roman" w:eastAsia="Times New Roman" w:hAnsi="Times New Roman" w:cs="David"/>
          <w:sz w:val="26"/>
          <w:szCs w:val="26"/>
          <w:rtl/>
        </w:rPr>
      </w:pPr>
    </w:p>
    <w:p w14:paraId="1B21243F" w14:textId="77777777" w:rsidR="00E56613" w:rsidRPr="00E56613" w:rsidRDefault="00E56613" w:rsidP="00E56613">
      <w:pPr>
        <w:spacing w:before="0" w:beforeAutospacing="0" w:after="0" w:afterAutospacing="0" w:line="360" w:lineRule="auto"/>
        <w:jc w:val="both"/>
        <w:rPr>
          <w:rFonts w:ascii="Times New Roman" w:eastAsia="Times New Roman" w:hAnsi="Times New Roman" w:cs="David"/>
          <w:sz w:val="26"/>
          <w:szCs w:val="26"/>
          <w:rtl/>
        </w:rPr>
      </w:pPr>
    </w:p>
    <w:p w14:paraId="617854E9" w14:textId="77777777" w:rsidR="00E56613" w:rsidRPr="00E56613" w:rsidRDefault="00E56613" w:rsidP="00E56613">
      <w:pPr>
        <w:spacing w:before="0" w:beforeAutospacing="0" w:after="0" w:afterAutospacing="0" w:line="360" w:lineRule="auto"/>
        <w:jc w:val="both"/>
        <w:rPr>
          <w:rFonts w:ascii="Times New Roman" w:eastAsia="Times New Roman" w:hAnsi="Times New Roman" w:cs="David"/>
          <w:sz w:val="26"/>
          <w:szCs w:val="26"/>
          <w:rtl/>
        </w:rPr>
      </w:pPr>
    </w:p>
    <w:p w14:paraId="605E482F" w14:textId="77777777" w:rsidR="00E56613" w:rsidRPr="00E56613" w:rsidRDefault="00E56613" w:rsidP="00E56613">
      <w:pPr>
        <w:spacing w:before="0" w:beforeAutospacing="0" w:after="0" w:afterAutospacing="0" w:line="360" w:lineRule="auto"/>
        <w:jc w:val="both"/>
        <w:rPr>
          <w:rFonts w:ascii="Times New Roman" w:eastAsia="Times New Roman" w:hAnsi="Times New Roman" w:cs="David"/>
          <w:sz w:val="26"/>
          <w:szCs w:val="26"/>
          <w:rtl/>
        </w:rPr>
      </w:pPr>
    </w:p>
    <w:p w14:paraId="1C040F3D" w14:textId="77777777" w:rsidR="00E56613" w:rsidRPr="00E56613" w:rsidRDefault="00E56613" w:rsidP="00E56613">
      <w:pPr>
        <w:spacing w:before="0" w:beforeAutospacing="0" w:after="0" w:afterAutospacing="0" w:line="360" w:lineRule="auto"/>
        <w:jc w:val="both"/>
        <w:rPr>
          <w:rFonts w:ascii="Times New Roman" w:eastAsia="Times New Roman" w:hAnsi="Times New Roman" w:cs="David"/>
          <w:sz w:val="26"/>
          <w:szCs w:val="26"/>
          <w:rtl/>
        </w:rPr>
      </w:pPr>
    </w:p>
    <w:p w14:paraId="62C95AAB" w14:textId="77777777" w:rsidR="00E56613" w:rsidRPr="00E56613" w:rsidRDefault="00E56613" w:rsidP="00E56613">
      <w:pPr>
        <w:spacing w:before="0" w:beforeAutospacing="0" w:after="0" w:afterAutospacing="0" w:line="360" w:lineRule="auto"/>
        <w:jc w:val="both"/>
        <w:rPr>
          <w:rFonts w:ascii="Times New Roman" w:eastAsia="Times New Roman" w:hAnsi="Times New Roman" w:cs="David"/>
          <w:sz w:val="26"/>
          <w:szCs w:val="26"/>
          <w:rtl/>
        </w:rPr>
      </w:pPr>
    </w:p>
    <w:p w14:paraId="61A84536" w14:textId="77777777" w:rsidR="00E56613" w:rsidRPr="00E56613" w:rsidRDefault="00E56613" w:rsidP="00E56613">
      <w:pPr>
        <w:spacing w:before="0" w:beforeAutospacing="0" w:after="0" w:afterAutospacing="0" w:line="360" w:lineRule="auto"/>
        <w:jc w:val="both"/>
        <w:rPr>
          <w:rFonts w:ascii="Times New Roman" w:eastAsia="Times New Roman" w:hAnsi="Times New Roman" w:cs="David"/>
          <w:sz w:val="26"/>
          <w:szCs w:val="26"/>
          <w:rtl/>
        </w:rPr>
      </w:pPr>
    </w:p>
    <w:p w14:paraId="0F740276" w14:textId="77777777" w:rsidR="00E56613" w:rsidRPr="00E56613" w:rsidRDefault="00E56613" w:rsidP="00E56613">
      <w:pPr>
        <w:spacing w:before="0" w:beforeAutospacing="0" w:after="0" w:afterAutospacing="0" w:line="360" w:lineRule="auto"/>
        <w:jc w:val="both"/>
        <w:rPr>
          <w:rFonts w:ascii="Times New Roman" w:eastAsia="Times New Roman" w:hAnsi="Times New Roman" w:cs="David"/>
          <w:sz w:val="26"/>
          <w:szCs w:val="26"/>
          <w:rtl/>
        </w:rPr>
      </w:pPr>
    </w:p>
    <w:p w14:paraId="708F142C" w14:textId="77777777" w:rsidR="00E56613" w:rsidRDefault="00E56613" w:rsidP="00E56613">
      <w:pPr>
        <w:spacing w:before="0" w:beforeAutospacing="0" w:after="0" w:afterAutospacing="0" w:line="360" w:lineRule="auto"/>
        <w:jc w:val="both"/>
        <w:rPr>
          <w:rFonts w:ascii="Times New Roman" w:eastAsia="Times New Roman" w:hAnsi="Times New Roman" w:cs="David"/>
          <w:sz w:val="26"/>
          <w:szCs w:val="26"/>
          <w:rtl/>
        </w:rPr>
      </w:pPr>
    </w:p>
    <w:p w14:paraId="3C05DBBD" w14:textId="77777777" w:rsidR="00377752" w:rsidRDefault="00377752" w:rsidP="00E56613">
      <w:pPr>
        <w:spacing w:before="0" w:beforeAutospacing="0" w:after="0" w:afterAutospacing="0" w:line="360" w:lineRule="auto"/>
        <w:jc w:val="both"/>
        <w:rPr>
          <w:rFonts w:ascii="Times New Roman" w:eastAsia="Times New Roman" w:hAnsi="Times New Roman" w:cs="David"/>
          <w:sz w:val="26"/>
          <w:szCs w:val="26"/>
          <w:rtl/>
        </w:rPr>
      </w:pPr>
    </w:p>
    <w:p w14:paraId="47CBAFF6" w14:textId="77777777" w:rsidR="00377752" w:rsidRDefault="00377752" w:rsidP="00E56613">
      <w:pPr>
        <w:spacing w:before="0" w:beforeAutospacing="0" w:after="0" w:afterAutospacing="0" w:line="360" w:lineRule="auto"/>
        <w:jc w:val="both"/>
        <w:rPr>
          <w:rFonts w:ascii="Times New Roman" w:eastAsia="Times New Roman" w:hAnsi="Times New Roman" w:cs="David"/>
          <w:sz w:val="26"/>
          <w:szCs w:val="26"/>
          <w:rtl/>
        </w:rPr>
      </w:pPr>
    </w:p>
    <w:p w14:paraId="6C2A4316" w14:textId="77777777" w:rsidR="00377752" w:rsidRPr="00E56613" w:rsidRDefault="00377752" w:rsidP="00E56613">
      <w:pPr>
        <w:spacing w:before="0" w:beforeAutospacing="0" w:after="0" w:afterAutospacing="0" w:line="360" w:lineRule="auto"/>
        <w:jc w:val="both"/>
        <w:rPr>
          <w:rFonts w:ascii="Times New Roman" w:eastAsia="Times New Roman" w:hAnsi="Times New Roman" w:cs="David"/>
          <w:sz w:val="26"/>
          <w:szCs w:val="26"/>
          <w:rtl/>
        </w:rPr>
      </w:pPr>
    </w:p>
    <w:p w14:paraId="2C5C9137" w14:textId="77777777" w:rsidR="00E56613" w:rsidRPr="00E56613" w:rsidRDefault="00E56613" w:rsidP="00E56613">
      <w:pPr>
        <w:spacing w:before="0" w:beforeAutospacing="0" w:after="0" w:afterAutospacing="0" w:line="360" w:lineRule="auto"/>
        <w:jc w:val="both"/>
        <w:rPr>
          <w:rFonts w:ascii="Times New Roman" w:eastAsia="Times New Roman" w:hAnsi="Times New Roman" w:cs="David"/>
          <w:sz w:val="26"/>
          <w:szCs w:val="26"/>
          <w:rtl/>
        </w:rPr>
      </w:pPr>
    </w:p>
    <w:p w14:paraId="763BA5F2" w14:textId="77777777" w:rsidR="00E56613" w:rsidRPr="00237720" w:rsidRDefault="00E56613" w:rsidP="00237720">
      <w:pPr>
        <w:keepNext/>
        <w:spacing w:before="0" w:beforeAutospacing="0" w:after="0" w:afterAutospacing="0" w:line="480" w:lineRule="auto"/>
        <w:ind w:right="142"/>
        <w:outlineLvl w:val="0"/>
        <w:rPr>
          <w:rFonts w:ascii="Times New Roman" w:eastAsia="Times New Roman" w:hAnsi="Times New Roman" w:cs="David"/>
          <w:sz w:val="28"/>
          <w:szCs w:val="24"/>
          <w:u w:val="single"/>
          <w:rtl/>
        </w:rPr>
      </w:pPr>
    </w:p>
    <w:p w14:paraId="695A333E" w14:textId="77777777" w:rsidR="00E56613" w:rsidRPr="00E56613" w:rsidRDefault="00E56613" w:rsidP="00E56613">
      <w:pPr>
        <w:keepNext/>
        <w:spacing w:before="0" w:beforeAutospacing="0" w:after="0" w:afterAutospacing="0" w:line="480" w:lineRule="auto"/>
        <w:ind w:right="142"/>
        <w:jc w:val="center"/>
        <w:outlineLvl w:val="0"/>
        <w:rPr>
          <w:rFonts w:ascii="Times New Roman" w:eastAsia="Times New Roman" w:hAnsi="Times New Roman" w:cs="David"/>
          <w:b/>
          <w:bCs/>
          <w:sz w:val="32"/>
          <w:szCs w:val="28"/>
          <w:u w:val="single"/>
          <w:rtl/>
        </w:rPr>
      </w:pPr>
      <w:r w:rsidRPr="00E56613">
        <w:rPr>
          <w:rFonts w:ascii="Times New Roman" w:eastAsia="Times New Roman" w:hAnsi="Times New Roman" w:cs="David" w:hint="cs"/>
          <w:b/>
          <w:bCs/>
          <w:sz w:val="32"/>
          <w:szCs w:val="28"/>
          <w:u w:val="single"/>
          <w:rtl/>
        </w:rPr>
        <w:t>הזמנה לקבלת הצעות</w:t>
      </w:r>
    </w:p>
    <w:p w14:paraId="446CB4F4"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p>
    <w:p w14:paraId="1966CFE8"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r w:rsidRPr="00E56613">
        <w:rPr>
          <w:rFonts w:ascii="Times New Roman" w:eastAsia="Times New Roman" w:hAnsi="Times New Roman" w:cs="David" w:hint="cs"/>
          <w:snapToGrid w:val="0"/>
          <w:sz w:val="26"/>
          <w:szCs w:val="24"/>
          <w:u w:val="single"/>
          <w:rtl/>
        </w:rPr>
        <w:t>ההזמנה מתייחסת  למסמכים הבאים (להלן - "</w:t>
      </w:r>
      <w:r w:rsidRPr="00E56613">
        <w:rPr>
          <w:rFonts w:ascii="Times New Roman" w:eastAsia="Times New Roman" w:hAnsi="Times New Roman" w:cs="David" w:hint="cs"/>
          <w:b/>
          <w:bCs/>
          <w:snapToGrid w:val="0"/>
          <w:sz w:val="26"/>
          <w:szCs w:val="24"/>
          <w:u w:val="single"/>
          <w:rtl/>
        </w:rPr>
        <w:t>מסמכי ההזמנה</w:t>
      </w:r>
      <w:r w:rsidRPr="00E56613">
        <w:rPr>
          <w:rFonts w:ascii="Times New Roman" w:eastAsia="Times New Roman" w:hAnsi="Times New Roman" w:cs="David" w:hint="cs"/>
          <w:snapToGrid w:val="0"/>
          <w:sz w:val="26"/>
          <w:szCs w:val="24"/>
          <w:u w:val="single"/>
          <w:rtl/>
        </w:rPr>
        <w:t>"):</w:t>
      </w:r>
    </w:p>
    <w:p w14:paraId="1842B3E7"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p>
    <w:p w14:paraId="51FC565F" w14:textId="77777777" w:rsidR="00E56613" w:rsidRPr="00E56613" w:rsidRDefault="00E56613" w:rsidP="00E56613">
      <w:pPr>
        <w:spacing w:before="0" w:beforeAutospacing="0" w:after="0" w:afterAutospacing="0" w:line="360" w:lineRule="auto"/>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b/>
          <w:bCs/>
          <w:snapToGrid w:val="0"/>
          <w:sz w:val="26"/>
          <w:szCs w:val="24"/>
          <w:u w:val="single"/>
          <w:rtl/>
        </w:rPr>
        <w:t>מסמך א':</w:t>
      </w:r>
      <w:r w:rsidRPr="00E56613">
        <w:rPr>
          <w:rFonts w:ascii="Times New Roman" w:eastAsia="Times New Roman" w:hAnsi="Times New Roman" w:cs="David" w:hint="cs"/>
          <w:b/>
          <w:bCs/>
          <w:snapToGrid w:val="0"/>
          <w:sz w:val="26"/>
          <w:szCs w:val="24"/>
          <w:rtl/>
        </w:rPr>
        <w:t xml:space="preserve"> הזמנה לקבלת הצעות</w:t>
      </w:r>
    </w:p>
    <w:p w14:paraId="588A4FDB" w14:textId="77777777" w:rsidR="00E56613" w:rsidRPr="00E56613" w:rsidRDefault="00E56613" w:rsidP="00E56613">
      <w:pPr>
        <w:spacing w:before="0" w:beforeAutospacing="0" w:after="0" w:afterAutospacing="0" w:line="360" w:lineRule="auto"/>
        <w:ind w:left="941"/>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א1- הוראות למשתתפים בהזמנה</w:t>
      </w:r>
    </w:p>
    <w:p w14:paraId="4D265A20" w14:textId="77777777" w:rsidR="00E56613" w:rsidRPr="00E56613" w:rsidRDefault="00E56613" w:rsidP="00E56613">
      <w:pPr>
        <w:spacing w:before="0" w:beforeAutospacing="0" w:after="0" w:afterAutospacing="0" w:line="360" w:lineRule="auto"/>
        <w:ind w:left="941"/>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א2- פרטי הקבלן</w:t>
      </w:r>
    </w:p>
    <w:p w14:paraId="535C6819" w14:textId="77777777" w:rsidR="00E56613" w:rsidRPr="00E56613" w:rsidRDefault="00E56613" w:rsidP="00E56613">
      <w:pPr>
        <w:spacing w:before="0" w:beforeAutospacing="0" w:after="0" w:afterAutospacing="0" w:line="360" w:lineRule="auto"/>
        <w:ind w:left="941"/>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א3- הצהרת הקבלן ורישיון הקבלן</w:t>
      </w:r>
    </w:p>
    <w:p w14:paraId="1B126532" w14:textId="77777777" w:rsidR="00E56613" w:rsidRPr="00E56613" w:rsidRDefault="00E56613" w:rsidP="00E56613">
      <w:pPr>
        <w:spacing w:before="0" w:beforeAutospacing="0" w:after="0" w:afterAutospacing="0" w:line="360" w:lineRule="auto"/>
        <w:ind w:left="941"/>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א4- לוח זמנים (נספח 3.1.10 לחוזה)</w:t>
      </w:r>
    </w:p>
    <w:p w14:paraId="2BC0E809" w14:textId="77777777" w:rsidR="00E56613" w:rsidRPr="00E56613" w:rsidRDefault="00E56613" w:rsidP="00E56613">
      <w:pPr>
        <w:spacing w:before="0" w:beforeAutospacing="0" w:after="0" w:afterAutospacing="0" w:line="360" w:lineRule="auto"/>
        <w:ind w:left="941"/>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א5- נוסח ערבות בנקאית</w:t>
      </w:r>
    </w:p>
    <w:p w14:paraId="229275F1" w14:textId="77777777" w:rsidR="00E56613" w:rsidRPr="00E56613" w:rsidRDefault="00E56613" w:rsidP="00E56613">
      <w:pPr>
        <w:spacing w:before="0" w:beforeAutospacing="0" w:after="0" w:afterAutospacing="0" w:line="360" w:lineRule="auto"/>
        <w:ind w:left="941"/>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א6-  כתב ההצעה/הצעת הקבלן:</w:t>
      </w:r>
    </w:p>
    <w:p w14:paraId="67C35BC4" w14:textId="77777777" w:rsidR="00E56613" w:rsidRPr="00E56613" w:rsidRDefault="00E56613" w:rsidP="00237720">
      <w:pPr>
        <w:numPr>
          <w:ilvl w:val="3"/>
          <w:numId w:val="27"/>
        </w:numPr>
        <w:spacing w:before="0" w:beforeAutospacing="0" w:after="0" w:afterAutospacing="0" w:line="240" w:lineRule="auto"/>
        <w:ind w:left="2517"/>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מחיר כללי (פאושלי)</w:t>
      </w:r>
    </w:p>
    <w:p w14:paraId="4CA45767" w14:textId="77777777" w:rsidR="00E56613" w:rsidRPr="00E56613" w:rsidRDefault="00E56613" w:rsidP="00237720">
      <w:pPr>
        <w:numPr>
          <w:ilvl w:val="3"/>
          <w:numId w:val="27"/>
        </w:numPr>
        <w:spacing w:before="0" w:beforeAutospacing="0" w:after="0" w:afterAutospacing="0" w:line="240" w:lineRule="auto"/>
        <w:ind w:left="2517"/>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מחיר לפי פרקים</w:t>
      </w:r>
    </w:p>
    <w:p w14:paraId="57B9E528" w14:textId="77777777" w:rsidR="00E56613" w:rsidRPr="00E56613" w:rsidRDefault="00E56613" w:rsidP="00237720">
      <w:pPr>
        <w:numPr>
          <w:ilvl w:val="3"/>
          <w:numId w:val="27"/>
        </w:numPr>
        <w:spacing w:before="0" w:beforeAutospacing="0" w:after="0" w:afterAutospacing="0" w:line="240" w:lineRule="auto"/>
        <w:ind w:left="2517"/>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מחיר לפי חלקי מבנה</w:t>
      </w:r>
    </w:p>
    <w:p w14:paraId="1199081A" w14:textId="77777777" w:rsidR="00E56613" w:rsidRPr="00E56613" w:rsidRDefault="00E56613" w:rsidP="00237720">
      <w:pPr>
        <w:numPr>
          <w:ilvl w:val="3"/>
          <w:numId w:val="27"/>
        </w:numPr>
        <w:spacing w:before="0" w:beforeAutospacing="0" w:after="0" w:afterAutospacing="0" w:line="240" w:lineRule="auto"/>
        <w:ind w:left="2517"/>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מחירון לתוספות/הפחתות</w:t>
      </w:r>
    </w:p>
    <w:p w14:paraId="36D87562" w14:textId="77777777" w:rsidR="00E56613" w:rsidRPr="00E56613" w:rsidRDefault="00E56613" w:rsidP="00E56613">
      <w:pPr>
        <w:spacing w:before="0" w:beforeAutospacing="0" w:after="0" w:afterAutospacing="0" w:line="240" w:lineRule="auto"/>
        <w:ind w:left="567" w:hanging="567"/>
        <w:jc w:val="both"/>
        <w:rPr>
          <w:rFonts w:ascii="Times New Roman" w:eastAsia="Times New Roman" w:hAnsi="Times New Roman" w:cs="David"/>
          <w:snapToGrid w:val="0"/>
          <w:sz w:val="26"/>
          <w:szCs w:val="24"/>
          <w:rtl/>
        </w:rPr>
      </w:pPr>
    </w:p>
    <w:p w14:paraId="291C0353"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p>
    <w:p w14:paraId="32B84F02"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b/>
          <w:bCs/>
          <w:snapToGrid w:val="0"/>
          <w:sz w:val="26"/>
          <w:szCs w:val="24"/>
          <w:u w:val="single"/>
          <w:rtl/>
        </w:rPr>
      </w:pPr>
      <w:r w:rsidRPr="00E56613">
        <w:rPr>
          <w:rFonts w:ascii="Times New Roman" w:eastAsia="Times New Roman" w:hAnsi="Times New Roman" w:cs="David" w:hint="cs"/>
          <w:b/>
          <w:bCs/>
          <w:snapToGrid w:val="0"/>
          <w:sz w:val="26"/>
          <w:szCs w:val="24"/>
          <w:u w:val="single"/>
          <w:rtl/>
        </w:rPr>
        <w:t>מסמך ב':</w:t>
      </w:r>
      <w:r w:rsidRPr="00E56613">
        <w:rPr>
          <w:rFonts w:ascii="Times New Roman" w:eastAsia="Times New Roman" w:hAnsi="Times New Roman" w:cs="David" w:hint="cs"/>
          <w:snapToGrid w:val="0"/>
          <w:sz w:val="26"/>
          <w:szCs w:val="24"/>
          <w:rtl/>
        </w:rPr>
        <w:t xml:space="preserve"> </w:t>
      </w:r>
      <w:r w:rsidRPr="00E56613">
        <w:rPr>
          <w:rFonts w:ascii="Times New Roman" w:eastAsia="Times New Roman" w:hAnsi="Times New Roman" w:cs="David" w:hint="cs"/>
          <w:b/>
          <w:bCs/>
          <w:snapToGrid w:val="0"/>
          <w:sz w:val="26"/>
          <w:szCs w:val="24"/>
          <w:rtl/>
        </w:rPr>
        <w:t>נוסח החוזה ונספחיו</w:t>
      </w:r>
      <w:r w:rsidRPr="00E56613">
        <w:rPr>
          <w:rFonts w:ascii="Times New Roman" w:eastAsia="Times New Roman" w:hAnsi="Times New Roman" w:cs="David" w:hint="cs"/>
          <w:snapToGrid w:val="0"/>
          <w:sz w:val="26"/>
          <w:szCs w:val="24"/>
          <w:rtl/>
        </w:rPr>
        <w:t xml:space="preserve"> </w:t>
      </w:r>
    </w:p>
    <w:p w14:paraId="63BBE0FB"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p>
    <w:p w14:paraId="39B2F48C"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b/>
          <w:bCs/>
          <w:snapToGrid w:val="0"/>
          <w:sz w:val="26"/>
          <w:szCs w:val="24"/>
          <w:u w:val="single"/>
          <w:rtl/>
        </w:rPr>
        <w:t>מסמך ג':</w:t>
      </w:r>
      <w:r w:rsidRPr="00E56613">
        <w:rPr>
          <w:rFonts w:ascii="Times New Roman" w:eastAsia="Times New Roman" w:hAnsi="Times New Roman" w:cs="David" w:hint="cs"/>
          <w:snapToGrid w:val="0"/>
          <w:sz w:val="26"/>
          <w:szCs w:val="24"/>
          <w:rtl/>
        </w:rPr>
        <w:t xml:space="preserve"> </w:t>
      </w:r>
      <w:r w:rsidRPr="00E56613">
        <w:rPr>
          <w:rFonts w:ascii="Times New Roman" w:eastAsia="Times New Roman" w:hAnsi="Times New Roman" w:cs="David" w:hint="cs"/>
          <w:b/>
          <w:bCs/>
          <w:snapToGrid w:val="0"/>
          <w:sz w:val="26"/>
          <w:szCs w:val="24"/>
          <w:rtl/>
        </w:rPr>
        <w:t>מפרטים מיוחדים ומפרטים טכניים לעבודות</w:t>
      </w:r>
    </w:p>
    <w:p w14:paraId="215C5FE6"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p>
    <w:p w14:paraId="6FD7C781" w14:textId="77777777" w:rsidR="00E56613" w:rsidRPr="00E56613" w:rsidRDefault="00E56613" w:rsidP="00E56613">
      <w:pPr>
        <w:keepNext/>
        <w:spacing w:before="0" w:beforeAutospacing="0" w:after="0" w:afterAutospacing="0" w:line="360" w:lineRule="auto"/>
        <w:jc w:val="both"/>
        <w:outlineLvl w:val="4"/>
        <w:rPr>
          <w:rFonts w:ascii="Times New Roman" w:eastAsia="Times New Roman" w:hAnsi="Times New Roman" w:cs="David"/>
          <w:b/>
          <w:bCs/>
          <w:sz w:val="26"/>
          <w:szCs w:val="24"/>
          <w:u w:val="single"/>
          <w:rtl/>
        </w:rPr>
      </w:pPr>
      <w:r w:rsidRPr="00E56613">
        <w:rPr>
          <w:rFonts w:ascii="Times New Roman" w:eastAsia="Times New Roman" w:hAnsi="Times New Roman" w:cs="David" w:hint="cs"/>
          <w:b/>
          <w:bCs/>
          <w:sz w:val="26"/>
          <w:szCs w:val="24"/>
          <w:u w:val="single"/>
          <w:rtl/>
        </w:rPr>
        <w:t>מסמך ד':</w:t>
      </w:r>
      <w:r w:rsidRPr="00E56613">
        <w:rPr>
          <w:rFonts w:ascii="Times New Roman" w:eastAsia="Times New Roman" w:hAnsi="Times New Roman" w:cs="David" w:hint="cs"/>
          <w:sz w:val="26"/>
          <w:szCs w:val="24"/>
          <w:rtl/>
        </w:rPr>
        <w:t xml:space="preserve"> </w:t>
      </w:r>
      <w:r w:rsidRPr="00E56613">
        <w:rPr>
          <w:rFonts w:ascii="Times New Roman" w:eastAsia="Times New Roman" w:hAnsi="Times New Roman" w:cs="David" w:hint="cs"/>
          <w:b/>
          <w:bCs/>
          <w:sz w:val="26"/>
          <w:szCs w:val="24"/>
          <w:rtl/>
        </w:rPr>
        <w:t xml:space="preserve">תכניות ונספחים טכניים </w:t>
      </w:r>
    </w:p>
    <w:p w14:paraId="440D8E9B"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p>
    <w:p w14:paraId="5724BC21"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b/>
          <w:bCs/>
          <w:snapToGrid w:val="0"/>
          <w:sz w:val="26"/>
          <w:szCs w:val="24"/>
          <w:u w:val="single"/>
          <w:rtl/>
        </w:rPr>
        <w:t>מסמך ה':</w:t>
      </w:r>
      <w:r w:rsidRPr="00E56613">
        <w:rPr>
          <w:rFonts w:ascii="Times New Roman" w:eastAsia="Times New Roman" w:hAnsi="Times New Roman" w:cs="David" w:hint="cs"/>
          <w:b/>
          <w:bCs/>
          <w:snapToGrid w:val="0"/>
          <w:sz w:val="26"/>
          <w:szCs w:val="24"/>
          <w:rtl/>
        </w:rPr>
        <w:t xml:space="preserve"> חוזה לביצוע תשתיות ככל וישנו</w:t>
      </w:r>
    </w:p>
    <w:p w14:paraId="37522670"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p>
    <w:p w14:paraId="65997878"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p>
    <w:p w14:paraId="4BAF6F02"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r w:rsidRPr="00E56613">
        <w:rPr>
          <w:rFonts w:ascii="Times New Roman" w:eastAsia="Times New Roman" w:hAnsi="Times New Roman" w:cs="David" w:hint="cs"/>
          <w:snapToGrid w:val="0"/>
          <w:sz w:val="26"/>
          <w:szCs w:val="24"/>
          <w:u w:val="single"/>
          <w:rtl/>
        </w:rPr>
        <w:br w:type="page"/>
      </w:r>
    </w:p>
    <w:p w14:paraId="24426A48" w14:textId="77777777" w:rsidR="00E56613" w:rsidRPr="00E56613" w:rsidRDefault="00E56613" w:rsidP="00E56613">
      <w:pPr>
        <w:keepNext/>
        <w:spacing w:before="0" w:beforeAutospacing="0" w:after="0" w:afterAutospacing="0" w:line="240" w:lineRule="auto"/>
        <w:jc w:val="center"/>
        <w:outlineLvl w:val="0"/>
        <w:rPr>
          <w:rFonts w:ascii="Times New Roman" w:eastAsia="Times New Roman" w:hAnsi="Times New Roman" w:cs="David"/>
          <w:b/>
          <w:bCs/>
          <w:sz w:val="28"/>
          <w:szCs w:val="24"/>
          <w:u w:val="single"/>
          <w:rtl/>
        </w:rPr>
      </w:pPr>
      <w:r w:rsidRPr="00E56613">
        <w:rPr>
          <w:rFonts w:ascii="Times New Roman" w:eastAsia="Times New Roman" w:hAnsi="Times New Roman" w:cs="David" w:hint="cs"/>
          <w:b/>
          <w:bCs/>
          <w:sz w:val="28"/>
          <w:szCs w:val="24"/>
          <w:u w:val="single"/>
          <w:rtl/>
        </w:rPr>
        <w:lastRenderedPageBreak/>
        <w:t>מסמך א'1</w:t>
      </w:r>
    </w:p>
    <w:p w14:paraId="22F41BBB"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09D8AB08"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snapToGrid w:val="0"/>
          <w:sz w:val="28"/>
          <w:szCs w:val="24"/>
          <w:rtl/>
        </w:rPr>
      </w:pPr>
      <w:r w:rsidRPr="00E56613">
        <w:rPr>
          <w:rFonts w:ascii="Times New Roman" w:eastAsia="Times New Roman" w:hAnsi="Times New Roman" w:cs="David" w:hint="cs"/>
          <w:b/>
          <w:bCs/>
          <w:snapToGrid w:val="0"/>
          <w:sz w:val="28"/>
          <w:szCs w:val="24"/>
          <w:u w:val="single"/>
          <w:rtl/>
        </w:rPr>
        <w:t>הוראות למשתתפים בהזמנה</w:t>
      </w:r>
    </w:p>
    <w:p w14:paraId="5825FA11"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p>
    <w:p w14:paraId="43F745CD" w14:textId="77777777" w:rsidR="00E56613" w:rsidRPr="00E56613" w:rsidRDefault="00E56613" w:rsidP="00237720">
      <w:pPr>
        <w:numPr>
          <w:ilvl w:val="0"/>
          <w:numId w:val="4"/>
        </w:numPr>
        <w:spacing w:before="0" w:beforeAutospacing="0" w:after="0" w:afterAutospacing="0" w:line="240" w:lineRule="auto"/>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יש לראות בהזמנה זו הזמנה מצד המזמין לקבלת הצעות ולא הצעה.</w:t>
      </w:r>
    </w:p>
    <w:p w14:paraId="003DAB55" w14:textId="77777777" w:rsidR="00E56613" w:rsidRPr="00E56613" w:rsidRDefault="00E56613" w:rsidP="00E56613">
      <w:pPr>
        <w:spacing w:before="0" w:beforeAutospacing="0" w:after="0" w:afterAutospacing="0" w:line="240" w:lineRule="auto"/>
        <w:ind w:left="460" w:firstLine="5"/>
        <w:jc w:val="both"/>
        <w:rPr>
          <w:rFonts w:ascii="Times New Roman" w:eastAsia="Times New Roman" w:hAnsi="Times New Roman" w:cs="David"/>
          <w:snapToGrid w:val="0"/>
          <w:sz w:val="26"/>
          <w:szCs w:val="24"/>
          <w:rtl/>
        </w:rPr>
      </w:pPr>
    </w:p>
    <w:p w14:paraId="58E297E5" w14:textId="77777777" w:rsidR="00E56613" w:rsidRPr="00E56613" w:rsidRDefault="00E56613" w:rsidP="00237720">
      <w:pPr>
        <w:numPr>
          <w:ilvl w:val="0"/>
          <w:numId w:val="4"/>
        </w:numPr>
        <w:spacing w:before="0" w:beforeAutospacing="0" w:after="0" w:afterAutospacing="0" w:line="240" w:lineRule="auto"/>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על הקבלן המבקש להגיש הצעה, לעשות את הבאות:</w:t>
      </w:r>
    </w:p>
    <w:p w14:paraId="07EA18FE"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Pr>
      </w:pPr>
    </w:p>
    <w:p w14:paraId="3ACD803F" w14:textId="77777777" w:rsidR="00E56613" w:rsidRPr="00E56613" w:rsidRDefault="00E56613" w:rsidP="00237720">
      <w:pPr>
        <w:numPr>
          <w:ilvl w:val="1"/>
          <w:numId w:val="4"/>
        </w:numPr>
        <w:spacing w:before="0" w:beforeAutospacing="0" w:after="0" w:afterAutospacing="0" w:line="240" w:lineRule="auto"/>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ל</w:t>
      </w:r>
      <w:r w:rsidRPr="00E56613">
        <w:rPr>
          <w:rFonts w:ascii="Times New Roman" w:eastAsia="Times New Roman" w:hAnsi="Times New Roman" w:cs="David" w:hint="cs"/>
          <w:sz w:val="26"/>
          <w:szCs w:val="24"/>
          <w:rtl/>
        </w:rPr>
        <w:t>צרף הצעת מחיר ולמלא בה את סה"כ מחיר העבודות ולסמנה כמסמך א6' של מסמכי ההזמנה. סכום זה יהווה את מחיר העבודות למטרת סעיף 6 של החוזה המצ"ב כמסמך ב' למסמכי ההזמנה (להלן:"</w:t>
      </w:r>
      <w:r w:rsidRPr="00E56613">
        <w:rPr>
          <w:rFonts w:ascii="Times New Roman" w:eastAsia="Times New Roman" w:hAnsi="Times New Roman" w:cs="David" w:hint="cs"/>
          <w:b/>
          <w:bCs/>
          <w:sz w:val="26"/>
          <w:szCs w:val="24"/>
          <w:rtl/>
        </w:rPr>
        <w:t>סכום הצעת הקבלן</w:t>
      </w:r>
      <w:r w:rsidRPr="00E56613">
        <w:rPr>
          <w:rFonts w:ascii="Times New Roman" w:eastAsia="Times New Roman" w:hAnsi="Times New Roman" w:cs="David" w:hint="cs"/>
          <w:sz w:val="26"/>
          <w:szCs w:val="24"/>
          <w:rtl/>
        </w:rPr>
        <w:t>")</w:t>
      </w:r>
      <w:r w:rsidRPr="00E56613">
        <w:rPr>
          <w:rFonts w:ascii="Times New Roman" w:eastAsia="Times New Roman" w:hAnsi="Times New Roman" w:cs="David" w:hint="cs"/>
          <w:snapToGrid w:val="0"/>
          <w:sz w:val="26"/>
          <w:szCs w:val="24"/>
          <w:rtl/>
        </w:rPr>
        <w:t>.</w:t>
      </w:r>
    </w:p>
    <w:p w14:paraId="78BDBEA9" w14:textId="77777777" w:rsidR="00E56613" w:rsidRPr="00E56613" w:rsidRDefault="00E56613" w:rsidP="00237720">
      <w:pPr>
        <w:numPr>
          <w:ilvl w:val="1"/>
          <w:numId w:val="4"/>
        </w:numPr>
        <w:spacing w:before="240" w:beforeAutospacing="0" w:after="0" w:afterAutospacing="0" w:line="240" w:lineRule="auto"/>
        <w:jc w:val="both"/>
        <w:rPr>
          <w:rFonts w:ascii="Times New Roman" w:eastAsia="Times New Roman" w:hAnsi="Times New Roman" w:cs="David"/>
          <w:sz w:val="26"/>
          <w:szCs w:val="24"/>
          <w:rtl/>
        </w:rPr>
      </w:pPr>
      <w:r w:rsidRPr="00E56613">
        <w:rPr>
          <w:rFonts w:ascii="Times New Roman" w:eastAsia="Times New Roman" w:hAnsi="Times New Roman" w:cs="David" w:hint="cs"/>
          <w:snapToGrid w:val="0"/>
          <w:sz w:val="26"/>
          <w:szCs w:val="24"/>
          <w:rtl/>
        </w:rPr>
        <w:t>ל</w:t>
      </w:r>
      <w:r w:rsidRPr="00E56613">
        <w:rPr>
          <w:rFonts w:ascii="Times New Roman" w:eastAsia="Times New Roman" w:hAnsi="Times New Roman" w:cs="David" w:hint="cs"/>
          <w:sz w:val="26"/>
          <w:szCs w:val="24"/>
          <w:rtl/>
        </w:rPr>
        <w:t>מלא בסעיף 6 למסמך "הצעת הקבלן" המצ"ב כמסמך א'-6 למסמכי ההזמנה, את סכום הערבות הבנקאית השווה ל- 10% מסכום הצעת הקבלן, וכן את פרטיו האישיים ותאריך החתימה.</w:t>
      </w:r>
    </w:p>
    <w:p w14:paraId="22484811" w14:textId="77777777" w:rsidR="00E56613" w:rsidRPr="00E56613" w:rsidRDefault="00E56613" w:rsidP="00237720">
      <w:pPr>
        <w:numPr>
          <w:ilvl w:val="1"/>
          <w:numId w:val="4"/>
        </w:numPr>
        <w:spacing w:before="240" w:beforeAutospacing="0" w:after="0" w:afterAutospacing="0" w:line="240" w:lineRule="auto"/>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z w:val="26"/>
          <w:szCs w:val="24"/>
          <w:rtl/>
        </w:rPr>
        <w:t>לצרף</w:t>
      </w:r>
      <w:r w:rsidRPr="00E56613">
        <w:rPr>
          <w:rFonts w:ascii="Times New Roman" w:eastAsia="Times New Roman" w:hAnsi="Times New Roman" w:cs="David" w:hint="cs"/>
          <w:snapToGrid w:val="0"/>
          <w:sz w:val="26"/>
          <w:szCs w:val="24"/>
          <w:rtl/>
        </w:rPr>
        <w:t xml:space="preserve"> לוח זמנים שיסומן כנספח א-4 למסמכי ההזמנה, לפרט בו שלבי ביניים ומועדים להשלמתם בהתאם לפרק הזמן להשלמה הקבוע בנספח 3.1.1 בקשר לסעיף 10.1 לחוזה. לוח הזמנים כאמור יהווה את נספח 3.1.9 לחוזה, ככל שיאושר ע"י המזמין.</w:t>
      </w:r>
    </w:p>
    <w:p w14:paraId="4A017297" w14:textId="77777777" w:rsidR="00E56613" w:rsidRPr="00E56613" w:rsidRDefault="00E56613" w:rsidP="00237720">
      <w:pPr>
        <w:numPr>
          <w:ilvl w:val="1"/>
          <w:numId w:val="4"/>
        </w:numPr>
        <w:spacing w:before="240" w:beforeAutospacing="0" w:after="0" w:afterAutospacing="0" w:line="240" w:lineRule="auto"/>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 xml:space="preserve">לצרף להצעתו ערבות בנקאית אוטונומית ובלתי מותנית בנוסח המצורף להזמנה כנספח א-5 בסכום בשקלים חדשים השווה ל </w:t>
      </w:r>
      <w:r w:rsidRPr="00E56613">
        <w:rPr>
          <w:rFonts w:ascii="Times New Roman" w:eastAsia="Times New Roman" w:hAnsi="Times New Roman" w:cs="David"/>
          <w:snapToGrid w:val="0"/>
          <w:sz w:val="26"/>
          <w:szCs w:val="24"/>
        </w:rPr>
        <w:t>–</w:t>
      </w:r>
      <w:r w:rsidRPr="00E56613">
        <w:rPr>
          <w:rFonts w:ascii="Times New Roman" w:eastAsia="Times New Roman" w:hAnsi="Times New Roman" w:cs="David" w:hint="cs"/>
          <w:snapToGrid w:val="0"/>
          <w:sz w:val="26"/>
          <w:szCs w:val="24"/>
          <w:rtl/>
        </w:rPr>
        <w:t>10% מסכום הצעת הקבלן. הערבות תהיה בתוקף למשך 3 חודשים מהיום האחרון שנקבע ע"י המזמין להגשת הצעות בגין הזמנה זו. המזמין יהא זכאי לגבות את הערבות הבנקאית ולחלטה לעצמו כפיצוי קבוע ומוסכם מראש אם קבל המזמין את הצעת הקבלן או הצעה מעודכנת שיעביר הקבלן מאוחר יותר והקבלן לא חתם על חוזה בנוסח המצ"ב כמסמך ב' (להלן:"</w:t>
      </w:r>
      <w:r w:rsidRPr="00E56613">
        <w:rPr>
          <w:rFonts w:ascii="Times New Roman" w:eastAsia="Times New Roman" w:hAnsi="Times New Roman" w:cs="David" w:hint="cs"/>
          <w:b/>
          <w:bCs/>
          <w:snapToGrid w:val="0"/>
          <w:sz w:val="26"/>
          <w:szCs w:val="24"/>
          <w:rtl/>
        </w:rPr>
        <w:t>החוזה</w:t>
      </w:r>
      <w:r w:rsidRPr="00E56613">
        <w:rPr>
          <w:rFonts w:ascii="Times New Roman" w:eastAsia="Times New Roman" w:hAnsi="Times New Roman" w:cs="David" w:hint="cs"/>
          <w:snapToGrid w:val="0"/>
          <w:sz w:val="26"/>
          <w:szCs w:val="24"/>
          <w:rtl/>
        </w:rPr>
        <w:t>") עם המזמין, בתוך 15 ימים ממועד  דרישת המזמין ו/או אפילו אם חתם על החוזה במועד הנ"ל, אך נמנע מלהמציא ערבויות כאמור בסעיף 9.1 לחוזה בתוך 15 ימים ממועד חתימת החוזה. הערבות תוחזר לקבלן במקרה שהצעתו לא תתקבל וכן במקרה שהצעתו נתקבלה והוא חתם על החוזה במועד שנדרש ע"י המזמין והמציא למזמין את הערבויות עפ"י סעיף 9.1 לחוזה.</w:t>
      </w:r>
    </w:p>
    <w:p w14:paraId="3495F076" w14:textId="77777777" w:rsidR="00E56613" w:rsidRPr="00E56613" w:rsidRDefault="00E56613" w:rsidP="00237720">
      <w:pPr>
        <w:numPr>
          <w:ilvl w:val="1"/>
          <w:numId w:val="4"/>
        </w:numPr>
        <w:spacing w:before="240" w:beforeAutospacing="0" w:after="0" w:afterAutospacing="0" w:line="240" w:lineRule="auto"/>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לצרף להצעתו את המסמכים והאישורים הבאים:</w:t>
      </w:r>
    </w:p>
    <w:p w14:paraId="77369E07" w14:textId="77777777" w:rsidR="00E56613" w:rsidRPr="00E56613" w:rsidRDefault="00E56613" w:rsidP="00E56613">
      <w:pPr>
        <w:spacing w:before="0" w:beforeAutospacing="0" w:after="0" w:afterAutospacing="0" w:line="240" w:lineRule="auto"/>
        <w:ind w:left="483" w:hanging="5"/>
        <w:jc w:val="both"/>
        <w:rPr>
          <w:rFonts w:ascii="Times New Roman" w:eastAsia="Times New Roman" w:hAnsi="Times New Roman" w:cs="David"/>
          <w:snapToGrid w:val="0"/>
          <w:sz w:val="26"/>
          <w:szCs w:val="24"/>
          <w:rtl/>
        </w:rPr>
      </w:pPr>
    </w:p>
    <w:p w14:paraId="05597778" w14:textId="77777777" w:rsidR="00E56613" w:rsidRPr="00E56613" w:rsidRDefault="00E56613" w:rsidP="00237720">
      <w:pPr>
        <w:numPr>
          <w:ilvl w:val="2"/>
          <w:numId w:val="4"/>
        </w:numPr>
        <w:spacing w:before="0" w:beforeAutospacing="0" w:after="0" w:afterAutospacing="0" w:line="240" w:lineRule="auto"/>
        <w:jc w:val="both"/>
        <w:rPr>
          <w:rFonts w:ascii="Times New Roman" w:eastAsia="Times New Roman" w:hAnsi="Times New Roman" w:cs="David"/>
          <w:sz w:val="24"/>
          <w:szCs w:val="24"/>
          <w:rtl/>
        </w:rPr>
      </w:pPr>
      <w:r w:rsidRPr="00E56613">
        <w:rPr>
          <w:rFonts w:ascii="Times New Roman" w:eastAsia="Times New Roman" w:hAnsi="Times New Roman" w:cs="David" w:hint="cs"/>
          <w:sz w:val="24"/>
          <w:szCs w:val="24"/>
          <w:rtl/>
        </w:rPr>
        <w:t>אישור רואה חשבון המאשר כי הקבלן מנהל ספרי חשבונות כדין.</w:t>
      </w:r>
    </w:p>
    <w:p w14:paraId="5448F30F" w14:textId="77777777" w:rsidR="00E56613" w:rsidRPr="00E56613" w:rsidRDefault="00E56613" w:rsidP="00E56613">
      <w:pPr>
        <w:tabs>
          <w:tab w:val="left" w:pos="342"/>
        </w:tabs>
        <w:spacing w:before="0" w:beforeAutospacing="0" w:after="0" w:afterAutospacing="0" w:line="240" w:lineRule="auto"/>
        <w:ind w:left="720"/>
        <w:jc w:val="both"/>
        <w:rPr>
          <w:rFonts w:ascii="Times New Roman" w:eastAsia="Times New Roman" w:hAnsi="Times New Roman" w:cs="David"/>
          <w:sz w:val="24"/>
          <w:szCs w:val="24"/>
          <w:rtl/>
        </w:rPr>
      </w:pPr>
    </w:p>
    <w:p w14:paraId="0DA176B2" w14:textId="77777777" w:rsidR="00E56613" w:rsidRPr="00E56613" w:rsidRDefault="00E56613" w:rsidP="00237720">
      <w:pPr>
        <w:numPr>
          <w:ilvl w:val="2"/>
          <w:numId w:val="4"/>
        </w:numPr>
        <w:spacing w:before="0" w:beforeAutospacing="0" w:after="0" w:afterAutospacing="0" w:line="240" w:lineRule="auto"/>
        <w:jc w:val="both"/>
        <w:rPr>
          <w:rFonts w:ascii="Times New Roman" w:eastAsia="Times New Roman" w:hAnsi="Times New Roman" w:cs="David"/>
          <w:sz w:val="24"/>
          <w:szCs w:val="24"/>
          <w:rtl/>
        </w:rPr>
      </w:pPr>
      <w:r w:rsidRPr="00E56613">
        <w:rPr>
          <w:rFonts w:ascii="Times New Roman" w:eastAsia="Times New Roman" w:hAnsi="Times New Roman" w:cs="David" w:hint="cs"/>
          <w:sz w:val="24"/>
          <w:szCs w:val="24"/>
          <w:rtl/>
        </w:rPr>
        <w:t>אישור מאת שלטונות מע"מ המאשר את היות הקבלן עוסק מורשה.</w:t>
      </w:r>
      <w:r w:rsidRPr="00E56613">
        <w:rPr>
          <w:rFonts w:ascii="Times New Roman" w:eastAsia="Times New Roman" w:hAnsi="Times New Roman" w:cs="David" w:hint="cs"/>
          <w:sz w:val="24"/>
          <w:szCs w:val="24"/>
          <w:rtl/>
        </w:rPr>
        <w:br/>
      </w:r>
    </w:p>
    <w:p w14:paraId="065341E4" w14:textId="77777777" w:rsidR="00E56613" w:rsidRPr="00E56613" w:rsidRDefault="00E56613" w:rsidP="00237720">
      <w:pPr>
        <w:numPr>
          <w:ilvl w:val="2"/>
          <w:numId w:val="4"/>
        </w:numPr>
        <w:spacing w:before="0" w:beforeAutospacing="0" w:after="0" w:afterAutospacing="0" w:line="240" w:lineRule="auto"/>
        <w:jc w:val="both"/>
        <w:rPr>
          <w:rFonts w:ascii="Times New Roman" w:eastAsia="Times New Roman" w:hAnsi="Times New Roman" w:cs="David"/>
          <w:sz w:val="24"/>
          <w:szCs w:val="24"/>
          <w:rtl/>
        </w:rPr>
      </w:pPr>
      <w:r w:rsidRPr="00E56613">
        <w:rPr>
          <w:rFonts w:ascii="Times New Roman" w:eastAsia="Times New Roman" w:hAnsi="Times New Roman" w:cs="David" w:hint="cs"/>
          <w:sz w:val="24"/>
          <w:szCs w:val="24"/>
          <w:rtl/>
        </w:rPr>
        <w:t>באם הקבלן הינו תאגיד - העתק מאושר מתעודת הרישום בישראל בצירוף אישור רואה חשבון או עו"ד בדבר זהות מנהלי התאגיד וזכויות החתימה בשמו לכל דבר ועניין.</w:t>
      </w:r>
      <w:r w:rsidRPr="00E56613">
        <w:rPr>
          <w:rFonts w:ascii="Times New Roman" w:eastAsia="Times New Roman" w:hAnsi="Times New Roman" w:cs="David" w:hint="cs"/>
          <w:sz w:val="24"/>
          <w:szCs w:val="24"/>
          <w:rtl/>
        </w:rPr>
        <w:br/>
      </w:r>
    </w:p>
    <w:p w14:paraId="43137649" w14:textId="77777777" w:rsidR="00E56613" w:rsidRPr="00E56613" w:rsidRDefault="00E56613" w:rsidP="00237720">
      <w:pPr>
        <w:numPr>
          <w:ilvl w:val="2"/>
          <w:numId w:val="4"/>
        </w:numPr>
        <w:spacing w:before="0" w:beforeAutospacing="0" w:after="0" w:afterAutospacing="0" w:line="240" w:lineRule="auto"/>
        <w:jc w:val="both"/>
        <w:rPr>
          <w:rFonts w:ascii="Times New Roman" w:eastAsia="Times New Roman" w:hAnsi="Times New Roman" w:cs="David"/>
          <w:sz w:val="24"/>
          <w:szCs w:val="24"/>
          <w:rtl/>
        </w:rPr>
      </w:pPr>
      <w:r w:rsidRPr="00E56613">
        <w:rPr>
          <w:rFonts w:ascii="Times New Roman" w:eastAsia="Times New Roman" w:hAnsi="Times New Roman" w:cs="David" w:hint="cs"/>
          <w:sz w:val="24"/>
          <w:szCs w:val="24"/>
          <w:rtl/>
        </w:rPr>
        <w:t>כל המסמכים, האישורים וההמלצות הנדרשים עפ"י מסמכי ההזמנה לקבלת הצעות.</w:t>
      </w:r>
      <w:r w:rsidRPr="00E56613">
        <w:rPr>
          <w:rFonts w:ascii="Times New Roman" w:eastAsia="Times New Roman" w:hAnsi="Times New Roman" w:cs="David" w:hint="cs"/>
          <w:sz w:val="24"/>
          <w:szCs w:val="24"/>
          <w:rtl/>
        </w:rPr>
        <w:br/>
      </w:r>
    </w:p>
    <w:p w14:paraId="5CAD99AC" w14:textId="77777777" w:rsidR="00E56613" w:rsidRPr="00E56613" w:rsidRDefault="00E56613" w:rsidP="00237720">
      <w:pPr>
        <w:numPr>
          <w:ilvl w:val="1"/>
          <w:numId w:val="4"/>
        </w:numPr>
        <w:tabs>
          <w:tab w:val="left" w:pos="342"/>
        </w:tabs>
        <w:spacing w:before="0" w:beforeAutospacing="0" w:after="0" w:afterAutospacing="0" w:line="240" w:lineRule="auto"/>
        <w:jc w:val="both"/>
        <w:rPr>
          <w:rFonts w:ascii="Times New Roman" w:eastAsia="Times New Roman" w:hAnsi="Times New Roman" w:cs="David"/>
          <w:sz w:val="24"/>
          <w:szCs w:val="24"/>
          <w:rtl/>
        </w:rPr>
      </w:pPr>
      <w:r w:rsidRPr="00E56613">
        <w:rPr>
          <w:rFonts w:ascii="Times New Roman" w:eastAsia="Times New Roman" w:hAnsi="Times New Roman" w:cs="David" w:hint="cs"/>
          <w:sz w:val="24"/>
          <w:szCs w:val="24"/>
          <w:rtl/>
        </w:rPr>
        <w:t>לפרט במסמך המצ"ב כמסמך א-2 את פרטיו וכן את פרטי ניסיונו, פרויקטים דומים שבוצעו על ידו, הציוד העומד לרשותו, פרטים מלאים של כל קבלני המשנה מטעמו אשר עתידים או עשויים לבצע את העבודות או חלקן, במידה והמזמין יבחר להתקשר עם הקבלן בחוזה וגופים שניתן לפנות אליהם לקבלת חוות דעתם עליו.</w:t>
      </w:r>
      <w:r w:rsidRPr="00E56613">
        <w:rPr>
          <w:rFonts w:ascii="Times New Roman" w:eastAsia="Times New Roman" w:hAnsi="Times New Roman" w:cs="David" w:hint="cs"/>
          <w:sz w:val="24"/>
          <w:szCs w:val="24"/>
          <w:rtl/>
        </w:rPr>
        <w:br/>
      </w:r>
    </w:p>
    <w:p w14:paraId="0AED3C72" w14:textId="77777777" w:rsidR="00E56613" w:rsidRPr="00E56613" w:rsidRDefault="00E56613" w:rsidP="00237720">
      <w:pPr>
        <w:numPr>
          <w:ilvl w:val="1"/>
          <w:numId w:val="4"/>
        </w:numPr>
        <w:tabs>
          <w:tab w:val="left" w:pos="342"/>
        </w:tabs>
        <w:spacing w:before="0" w:beforeAutospacing="0" w:after="0" w:afterAutospacing="0" w:line="240" w:lineRule="auto"/>
        <w:jc w:val="both"/>
        <w:rPr>
          <w:rFonts w:ascii="Times New Roman" w:eastAsia="Times New Roman" w:hAnsi="Times New Roman" w:cs="David"/>
          <w:sz w:val="24"/>
          <w:szCs w:val="24"/>
          <w:rtl/>
        </w:rPr>
      </w:pPr>
      <w:r w:rsidRPr="00E56613">
        <w:rPr>
          <w:rFonts w:ascii="Times New Roman" w:eastAsia="Times New Roman" w:hAnsi="Times New Roman" w:cs="David" w:hint="cs"/>
          <w:sz w:val="24"/>
          <w:szCs w:val="24"/>
          <w:rtl/>
        </w:rPr>
        <w:t xml:space="preserve">לחתום בחתימה מלאה על מסמך "הצעת הקבלן" המצ"ב כמסמך א6- של ההזמנה, וכן לחתום בראשי תיבות על כל אחד ממסמכי ההזמנה ללא יוצא מהכלל, ואולם במקרה שמסמך כלשהו לא נחתם על ידו, תחשב עצם הגשת ההצעה מצידו למזמין כהסכמה מצדו לכל המסמכים הכלולים בהזמנה וכהתחייבות לנהוג על פיהם, ויראו </w:t>
      </w:r>
      <w:r w:rsidRPr="00E56613">
        <w:rPr>
          <w:rFonts w:ascii="Times New Roman" w:eastAsia="Times New Roman" w:hAnsi="Times New Roman" w:cs="David" w:hint="cs"/>
          <w:sz w:val="24"/>
          <w:szCs w:val="24"/>
          <w:rtl/>
        </w:rPr>
        <w:lastRenderedPageBreak/>
        <w:t>אותם כאילו נחתמו על ידו. החתימה תהיה בצירוף חותמת הקבלן.</w:t>
      </w:r>
      <w:r w:rsidRPr="00E56613">
        <w:rPr>
          <w:rFonts w:ascii="Times New Roman" w:eastAsia="Times New Roman" w:hAnsi="Times New Roman" w:cs="David" w:hint="cs"/>
          <w:sz w:val="24"/>
          <w:szCs w:val="24"/>
          <w:rtl/>
        </w:rPr>
        <w:br/>
      </w:r>
    </w:p>
    <w:p w14:paraId="4A34968A" w14:textId="77777777" w:rsidR="00E56613" w:rsidRPr="00E56613" w:rsidRDefault="00E56613" w:rsidP="00237720">
      <w:pPr>
        <w:numPr>
          <w:ilvl w:val="1"/>
          <w:numId w:val="4"/>
        </w:numPr>
        <w:tabs>
          <w:tab w:val="left" w:pos="342"/>
        </w:tabs>
        <w:spacing w:before="0" w:beforeAutospacing="0" w:after="0" w:afterAutospacing="0" w:line="240" w:lineRule="auto"/>
        <w:jc w:val="both"/>
        <w:rPr>
          <w:rFonts w:ascii="Times New Roman" w:eastAsia="Times New Roman" w:hAnsi="Times New Roman" w:cs="David"/>
          <w:sz w:val="24"/>
          <w:szCs w:val="24"/>
          <w:rtl/>
        </w:rPr>
      </w:pPr>
      <w:r w:rsidRPr="00E56613">
        <w:rPr>
          <w:rFonts w:ascii="Times New Roman" w:eastAsia="Times New Roman" w:hAnsi="Times New Roman" w:cs="David" w:hint="cs"/>
          <w:sz w:val="24"/>
          <w:szCs w:val="24"/>
          <w:rtl/>
        </w:rPr>
        <w:t>להגיש את הצעת הקבלן בצירוף כל מסמכי ההזמנה מושלמים וחתומים כאמור, בתוך מעטפה סגורה במשרדי אפריקה ישראל למגורים בע"מ</w:t>
      </w:r>
      <w:r w:rsidR="00913564">
        <w:rPr>
          <w:rFonts w:ascii="Times New Roman" w:eastAsia="Times New Roman" w:hAnsi="Times New Roman" w:cs="David" w:hint="cs"/>
          <w:sz w:val="24"/>
          <w:szCs w:val="24"/>
          <w:rtl/>
        </w:rPr>
        <w:t xml:space="preserve"> </w:t>
      </w:r>
      <w:r w:rsidRPr="00E56613">
        <w:rPr>
          <w:rFonts w:ascii="Times New Roman" w:eastAsia="Times New Roman" w:hAnsi="Times New Roman" w:cs="David" w:hint="cs"/>
          <w:sz w:val="24"/>
          <w:szCs w:val="24"/>
          <w:rtl/>
        </w:rPr>
        <w:t>אגף הנדסה, ברח' יוני נתניהו 1, קומה 1, אור יהודה, עד לא יאוחר מיום _______ שעה 12:00 בצהרים.</w:t>
      </w:r>
    </w:p>
    <w:p w14:paraId="5E7FFDA7" w14:textId="77777777" w:rsidR="00E56613" w:rsidRPr="00E56613" w:rsidRDefault="00E56613" w:rsidP="00E56613">
      <w:pPr>
        <w:tabs>
          <w:tab w:val="left" w:pos="342"/>
        </w:tabs>
        <w:spacing w:before="0" w:beforeAutospacing="0" w:after="0" w:afterAutospacing="0" w:line="240" w:lineRule="auto"/>
        <w:ind w:left="720"/>
        <w:jc w:val="both"/>
        <w:rPr>
          <w:rFonts w:ascii="Times New Roman" w:eastAsia="Times New Roman" w:hAnsi="Times New Roman" w:cs="David"/>
          <w:sz w:val="24"/>
          <w:szCs w:val="24"/>
          <w:rtl/>
        </w:rPr>
      </w:pPr>
    </w:p>
    <w:p w14:paraId="6F32E17B" w14:textId="77777777" w:rsidR="00E56613" w:rsidRPr="00E56613" w:rsidRDefault="00E56613" w:rsidP="00237720">
      <w:pPr>
        <w:numPr>
          <w:ilvl w:val="0"/>
          <w:numId w:val="4"/>
        </w:numPr>
        <w:spacing w:before="0" w:beforeAutospacing="0" w:after="0" w:afterAutospacing="0" w:line="240" w:lineRule="auto"/>
        <w:jc w:val="both"/>
        <w:rPr>
          <w:rFonts w:ascii="Times New Roman" w:eastAsia="Times New Roman" w:hAnsi="Times New Roman" w:cs="David"/>
          <w:sz w:val="24"/>
          <w:szCs w:val="24"/>
          <w:rtl/>
        </w:rPr>
      </w:pPr>
      <w:r w:rsidRPr="00E56613">
        <w:rPr>
          <w:rFonts w:ascii="Times New Roman" w:eastAsia="Times New Roman" w:hAnsi="Times New Roman" w:cs="David" w:hint="cs"/>
          <w:sz w:val="24"/>
          <w:szCs w:val="24"/>
          <w:rtl/>
        </w:rPr>
        <w:t>כל הפרטים שעל הקבלן למלא בהתאם להוראות דלעיל יעשו בדיו או בדפוס באופן בהיר לקריאה.</w:t>
      </w:r>
    </w:p>
    <w:p w14:paraId="0E012884" w14:textId="77777777" w:rsidR="00E56613" w:rsidRPr="00E56613" w:rsidRDefault="00E56613" w:rsidP="00237720">
      <w:pPr>
        <w:numPr>
          <w:ilvl w:val="0"/>
          <w:numId w:val="4"/>
        </w:numPr>
        <w:spacing w:before="0" w:beforeAutospacing="0" w:after="0" w:afterAutospacing="0" w:line="240" w:lineRule="auto"/>
        <w:jc w:val="both"/>
        <w:rPr>
          <w:rFonts w:ascii="Times New Roman" w:eastAsia="Times New Roman" w:hAnsi="Times New Roman" w:cs="David"/>
          <w:sz w:val="24"/>
          <w:szCs w:val="24"/>
          <w:rtl/>
        </w:rPr>
      </w:pPr>
    </w:p>
    <w:p w14:paraId="5D7C1B1B" w14:textId="77777777" w:rsidR="00E56613" w:rsidRPr="00E56613" w:rsidRDefault="00E56613" w:rsidP="00237720">
      <w:pPr>
        <w:numPr>
          <w:ilvl w:val="1"/>
          <w:numId w:val="4"/>
        </w:numPr>
        <w:spacing w:before="0" w:beforeAutospacing="0" w:after="0" w:afterAutospacing="0" w:line="240" w:lineRule="auto"/>
        <w:jc w:val="both"/>
        <w:rPr>
          <w:rFonts w:ascii="Times New Roman" w:eastAsia="Times New Roman" w:hAnsi="Times New Roman" w:cs="David"/>
          <w:sz w:val="24"/>
          <w:szCs w:val="24"/>
          <w:rtl/>
        </w:rPr>
      </w:pPr>
      <w:r w:rsidRPr="00E56613">
        <w:rPr>
          <w:rFonts w:ascii="Times New Roman" w:eastAsia="Times New Roman" w:hAnsi="Times New Roman" w:cs="David" w:hint="cs"/>
          <w:sz w:val="24"/>
          <w:szCs w:val="24"/>
          <w:rtl/>
        </w:rPr>
        <w:t>אין לרשום כל שינוי, תוספת, מחיקה, הערה או הסתייגות (להלן- "</w:t>
      </w:r>
      <w:r w:rsidRPr="00E56613">
        <w:rPr>
          <w:rFonts w:ascii="Times New Roman" w:eastAsia="Times New Roman" w:hAnsi="Times New Roman" w:cs="David" w:hint="cs"/>
          <w:b/>
          <w:bCs/>
          <w:sz w:val="24"/>
          <w:szCs w:val="24"/>
          <w:rtl/>
        </w:rPr>
        <w:t>ההסתייגות</w:t>
      </w:r>
      <w:r w:rsidRPr="00E56613">
        <w:rPr>
          <w:rFonts w:ascii="Times New Roman" w:eastAsia="Times New Roman" w:hAnsi="Times New Roman" w:cs="David" w:hint="cs"/>
          <w:sz w:val="24"/>
          <w:szCs w:val="24"/>
          <w:rtl/>
        </w:rPr>
        <w:t>") במסמכי  ההזמנה בין בגוף המסמכים ובין במכתב לוואי או בכל אופן אחר שהוא, ובכל מקרה שנרשמה הסתייגות כאמור, יהיה המזמין רשאי לפי שיקול דעתו הבלעדי להתחשב בה או להתעלם ממנה ובמקרה האחרון יראו את ההצעה כאילו לא כללה את ההסתייגות, או לנהוג בכל דרך אחרת שימצא לנכון, לרבות פסילת ההצעה.</w:t>
      </w:r>
    </w:p>
    <w:p w14:paraId="7D28BBC3" w14:textId="77777777" w:rsidR="00E56613" w:rsidRPr="00E56613" w:rsidRDefault="00E56613" w:rsidP="00E56613">
      <w:pPr>
        <w:spacing w:before="0" w:beforeAutospacing="0" w:after="0" w:afterAutospacing="0" w:line="240" w:lineRule="auto"/>
        <w:ind w:left="618"/>
        <w:jc w:val="both"/>
        <w:rPr>
          <w:rFonts w:ascii="Times New Roman" w:eastAsia="Times New Roman" w:hAnsi="Times New Roman" w:cs="David"/>
          <w:sz w:val="24"/>
          <w:szCs w:val="24"/>
          <w:rtl/>
        </w:rPr>
      </w:pPr>
    </w:p>
    <w:p w14:paraId="1EB829B1" w14:textId="77777777" w:rsidR="00E56613" w:rsidRPr="00E56613" w:rsidRDefault="00E56613" w:rsidP="00237720">
      <w:pPr>
        <w:numPr>
          <w:ilvl w:val="1"/>
          <w:numId w:val="4"/>
        </w:numPr>
        <w:spacing w:before="0" w:beforeAutospacing="0" w:after="0" w:afterAutospacing="0" w:line="240" w:lineRule="auto"/>
        <w:jc w:val="both"/>
        <w:rPr>
          <w:rFonts w:ascii="Times New Roman" w:eastAsia="Times New Roman" w:hAnsi="Times New Roman" w:cs="David"/>
          <w:sz w:val="24"/>
          <w:szCs w:val="24"/>
          <w:rtl/>
        </w:rPr>
      </w:pPr>
      <w:r w:rsidRPr="00E56613">
        <w:rPr>
          <w:rFonts w:ascii="Times New Roman" w:eastAsia="Times New Roman" w:hAnsi="Times New Roman" w:cs="David" w:hint="cs"/>
          <w:sz w:val="24"/>
          <w:szCs w:val="24"/>
          <w:rtl/>
        </w:rPr>
        <w:t>רצה הקבלן להגיש הצעות אלטרנטיביות למפרט ולתוכניות (להלן- "</w:t>
      </w:r>
      <w:r w:rsidRPr="00E56613">
        <w:rPr>
          <w:rFonts w:ascii="Times New Roman" w:eastAsia="Times New Roman" w:hAnsi="Times New Roman" w:cs="David" w:hint="cs"/>
          <w:b/>
          <w:bCs/>
          <w:sz w:val="24"/>
          <w:szCs w:val="24"/>
          <w:rtl/>
        </w:rPr>
        <w:t>ההצעה האלטרנטיבית</w:t>
      </w:r>
      <w:r w:rsidRPr="00E56613">
        <w:rPr>
          <w:rFonts w:ascii="Times New Roman" w:eastAsia="Times New Roman" w:hAnsi="Times New Roman" w:cs="David" w:hint="cs"/>
          <w:sz w:val="24"/>
          <w:szCs w:val="24"/>
          <w:rtl/>
        </w:rPr>
        <w:t>") רשאי הוא לעשות כן במסמך נפרד ובלבד שיתקיימו התנאים הבאים:</w:t>
      </w:r>
      <w:r w:rsidRPr="00E56613" w:rsidDel="00D509CB">
        <w:rPr>
          <w:rFonts w:ascii="Times New Roman" w:eastAsia="Times New Roman" w:hAnsi="Times New Roman" w:cs="David" w:hint="cs"/>
          <w:sz w:val="24"/>
          <w:szCs w:val="24"/>
          <w:rtl/>
        </w:rPr>
        <w:t xml:space="preserve"> </w:t>
      </w:r>
      <w:r w:rsidRPr="00E56613">
        <w:rPr>
          <w:rFonts w:ascii="Times New Roman" w:eastAsia="Times New Roman" w:hAnsi="Times New Roman" w:cs="David" w:hint="cs"/>
          <w:sz w:val="24"/>
          <w:szCs w:val="24"/>
          <w:rtl/>
        </w:rPr>
        <w:br/>
      </w:r>
    </w:p>
    <w:p w14:paraId="1A243CE6" w14:textId="77777777" w:rsidR="00E56613" w:rsidRPr="00E56613" w:rsidRDefault="00E56613" w:rsidP="00237720">
      <w:pPr>
        <w:numPr>
          <w:ilvl w:val="2"/>
          <w:numId w:val="4"/>
        </w:numPr>
        <w:tabs>
          <w:tab w:val="left" w:pos="1759"/>
        </w:tabs>
        <w:spacing w:before="0" w:beforeAutospacing="0" w:after="0" w:afterAutospacing="0" w:line="240" w:lineRule="auto"/>
        <w:jc w:val="both"/>
        <w:rPr>
          <w:rFonts w:ascii="Times New Roman" w:eastAsia="Times New Roman" w:hAnsi="Times New Roman" w:cs="David"/>
          <w:sz w:val="24"/>
          <w:szCs w:val="24"/>
          <w:rtl/>
        </w:rPr>
      </w:pPr>
      <w:r w:rsidRPr="00E56613">
        <w:rPr>
          <w:rFonts w:ascii="Times New Roman" w:eastAsia="Times New Roman" w:hAnsi="Times New Roman" w:cs="David" w:hint="cs"/>
          <w:sz w:val="24"/>
          <w:szCs w:val="24"/>
          <w:rtl/>
        </w:rPr>
        <w:t>הגיש גם את ההצעה כמפורט לעיל בהוראות למשתתפים בהזמנה.</w:t>
      </w:r>
    </w:p>
    <w:p w14:paraId="7B4115F9" w14:textId="77777777" w:rsidR="00E56613" w:rsidRPr="00E56613" w:rsidRDefault="00E56613" w:rsidP="00E56613">
      <w:pPr>
        <w:tabs>
          <w:tab w:val="left" w:pos="1759"/>
        </w:tabs>
        <w:spacing w:before="0" w:beforeAutospacing="0" w:after="0" w:afterAutospacing="0" w:line="240" w:lineRule="auto"/>
        <w:ind w:left="1134"/>
        <w:rPr>
          <w:rFonts w:ascii="Times New Roman" w:eastAsia="Times New Roman" w:hAnsi="Times New Roman" w:cs="David"/>
          <w:sz w:val="24"/>
          <w:szCs w:val="24"/>
          <w:rtl/>
        </w:rPr>
      </w:pPr>
    </w:p>
    <w:p w14:paraId="0AF4EA2C" w14:textId="77777777" w:rsidR="00E56613" w:rsidRPr="00E56613" w:rsidRDefault="00E56613" w:rsidP="00237720">
      <w:pPr>
        <w:numPr>
          <w:ilvl w:val="2"/>
          <w:numId w:val="4"/>
        </w:numPr>
        <w:tabs>
          <w:tab w:val="left" w:pos="1759"/>
        </w:tabs>
        <w:spacing w:before="0" w:beforeAutospacing="0" w:after="0" w:afterAutospacing="0" w:line="240" w:lineRule="auto"/>
        <w:jc w:val="both"/>
        <w:rPr>
          <w:rFonts w:ascii="Times New Roman" w:eastAsia="Times New Roman" w:hAnsi="Times New Roman" w:cs="David"/>
          <w:sz w:val="24"/>
          <w:szCs w:val="24"/>
          <w:rtl/>
        </w:rPr>
      </w:pPr>
      <w:r w:rsidRPr="00E56613">
        <w:rPr>
          <w:rFonts w:ascii="Times New Roman" w:eastAsia="Times New Roman" w:hAnsi="Times New Roman" w:cs="David" w:hint="cs"/>
          <w:sz w:val="24"/>
          <w:szCs w:val="24"/>
          <w:rtl/>
        </w:rPr>
        <w:t>הזכות למזמין לבחור בין ההצעה כאמור לפי סעיף 4.2.1 לעיל לבין ההצעה האלטרנטיבית.</w:t>
      </w:r>
      <w:r w:rsidRPr="00E56613">
        <w:rPr>
          <w:rFonts w:ascii="Times New Roman" w:eastAsia="Times New Roman" w:hAnsi="Times New Roman" w:cs="David" w:hint="cs"/>
          <w:sz w:val="24"/>
          <w:szCs w:val="24"/>
          <w:rtl/>
        </w:rPr>
        <w:br/>
        <w:t>"הצעה אלטרנטיבית" - משמעה כל הצעה המתייחסת למפרטים השונים מהמפרט המצ"ב כמסמך ג-1 של ההזמנה, לרבות כל הסתייגות מפריט כלשהו שבמסמך ג-1.</w:t>
      </w:r>
      <w:r w:rsidRPr="00E56613">
        <w:rPr>
          <w:rFonts w:ascii="Times New Roman" w:eastAsia="Times New Roman" w:hAnsi="Times New Roman" w:cs="David" w:hint="cs"/>
          <w:sz w:val="24"/>
          <w:szCs w:val="24"/>
          <w:rtl/>
        </w:rPr>
        <w:br/>
      </w:r>
    </w:p>
    <w:p w14:paraId="70C83F12" w14:textId="77777777" w:rsidR="00E56613" w:rsidRPr="00E56613" w:rsidRDefault="00E56613" w:rsidP="00237720">
      <w:pPr>
        <w:numPr>
          <w:ilvl w:val="1"/>
          <w:numId w:val="4"/>
        </w:numPr>
        <w:spacing w:before="0" w:beforeAutospacing="0" w:after="0" w:afterAutospacing="0" w:line="240" w:lineRule="auto"/>
        <w:jc w:val="both"/>
        <w:rPr>
          <w:rFonts w:ascii="Times New Roman" w:eastAsia="Times New Roman" w:hAnsi="Times New Roman" w:cs="David"/>
          <w:sz w:val="24"/>
          <w:szCs w:val="24"/>
          <w:rtl/>
        </w:rPr>
      </w:pPr>
      <w:r w:rsidRPr="00E56613">
        <w:rPr>
          <w:rFonts w:ascii="Times New Roman" w:eastAsia="Times New Roman" w:hAnsi="Times New Roman" w:cs="David" w:hint="cs"/>
          <w:sz w:val="24"/>
          <w:szCs w:val="24"/>
          <w:rtl/>
        </w:rPr>
        <w:t>חרף האמור בסעיף 4.1 לעיל - הקבלן רשאי להגיש גם הצעות אלטרנטיבות בהן יציע לבצע את העבודות בתוך פרק זמן אשר יהא קצר מפרק הזמן הנקוב לבצוע העבודות כמפורט במסמך א-4 להלן ו/או בשיטות בניה אחרות מאלו המפורטות במפרט הטכני.</w:t>
      </w:r>
      <w:r w:rsidRPr="00E56613">
        <w:rPr>
          <w:rFonts w:ascii="Times New Roman" w:eastAsia="Times New Roman" w:hAnsi="Times New Roman" w:cs="David" w:hint="cs"/>
          <w:sz w:val="24"/>
          <w:szCs w:val="24"/>
          <w:rtl/>
        </w:rPr>
        <w:br/>
      </w:r>
    </w:p>
    <w:p w14:paraId="4D28925E" w14:textId="77777777" w:rsidR="00E56613" w:rsidRPr="00E56613" w:rsidRDefault="00E56613" w:rsidP="00237720">
      <w:pPr>
        <w:numPr>
          <w:ilvl w:val="0"/>
          <w:numId w:val="4"/>
        </w:numPr>
        <w:spacing w:before="0" w:beforeAutospacing="0" w:after="0" w:afterAutospacing="0" w:line="240" w:lineRule="auto"/>
        <w:jc w:val="both"/>
        <w:rPr>
          <w:rFonts w:ascii="Times New Roman" w:eastAsia="Times New Roman" w:hAnsi="Times New Roman" w:cs="David"/>
          <w:sz w:val="24"/>
          <w:szCs w:val="24"/>
          <w:rtl/>
        </w:rPr>
      </w:pPr>
      <w:r w:rsidRPr="00E56613">
        <w:rPr>
          <w:rFonts w:ascii="Times New Roman" w:eastAsia="Times New Roman" w:hAnsi="Times New Roman" w:cs="David" w:hint="cs"/>
          <w:sz w:val="24"/>
          <w:szCs w:val="24"/>
          <w:rtl/>
        </w:rPr>
        <w:t xml:space="preserve"> </w:t>
      </w:r>
    </w:p>
    <w:p w14:paraId="288411AB" w14:textId="77777777" w:rsidR="00E56613" w:rsidRPr="00E56613" w:rsidRDefault="00E56613" w:rsidP="00237720">
      <w:pPr>
        <w:numPr>
          <w:ilvl w:val="1"/>
          <w:numId w:val="4"/>
        </w:numPr>
        <w:spacing w:before="0" w:beforeAutospacing="0" w:after="0" w:afterAutospacing="0" w:line="240" w:lineRule="auto"/>
        <w:jc w:val="both"/>
        <w:rPr>
          <w:rFonts w:ascii="Times New Roman" w:eastAsia="Times New Roman" w:hAnsi="Times New Roman" w:cs="David"/>
          <w:sz w:val="24"/>
          <w:szCs w:val="24"/>
          <w:rtl/>
        </w:rPr>
      </w:pPr>
      <w:r w:rsidRPr="00E56613">
        <w:rPr>
          <w:rFonts w:ascii="Times New Roman" w:eastAsia="Times New Roman" w:hAnsi="Times New Roman" w:cs="David" w:hint="cs"/>
          <w:sz w:val="24"/>
          <w:szCs w:val="24"/>
          <w:rtl/>
        </w:rPr>
        <w:t>לפני הגשת ההצעה, על הקבלן לבקר באתר העבודות ולבדוק את כל הפרטים המתייחסים להזמנה ולבצוע העבודות, לרבות אך לא רק דרישות הרשויות הרלוונטיות, ולא תשמע כל טענה מצד הקבלן כי לא ידע פרט כלשהו או לא הביא בחשבון גורם כלשהו בעת הגישו את הצעתו.</w:t>
      </w:r>
      <w:r w:rsidRPr="00E56613">
        <w:rPr>
          <w:rFonts w:ascii="Times New Roman" w:eastAsia="Times New Roman" w:hAnsi="Times New Roman" w:cs="David" w:hint="cs"/>
          <w:sz w:val="24"/>
          <w:szCs w:val="24"/>
          <w:rtl/>
        </w:rPr>
        <w:br/>
      </w:r>
    </w:p>
    <w:p w14:paraId="6DA687B6" w14:textId="77777777" w:rsidR="00E56613" w:rsidRPr="00E56613" w:rsidRDefault="00E56613" w:rsidP="00237720">
      <w:pPr>
        <w:numPr>
          <w:ilvl w:val="1"/>
          <w:numId w:val="4"/>
        </w:numPr>
        <w:spacing w:before="0" w:beforeAutospacing="0" w:after="0" w:afterAutospacing="0" w:line="240" w:lineRule="auto"/>
        <w:jc w:val="both"/>
        <w:rPr>
          <w:rFonts w:ascii="Times New Roman" w:eastAsia="Times New Roman" w:hAnsi="Times New Roman" w:cs="David"/>
          <w:sz w:val="24"/>
          <w:szCs w:val="24"/>
          <w:rtl/>
        </w:rPr>
      </w:pPr>
      <w:r w:rsidRPr="00E56613">
        <w:rPr>
          <w:rFonts w:ascii="Times New Roman" w:eastAsia="Times New Roman" w:hAnsi="Times New Roman" w:cs="David" w:hint="cs"/>
          <w:sz w:val="24"/>
          <w:szCs w:val="24"/>
          <w:rtl/>
        </w:rPr>
        <w:t>אם יהיה לקבלן ספק בקשר למובן המדויק של איזה פריט, עליו להודיע על כך למזמין לפחות 7 ימים לפני המועד הסופי להגשת ההצעות.</w:t>
      </w:r>
      <w:r w:rsidRPr="00E56613">
        <w:rPr>
          <w:rFonts w:ascii="Times New Roman" w:eastAsia="Times New Roman" w:hAnsi="Times New Roman" w:cs="David" w:hint="cs"/>
          <w:sz w:val="24"/>
          <w:szCs w:val="24"/>
          <w:rtl/>
        </w:rPr>
        <w:br/>
      </w:r>
    </w:p>
    <w:p w14:paraId="28B152F8" w14:textId="77777777" w:rsidR="00E56613" w:rsidRPr="00E56613" w:rsidRDefault="00E56613" w:rsidP="00945BF5">
      <w:pPr>
        <w:numPr>
          <w:ilvl w:val="1"/>
          <w:numId w:val="4"/>
        </w:numPr>
        <w:spacing w:before="0" w:beforeAutospacing="0" w:after="0" w:afterAutospacing="0" w:line="240" w:lineRule="auto"/>
        <w:jc w:val="both"/>
        <w:rPr>
          <w:rFonts w:ascii="Times New Roman" w:eastAsia="Times New Roman" w:hAnsi="Times New Roman" w:cs="David"/>
          <w:sz w:val="24"/>
          <w:szCs w:val="24"/>
          <w:rtl/>
        </w:rPr>
      </w:pPr>
      <w:r w:rsidRPr="00E56613">
        <w:rPr>
          <w:rFonts w:ascii="Times New Roman" w:eastAsia="Times New Roman" w:hAnsi="Times New Roman" w:cs="David" w:hint="cs"/>
          <w:sz w:val="24"/>
          <w:szCs w:val="24"/>
          <w:rtl/>
        </w:rPr>
        <w:t xml:space="preserve">סיור באתר העבודות יתקיים ביום_______ בשעה  _________. הסברים נוספים ניתן לקבל אצל מנהל הפרויקט, מר </w:t>
      </w:r>
      <w:sdt>
        <w:sdtPr>
          <w:rPr>
            <w:rFonts w:ascii="Times New Roman" w:eastAsia="Times New Roman" w:hAnsi="Times New Roman" w:cs="David" w:hint="cs"/>
            <w:sz w:val="24"/>
            <w:szCs w:val="24"/>
            <w:rtl/>
          </w:rPr>
          <w:alias w:val="שדה נוסף 3"/>
          <w:tag w:val="cntCustomField3"/>
          <w:id w:val="-1080131848"/>
          <w:placeholder>
            <w:docPart w:val="C686D6FBF6814E1881D0A62B0E27AFB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Content>
          <w:ins w:id="6" w:author="Kook Sec" w:date="2024-07-28T13:17:00Z">
            <w:r w:rsidR="00945BF5">
              <w:rPr>
                <w:rFonts w:ascii="Times New Roman" w:eastAsia="Times New Roman" w:hAnsi="Times New Roman" w:cs="David" w:hint="cs"/>
                <w:sz w:val="24"/>
                <w:szCs w:val="24"/>
                <w:rtl/>
              </w:rPr>
              <w:t>עומר מושיו</w:t>
            </w:r>
            <w:r w:rsidR="00945BF5">
              <w:rPr>
                <w:rFonts w:ascii="Times New Roman" w:eastAsia="Times New Roman" w:hAnsi="Times New Roman" w:cs="David" w:hint="cs"/>
                <w:sz w:val="24"/>
                <w:szCs w:val="24"/>
                <w:rtl/>
              </w:rPr>
              <w:t>ב</w:t>
            </w:r>
          </w:ins>
        </w:sdtContent>
      </w:sdt>
      <w:r w:rsidRPr="00E56613">
        <w:rPr>
          <w:rFonts w:ascii="Times New Roman" w:eastAsia="Times New Roman" w:hAnsi="Times New Roman" w:cs="David" w:hint="cs"/>
          <w:sz w:val="24"/>
          <w:szCs w:val="24"/>
          <w:rtl/>
        </w:rPr>
        <w:t>.</w:t>
      </w:r>
    </w:p>
    <w:p w14:paraId="35C8C5B1" w14:textId="77777777" w:rsidR="00E56613" w:rsidRPr="00E56613" w:rsidRDefault="00E56613" w:rsidP="00E56613">
      <w:pPr>
        <w:spacing w:before="0" w:beforeAutospacing="0" w:after="0" w:afterAutospacing="0" w:line="240" w:lineRule="auto"/>
        <w:ind w:left="567"/>
        <w:jc w:val="both"/>
        <w:rPr>
          <w:rFonts w:ascii="Times New Roman" w:eastAsia="Times New Roman" w:hAnsi="Times New Roman" w:cs="David"/>
          <w:sz w:val="24"/>
          <w:szCs w:val="24"/>
        </w:rPr>
      </w:pPr>
    </w:p>
    <w:p w14:paraId="7254E9B8" w14:textId="77777777" w:rsidR="00E56613" w:rsidRPr="00E56613" w:rsidRDefault="00E56613" w:rsidP="00237720">
      <w:pPr>
        <w:numPr>
          <w:ilvl w:val="1"/>
          <w:numId w:val="4"/>
        </w:numPr>
        <w:spacing w:before="0" w:beforeAutospacing="0" w:after="0" w:afterAutospacing="0" w:line="240" w:lineRule="auto"/>
        <w:jc w:val="both"/>
        <w:rPr>
          <w:rFonts w:ascii="Times New Roman" w:eastAsia="Times New Roman" w:hAnsi="Times New Roman" w:cs="David"/>
          <w:sz w:val="24"/>
          <w:szCs w:val="24"/>
          <w:rtl/>
        </w:rPr>
      </w:pPr>
      <w:r w:rsidRPr="00E56613">
        <w:rPr>
          <w:rFonts w:ascii="Times New Roman" w:eastAsia="Times New Roman" w:hAnsi="Times New Roman" w:cs="David" w:hint="cs"/>
          <w:sz w:val="24"/>
          <w:szCs w:val="24"/>
          <w:rtl/>
        </w:rPr>
        <w:t xml:space="preserve">המזמין אינו אחראי לכל פירושים או הסברים </w:t>
      </w:r>
      <w:r w:rsidR="00FB4C73" w:rsidRPr="00E56613">
        <w:rPr>
          <w:rFonts w:ascii="Times New Roman" w:eastAsia="Times New Roman" w:hAnsi="Times New Roman" w:cs="David" w:hint="cs"/>
          <w:sz w:val="24"/>
          <w:szCs w:val="24"/>
          <w:rtl/>
        </w:rPr>
        <w:t>שיינתנ</w:t>
      </w:r>
      <w:r w:rsidR="00FB4C73" w:rsidRPr="00E56613">
        <w:rPr>
          <w:rFonts w:ascii="Times New Roman" w:eastAsia="Times New Roman" w:hAnsi="Times New Roman" w:cs="David" w:hint="eastAsia"/>
          <w:sz w:val="24"/>
          <w:szCs w:val="24"/>
          <w:rtl/>
        </w:rPr>
        <w:t>ו</w:t>
      </w:r>
      <w:r w:rsidRPr="00E56613">
        <w:rPr>
          <w:rFonts w:ascii="Times New Roman" w:eastAsia="Times New Roman" w:hAnsi="Times New Roman" w:cs="David" w:hint="cs"/>
          <w:sz w:val="24"/>
          <w:szCs w:val="24"/>
          <w:rtl/>
        </w:rPr>
        <w:t xml:space="preserve"> בע"פ אפילו אם ניתנו במסגרת האמור בסעיף 5.3 לעיל.</w:t>
      </w:r>
    </w:p>
    <w:p w14:paraId="3E97308E" w14:textId="77777777" w:rsidR="00E56613" w:rsidRPr="00E56613" w:rsidRDefault="00E56613" w:rsidP="00E56613">
      <w:pPr>
        <w:spacing w:before="0" w:beforeAutospacing="0" w:after="0" w:afterAutospacing="0" w:line="240" w:lineRule="auto"/>
        <w:ind w:left="567"/>
        <w:jc w:val="both"/>
        <w:rPr>
          <w:rFonts w:ascii="Times New Roman" w:eastAsia="Times New Roman" w:hAnsi="Times New Roman" w:cs="David"/>
          <w:sz w:val="24"/>
          <w:szCs w:val="24"/>
          <w:rtl/>
        </w:rPr>
      </w:pPr>
    </w:p>
    <w:p w14:paraId="492E830A" w14:textId="77777777" w:rsidR="00E56613" w:rsidRPr="00E56613" w:rsidRDefault="00E56613" w:rsidP="00237720">
      <w:pPr>
        <w:numPr>
          <w:ilvl w:val="0"/>
          <w:numId w:val="4"/>
        </w:numPr>
        <w:spacing w:before="0" w:beforeAutospacing="0" w:after="0" w:afterAutospacing="0" w:line="240" w:lineRule="auto"/>
        <w:jc w:val="both"/>
        <w:rPr>
          <w:rFonts w:ascii="Times New Roman" w:eastAsia="Times New Roman" w:hAnsi="Times New Roman" w:cs="David"/>
          <w:sz w:val="24"/>
          <w:szCs w:val="24"/>
          <w:rtl/>
        </w:rPr>
      </w:pPr>
      <w:r w:rsidRPr="00E56613">
        <w:rPr>
          <w:rFonts w:ascii="Times New Roman" w:eastAsia="Times New Roman" w:hAnsi="Times New Roman" w:cs="David" w:hint="cs"/>
          <w:sz w:val="24"/>
          <w:szCs w:val="24"/>
          <w:rtl/>
        </w:rPr>
        <w:t>תשומת לב המשתתפים מופנית לכך כי מסמכי ההזמנה ו/או מסמכים שיסופקו למשתתפים כהשלמה, הם רכושו הבלעדי של המזמין ומושאלים בזה למציעים אך ורק למטרת השתתפותם בהזמנה. כל המקבל מסמך ממסמכים אלה, חייב להחזירם למזמין, לא יעתיק ולא ישאיר בידו כל צילום או העתק מהם ולא יעשה בהם כל שימוש למטרה אחרת, לבד מהגשת ההצעה למזמין, בין אם יגיש בסופו של דבר הצעה למזמין ובין אם לאו.</w:t>
      </w:r>
    </w:p>
    <w:p w14:paraId="1865ED1A" w14:textId="77777777" w:rsidR="00E56613" w:rsidRPr="00E56613" w:rsidRDefault="00E56613" w:rsidP="00E56613">
      <w:pPr>
        <w:spacing w:before="0" w:beforeAutospacing="0" w:after="0" w:afterAutospacing="0" w:line="240" w:lineRule="auto"/>
        <w:rPr>
          <w:rFonts w:ascii="Times New Roman" w:eastAsia="Times New Roman" w:hAnsi="Times New Roman" w:cs="David"/>
          <w:sz w:val="24"/>
          <w:szCs w:val="24"/>
          <w:rtl/>
        </w:rPr>
      </w:pPr>
    </w:p>
    <w:p w14:paraId="1945C974" w14:textId="77777777" w:rsidR="00E56613" w:rsidRPr="00E56613" w:rsidRDefault="00E56613" w:rsidP="00237720">
      <w:pPr>
        <w:numPr>
          <w:ilvl w:val="0"/>
          <w:numId w:val="4"/>
        </w:numPr>
        <w:spacing w:before="0" w:beforeAutospacing="0" w:after="0" w:afterAutospacing="0" w:line="240" w:lineRule="auto"/>
        <w:jc w:val="both"/>
        <w:rPr>
          <w:rFonts w:ascii="Times New Roman" w:eastAsia="Times New Roman" w:hAnsi="Times New Roman" w:cs="David"/>
          <w:sz w:val="24"/>
          <w:szCs w:val="24"/>
          <w:rtl/>
        </w:rPr>
      </w:pPr>
      <w:r w:rsidRPr="00E56613">
        <w:rPr>
          <w:rFonts w:ascii="Times New Roman" w:eastAsia="Times New Roman" w:hAnsi="Times New Roman" w:cs="David" w:hint="cs"/>
          <w:sz w:val="24"/>
          <w:szCs w:val="24"/>
          <w:rtl/>
        </w:rPr>
        <w:t>התכניות הרצופות להזמנה נועדו על מנת לתת מידע כללי בלבד, וכל שינוי בהם לא יכול לשמש עילה לשינוי מחירי העבודות בהצעת הקבלן אלא בהתאם לקבוע בחוזה לגבי שינויים.</w:t>
      </w:r>
    </w:p>
    <w:p w14:paraId="254E13CD"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z w:val="24"/>
          <w:szCs w:val="24"/>
          <w:rtl/>
        </w:rPr>
      </w:pPr>
    </w:p>
    <w:p w14:paraId="3F5A5CD7" w14:textId="77777777" w:rsidR="00E56613" w:rsidRPr="00E56613" w:rsidRDefault="00E56613" w:rsidP="00237720">
      <w:pPr>
        <w:numPr>
          <w:ilvl w:val="0"/>
          <w:numId w:val="4"/>
        </w:numPr>
        <w:spacing w:before="0" w:beforeAutospacing="0" w:after="0" w:afterAutospacing="0" w:line="240" w:lineRule="auto"/>
        <w:jc w:val="both"/>
        <w:rPr>
          <w:rFonts w:ascii="Times New Roman" w:eastAsia="Times New Roman" w:hAnsi="Times New Roman" w:cs="David"/>
          <w:sz w:val="24"/>
          <w:szCs w:val="24"/>
        </w:rPr>
      </w:pPr>
      <w:r w:rsidRPr="00E56613">
        <w:rPr>
          <w:rFonts w:ascii="Times New Roman" w:eastAsia="Times New Roman" w:hAnsi="Times New Roman" w:cs="David" w:hint="cs"/>
          <w:sz w:val="24"/>
          <w:szCs w:val="24"/>
          <w:rtl/>
        </w:rPr>
        <w:t>הגשת הצעה ע"י הקבלן מהווה התחייבות מצידו לחתום על החוזה על כל נספחיו, וזאת מיד לפי דרישת המזמין.</w:t>
      </w:r>
    </w:p>
    <w:p w14:paraId="08A874E2"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z w:val="24"/>
          <w:szCs w:val="24"/>
          <w:rtl/>
        </w:rPr>
      </w:pPr>
    </w:p>
    <w:p w14:paraId="4198AE3C" w14:textId="77777777" w:rsidR="00E56613" w:rsidRPr="00E56613" w:rsidRDefault="00E56613" w:rsidP="00237720">
      <w:pPr>
        <w:numPr>
          <w:ilvl w:val="0"/>
          <w:numId w:val="4"/>
        </w:numPr>
        <w:spacing w:before="0" w:beforeAutospacing="0" w:after="0" w:afterAutospacing="0" w:line="240" w:lineRule="auto"/>
        <w:jc w:val="both"/>
        <w:rPr>
          <w:rFonts w:ascii="Times New Roman" w:eastAsia="Times New Roman" w:hAnsi="Times New Roman" w:cs="David"/>
          <w:sz w:val="24"/>
          <w:szCs w:val="24"/>
        </w:rPr>
      </w:pPr>
      <w:r w:rsidRPr="00E56613">
        <w:rPr>
          <w:rFonts w:ascii="Times New Roman" w:eastAsia="Times New Roman" w:hAnsi="Times New Roman" w:cs="David" w:hint="cs"/>
          <w:sz w:val="24"/>
          <w:szCs w:val="24"/>
          <w:rtl/>
        </w:rPr>
        <w:t>ההוראות המפורטות במסמכי ההזמנה, הינן בבחינת מסמך המחייב את הצדדים אך ורק בכל הנוגע לתנאי ההשתתפות בהזמנה וגביית הערבות ע"י המזמין כאמור בסעיף 2.4 לעיל. עם חתימת החוזה יהווה החוזה על נספחיו את המסמך היחידי המחייב בין הצדדים בכפוף להוראות סעיף 2 לעיל.</w:t>
      </w:r>
    </w:p>
    <w:p w14:paraId="19610D1D"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z w:val="24"/>
          <w:szCs w:val="24"/>
          <w:rtl/>
        </w:rPr>
      </w:pPr>
    </w:p>
    <w:p w14:paraId="3B40D8CB" w14:textId="77777777" w:rsidR="00E56613" w:rsidRPr="00E56613" w:rsidRDefault="00E56613" w:rsidP="00237720">
      <w:pPr>
        <w:numPr>
          <w:ilvl w:val="0"/>
          <w:numId w:val="4"/>
        </w:numPr>
        <w:spacing w:before="0" w:beforeAutospacing="0" w:after="0" w:afterAutospacing="0" w:line="240" w:lineRule="auto"/>
        <w:jc w:val="both"/>
        <w:rPr>
          <w:rFonts w:ascii="Times New Roman" w:eastAsia="Times New Roman" w:hAnsi="Times New Roman" w:cs="David"/>
          <w:sz w:val="24"/>
          <w:szCs w:val="24"/>
        </w:rPr>
      </w:pPr>
      <w:r w:rsidRPr="00E56613">
        <w:rPr>
          <w:rFonts w:ascii="Times New Roman" w:eastAsia="Times New Roman" w:hAnsi="Times New Roman" w:cs="David" w:hint="cs"/>
          <w:sz w:val="24"/>
          <w:szCs w:val="24"/>
          <w:rtl/>
        </w:rPr>
        <w:t>המזמין רשאי, למרות האמור במסמכי ההזמנה, למסור לקבלן את ביצוע חלק או חלקים מהעבודות בלבד, עפ"י שיקול דעתו הבלעדי ואת יתרת העבודות שלא לבצע או לבצען באמצעות גורמים אחרים, ובמקרה כאמור לא יהא הקבלן זכאי לכל תמורה נוספת ו/או לפיצוי כלשהו, מעבר לסך שיגיע לו מהמזמין בגין ביצוע אותו חלק מהעבודות כאמור.</w:t>
      </w:r>
    </w:p>
    <w:p w14:paraId="41C9B39F"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z w:val="24"/>
          <w:szCs w:val="24"/>
          <w:rtl/>
        </w:rPr>
      </w:pPr>
    </w:p>
    <w:p w14:paraId="71FCA65D" w14:textId="77777777" w:rsidR="00E56613" w:rsidRPr="00E56613" w:rsidRDefault="00E56613" w:rsidP="00237720">
      <w:pPr>
        <w:numPr>
          <w:ilvl w:val="0"/>
          <w:numId w:val="4"/>
        </w:numPr>
        <w:spacing w:before="0" w:beforeAutospacing="0" w:after="0" w:afterAutospacing="0" w:line="240" w:lineRule="auto"/>
        <w:jc w:val="both"/>
        <w:rPr>
          <w:rFonts w:ascii="Times New Roman" w:eastAsia="Times New Roman" w:hAnsi="Times New Roman" w:cs="David"/>
          <w:sz w:val="24"/>
          <w:szCs w:val="24"/>
        </w:rPr>
      </w:pPr>
      <w:r w:rsidRPr="00E56613">
        <w:rPr>
          <w:rFonts w:ascii="Times New Roman" w:eastAsia="Times New Roman" w:hAnsi="Times New Roman" w:cs="David" w:hint="cs"/>
          <w:sz w:val="24"/>
          <w:szCs w:val="24"/>
          <w:rtl/>
        </w:rPr>
        <w:t>אין המזמין מתחייב לקבל את ההצעה הזולה ביותר או כל הצעה שהיא, וההכרעה בעניין זה נתונה לשיקול דעתו של המזמין בלבד מבלי שתהא לקבלן כל זכות או רשות לערער על שיקולי המזמין או לטעון כנגדם, וזאת בעילה כלשהי.</w:t>
      </w:r>
    </w:p>
    <w:p w14:paraId="04872231"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z w:val="24"/>
          <w:szCs w:val="24"/>
          <w:rtl/>
        </w:rPr>
      </w:pPr>
    </w:p>
    <w:p w14:paraId="4F377490" w14:textId="77777777" w:rsidR="00E56613" w:rsidRPr="00E56613" w:rsidRDefault="00E56613" w:rsidP="00237720">
      <w:pPr>
        <w:numPr>
          <w:ilvl w:val="0"/>
          <w:numId w:val="4"/>
        </w:numPr>
        <w:spacing w:before="0" w:beforeAutospacing="0" w:after="0" w:afterAutospacing="0" w:line="240" w:lineRule="auto"/>
        <w:jc w:val="both"/>
        <w:rPr>
          <w:rFonts w:ascii="Times New Roman" w:eastAsia="Times New Roman" w:hAnsi="Times New Roman" w:cs="David"/>
          <w:sz w:val="24"/>
          <w:szCs w:val="24"/>
        </w:rPr>
      </w:pPr>
      <w:r w:rsidRPr="00E56613">
        <w:rPr>
          <w:rFonts w:ascii="Times New Roman" w:eastAsia="Times New Roman" w:hAnsi="Times New Roman" w:cs="David" w:hint="cs"/>
          <w:sz w:val="24"/>
          <w:szCs w:val="24"/>
          <w:rtl/>
        </w:rPr>
        <w:t>מתן הסברים ע"י המזמין למשתתף כלשהו בהזמנה לפי פנייתו אינו מחייב את המזמין במתן אותם הסברים ליתר המציעים.</w:t>
      </w:r>
    </w:p>
    <w:p w14:paraId="1D7F8C16"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z w:val="24"/>
          <w:szCs w:val="24"/>
          <w:rtl/>
        </w:rPr>
      </w:pPr>
    </w:p>
    <w:p w14:paraId="412DDE51" w14:textId="77777777" w:rsidR="00E56613" w:rsidRPr="00E56613" w:rsidRDefault="00E56613" w:rsidP="00237720">
      <w:pPr>
        <w:numPr>
          <w:ilvl w:val="0"/>
          <w:numId w:val="4"/>
        </w:numPr>
        <w:spacing w:before="0" w:beforeAutospacing="0" w:after="0" w:afterAutospacing="0" w:line="240" w:lineRule="auto"/>
        <w:jc w:val="both"/>
        <w:rPr>
          <w:rFonts w:ascii="Times New Roman" w:eastAsia="Times New Roman" w:hAnsi="Times New Roman" w:cs="David"/>
          <w:sz w:val="24"/>
          <w:szCs w:val="24"/>
        </w:rPr>
      </w:pPr>
      <w:r w:rsidRPr="00E56613">
        <w:rPr>
          <w:rFonts w:ascii="Times New Roman" w:eastAsia="Times New Roman" w:hAnsi="Times New Roman" w:cs="David" w:hint="cs"/>
          <w:sz w:val="24"/>
          <w:szCs w:val="24"/>
          <w:rtl/>
        </w:rPr>
        <w:t>הזכות למזמין לנהל מו"מ עם משתתף בהזמנה, קודם להגשת ההצעה ו/או לאחריה לרבות בדבר שינוי סכום ו/או פרטי ההצעה שהוגשה, ואין הוא חייב לנהל מו"מ דומה או לתת הזדמנות שווה בכל דרך אחרת ליתר המשתתפים.</w:t>
      </w:r>
    </w:p>
    <w:p w14:paraId="17B6975B"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z w:val="24"/>
          <w:szCs w:val="24"/>
          <w:rtl/>
        </w:rPr>
      </w:pPr>
    </w:p>
    <w:p w14:paraId="52D92DF0" w14:textId="77777777" w:rsidR="00E56613" w:rsidRPr="00E56613" w:rsidRDefault="00E56613" w:rsidP="00237720">
      <w:pPr>
        <w:numPr>
          <w:ilvl w:val="0"/>
          <w:numId w:val="4"/>
        </w:numPr>
        <w:spacing w:before="0" w:beforeAutospacing="0" w:after="0" w:afterAutospacing="0" w:line="240" w:lineRule="auto"/>
        <w:jc w:val="both"/>
        <w:rPr>
          <w:rFonts w:ascii="Times New Roman" w:eastAsia="Times New Roman" w:hAnsi="Times New Roman" w:cs="David"/>
          <w:sz w:val="24"/>
          <w:szCs w:val="24"/>
        </w:rPr>
      </w:pPr>
      <w:r w:rsidRPr="00E56613">
        <w:rPr>
          <w:rFonts w:ascii="Times New Roman" w:eastAsia="Times New Roman" w:hAnsi="Times New Roman" w:cs="David" w:hint="cs"/>
          <w:sz w:val="24"/>
          <w:szCs w:val="24"/>
          <w:rtl/>
        </w:rPr>
        <w:t>למזמין הזכות לקבל חלק מההצעה ולהזמין ביצוע חלק מהעבודות.</w:t>
      </w:r>
    </w:p>
    <w:p w14:paraId="70C42CA5"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z w:val="24"/>
          <w:szCs w:val="24"/>
          <w:rtl/>
        </w:rPr>
      </w:pPr>
    </w:p>
    <w:p w14:paraId="30F1BBB1" w14:textId="77777777" w:rsidR="00E56613" w:rsidRPr="00E56613" w:rsidRDefault="00E56613" w:rsidP="00237720">
      <w:pPr>
        <w:numPr>
          <w:ilvl w:val="0"/>
          <w:numId w:val="4"/>
        </w:numPr>
        <w:spacing w:before="0" w:beforeAutospacing="0" w:after="0" w:afterAutospacing="0" w:line="240" w:lineRule="auto"/>
        <w:jc w:val="both"/>
        <w:rPr>
          <w:rFonts w:ascii="Times New Roman" w:eastAsia="Times New Roman" w:hAnsi="Times New Roman" w:cs="David"/>
          <w:sz w:val="24"/>
          <w:szCs w:val="24"/>
        </w:rPr>
      </w:pPr>
      <w:r w:rsidRPr="00E56613">
        <w:rPr>
          <w:rFonts w:ascii="Times New Roman" w:eastAsia="Times New Roman" w:hAnsi="Times New Roman" w:cs="David" w:hint="cs"/>
          <w:sz w:val="24"/>
          <w:szCs w:val="24"/>
          <w:rtl/>
        </w:rPr>
        <w:t>למזמין הזכות לבטל את ההזמנה לקבלת הצעות ו/או לא להזמין ביצוע העבודות, מכל סיבה שהיא, לפי שיקול דעתו הבלעדי ולמשתתפים בהזמנה כאמור לרבות למי מהם אין ולא תהיה כל טענה ו/או דרישה ו/או תביעה מכל סוג שהיא כלפיו בגין החלטה כאמור.</w:t>
      </w:r>
    </w:p>
    <w:p w14:paraId="44BA319E"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z w:val="24"/>
          <w:szCs w:val="24"/>
        </w:rPr>
      </w:pPr>
    </w:p>
    <w:p w14:paraId="360E5CB5"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z w:val="24"/>
          <w:szCs w:val="24"/>
          <w:rtl/>
        </w:rPr>
      </w:pPr>
    </w:p>
    <w:p w14:paraId="60074B37"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br w:type="page"/>
      </w:r>
    </w:p>
    <w:p w14:paraId="12DD776B"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6"/>
          <w:szCs w:val="24"/>
          <w:u w:val="single"/>
          <w:rtl/>
        </w:rPr>
      </w:pPr>
      <w:r w:rsidRPr="00E56613">
        <w:rPr>
          <w:rFonts w:ascii="Times New Roman" w:eastAsia="Times New Roman" w:hAnsi="Times New Roman" w:cs="David" w:hint="cs"/>
          <w:b/>
          <w:bCs/>
          <w:snapToGrid w:val="0"/>
          <w:sz w:val="26"/>
          <w:szCs w:val="24"/>
          <w:u w:val="single"/>
          <w:rtl/>
        </w:rPr>
        <w:lastRenderedPageBreak/>
        <w:t>מסמך א'2</w:t>
      </w:r>
    </w:p>
    <w:p w14:paraId="553AEFB4"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b/>
          <w:bCs/>
          <w:snapToGrid w:val="0"/>
          <w:sz w:val="26"/>
          <w:szCs w:val="24"/>
          <w:u w:val="single"/>
          <w:rtl/>
        </w:rPr>
      </w:pPr>
    </w:p>
    <w:p w14:paraId="510AB032"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snapToGrid w:val="0"/>
          <w:sz w:val="26"/>
          <w:szCs w:val="24"/>
          <w:rtl/>
        </w:rPr>
      </w:pPr>
      <w:r w:rsidRPr="00E56613">
        <w:rPr>
          <w:rFonts w:ascii="Times New Roman" w:eastAsia="Times New Roman" w:hAnsi="Times New Roman" w:cs="David" w:hint="cs"/>
          <w:b/>
          <w:bCs/>
          <w:snapToGrid w:val="0"/>
          <w:sz w:val="26"/>
          <w:szCs w:val="24"/>
          <w:u w:val="single"/>
          <w:rtl/>
        </w:rPr>
        <w:t>פרטי הקבלן</w:t>
      </w:r>
    </w:p>
    <w:p w14:paraId="221645E8"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p>
    <w:p w14:paraId="4B84A3A8"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r w:rsidRPr="00E56613">
        <w:rPr>
          <w:rFonts w:ascii="Times New Roman" w:eastAsia="Times New Roman" w:hAnsi="Times New Roman" w:cs="David" w:hint="cs"/>
          <w:snapToGrid w:val="0"/>
          <w:sz w:val="26"/>
          <w:szCs w:val="24"/>
          <w:rtl/>
        </w:rPr>
        <w:t xml:space="preserve">שם:____________________________________________________________ </w:t>
      </w:r>
      <w:r w:rsidRPr="00E56613">
        <w:rPr>
          <w:rFonts w:ascii="Times New Roman" w:eastAsia="Times New Roman" w:hAnsi="Times New Roman" w:cs="David" w:hint="cs"/>
          <w:snapToGrid w:val="0"/>
          <w:sz w:val="26"/>
          <w:szCs w:val="24"/>
          <w:u w:val="single"/>
          <w:rtl/>
        </w:rPr>
        <w:t xml:space="preserve">                                                                                                                       </w:t>
      </w:r>
    </w:p>
    <w:p w14:paraId="3A873DB9"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p>
    <w:p w14:paraId="7157A5F1"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מס' תעודת זיהוי או רישום: ___________________________________________</w:t>
      </w:r>
      <w:r w:rsidRPr="00E56613">
        <w:rPr>
          <w:rFonts w:ascii="Times New Roman" w:eastAsia="Times New Roman" w:hAnsi="Times New Roman" w:cs="David" w:hint="cs"/>
          <w:snapToGrid w:val="0"/>
          <w:sz w:val="26"/>
          <w:szCs w:val="24"/>
          <w:u w:val="single"/>
          <w:rtl/>
        </w:rPr>
        <w:t xml:space="preserve">                                                                                        </w:t>
      </w:r>
    </w:p>
    <w:p w14:paraId="4A85F02F"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p>
    <w:p w14:paraId="0F5C08A1"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מס' קבלן מורשה:__________________________________________________</w:t>
      </w:r>
    </w:p>
    <w:p w14:paraId="58C3BBE3"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p>
    <w:p w14:paraId="680BE488"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 xml:space="preserve">שמות הדירקטורים:________________________________________________ </w:t>
      </w:r>
      <w:r w:rsidRPr="00E56613">
        <w:rPr>
          <w:rFonts w:ascii="Times New Roman" w:eastAsia="Times New Roman" w:hAnsi="Times New Roman" w:cs="David" w:hint="cs"/>
          <w:snapToGrid w:val="0"/>
          <w:sz w:val="26"/>
          <w:szCs w:val="24"/>
          <w:u w:val="single"/>
          <w:rtl/>
        </w:rPr>
        <w:t xml:space="preserve">                                                                                                  </w:t>
      </w:r>
    </w:p>
    <w:p w14:paraId="2B4B12EB"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p>
    <w:p w14:paraId="7A218F38"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שמות מורשי החתימה (לצרף אשור רו"ח/עו"ד):_____________________________</w:t>
      </w:r>
    </w:p>
    <w:p w14:paraId="74804CFA"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p>
    <w:p w14:paraId="791619EA"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r w:rsidRPr="00E56613">
        <w:rPr>
          <w:rFonts w:ascii="Times New Roman" w:eastAsia="Times New Roman" w:hAnsi="Times New Roman" w:cs="David" w:hint="cs"/>
          <w:snapToGrid w:val="0"/>
          <w:sz w:val="26"/>
          <w:szCs w:val="24"/>
          <w:rtl/>
        </w:rPr>
        <w:t>מקום המשרדים: _________________________________________________</w:t>
      </w:r>
      <w:r w:rsidRPr="00E56613">
        <w:rPr>
          <w:rFonts w:ascii="Times New Roman" w:eastAsia="Times New Roman" w:hAnsi="Times New Roman" w:cs="David" w:hint="cs"/>
          <w:snapToGrid w:val="0"/>
          <w:sz w:val="26"/>
          <w:szCs w:val="24"/>
          <w:u w:val="single"/>
          <w:rtl/>
        </w:rPr>
        <w:t xml:space="preserve"> </w:t>
      </w:r>
    </w:p>
    <w:p w14:paraId="5FED1307"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p>
    <w:p w14:paraId="24FFD879"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מען להודעות:____________________________________________________</w:t>
      </w:r>
    </w:p>
    <w:p w14:paraId="06206723"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p>
    <w:p w14:paraId="242160A4"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r w:rsidRPr="00E56613">
        <w:rPr>
          <w:rFonts w:ascii="Times New Roman" w:eastAsia="Times New Roman" w:hAnsi="Times New Roman" w:cs="David" w:hint="cs"/>
          <w:snapToGrid w:val="0"/>
          <w:sz w:val="26"/>
          <w:szCs w:val="24"/>
          <w:rtl/>
        </w:rPr>
        <w:t>טלפון: _________________________________________________________</w:t>
      </w:r>
      <w:r w:rsidRPr="00E56613">
        <w:rPr>
          <w:rFonts w:ascii="Times New Roman" w:eastAsia="Times New Roman" w:hAnsi="Times New Roman" w:cs="David" w:hint="cs"/>
          <w:snapToGrid w:val="0"/>
          <w:sz w:val="26"/>
          <w:szCs w:val="24"/>
          <w:u w:val="single"/>
          <w:rtl/>
        </w:rPr>
        <w:t xml:space="preserve"> </w:t>
      </w:r>
    </w:p>
    <w:p w14:paraId="2F852C86"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p>
    <w:p w14:paraId="2309EC52"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 xml:space="preserve">דואר אלקטרוני </w:t>
      </w:r>
      <w:r w:rsidRPr="00E56613">
        <w:rPr>
          <w:rFonts w:ascii="Times New Roman" w:eastAsia="Times New Roman" w:hAnsi="Times New Roman" w:cs="David" w:hint="cs"/>
          <w:snapToGrid w:val="0"/>
          <w:sz w:val="26"/>
          <w:szCs w:val="24"/>
          <w:u w:val="single"/>
          <w:rtl/>
        </w:rPr>
        <w:t>(</w:t>
      </w:r>
      <w:r w:rsidRPr="00E56613">
        <w:rPr>
          <w:rFonts w:ascii="Times New Roman" w:eastAsia="Times New Roman" w:hAnsi="Times New Roman" w:cs="David"/>
          <w:snapToGrid w:val="0"/>
          <w:sz w:val="26"/>
          <w:szCs w:val="24"/>
        </w:rPr>
        <w:t>(</w:t>
      </w:r>
      <w:r w:rsidRPr="00E56613">
        <w:rPr>
          <w:rFonts w:ascii="Times New Roman" w:eastAsia="Times New Roman" w:hAnsi="Times New Roman" w:cs="David"/>
          <w:snapToGrid w:val="0"/>
          <w:sz w:val="26"/>
          <w:szCs w:val="24"/>
          <w:u w:val="single"/>
        </w:rPr>
        <w:t>e-mail</w:t>
      </w:r>
      <w:r w:rsidRPr="00E56613">
        <w:rPr>
          <w:rFonts w:ascii="Times New Roman" w:eastAsia="Times New Roman" w:hAnsi="Times New Roman" w:cs="David" w:hint="cs"/>
          <w:snapToGrid w:val="0"/>
          <w:sz w:val="26"/>
          <w:szCs w:val="24"/>
          <w:rtl/>
        </w:rPr>
        <w:t xml:space="preserve">:___________________________________________ </w:t>
      </w:r>
    </w:p>
    <w:p w14:paraId="4EBBBEE2"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p>
    <w:p w14:paraId="1396CDAE"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r w:rsidRPr="00E56613">
        <w:rPr>
          <w:rFonts w:ascii="Times New Roman" w:eastAsia="Times New Roman" w:hAnsi="Times New Roman" w:cs="David" w:hint="cs"/>
          <w:snapToGrid w:val="0"/>
          <w:sz w:val="26"/>
          <w:szCs w:val="24"/>
          <w:rtl/>
        </w:rPr>
        <w:t>פקס: __________________________________________________________</w:t>
      </w:r>
      <w:r w:rsidRPr="00E56613">
        <w:rPr>
          <w:rFonts w:ascii="Times New Roman" w:eastAsia="Times New Roman" w:hAnsi="Times New Roman" w:cs="David" w:hint="cs"/>
          <w:snapToGrid w:val="0"/>
          <w:sz w:val="26"/>
          <w:szCs w:val="24"/>
          <w:u w:val="single"/>
          <w:rtl/>
        </w:rPr>
        <w:t xml:space="preserve">                                                                                                                     </w:t>
      </w:r>
    </w:p>
    <w:p w14:paraId="1B5D3D11"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b/>
          <w:bCs/>
          <w:snapToGrid w:val="0"/>
          <w:sz w:val="26"/>
          <w:szCs w:val="24"/>
          <w:rtl/>
        </w:rPr>
      </w:pPr>
    </w:p>
    <w:p w14:paraId="62FC7922"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p>
    <w:p w14:paraId="0AC003E4"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b/>
          <w:bCs/>
          <w:snapToGrid w:val="0"/>
          <w:sz w:val="26"/>
          <w:szCs w:val="24"/>
          <w:rtl/>
        </w:rPr>
      </w:pPr>
    </w:p>
    <w:p w14:paraId="036202F2"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p>
    <w:p w14:paraId="6217AB78"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b/>
          <w:bCs/>
          <w:snapToGrid w:val="0"/>
          <w:sz w:val="26"/>
          <w:szCs w:val="24"/>
          <w:u w:val="single"/>
          <w:rtl/>
        </w:rPr>
      </w:pPr>
      <w:r w:rsidRPr="00E56613">
        <w:rPr>
          <w:rFonts w:ascii="Times New Roman" w:eastAsia="Times New Roman" w:hAnsi="Times New Roman" w:cs="David" w:hint="cs"/>
          <w:b/>
          <w:bCs/>
          <w:snapToGrid w:val="0"/>
          <w:sz w:val="26"/>
          <w:szCs w:val="24"/>
          <w:u w:val="single"/>
          <w:rtl/>
        </w:rPr>
        <w:t>ניסיון ופרויקטים דומים שבוצעו ע"י הקבלן:</w:t>
      </w:r>
    </w:p>
    <w:p w14:paraId="411A0538"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b/>
          <w:bCs/>
          <w:snapToGrid w:val="0"/>
          <w:sz w:val="26"/>
          <w:szCs w:val="24"/>
          <w:u w:val="single"/>
          <w:rtl/>
        </w:rPr>
      </w:pPr>
    </w:p>
    <w:tbl>
      <w:tblPr>
        <w:bidiVisual/>
        <w:tblW w:w="8504" w:type="dxa"/>
        <w:tblInd w:w="-1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6"/>
        <w:gridCol w:w="4646"/>
        <w:gridCol w:w="1275"/>
        <w:gridCol w:w="2017"/>
      </w:tblGrid>
      <w:tr w:rsidR="00E56613" w:rsidRPr="00E56613" w14:paraId="05C78927" w14:textId="77777777" w:rsidTr="00E56613">
        <w:tc>
          <w:tcPr>
            <w:tcW w:w="566" w:type="dxa"/>
            <w:shd w:val="clear" w:color="auto" w:fill="auto"/>
          </w:tcPr>
          <w:p w14:paraId="1E46FB08"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p>
          <w:p w14:paraId="24191289"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r w:rsidRPr="00E56613">
              <w:rPr>
                <w:rFonts w:ascii="Times New Roman" w:eastAsia="Times New Roman" w:hAnsi="Times New Roman" w:cs="David" w:hint="cs"/>
                <w:snapToGrid w:val="0"/>
                <w:sz w:val="26"/>
                <w:szCs w:val="24"/>
                <w:u w:val="single"/>
                <w:rtl/>
              </w:rPr>
              <w:t>מס'</w:t>
            </w:r>
          </w:p>
        </w:tc>
        <w:tc>
          <w:tcPr>
            <w:tcW w:w="4646" w:type="dxa"/>
            <w:shd w:val="clear" w:color="auto" w:fill="auto"/>
          </w:tcPr>
          <w:p w14:paraId="70E8E72F"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p>
          <w:p w14:paraId="31F9F8FA"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r w:rsidRPr="00E56613">
              <w:rPr>
                <w:rFonts w:ascii="Times New Roman" w:eastAsia="Times New Roman" w:hAnsi="Times New Roman" w:cs="David" w:hint="cs"/>
                <w:snapToGrid w:val="0"/>
                <w:sz w:val="26"/>
                <w:szCs w:val="24"/>
                <w:u w:val="single"/>
                <w:rtl/>
              </w:rPr>
              <w:t>תיאור הפרויקט</w:t>
            </w:r>
          </w:p>
        </w:tc>
        <w:tc>
          <w:tcPr>
            <w:tcW w:w="1275" w:type="dxa"/>
            <w:shd w:val="clear" w:color="auto" w:fill="auto"/>
          </w:tcPr>
          <w:p w14:paraId="5DD14EE2"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r w:rsidRPr="00E56613">
              <w:rPr>
                <w:rFonts w:ascii="Times New Roman" w:eastAsia="Times New Roman" w:hAnsi="Times New Roman" w:cs="David" w:hint="cs"/>
                <w:snapToGrid w:val="0"/>
                <w:sz w:val="26"/>
                <w:szCs w:val="24"/>
                <w:u w:val="single"/>
                <w:rtl/>
              </w:rPr>
              <w:t>תקופת הביצוע</w:t>
            </w:r>
          </w:p>
        </w:tc>
        <w:tc>
          <w:tcPr>
            <w:tcW w:w="2017" w:type="dxa"/>
            <w:shd w:val="clear" w:color="auto" w:fill="auto"/>
          </w:tcPr>
          <w:p w14:paraId="41CC198E"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p>
          <w:p w14:paraId="4DFD342D"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r w:rsidRPr="00E56613">
              <w:rPr>
                <w:rFonts w:ascii="Times New Roman" w:eastAsia="Times New Roman" w:hAnsi="Times New Roman" w:cs="David" w:hint="cs"/>
                <w:snapToGrid w:val="0"/>
                <w:sz w:val="26"/>
                <w:szCs w:val="24"/>
                <w:u w:val="single"/>
                <w:rtl/>
              </w:rPr>
              <w:t>היקף כספי בדולרים</w:t>
            </w:r>
          </w:p>
        </w:tc>
      </w:tr>
      <w:tr w:rsidR="00E56613" w:rsidRPr="00E56613" w14:paraId="3BF86442" w14:textId="77777777" w:rsidTr="00E56613">
        <w:tc>
          <w:tcPr>
            <w:tcW w:w="566" w:type="dxa"/>
            <w:shd w:val="clear" w:color="auto" w:fill="auto"/>
          </w:tcPr>
          <w:p w14:paraId="52E558BC"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snapToGrid w:val="0"/>
                <w:sz w:val="26"/>
                <w:szCs w:val="24"/>
                <w:u w:val="single"/>
                <w:rtl/>
              </w:rPr>
            </w:pPr>
            <w:r w:rsidRPr="00E56613">
              <w:rPr>
                <w:rFonts w:ascii="Times New Roman" w:eastAsia="Times New Roman" w:hAnsi="Times New Roman" w:cs="David" w:hint="cs"/>
                <w:snapToGrid w:val="0"/>
                <w:sz w:val="26"/>
                <w:szCs w:val="24"/>
                <w:u w:val="single"/>
                <w:rtl/>
              </w:rPr>
              <w:t>1</w:t>
            </w:r>
          </w:p>
        </w:tc>
        <w:tc>
          <w:tcPr>
            <w:tcW w:w="4646" w:type="dxa"/>
            <w:shd w:val="clear" w:color="auto" w:fill="auto"/>
          </w:tcPr>
          <w:p w14:paraId="438A0DA5"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p>
        </w:tc>
        <w:tc>
          <w:tcPr>
            <w:tcW w:w="1275" w:type="dxa"/>
            <w:shd w:val="clear" w:color="auto" w:fill="auto"/>
          </w:tcPr>
          <w:p w14:paraId="223A5B9E"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p>
        </w:tc>
        <w:tc>
          <w:tcPr>
            <w:tcW w:w="2017" w:type="dxa"/>
            <w:shd w:val="clear" w:color="auto" w:fill="auto"/>
          </w:tcPr>
          <w:p w14:paraId="33D98CB9"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p>
        </w:tc>
      </w:tr>
      <w:tr w:rsidR="00E56613" w:rsidRPr="00E56613" w14:paraId="2089F097" w14:textId="77777777" w:rsidTr="00E56613">
        <w:tc>
          <w:tcPr>
            <w:tcW w:w="566" w:type="dxa"/>
            <w:shd w:val="clear" w:color="auto" w:fill="auto"/>
          </w:tcPr>
          <w:p w14:paraId="432B03A7"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snapToGrid w:val="0"/>
                <w:sz w:val="26"/>
                <w:szCs w:val="24"/>
                <w:u w:val="single"/>
                <w:rtl/>
              </w:rPr>
            </w:pPr>
            <w:r w:rsidRPr="00E56613">
              <w:rPr>
                <w:rFonts w:ascii="Times New Roman" w:eastAsia="Times New Roman" w:hAnsi="Times New Roman" w:cs="David" w:hint="cs"/>
                <w:snapToGrid w:val="0"/>
                <w:sz w:val="26"/>
                <w:szCs w:val="24"/>
                <w:u w:val="single"/>
                <w:rtl/>
              </w:rPr>
              <w:t>2</w:t>
            </w:r>
          </w:p>
        </w:tc>
        <w:tc>
          <w:tcPr>
            <w:tcW w:w="4646" w:type="dxa"/>
            <w:shd w:val="clear" w:color="auto" w:fill="auto"/>
          </w:tcPr>
          <w:p w14:paraId="6438090A"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p>
        </w:tc>
        <w:tc>
          <w:tcPr>
            <w:tcW w:w="1275" w:type="dxa"/>
            <w:shd w:val="clear" w:color="auto" w:fill="auto"/>
          </w:tcPr>
          <w:p w14:paraId="54BFA9A3"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p>
        </w:tc>
        <w:tc>
          <w:tcPr>
            <w:tcW w:w="2017" w:type="dxa"/>
            <w:shd w:val="clear" w:color="auto" w:fill="auto"/>
          </w:tcPr>
          <w:p w14:paraId="57DBA65C"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p>
        </w:tc>
      </w:tr>
      <w:tr w:rsidR="00E56613" w:rsidRPr="00E56613" w14:paraId="3D2F29E0" w14:textId="77777777" w:rsidTr="00E56613">
        <w:tc>
          <w:tcPr>
            <w:tcW w:w="566" w:type="dxa"/>
            <w:shd w:val="clear" w:color="auto" w:fill="auto"/>
          </w:tcPr>
          <w:p w14:paraId="66DF8A2C"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snapToGrid w:val="0"/>
                <w:sz w:val="26"/>
                <w:szCs w:val="24"/>
                <w:u w:val="single"/>
                <w:rtl/>
              </w:rPr>
            </w:pPr>
            <w:r w:rsidRPr="00E56613">
              <w:rPr>
                <w:rFonts w:ascii="Times New Roman" w:eastAsia="Times New Roman" w:hAnsi="Times New Roman" w:cs="David" w:hint="cs"/>
                <w:snapToGrid w:val="0"/>
                <w:sz w:val="26"/>
                <w:szCs w:val="24"/>
                <w:u w:val="single"/>
                <w:rtl/>
              </w:rPr>
              <w:t>3</w:t>
            </w:r>
          </w:p>
        </w:tc>
        <w:tc>
          <w:tcPr>
            <w:tcW w:w="4646" w:type="dxa"/>
            <w:shd w:val="clear" w:color="auto" w:fill="auto"/>
          </w:tcPr>
          <w:p w14:paraId="28C4B877"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p>
        </w:tc>
        <w:tc>
          <w:tcPr>
            <w:tcW w:w="1275" w:type="dxa"/>
            <w:shd w:val="clear" w:color="auto" w:fill="auto"/>
          </w:tcPr>
          <w:p w14:paraId="1DE57816"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p>
        </w:tc>
        <w:tc>
          <w:tcPr>
            <w:tcW w:w="2017" w:type="dxa"/>
            <w:shd w:val="clear" w:color="auto" w:fill="auto"/>
          </w:tcPr>
          <w:p w14:paraId="073CA914"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p>
        </w:tc>
      </w:tr>
      <w:tr w:rsidR="00E56613" w:rsidRPr="00E56613" w14:paraId="6933B742" w14:textId="77777777" w:rsidTr="00E56613">
        <w:tc>
          <w:tcPr>
            <w:tcW w:w="566" w:type="dxa"/>
            <w:shd w:val="clear" w:color="auto" w:fill="auto"/>
          </w:tcPr>
          <w:p w14:paraId="55664666"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snapToGrid w:val="0"/>
                <w:sz w:val="26"/>
                <w:szCs w:val="24"/>
                <w:u w:val="single"/>
                <w:rtl/>
              </w:rPr>
            </w:pPr>
            <w:r w:rsidRPr="00E56613">
              <w:rPr>
                <w:rFonts w:ascii="Times New Roman" w:eastAsia="Times New Roman" w:hAnsi="Times New Roman" w:cs="David" w:hint="cs"/>
                <w:snapToGrid w:val="0"/>
                <w:sz w:val="26"/>
                <w:szCs w:val="24"/>
                <w:u w:val="single"/>
                <w:rtl/>
              </w:rPr>
              <w:t>4</w:t>
            </w:r>
          </w:p>
        </w:tc>
        <w:tc>
          <w:tcPr>
            <w:tcW w:w="4646" w:type="dxa"/>
            <w:shd w:val="clear" w:color="auto" w:fill="auto"/>
          </w:tcPr>
          <w:p w14:paraId="4FA79098"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p>
        </w:tc>
        <w:tc>
          <w:tcPr>
            <w:tcW w:w="1275" w:type="dxa"/>
            <w:shd w:val="clear" w:color="auto" w:fill="auto"/>
          </w:tcPr>
          <w:p w14:paraId="6A62F361"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p>
        </w:tc>
        <w:tc>
          <w:tcPr>
            <w:tcW w:w="2017" w:type="dxa"/>
            <w:shd w:val="clear" w:color="auto" w:fill="auto"/>
          </w:tcPr>
          <w:p w14:paraId="711FBA1C"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p>
        </w:tc>
      </w:tr>
      <w:tr w:rsidR="00E56613" w:rsidRPr="00E56613" w14:paraId="23E2ADDE" w14:textId="77777777" w:rsidTr="00E56613">
        <w:tc>
          <w:tcPr>
            <w:tcW w:w="566" w:type="dxa"/>
            <w:shd w:val="clear" w:color="auto" w:fill="auto"/>
          </w:tcPr>
          <w:p w14:paraId="000A5F2F"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snapToGrid w:val="0"/>
                <w:sz w:val="26"/>
                <w:szCs w:val="24"/>
                <w:u w:val="single"/>
                <w:rtl/>
              </w:rPr>
            </w:pPr>
            <w:r w:rsidRPr="00E56613">
              <w:rPr>
                <w:rFonts w:ascii="Times New Roman" w:eastAsia="Times New Roman" w:hAnsi="Times New Roman" w:cs="David" w:hint="cs"/>
                <w:snapToGrid w:val="0"/>
                <w:sz w:val="26"/>
                <w:szCs w:val="24"/>
                <w:u w:val="single"/>
                <w:rtl/>
              </w:rPr>
              <w:t>5</w:t>
            </w:r>
          </w:p>
        </w:tc>
        <w:tc>
          <w:tcPr>
            <w:tcW w:w="4646" w:type="dxa"/>
            <w:shd w:val="clear" w:color="auto" w:fill="auto"/>
          </w:tcPr>
          <w:p w14:paraId="28F23962"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p>
        </w:tc>
        <w:tc>
          <w:tcPr>
            <w:tcW w:w="1275" w:type="dxa"/>
            <w:shd w:val="clear" w:color="auto" w:fill="auto"/>
          </w:tcPr>
          <w:p w14:paraId="6F903DFD"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p>
        </w:tc>
        <w:tc>
          <w:tcPr>
            <w:tcW w:w="2017" w:type="dxa"/>
            <w:shd w:val="clear" w:color="auto" w:fill="auto"/>
          </w:tcPr>
          <w:p w14:paraId="0BA71524"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p>
        </w:tc>
      </w:tr>
    </w:tbl>
    <w:p w14:paraId="4A34E26F"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b/>
          <w:bCs/>
          <w:snapToGrid w:val="0"/>
          <w:sz w:val="26"/>
          <w:szCs w:val="24"/>
          <w:u w:val="single"/>
          <w:rtl/>
        </w:rPr>
      </w:pPr>
    </w:p>
    <w:p w14:paraId="69DF8C6C"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r w:rsidRPr="00E56613">
        <w:rPr>
          <w:rFonts w:ascii="Times New Roman" w:eastAsia="Times New Roman" w:hAnsi="Times New Roman" w:cs="David" w:hint="cs"/>
          <w:b/>
          <w:bCs/>
          <w:snapToGrid w:val="0"/>
          <w:sz w:val="26"/>
          <w:szCs w:val="24"/>
          <w:u w:val="single"/>
          <w:rtl/>
        </w:rPr>
        <w:t>גופים ממליצים:</w:t>
      </w:r>
    </w:p>
    <w:p w14:paraId="401AEBBE"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(בין היתר שני משרדי תכנון לפחות)</w:t>
      </w:r>
    </w:p>
    <w:p w14:paraId="63D2B010"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______________________________________________________________</w:t>
      </w:r>
    </w:p>
    <w:p w14:paraId="24B94010"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______________________________________________________________</w:t>
      </w:r>
    </w:p>
    <w:p w14:paraId="71DB6F04"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______________________________________________________________</w:t>
      </w:r>
    </w:p>
    <w:p w14:paraId="0A3ED80E"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______________________________________________________________</w:t>
      </w:r>
    </w:p>
    <w:p w14:paraId="27F33E45"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 xml:space="preserve">______________________________________________________________   </w:t>
      </w:r>
    </w:p>
    <w:p w14:paraId="39A8A4D9"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 xml:space="preserve">                                                                                                                           </w:t>
      </w:r>
    </w:p>
    <w:p w14:paraId="15C8F320"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u w:val="single"/>
          <w:rtl/>
        </w:rPr>
        <w:t xml:space="preserve">                                                                                                                            </w:t>
      </w:r>
    </w:p>
    <w:p w14:paraId="5923C161"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p>
    <w:p w14:paraId="4BBE8D44"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p>
    <w:p w14:paraId="683E3A2D"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p>
    <w:p w14:paraId="364AAD56"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p>
    <w:p w14:paraId="69E87FAD" w14:textId="77777777" w:rsidR="00E56613" w:rsidRPr="00E56613" w:rsidRDefault="00E56613" w:rsidP="00E56613">
      <w:pPr>
        <w:spacing w:before="0" w:beforeAutospacing="0" w:after="0" w:afterAutospacing="0" w:line="360" w:lineRule="auto"/>
        <w:jc w:val="center"/>
        <w:rPr>
          <w:rFonts w:ascii="Times New Roman" w:eastAsia="Times New Roman" w:hAnsi="Times New Roman" w:cs="David"/>
          <w:b/>
          <w:bCs/>
          <w:snapToGrid w:val="0"/>
          <w:sz w:val="26"/>
          <w:szCs w:val="24"/>
          <w:u w:val="single"/>
          <w:rtl/>
        </w:rPr>
      </w:pPr>
      <w:r w:rsidRPr="00E56613">
        <w:rPr>
          <w:rFonts w:ascii="Times New Roman" w:eastAsia="Times New Roman" w:hAnsi="Times New Roman" w:cs="David"/>
          <w:b/>
          <w:bCs/>
          <w:snapToGrid w:val="0"/>
          <w:sz w:val="26"/>
          <w:szCs w:val="24"/>
          <w:u w:val="single"/>
          <w:rtl/>
        </w:rPr>
        <w:br w:type="page"/>
      </w:r>
      <w:r w:rsidRPr="00E56613">
        <w:rPr>
          <w:rFonts w:ascii="Times New Roman" w:eastAsia="Times New Roman" w:hAnsi="Times New Roman" w:cs="David" w:hint="cs"/>
          <w:b/>
          <w:bCs/>
          <w:snapToGrid w:val="0"/>
          <w:sz w:val="26"/>
          <w:szCs w:val="24"/>
          <w:u w:val="single"/>
          <w:rtl/>
        </w:rPr>
        <w:lastRenderedPageBreak/>
        <w:t>מסמך א'3</w:t>
      </w:r>
    </w:p>
    <w:p w14:paraId="1776FBF9" w14:textId="77777777" w:rsidR="00E56613" w:rsidRPr="00E56613" w:rsidRDefault="00E56613" w:rsidP="00E56613">
      <w:pPr>
        <w:spacing w:before="0" w:beforeAutospacing="0" w:after="0" w:afterAutospacing="0" w:line="360" w:lineRule="auto"/>
        <w:jc w:val="center"/>
        <w:rPr>
          <w:rFonts w:ascii="Times New Roman" w:eastAsia="Times New Roman" w:hAnsi="Times New Roman" w:cs="David"/>
          <w:b/>
          <w:bCs/>
          <w:snapToGrid w:val="0"/>
          <w:sz w:val="26"/>
          <w:szCs w:val="24"/>
          <w:u w:val="single"/>
        </w:rPr>
      </w:pPr>
      <w:r w:rsidRPr="00E56613">
        <w:rPr>
          <w:rFonts w:ascii="Times New Roman" w:eastAsia="Times New Roman" w:hAnsi="Times New Roman" w:cs="David" w:hint="cs"/>
          <w:b/>
          <w:bCs/>
          <w:snapToGrid w:val="0"/>
          <w:sz w:val="26"/>
          <w:szCs w:val="24"/>
          <w:u w:val="single"/>
          <w:rtl/>
        </w:rPr>
        <w:t xml:space="preserve">הצהרת הקבלן ורישיון קבלן </w:t>
      </w:r>
    </w:p>
    <w:p w14:paraId="4AAD370E" w14:textId="77777777" w:rsidR="00E56613" w:rsidRPr="00E56613" w:rsidRDefault="00E56613" w:rsidP="00E56613">
      <w:pPr>
        <w:spacing w:before="0" w:beforeAutospacing="0" w:after="0" w:afterAutospacing="0"/>
        <w:rPr>
          <w:rFonts w:ascii="Times New Roman" w:eastAsia="Times New Roman" w:hAnsi="Times New Roman" w:cs="David"/>
          <w:b/>
          <w:bCs/>
          <w:snapToGrid w:val="0"/>
          <w:sz w:val="28"/>
          <w:szCs w:val="24"/>
          <w:u w:val="single"/>
          <w:rtl/>
        </w:rPr>
      </w:pPr>
    </w:p>
    <w:p w14:paraId="7225E561" w14:textId="77777777" w:rsidR="00E56613" w:rsidRPr="00E56613" w:rsidRDefault="00E56613" w:rsidP="00E56613">
      <w:pPr>
        <w:spacing w:before="0" w:beforeAutospacing="0" w:after="0" w:afterAutospacing="0" w:line="480" w:lineRule="auto"/>
        <w:rPr>
          <w:rFonts w:ascii="Times New Roman" w:eastAsia="Times New Roman" w:hAnsi="Times New Roman" w:cs="David"/>
          <w:b/>
          <w:bCs/>
          <w:snapToGrid w:val="0"/>
          <w:sz w:val="28"/>
          <w:szCs w:val="24"/>
          <w:rtl/>
        </w:rPr>
      </w:pPr>
      <w:r w:rsidRPr="00E56613">
        <w:rPr>
          <w:rFonts w:ascii="Times New Roman" w:eastAsia="Times New Roman" w:hAnsi="Times New Roman" w:cs="David" w:hint="cs"/>
          <w:b/>
          <w:bCs/>
          <w:snapToGrid w:val="0"/>
          <w:sz w:val="28"/>
          <w:szCs w:val="24"/>
          <w:rtl/>
        </w:rPr>
        <w:t xml:space="preserve">שם הקבלן:_______________________________________________________                                                                                                                        </w:t>
      </w:r>
    </w:p>
    <w:p w14:paraId="32DDBD84" w14:textId="77777777" w:rsidR="00E56613" w:rsidRPr="00E56613" w:rsidRDefault="00E56613" w:rsidP="00E56613">
      <w:pPr>
        <w:spacing w:before="0" w:beforeAutospacing="0" w:after="0" w:afterAutospacing="0" w:line="480" w:lineRule="auto"/>
        <w:rPr>
          <w:rFonts w:ascii="Times New Roman" w:eastAsia="Times New Roman" w:hAnsi="Times New Roman" w:cs="David"/>
          <w:b/>
          <w:bCs/>
          <w:snapToGrid w:val="0"/>
          <w:sz w:val="28"/>
          <w:szCs w:val="24"/>
          <w:rtl/>
        </w:rPr>
      </w:pPr>
      <w:r w:rsidRPr="00E56613">
        <w:rPr>
          <w:rFonts w:ascii="Times New Roman" w:eastAsia="Times New Roman" w:hAnsi="Times New Roman" w:cs="David" w:hint="cs"/>
          <w:b/>
          <w:bCs/>
          <w:snapToGrid w:val="0"/>
          <w:sz w:val="28"/>
          <w:szCs w:val="24"/>
          <w:rtl/>
        </w:rPr>
        <w:t xml:space="preserve">מס' תעודת זיהוי או רישום: ___________________________________________                                                                                        </w:t>
      </w:r>
    </w:p>
    <w:p w14:paraId="7FBC2D6B" w14:textId="77777777" w:rsidR="00E56613" w:rsidRPr="00E56613" w:rsidRDefault="00E56613" w:rsidP="00E56613">
      <w:pPr>
        <w:spacing w:before="0" w:beforeAutospacing="0" w:after="0" w:afterAutospacing="0" w:line="480" w:lineRule="auto"/>
        <w:rPr>
          <w:rFonts w:ascii="Times New Roman" w:eastAsia="Times New Roman" w:hAnsi="Times New Roman" w:cs="David"/>
          <w:b/>
          <w:bCs/>
          <w:snapToGrid w:val="0"/>
          <w:sz w:val="28"/>
          <w:szCs w:val="24"/>
          <w:rtl/>
        </w:rPr>
      </w:pPr>
      <w:r w:rsidRPr="00E56613">
        <w:rPr>
          <w:rFonts w:ascii="Times New Roman" w:eastAsia="Times New Roman" w:hAnsi="Times New Roman" w:cs="David" w:hint="cs"/>
          <w:b/>
          <w:bCs/>
          <w:snapToGrid w:val="0"/>
          <w:sz w:val="28"/>
          <w:szCs w:val="24"/>
          <w:rtl/>
        </w:rPr>
        <w:t>מס' קבלן מורשה:__________________________________________________</w:t>
      </w:r>
    </w:p>
    <w:p w14:paraId="7127521C" w14:textId="77777777" w:rsidR="00E56613" w:rsidRPr="00E56613" w:rsidRDefault="00E56613" w:rsidP="00E56613">
      <w:pPr>
        <w:spacing w:before="0" w:beforeAutospacing="0" w:after="0" w:afterAutospacing="0"/>
        <w:rPr>
          <w:rFonts w:ascii="Times New Roman" w:eastAsia="Times New Roman" w:hAnsi="Times New Roman" w:cs="David"/>
          <w:b/>
          <w:bCs/>
          <w:snapToGrid w:val="0"/>
          <w:sz w:val="28"/>
          <w:szCs w:val="24"/>
          <w:u w:val="single"/>
          <w:rtl/>
        </w:rPr>
      </w:pPr>
    </w:p>
    <w:p w14:paraId="0C860046" w14:textId="77777777" w:rsidR="00E56613" w:rsidRPr="00E56613" w:rsidRDefault="00E56613" w:rsidP="00E56613">
      <w:pPr>
        <w:spacing w:before="0" w:beforeAutospacing="0" w:after="0" w:afterAutospacing="0" w:line="360" w:lineRule="auto"/>
        <w:rPr>
          <w:rFonts w:ascii="Times New Roman" w:eastAsia="Times New Roman" w:hAnsi="Times New Roman" w:cs="David"/>
          <w:b/>
          <w:bCs/>
          <w:snapToGrid w:val="0"/>
          <w:sz w:val="26"/>
          <w:szCs w:val="26"/>
          <w:rtl/>
        </w:rPr>
      </w:pPr>
      <w:r w:rsidRPr="00E56613">
        <w:rPr>
          <w:rFonts w:ascii="Times New Roman" w:eastAsia="Times New Roman" w:hAnsi="Times New Roman" w:cs="David" w:hint="cs"/>
          <w:b/>
          <w:bCs/>
          <w:snapToGrid w:val="0"/>
          <w:sz w:val="26"/>
          <w:szCs w:val="26"/>
          <w:rtl/>
        </w:rPr>
        <w:t>הקבלן מצהיר כי הינו קבלן רשום בפנקס הקבלנים בהתאם לחוק רישום קבלנים לעבודות הנדסה בנאיות התשכ"ט - 1969 ותקנותיו, המורשה לבצע עבודות בענף ראשי ________      בסיווג כספי _________ לפחות.</w:t>
      </w:r>
    </w:p>
    <w:p w14:paraId="0BC539E6" w14:textId="77777777" w:rsidR="00E56613" w:rsidRPr="00E56613" w:rsidRDefault="00E56613" w:rsidP="00E56613">
      <w:pPr>
        <w:spacing w:before="0" w:beforeAutospacing="0" w:after="0" w:afterAutospacing="0"/>
        <w:rPr>
          <w:rFonts w:ascii="Times New Roman" w:eastAsia="Times New Roman" w:hAnsi="Times New Roman" w:cs="David"/>
          <w:b/>
          <w:bCs/>
          <w:snapToGrid w:val="0"/>
          <w:sz w:val="28"/>
          <w:szCs w:val="24"/>
          <w:rtl/>
        </w:rPr>
      </w:pPr>
    </w:p>
    <w:p w14:paraId="284AF670" w14:textId="77777777" w:rsidR="00E56613" w:rsidRPr="00E56613" w:rsidRDefault="00E56613" w:rsidP="00E56613">
      <w:pPr>
        <w:spacing w:before="0" w:beforeAutospacing="0" w:after="0" w:afterAutospacing="0"/>
        <w:rPr>
          <w:rFonts w:ascii="Times New Roman" w:eastAsia="Times New Roman" w:hAnsi="Times New Roman" w:cs="David"/>
          <w:b/>
          <w:bCs/>
          <w:snapToGrid w:val="0"/>
          <w:sz w:val="28"/>
          <w:szCs w:val="24"/>
          <w:rtl/>
        </w:rPr>
      </w:pPr>
      <w:r w:rsidRPr="00E56613">
        <w:rPr>
          <w:rFonts w:ascii="Times New Roman" w:eastAsia="Times New Roman" w:hAnsi="Times New Roman" w:cs="David" w:hint="cs"/>
          <w:b/>
          <w:bCs/>
          <w:snapToGrid w:val="0"/>
          <w:sz w:val="28"/>
          <w:szCs w:val="24"/>
          <w:rtl/>
        </w:rPr>
        <w:t xml:space="preserve">על הקבלן לצרף למסמך זה רישיון ואישור רשם הקבלנים. </w:t>
      </w:r>
    </w:p>
    <w:p w14:paraId="5EDCDDE8" w14:textId="77777777" w:rsidR="00E56613" w:rsidRPr="00E56613" w:rsidRDefault="00E56613" w:rsidP="00E56613">
      <w:pPr>
        <w:spacing w:before="0" w:beforeAutospacing="0" w:after="0" w:afterAutospacing="0"/>
        <w:rPr>
          <w:rFonts w:ascii="Times New Roman" w:eastAsia="Times New Roman" w:hAnsi="Times New Roman" w:cs="David"/>
          <w:b/>
          <w:bCs/>
          <w:snapToGrid w:val="0"/>
          <w:sz w:val="28"/>
          <w:szCs w:val="24"/>
          <w:rtl/>
        </w:rPr>
      </w:pPr>
      <w:r w:rsidRPr="00E56613">
        <w:rPr>
          <w:rFonts w:ascii="Times New Roman" w:eastAsia="Times New Roman" w:hAnsi="Times New Roman" w:cs="David" w:hint="cs"/>
          <w:b/>
          <w:bCs/>
          <w:snapToGrid w:val="0"/>
          <w:sz w:val="28"/>
          <w:szCs w:val="24"/>
          <w:u w:val="single"/>
          <w:rtl/>
        </w:rPr>
        <w:t>לידיעה - אישור לתקופה או זמני לא יתקבל</w:t>
      </w:r>
      <w:r w:rsidRPr="00E56613">
        <w:rPr>
          <w:rFonts w:ascii="Times New Roman" w:eastAsia="Times New Roman" w:hAnsi="Times New Roman" w:cs="David" w:hint="cs"/>
          <w:b/>
          <w:bCs/>
          <w:snapToGrid w:val="0"/>
          <w:sz w:val="28"/>
          <w:szCs w:val="24"/>
          <w:rtl/>
        </w:rPr>
        <w:t>.</w:t>
      </w:r>
    </w:p>
    <w:p w14:paraId="5A3A0876" w14:textId="77777777" w:rsidR="00E56613" w:rsidRPr="00E56613" w:rsidRDefault="00E56613" w:rsidP="00E56613">
      <w:pPr>
        <w:spacing w:before="0" w:beforeAutospacing="0" w:after="0" w:afterAutospacing="0" w:line="240" w:lineRule="auto"/>
        <w:rPr>
          <w:rFonts w:ascii="Times New Roman" w:eastAsia="Times New Roman" w:hAnsi="Times New Roman" w:cs="David"/>
          <w:b/>
          <w:bCs/>
          <w:snapToGrid w:val="0"/>
          <w:sz w:val="28"/>
          <w:szCs w:val="24"/>
          <w:u w:val="single"/>
          <w:rtl/>
        </w:rPr>
      </w:pPr>
    </w:p>
    <w:p w14:paraId="7F638861" w14:textId="77777777" w:rsidR="00E56613" w:rsidRPr="00E56613" w:rsidRDefault="00E56613" w:rsidP="00E56613">
      <w:pPr>
        <w:spacing w:before="0" w:beforeAutospacing="0" w:after="0" w:afterAutospacing="0" w:line="240" w:lineRule="auto"/>
        <w:rPr>
          <w:rFonts w:ascii="Times New Roman" w:eastAsia="Times New Roman" w:hAnsi="Times New Roman" w:cs="David"/>
          <w:b/>
          <w:bCs/>
          <w:snapToGrid w:val="0"/>
          <w:sz w:val="28"/>
          <w:szCs w:val="24"/>
          <w:u w:val="single"/>
          <w:rtl/>
        </w:rPr>
      </w:pPr>
    </w:p>
    <w:p w14:paraId="2873F890"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04136197"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769396F3"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1712D1DB"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48096F7D"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2D06D957"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7ACCAAA8"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18BBD6E2"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792F6CA5"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2B680043"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4FDEC9CE"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30F0B7E8"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1DCC117B"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38C75920"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52B2F85D"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36EEFC86"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095A7A5F"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6F15523F"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20011C85"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65AFE7DD"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285F096A"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60F8F236"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4970DF21"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0A2CC2D8"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723B8160" w14:textId="77777777" w:rsidR="007A2932" w:rsidRDefault="007A2932"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r>
        <w:rPr>
          <w:rFonts w:ascii="Times New Roman" w:eastAsia="Times New Roman" w:hAnsi="Times New Roman" w:cs="David"/>
          <w:b/>
          <w:bCs/>
          <w:snapToGrid w:val="0"/>
          <w:sz w:val="28"/>
          <w:szCs w:val="24"/>
          <w:u w:val="single"/>
          <w:rtl/>
        </w:rPr>
        <w:br w:type="page"/>
      </w:r>
    </w:p>
    <w:p w14:paraId="6FDF46D1"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r w:rsidRPr="00E56613">
        <w:rPr>
          <w:rFonts w:ascii="Times New Roman" w:eastAsia="Times New Roman" w:hAnsi="Times New Roman" w:cs="David" w:hint="cs"/>
          <w:b/>
          <w:bCs/>
          <w:snapToGrid w:val="0"/>
          <w:sz w:val="28"/>
          <w:szCs w:val="24"/>
          <w:u w:val="single"/>
          <w:rtl/>
        </w:rPr>
        <w:lastRenderedPageBreak/>
        <w:t xml:space="preserve">מסמך א'4 </w:t>
      </w:r>
    </w:p>
    <w:p w14:paraId="63ACC55F"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r w:rsidRPr="00E56613">
        <w:rPr>
          <w:rFonts w:ascii="Times New Roman" w:eastAsia="Times New Roman" w:hAnsi="Times New Roman" w:cs="David" w:hint="cs"/>
          <w:b/>
          <w:bCs/>
          <w:snapToGrid w:val="0"/>
          <w:sz w:val="28"/>
          <w:szCs w:val="24"/>
          <w:u w:val="single"/>
          <w:rtl/>
        </w:rPr>
        <w:t xml:space="preserve"> לוח זמנים (נספח 3.1.10 לחוזה)</w:t>
      </w:r>
    </w:p>
    <w:p w14:paraId="761CBAAE"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47329800"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7AFE1C53"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0191A4AD"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4B673286"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510A28EE"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0DD10722"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270B6092"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7A8483DF"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48C4031D"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22B8482D"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12B5BB9F"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60EB6AFF"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4274A73B"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1040602C"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10B63461"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39043026"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70B80382"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5E6B8D08"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5F0E6105"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45ACD2FC"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1226E30B"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78E0DA22"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651D52F2"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3103ECD9"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7EA21FFD"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2CB220FA"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48A7D83C"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6A1F3F39"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4BC96E35"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0995D4CD"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54118561"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3F36A9F6"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2F232666"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7284DD56"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6E2C149D"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2C1FCC4A"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5AECF318"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4F36D31C"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054DA886"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0F46DDDF"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2CBA688A"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06493646"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41B3E17D"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2CDE4BE2"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6711DDEA"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337B386B"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1930359E"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6985B295"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4920E335"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0DB9435F"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175A4232"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7CAA31DB"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28479985"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5DD939A3"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71851680" w14:textId="77777777" w:rsidR="007A2932" w:rsidRDefault="007A2932"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r>
        <w:rPr>
          <w:rFonts w:ascii="Times New Roman" w:eastAsia="Times New Roman" w:hAnsi="Times New Roman" w:cs="David"/>
          <w:b/>
          <w:bCs/>
          <w:snapToGrid w:val="0"/>
          <w:sz w:val="28"/>
          <w:szCs w:val="24"/>
          <w:u w:val="single"/>
          <w:rtl/>
        </w:rPr>
        <w:lastRenderedPageBreak/>
        <w:br w:type="page"/>
      </w:r>
    </w:p>
    <w:p w14:paraId="19BD291C"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r w:rsidRPr="00E56613">
        <w:rPr>
          <w:rFonts w:ascii="Times New Roman" w:eastAsia="Times New Roman" w:hAnsi="Times New Roman" w:cs="David" w:hint="cs"/>
          <w:b/>
          <w:bCs/>
          <w:snapToGrid w:val="0"/>
          <w:sz w:val="28"/>
          <w:szCs w:val="24"/>
          <w:u w:val="single"/>
          <w:rtl/>
        </w:rPr>
        <w:lastRenderedPageBreak/>
        <w:t>מסמך א'5</w:t>
      </w:r>
    </w:p>
    <w:p w14:paraId="08DECD59"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66788F52"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snapToGrid w:val="0"/>
          <w:sz w:val="28"/>
          <w:szCs w:val="24"/>
          <w:rtl/>
        </w:rPr>
      </w:pPr>
      <w:r w:rsidRPr="00E56613">
        <w:rPr>
          <w:rFonts w:ascii="Times New Roman" w:eastAsia="Times New Roman" w:hAnsi="Times New Roman" w:cs="David" w:hint="cs"/>
          <w:b/>
          <w:bCs/>
          <w:snapToGrid w:val="0"/>
          <w:sz w:val="28"/>
          <w:szCs w:val="24"/>
          <w:u w:val="single"/>
          <w:rtl/>
        </w:rPr>
        <w:t>נוסח ערבות בנקאית</w:t>
      </w:r>
    </w:p>
    <w:p w14:paraId="3A1F1B46" w14:textId="77777777" w:rsidR="00E56613" w:rsidRPr="00E56613" w:rsidRDefault="00E56613" w:rsidP="00E56613">
      <w:pPr>
        <w:spacing w:before="0" w:beforeAutospacing="0" w:after="0" w:afterAutospacing="0" w:line="240" w:lineRule="auto"/>
        <w:ind w:left="483" w:hanging="425"/>
        <w:jc w:val="center"/>
        <w:rPr>
          <w:rFonts w:ascii="Times New Roman" w:eastAsia="Times New Roman" w:hAnsi="Times New Roman" w:cs="David"/>
          <w:snapToGrid w:val="0"/>
          <w:sz w:val="28"/>
          <w:szCs w:val="24"/>
          <w:rtl/>
        </w:rPr>
      </w:pPr>
      <w:r w:rsidRPr="00E56613">
        <w:rPr>
          <w:rFonts w:ascii="Times New Roman" w:eastAsia="Times New Roman" w:hAnsi="Times New Roman" w:cs="David" w:hint="cs"/>
          <w:snapToGrid w:val="0"/>
          <w:sz w:val="28"/>
          <w:szCs w:val="24"/>
          <w:rtl/>
        </w:rPr>
        <w:tab/>
      </w:r>
    </w:p>
    <w:p w14:paraId="56662824" w14:textId="77777777" w:rsidR="00E56613" w:rsidRPr="00E56613" w:rsidRDefault="00E56613" w:rsidP="00E56613">
      <w:pPr>
        <w:spacing w:before="0" w:beforeAutospacing="0" w:after="0" w:afterAutospacing="0" w:line="240" w:lineRule="auto"/>
        <w:ind w:left="483" w:hanging="425"/>
        <w:jc w:val="both"/>
        <w:rPr>
          <w:rFonts w:ascii="Times New Roman" w:eastAsia="Times New Roman" w:hAnsi="Times New Roman" w:cs="David"/>
          <w:snapToGrid w:val="0"/>
          <w:sz w:val="24"/>
          <w:szCs w:val="24"/>
          <w:rtl/>
        </w:rPr>
      </w:pPr>
    </w:p>
    <w:p w14:paraId="281ED382" w14:textId="77777777" w:rsidR="00E56613" w:rsidRPr="00E56613" w:rsidRDefault="00E56613" w:rsidP="00E56613">
      <w:pPr>
        <w:spacing w:before="0" w:beforeAutospacing="0" w:after="0" w:afterAutospacing="0" w:line="240" w:lineRule="auto"/>
        <w:ind w:left="483" w:hanging="425"/>
        <w:jc w:val="both"/>
        <w:rPr>
          <w:rFonts w:ascii="Times New Roman" w:eastAsia="Times New Roman" w:hAnsi="Times New Roman" w:cs="David"/>
          <w:snapToGrid w:val="0"/>
          <w:sz w:val="24"/>
          <w:szCs w:val="24"/>
          <w:rtl/>
        </w:rPr>
      </w:pPr>
    </w:p>
    <w:p w14:paraId="41A4E151"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trike/>
          <w:snapToGrid w:val="0"/>
          <w:sz w:val="24"/>
          <w:szCs w:val="24"/>
          <w:rtl/>
        </w:rPr>
      </w:pPr>
      <w:r w:rsidRPr="00E56613">
        <w:rPr>
          <w:rFonts w:ascii="Times New Roman" w:eastAsia="Times New Roman" w:hAnsi="Times New Roman" w:cs="David" w:hint="cs"/>
          <w:snapToGrid w:val="0"/>
          <w:sz w:val="24"/>
          <w:szCs w:val="24"/>
          <w:rtl/>
        </w:rPr>
        <w:t>לכבוד</w:t>
      </w:r>
      <w:r w:rsidRPr="00E56613">
        <w:rPr>
          <w:rFonts w:ascii="Times New Roman" w:eastAsia="Times New Roman" w:hAnsi="Times New Roman" w:cs="David" w:hint="cs"/>
          <w:snapToGrid w:val="0"/>
          <w:sz w:val="24"/>
          <w:szCs w:val="24"/>
          <w:rtl/>
        </w:rPr>
        <w:tab/>
      </w:r>
      <w:r w:rsidRPr="00E56613">
        <w:rPr>
          <w:rFonts w:ascii="Times New Roman" w:eastAsia="Times New Roman" w:hAnsi="Times New Roman" w:cs="David" w:hint="cs"/>
          <w:snapToGrid w:val="0"/>
          <w:sz w:val="24"/>
          <w:szCs w:val="24"/>
          <w:rtl/>
        </w:rPr>
        <w:tab/>
      </w:r>
    </w:p>
    <w:p w14:paraId="6D64B804"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4"/>
          <w:szCs w:val="24"/>
          <w:rtl/>
        </w:rPr>
      </w:pPr>
      <w:r w:rsidRPr="00E56613">
        <w:rPr>
          <w:rFonts w:ascii="Times New Roman" w:eastAsia="Times New Roman" w:hAnsi="Times New Roman" w:cs="David" w:hint="cs"/>
          <w:snapToGrid w:val="0"/>
          <w:sz w:val="24"/>
          <w:szCs w:val="24"/>
          <w:rtl/>
        </w:rPr>
        <w:t>_____________</w:t>
      </w:r>
    </w:p>
    <w:p w14:paraId="4BF45841"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4"/>
          <w:szCs w:val="24"/>
          <w:rtl/>
        </w:rPr>
      </w:pPr>
      <w:r w:rsidRPr="00E56613">
        <w:rPr>
          <w:rFonts w:ascii="Times New Roman" w:eastAsia="Times New Roman" w:hAnsi="Times New Roman" w:cs="David" w:hint="cs"/>
          <w:snapToGrid w:val="0"/>
          <w:sz w:val="24"/>
          <w:szCs w:val="24"/>
          <w:rtl/>
        </w:rPr>
        <w:t>_____________</w:t>
      </w:r>
    </w:p>
    <w:p w14:paraId="77EA978B"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4"/>
          <w:szCs w:val="24"/>
          <w:rtl/>
        </w:rPr>
      </w:pPr>
    </w:p>
    <w:p w14:paraId="7DC498D8"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4"/>
          <w:szCs w:val="24"/>
          <w:rtl/>
        </w:rPr>
      </w:pPr>
    </w:p>
    <w:p w14:paraId="7A287F4A" w14:textId="77777777" w:rsidR="00E56613" w:rsidRPr="00E56613" w:rsidRDefault="00E56613" w:rsidP="00E56613">
      <w:pPr>
        <w:spacing w:before="0" w:beforeAutospacing="0" w:after="0" w:afterAutospacing="0" w:line="240" w:lineRule="auto"/>
        <w:ind w:left="483" w:hanging="425"/>
        <w:jc w:val="both"/>
        <w:rPr>
          <w:rFonts w:ascii="Times New Roman" w:eastAsia="Times New Roman" w:hAnsi="Times New Roman" w:cs="David"/>
          <w:snapToGrid w:val="0"/>
          <w:sz w:val="24"/>
          <w:szCs w:val="24"/>
          <w:rtl/>
        </w:rPr>
      </w:pPr>
      <w:r w:rsidRPr="00E56613">
        <w:rPr>
          <w:rFonts w:ascii="Times New Roman" w:eastAsia="Times New Roman" w:hAnsi="Times New Roman" w:cs="David" w:hint="cs"/>
          <w:snapToGrid w:val="0"/>
          <w:sz w:val="24"/>
          <w:szCs w:val="24"/>
          <w:rtl/>
        </w:rPr>
        <w:t>ג.א.נ.,</w:t>
      </w:r>
    </w:p>
    <w:p w14:paraId="7EA83E94" w14:textId="77777777" w:rsidR="00E56613" w:rsidRPr="00E56613" w:rsidRDefault="00E56613" w:rsidP="00E56613">
      <w:pPr>
        <w:spacing w:before="0" w:beforeAutospacing="0" w:after="0" w:afterAutospacing="0" w:line="240" w:lineRule="auto"/>
        <w:ind w:left="483" w:hanging="425"/>
        <w:jc w:val="both"/>
        <w:rPr>
          <w:rFonts w:ascii="Times New Roman" w:eastAsia="Times New Roman" w:hAnsi="Times New Roman" w:cs="David"/>
          <w:snapToGrid w:val="0"/>
          <w:sz w:val="24"/>
          <w:szCs w:val="24"/>
          <w:rtl/>
        </w:rPr>
      </w:pPr>
      <w:r w:rsidRPr="00E56613">
        <w:rPr>
          <w:rFonts w:ascii="Times New Roman" w:eastAsia="Times New Roman" w:hAnsi="Times New Roman" w:cs="David" w:hint="cs"/>
          <w:b/>
          <w:bCs/>
          <w:snapToGrid w:val="0"/>
          <w:sz w:val="24"/>
          <w:szCs w:val="24"/>
          <w:rtl/>
        </w:rPr>
        <w:t xml:space="preserve">                                                                   </w:t>
      </w:r>
      <w:r w:rsidRPr="00E56613">
        <w:rPr>
          <w:rFonts w:ascii="Times New Roman" w:eastAsia="Times New Roman" w:hAnsi="Times New Roman" w:cs="David" w:hint="cs"/>
          <w:b/>
          <w:bCs/>
          <w:snapToGrid w:val="0"/>
          <w:sz w:val="24"/>
          <w:szCs w:val="24"/>
          <w:u w:val="single"/>
          <w:rtl/>
        </w:rPr>
        <w:t>כתב ערבות</w:t>
      </w:r>
    </w:p>
    <w:p w14:paraId="1775A7FB" w14:textId="77777777" w:rsidR="00E56613" w:rsidRPr="00E56613" w:rsidRDefault="00E56613" w:rsidP="00E56613">
      <w:pPr>
        <w:tabs>
          <w:tab w:val="left" w:pos="58"/>
        </w:tabs>
        <w:spacing w:before="0" w:beforeAutospacing="0" w:after="0" w:afterAutospacing="0" w:line="240" w:lineRule="auto"/>
        <w:ind w:left="483" w:hanging="425"/>
        <w:jc w:val="both"/>
        <w:rPr>
          <w:rFonts w:ascii="Times New Roman" w:eastAsia="Times New Roman" w:hAnsi="Times New Roman" w:cs="David"/>
          <w:snapToGrid w:val="0"/>
          <w:sz w:val="24"/>
          <w:szCs w:val="24"/>
          <w:rtl/>
        </w:rPr>
      </w:pPr>
    </w:p>
    <w:p w14:paraId="17BA1789" w14:textId="77777777" w:rsidR="00E56613" w:rsidRPr="00E56613" w:rsidRDefault="00E56613" w:rsidP="00E56613">
      <w:pPr>
        <w:tabs>
          <w:tab w:val="left" w:pos="58"/>
          <w:tab w:val="left" w:pos="625"/>
        </w:tabs>
        <w:spacing w:before="0" w:beforeAutospacing="0" w:after="0" w:afterAutospacing="0" w:line="240" w:lineRule="auto"/>
        <w:ind w:left="58"/>
        <w:jc w:val="both"/>
        <w:rPr>
          <w:rFonts w:ascii="Times New Roman" w:eastAsia="Times New Roman" w:hAnsi="Times New Roman" w:cs="David"/>
          <w:snapToGrid w:val="0"/>
          <w:sz w:val="24"/>
          <w:szCs w:val="24"/>
          <w:rtl/>
        </w:rPr>
      </w:pPr>
      <w:r w:rsidRPr="00E56613">
        <w:rPr>
          <w:rFonts w:ascii="Times New Roman" w:eastAsia="Times New Roman" w:hAnsi="Times New Roman" w:cs="David" w:hint="cs"/>
          <w:snapToGrid w:val="0"/>
          <w:sz w:val="24"/>
          <w:szCs w:val="24"/>
          <w:rtl/>
        </w:rPr>
        <w:t xml:space="preserve">לפי בקשת </w:t>
      </w:r>
      <w:r w:rsidRPr="00E56613">
        <w:rPr>
          <w:rFonts w:ascii="Times New Roman" w:eastAsia="Times New Roman" w:hAnsi="Times New Roman" w:cs="David" w:hint="cs"/>
          <w:snapToGrid w:val="0"/>
          <w:sz w:val="24"/>
          <w:szCs w:val="24"/>
          <w:u w:val="single"/>
          <w:rtl/>
        </w:rPr>
        <w:t xml:space="preserve">                             </w:t>
      </w:r>
      <w:r w:rsidRPr="00E56613">
        <w:rPr>
          <w:rFonts w:ascii="Times New Roman" w:eastAsia="Times New Roman" w:hAnsi="Times New Roman" w:cs="David" w:hint="cs"/>
          <w:snapToGrid w:val="0"/>
          <w:sz w:val="24"/>
          <w:szCs w:val="24"/>
          <w:rtl/>
        </w:rPr>
        <w:t xml:space="preserve"> (להלן - "</w:t>
      </w:r>
      <w:r w:rsidRPr="00E56613">
        <w:rPr>
          <w:rFonts w:ascii="Times New Roman" w:eastAsia="Times New Roman" w:hAnsi="Times New Roman" w:cs="David" w:hint="cs"/>
          <w:b/>
          <w:bCs/>
          <w:snapToGrid w:val="0"/>
          <w:sz w:val="24"/>
          <w:szCs w:val="24"/>
          <w:rtl/>
        </w:rPr>
        <w:t>הקבלן</w:t>
      </w:r>
      <w:r w:rsidRPr="00E56613">
        <w:rPr>
          <w:rFonts w:ascii="Times New Roman" w:eastAsia="Times New Roman" w:hAnsi="Times New Roman" w:cs="David" w:hint="cs"/>
          <w:snapToGrid w:val="0"/>
          <w:sz w:val="24"/>
          <w:szCs w:val="24"/>
          <w:rtl/>
        </w:rPr>
        <w:t xml:space="preserve">") הרינו מתחייבים ואחראים כלפיכם עבור הקבלן לתשלום כל סכום בגבול סך של </w:t>
      </w:r>
      <w:r w:rsidRPr="00E56613">
        <w:rPr>
          <w:rFonts w:ascii="Times New Roman" w:eastAsia="Times New Roman" w:hAnsi="Times New Roman" w:cs="David" w:hint="cs"/>
          <w:snapToGrid w:val="0"/>
          <w:sz w:val="24"/>
          <w:szCs w:val="24"/>
          <w:u w:val="single"/>
          <w:rtl/>
        </w:rPr>
        <w:t xml:space="preserve">                         </w:t>
      </w:r>
      <w:r w:rsidRPr="00E56613">
        <w:rPr>
          <w:rFonts w:ascii="Times New Roman" w:eastAsia="Times New Roman" w:hAnsi="Times New Roman" w:cs="David" w:hint="cs"/>
          <w:snapToGrid w:val="0"/>
          <w:sz w:val="24"/>
          <w:szCs w:val="24"/>
          <w:rtl/>
        </w:rPr>
        <w:t xml:space="preserve"> ש"ח כשסכום זה צמוד במלואו למדד תשומות הבניה למגורים  (להלן - "המדד") כשהמדד הבסיסי הוא </w:t>
      </w:r>
      <w:r w:rsidRPr="00E56613">
        <w:rPr>
          <w:rFonts w:ascii="Times New Roman" w:eastAsia="Times New Roman" w:hAnsi="Times New Roman" w:cs="David" w:hint="cs"/>
          <w:snapToGrid w:val="0"/>
          <w:sz w:val="24"/>
          <w:szCs w:val="24"/>
          <w:u w:val="single"/>
          <w:rtl/>
        </w:rPr>
        <w:t xml:space="preserve">          </w:t>
      </w:r>
      <w:r w:rsidRPr="00E56613">
        <w:rPr>
          <w:rFonts w:ascii="Times New Roman" w:eastAsia="Times New Roman" w:hAnsi="Times New Roman" w:cs="David" w:hint="cs"/>
          <w:snapToGrid w:val="0"/>
          <w:sz w:val="24"/>
          <w:szCs w:val="24"/>
          <w:rtl/>
        </w:rPr>
        <w:t xml:space="preserve">  (להלן - "</w:t>
      </w:r>
      <w:r w:rsidRPr="00E56613">
        <w:rPr>
          <w:rFonts w:ascii="Times New Roman" w:eastAsia="Times New Roman" w:hAnsi="Times New Roman" w:cs="David" w:hint="cs"/>
          <w:b/>
          <w:bCs/>
          <w:snapToGrid w:val="0"/>
          <w:sz w:val="24"/>
          <w:szCs w:val="24"/>
          <w:rtl/>
        </w:rPr>
        <w:t>סכום הערבות</w:t>
      </w:r>
      <w:r w:rsidRPr="00E56613">
        <w:rPr>
          <w:rFonts w:ascii="Times New Roman" w:eastAsia="Times New Roman" w:hAnsi="Times New Roman" w:cs="David" w:hint="cs"/>
          <w:snapToGrid w:val="0"/>
          <w:sz w:val="24"/>
          <w:szCs w:val="24"/>
          <w:rtl/>
        </w:rPr>
        <w:t>").</w:t>
      </w:r>
    </w:p>
    <w:p w14:paraId="5925A3F5" w14:textId="77777777" w:rsidR="00E56613" w:rsidRPr="00E56613" w:rsidRDefault="00E56613" w:rsidP="00E56613">
      <w:pPr>
        <w:tabs>
          <w:tab w:val="left" w:pos="58"/>
        </w:tabs>
        <w:spacing w:before="0" w:beforeAutospacing="0" w:after="0" w:afterAutospacing="0" w:line="240" w:lineRule="auto"/>
        <w:ind w:left="58"/>
        <w:jc w:val="both"/>
        <w:rPr>
          <w:rFonts w:ascii="Times New Roman" w:eastAsia="Times New Roman" w:hAnsi="Times New Roman" w:cs="David"/>
          <w:snapToGrid w:val="0"/>
          <w:sz w:val="24"/>
          <w:szCs w:val="24"/>
          <w:rtl/>
        </w:rPr>
      </w:pPr>
    </w:p>
    <w:p w14:paraId="140FC8E5" w14:textId="77777777" w:rsidR="00E56613" w:rsidRPr="00E56613" w:rsidRDefault="00E56613" w:rsidP="00E56613">
      <w:pPr>
        <w:tabs>
          <w:tab w:val="left" w:pos="58"/>
          <w:tab w:val="left" w:pos="200"/>
          <w:tab w:val="left" w:pos="767"/>
        </w:tabs>
        <w:spacing w:before="0" w:beforeAutospacing="0" w:after="0" w:afterAutospacing="0" w:line="240" w:lineRule="auto"/>
        <w:ind w:left="58"/>
        <w:jc w:val="both"/>
        <w:rPr>
          <w:rFonts w:ascii="Times New Roman" w:eastAsia="Times New Roman" w:hAnsi="Times New Roman" w:cs="David"/>
          <w:snapToGrid w:val="0"/>
          <w:sz w:val="24"/>
          <w:szCs w:val="24"/>
          <w:rtl/>
        </w:rPr>
      </w:pPr>
      <w:r w:rsidRPr="00E56613">
        <w:rPr>
          <w:rFonts w:ascii="Times New Roman" w:eastAsia="Times New Roman" w:hAnsi="Times New Roman" w:cs="David" w:hint="cs"/>
          <w:snapToGrid w:val="0"/>
          <w:sz w:val="24"/>
          <w:szCs w:val="24"/>
          <w:rtl/>
        </w:rPr>
        <w:t>אתם תהיו זכאים לדרוש מאתנו יחד וכל אחת מכן לחוד, תשלום סכום הערבות בשלמות או לדרוש מאתנו מפעם לפעם סכומים על חשבון סכום הערבות ובמקרה זה לאחר כל תשלום, תשאר הערבות בתוקפה לגבי יתרת סכום הערבות, ובלבד שסך כל דרישותיכם יחד לא יעלה על סכום הערבות.</w:t>
      </w:r>
    </w:p>
    <w:p w14:paraId="3C9AB955" w14:textId="77777777" w:rsidR="00E56613" w:rsidRPr="00E56613" w:rsidRDefault="00E56613" w:rsidP="00E56613">
      <w:pPr>
        <w:tabs>
          <w:tab w:val="left" w:pos="200"/>
        </w:tabs>
        <w:spacing w:before="0" w:beforeAutospacing="0" w:after="0" w:afterAutospacing="0" w:line="240" w:lineRule="auto"/>
        <w:ind w:left="483" w:hanging="425"/>
        <w:jc w:val="both"/>
        <w:rPr>
          <w:rFonts w:ascii="Times New Roman" w:eastAsia="Times New Roman" w:hAnsi="Times New Roman" w:cs="David"/>
          <w:snapToGrid w:val="0"/>
          <w:sz w:val="24"/>
          <w:szCs w:val="24"/>
          <w:rtl/>
        </w:rPr>
      </w:pPr>
    </w:p>
    <w:p w14:paraId="16C4B7F1" w14:textId="77777777" w:rsidR="00E56613" w:rsidRPr="00E56613" w:rsidRDefault="00E56613" w:rsidP="00E56613">
      <w:pPr>
        <w:tabs>
          <w:tab w:val="left" w:pos="58"/>
          <w:tab w:val="left" w:pos="200"/>
          <w:tab w:val="left" w:pos="625"/>
        </w:tabs>
        <w:spacing w:before="0" w:beforeAutospacing="0" w:after="0" w:afterAutospacing="0" w:line="240" w:lineRule="auto"/>
        <w:ind w:left="58"/>
        <w:jc w:val="both"/>
        <w:rPr>
          <w:rFonts w:ascii="Times New Roman" w:eastAsia="Times New Roman" w:hAnsi="Times New Roman" w:cs="David"/>
          <w:snapToGrid w:val="0"/>
          <w:sz w:val="24"/>
          <w:szCs w:val="24"/>
          <w:rtl/>
        </w:rPr>
      </w:pPr>
      <w:r w:rsidRPr="00E56613">
        <w:rPr>
          <w:rFonts w:ascii="Times New Roman" w:eastAsia="Times New Roman" w:hAnsi="Times New Roman" w:cs="David" w:hint="cs"/>
          <w:snapToGrid w:val="0"/>
          <w:sz w:val="24"/>
          <w:szCs w:val="24"/>
          <w:rtl/>
        </w:rPr>
        <w:t>הננו מתחייבים לשלם לכם כל סכום שיידרש על ידכם בגבול סכום הערבות מיד לפי דרישה ראשונה בכתב שלכם ו/או של מי מכם ומבלי שיהיה עליכם לבסס או להוכיח דרישה זו.</w:t>
      </w:r>
    </w:p>
    <w:p w14:paraId="13D145A9" w14:textId="77777777" w:rsidR="00E56613" w:rsidRPr="00E56613" w:rsidRDefault="00E56613" w:rsidP="00E56613">
      <w:pPr>
        <w:tabs>
          <w:tab w:val="left" w:pos="200"/>
        </w:tabs>
        <w:spacing w:before="0" w:beforeAutospacing="0" w:after="0" w:afterAutospacing="0" w:line="240" w:lineRule="auto"/>
        <w:ind w:left="483" w:hanging="425"/>
        <w:jc w:val="both"/>
        <w:rPr>
          <w:rFonts w:ascii="Times New Roman" w:eastAsia="Times New Roman" w:hAnsi="Times New Roman" w:cs="David"/>
          <w:snapToGrid w:val="0"/>
          <w:sz w:val="24"/>
          <w:szCs w:val="24"/>
          <w:rtl/>
        </w:rPr>
      </w:pPr>
    </w:p>
    <w:p w14:paraId="5E6A2535" w14:textId="77777777" w:rsidR="00E56613" w:rsidRPr="00E56613" w:rsidRDefault="00E56613" w:rsidP="00E56613">
      <w:pPr>
        <w:tabs>
          <w:tab w:val="left" w:pos="200"/>
        </w:tabs>
        <w:spacing w:before="0" w:beforeAutospacing="0" w:after="0" w:afterAutospacing="0" w:line="240" w:lineRule="auto"/>
        <w:ind w:left="58"/>
        <w:jc w:val="both"/>
        <w:rPr>
          <w:rFonts w:ascii="Times New Roman" w:eastAsia="Times New Roman" w:hAnsi="Times New Roman" w:cs="David"/>
          <w:snapToGrid w:val="0"/>
          <w:sz w:val="24"/>
          <w:szCs w:val="24"/>
          <w:rtl/>
        </w:rPr>
      </w:pPr>
      <w:r w:rsidRPr="00E56613">
        <w:rPr>
          <w:rFonts w:ascii="Times New Roman" w:eastAsia="Times New Roman" w:hAnsi="Times New Roman" w:cs="David" w:hint="cs"/>
          <w:snapToGrid w:val="0"/>
          <w:sz w:val="24"/>
          <w:szCs w:val="24"/>
          <w:rtl/>
        </w:rPr>
        <w:t>כל סכום שישולם מכח ערבותנו זו יגדל בשיעור השווה לשיעור העלייה במדד האחרון אשר יהא ידוע בעת ביצוע כל תשלום לזכותכם, לעומת שערו הבסיסי של המדד הנקוב לעיל.</w:t>
      </w:r>
    </w:p>
    <w:p w14:paraId="292240AA" w14:textId="77777777" w:rsidR="00E56613" w:rsidRPr="00E56613" w:rsidRDefault="00E56613" w:rsidP="00E56613">
      <w:pPr>
        <w:tabs>
          <w:tab w:val="left" w:pos="200"/>
        </w:tabs>
        <w:spacing w:before="0" w:beforeAutospacing="0" w:after="0" w:afterAutospacing="0" w:line="240" w:lineRule="auto"/>
        <w:ind w:left="483" w:hanging="425"/>
        <w:jc w:val="both"/>
        <w:rPr>
          <w:rFonts w:ascii="Times New Roman" w:eastAsia="Times New Roman" w:hAnsi="Times New Roman" w:cs="David"/>
          <w:snapToGrid w:val="0"/>
          <w:sz w:val="24"/>
          <w:szCs w:val="24"/>
          <w:rtl/>
        </w:rPr>
      </w:pPr>
    </w:p>
    <w:p w14:paraId="22178E81" w14:textId="77777777" w:rsidR="00E56613" w:rsidRPr="00E56613" w:rsidRDefault="00E56613" w:rsidP="00E56613">
      <w:pPr>
        <w:tabs>
          <w:tab w:val="right" w:pos="58"/>
          <w:tab w:val="right" w:pos="200"/>
        </w:tabs>
        <w:spacing w:before="0" w:beforeAutospacing="0" w:after="0" w:afterAutospacing="0" w:line="240" w:lineRule="auto"/>
        <w:ind w:left="58"/>
        <w:jc w:val="both"/>
        <w:rPr>
          <w:rFonts w:ascii="Times New Roman" w:eastAsia="Times New Roman" w:hAnsi="Times New Roman" w:cs="David"/>
          <w:snapToGrid w:val="0"/>
          <w:sz w:val="24"/>
          <w:szCs w:val="24"/>
          <w:rtl/>
        </w:rPr>
      </w:pPr>
      <w:r w:rsidRPr="00E56613">
        <w:rPr>
          <w:rFonts w:ascii="Times New Roman" w:eastAsia="Times New Roman" w:hAnsi="Times New Roman" w:cs="David" w:hint="cs"/>
          <w:snapToGrid w:val="0"/>
          <w:sz w:val="24"/>
          <w:szCs w:val="24"/>
          <w:rtl/>
        </w:rPr>
        <w:t>אנו לא נהיה רשאים לבטל הערבות ו/או להימנע מתשלום עפ"י כתב ערבות זה מכל סיבה ועילה שהיא. הננו מוותרים בזה במפורש ומראש על כל טענה לרבות כל ברירה המוענקת לקבלן עפ"י דין.</w:t>
      </w:r>
    </w:p>
    <w:p w14:paraId="7CC2AF0B" w14:textId="77777777" w:rsidR="00E56613" w:rsidRPr="00E56613" w:rsidRDefault="00E56613" w:rsidP="00E56613">
      <w:pPr>
        <w:tabs>
          <w:tab w:val="left" w:pos="200"/>
        </w:tabs>
        <w:spacing w:before="0" w:beforeAutospacing="0" w:after="0" w:afterAutospacing="0" w:line="240" w:lineRule="auto"/>
        <w:ind w:left="483" w:hanging="425"/>
        <w:jc w:val="both"/>
        <w:rPr>
          <w:rFonts w:ascii="Times New Roman" w:eastAsia="Times New Roman" w:hAnsi="Times New Roman" w:cs="David"/>
          <w:snapToGrid w:val="0"/>
          <w:sz w:val="24"/>
          <w:szCs w:val="24"/>
          <w:rtl/>
        </w:rPr>
      </w:pPr>
    </w:p>
    <w:p w14:paraId="53C24470" w14:textId="77777777" w:rsidR="00E56613" w:rsidRPr="00E56613" w:rsidRDefault="00E56613" w:rsidP="00E56613">
      <w:pPr>
        <w:tabs>
          <w:tab w:val="left" w:pos="200"/>
        </w:tabs>
        <w:spacing w:before="0" w:beforeAutospacing="0" w:after="0" w:afterAutospacing="0" w:line="240" w:lineRule="auto"/>
        <w:ind w:left="483" w:hanging="425"/>
        <w:jc w:val="both"/>
        <w:rPr>
          <w:rFonts w:ascii="Times New Roman" w:eastAsia="Times New Roman" w:hAnsi="Times New Roman" w:cs="David"/>
          <w:snapToGrid w:val="0"/>
          <w:sz w:val="24"/>
          <w:szCs w:val="24"/>
          <w:rtl/>
        </w:rPr>
      </w:pPr>
      <w:r w:rsidRPr="00E56613">
        <w:rPr>
          <w:rFonts w:ascii="Times New Roman" w:eastAsia="Times New Roman" w:hAnsi="Times New Roman" w:cs="David" w:hint="cs"/>
          <w:snapToGrid w:val="0"/>
          <w:sz w:val="24"/>
          <w:szCs w:val="24"/>
          <w:rtl/>
        </w:rPr>
        <w:t>ערבות זו בלתי חוזרת ובלתי מותנית.</w:t>
      </w:r>
    </w:p>
    <w:p w14:paraId="5EC857E0" w14:textId="77777777" w:rsidR="00E56613" w:rsidRPr="00E56613" w:rsidRDefault="00E56613" w:rsidP="00E56613">
      <w:pPr>
        <w:tabs>
          <w:tab w:val="left" w:pos="200"/>
        </w:tabs>
        <w:spacing w:before="0" w:beforeAutospacing="0" w:after="0" w:afterAutospacing="0" w:line="240" w:lineRule="auto"/>
        <w:ind w:left="483" w:hanging="425"/>
        <w:jc w:val="both"/>
        <w:rPr>
          <w:rFonts w:ascii="Times New Roman" w:eastAsia="Times New Roman" w:hAnsi="Times New Roman" w:cs="David"/>
          <w:snapToGrid w:val="0"/>
          <w:sz w:val="24"/>
          <w:szCs w:val="24"/>
          <w:rtl/>
        </w:rPr>
      </w:pPr>
    </w:p>
    <w:p w14:paraId="46E00863" w14:textId="77777777" w:rsidR="00E56613" w:rsidRPr="00E56613" w:rsidRDefault="00E56613" w:rsidP="00E56613">
      <w:pPr>
        <w:tabs>
          <w:tab w:val="left" w:pos="200"/>
        </w:tabs>
        <w:spacing w:before="0" w:beforeAutospacing="0" w:after="0" w:afterAutospacing="0" w:line="240" w:lineRule="auto"/>
        <w:ind w:left="483" w:right="-1418" w:hanging="425"/>
        <w:jc w:val="both"/>
        <w:rPr>
          <w:rFonts w:ascii="Times New Roman" w:eastAsia="Times New Roman" w:hAnsi="Times New Roman" w:cs="David"/>
          <w:snapToGrid w:val="0"/>
          <w:sz w:val="24"/>
          <w:szCs w:val="24"/>
          <w:rtl/>
        </w:rPr>
      </w:pPr>
      <w:r w:rsidRPr="00E56613">
        <w:rPr>
          <w:rFonts w:ascii="Times New Roman" w:eastAsia="Times New Roman" w:hAnsi="Times New Roman" w:cs="David" w:hint="cs"/>
          <w:snapToGrid w:val="0"/>
          <w:sz w:val="24"/>
          <w:szCs w:val="24"/>
          <w:rtl/>
        </w:rPr>
        <w:t xml:space="preserve">ערבות זו תהיה בתוקף עד ליום </w:t>
      </w:r>
      <w:r w:rsidRPr="00E56613">
        <w:rPr>
          <w:rFonts w:ascii="Times New Roman" w:eastAsia="Times New Roman" w:hAnsi="Times New Roman" w:cs="David" w:hint="cs"/>
          <w:snapToGrid w:val="0"/>
          <w:sz w:val="24"/>
          <w:szCs w:val="24"/>
          <w:u w:val="single"/>
          <w:rtl/>
        </w:rPr>
        <w:t xml:space="preserve">                </w:t>
      </w:r>
      <w:r w:rsidRPr="00E56613">
        <w:rPr>
          <w:rFonts w:ascii="Times New Roman" w:eastAsia="Times New Roman" w:hAnsi="Times New Roman" w:cs="David" w:hint="cs"/>
          <w:snapToGrid w:val="0"/>
          <w:sz w:val="24"/>
          <w:szCs w:val="24"/>
          <w:rtl/>
        </w:rPr>
        <w:t xml:space="preserve"> שעה 12:00 ועד בכלל וכל דרישה על פיה חייבת </w:t>
      </w:r>
    </w:p>
    <w:p w14:paraId="1BAE99E8" w14:textId="77777777" w:rsidR="00E56613" w:rsidRPr="00E56613" w:rsidRDefault="00E56613" w:rsidP="00E56613">
      <w:pPr>
        <w:tabs>
          <w:tab w:val="left" w:pos="200"/>
        </w:tabs>
        <w:spacing w:before="0" w:beforeAutospacing="0" w:after="0" w:afterAutospacing="0" w:line="240" w:lineRule="auto"/>
        <w:ind w:left="483" w:right="-1418" w:hanging="425"/>
        <w:jc w:val="both"/>
        <w:rPr>
          <w:rFonts w:ascii="Times New Roman" w:eastAsia="Times New Roman" w:hAnsi="Times New Roman" w:cs="David"/>
          <w:snapToGrid w:val="0"/>
          <w:sz w:val="24"/>
          <w:szCs w:val="24"/>
          <w:rtl/>
        </w:rPr>
      </w:pPr>
      <w:r w:rsidRPr="00E56613">
        <w:rPr>
          <w:rFonts w:ascii="Times New Roman" w:eastAsia="Times New Roman" w:hAnsi="Times New Roman" w:cs="David" w:hint="cs"/>
          <w:snapToGrid w:val="0"/>
          <w:sz w:val="24"/>
          <w:szCs w:val="24"/>
          <w:rtl/>
        </w:rPr>
        <w:t>להימסר לנו לא יאוחר מאשר במועד הנ"ל.</w:t>
      </w:r>
    </w:p>
    <w:p w14:paraId="145307E4" w14:textId="77777777" w:rsidR="00E56613" w:rsidRPr="00E56613" w:rsidRDefault="00E56613" w:rsidP="00E56613">
      <w:pPr>
        <w:tabs>
          <w:tab w:val="left" w:pos="200"/>
        </w:tabs>
        <w:spacing w:before="0" w:beforeAutospacing="0" w:after="0" w:afterAutospacing="0" w:line="240" w:lineRule="auto"/>
        <w:ind w:left="483" w:hanging="425"/>
        <w:jc w:val="both"/>
        <w:rPr>
          <w:rFonts w:ascii="Times New Roman" w:eastAsia="Times New Roman" w:hAnsi="Times New Roman" w:cs="David"/>
          <w:snapToGrid w:val="0"/>
          <w:sz w:val="24"/>
          <w:szCs w:val="24"/>
          <w:u w:val="single"/>
          <w:rtl/>
        </w:rPr>
      </w:pPr>
    </w:p>
    <w:p w14:paraId="5062688E" w14:textId="77777777" w:rsidR="00E56613" w:rsidRPr="00E56613" w:rsidRDefault="00E56613" w:rsidP="00E56613">
      <w:pPr>
        <w:tabs>
          <w:tab w:val="center" w:pos="2540"/>
          <w:tab w:val="right" w:pos="5600"/>
        </w:tabs>
        <w:spacing w:before="0" w:beforeAutospacing="0" w:after="0" w:afterAutospacing="0" w:line="240" w:lineRule="auto"/>
        <w:ind w:left="483" w:hanging="425"/>
        <w:jc w:val="both"/>
        <w:rPr>
          <w:rFonts w:ascii="Times New Roman" w:eastAsia="Times New Roman" w:hAnsi="Times New Roman" w:cs="David"/>
          <w:snapToGrid w:val="0"/>
          <w:sz w:val="24"/>
          <w:szCs w:val="24"/>
          <w:rtl/>
        </w:rPr>
      </w:pPr>
    </w:p>
    <w:p w14:paraId="6A51E84C" w14:textId="77777777" w:rsidR="00E56613" w:rsidRPr="00E56613" w:rsidRDefault="00E56613" w:rsidP="00E56613">
      <w:pPr>
        <w:tabs>
          <w:tab w:val="center" w:pos="2540"/>
          <w:tab w:val="right" w:pos="5600"/>
        </w:tabs>
        <w:spacing w:before="0" w:beforeAutospacing="0" w:after="0" w:afterAutospacing="0" w:line="240" w:lineRule="auto"/>
        <w:ind w:left="483" w:hanging="425"/>
        <w:jc w:val="both"/>
        <w:rPr>
          <w:rFonts w:ascii="Times New Roman" w:eastAsia="Times New Roman" w:hAnsi="Times New Roman" w:cs="David"/>
          <w:snapToGrid w:val="0"/>
          <w:sz w:val="24"/>
          <w:szCs w:val="24"/>
          <w:rtl/>
        </w:rPr>
      </w:pPr>
      <w:r w:rsidRPr="00E56613">
        <w:rPr>
          <w:rFonts w:ascii="Times New Roman" w:eastAsia="Times New Roman" w:hAnsi="Times New Roman" w:cs="David" w:hint="cs"/>
          <w:snapToGrid w:val="0"/>
          <w:sz w:val="24"/>
          <w:szCs w:val="24"/>
          <w:rtl/>
        </w:rPr>
        <w:t xml:space="preserve">בנק ______________________ </w:t>
      </w:r>
      <w:r w:rsidRPr="00E56613">
        <w:rPr>
          <w:rFonts w:ascii="Times New Roman" w:eastAsia="Times New Roman" w:hAnsi="Times New Roman" w:cs="David" w:hint="cs"/>
          <w:snapToGrid w:val="0"/>
          <w:sz w:val="24"/>
          <w:szCs w:val="24"/>
          <w:u w:val="single"/>
          <w:rtl/>
        </w:rPr>
        <w:t xml:space="preserve">                                  </w:t>
      </w:r>
    </w:p>
    <w:p w14:paraId="6349AE35" w14:textId="77777777" w:rsidR="00E56613" w:rsidRPr="00E56613" w:rsidRDefault="00E56613" w:rsidP="00E56613">
      <w:pPr>
        <w:tabs>
          <w:tab w:val="center" w:pos="2540"/>
          <w:tab w:val="right" w:pos="5600"/>
        </w:tabs>
        <w:spacing w:before="0" w:beforeAutospacing="0" w:after="0" w:afterAutospacing="0" w:line="240" w:lineRule="auto"/>
        <w:ind w:left="483" w:hanging="425"/>
        <w:jc w:val="both"/>
        <w:rPr>
          <w:rFonts w:ascii="Times New Roman" w:eastAsia="Times New Roman" w:hAnsi="Times New Roman" w:cs="David"/>
          <w:snapToGrid w:val="0"/>
          <w:sz w:val="24"/>
          <w:szCs w:val="24"/>
          <w:rtl/>
        </w:rPr>
      </w:pPr>
    </w:p>
    <w:p w14:paraId="1CAD1819" w14:textId="77777777" w:rsidR="00E56613" w:rsidRPr="00E56613" w:rsidRDefault="00E56613" w:rsidP="00E56613">
      <w:pPr>
        <w:tabs>
          <w:tab w:val="center" w:pos="2540"/>
          <w:tab w:val="right" w:pos="5600"/>
        </w:tabs>
        <w:spacing w:before="0" w:beforeAutospacing="0" w:after="0" w:afterAutospacing="0" w:line="240" w:lineRule="auto"/>
        <w:ind w:left="483" w:hanging="425"/>
        <w:jc w:val="both"/>
        <w:rPr>
          <w:rFonts w:ascii="Times New Roman" w:eastAsia="Times New Roman" w:hAnsi="Times New Roman" w:cs="David"/>
          <w:snapToGrid w:val="0"/>
          <w:sz w:val="24"/>
          <w:szCs w:val="24"/>
          <w:rtl/>
        </w:rPr>
      </w:pPr>
      <w:r w:rsidRPr="00E56613">
        <w:rPr>
          <w:rFonts w:ascii="Times New Roman" w:eastAsia="Times New Roman" w:hAnsi="Times New Roman" w:cs="David" w:hint="cs"/>
          <w:snapToGrid w:val="0"/>
          <w:sz w:val="24"/>
          <w:szCs w:val="24"/>
          <w:rtl/>
        </w:rPr>
        <w:t>תאריך ____________________</w:t>
      </w:r>
      <w:r w:rsidRPr="00E56613">
        <w:rPr>
          <w:rFonts w:ascii="Times New Roman" w:eastAsia="Times New Roman" w:hAnsi="Times New Roman" w:cs="David" w:hint="cs"/>
          <w:snapToGrid w:val="0"/>
          <w:sz w:val="24"/>
          <w:szCs w:val="24"/>
          <w:u w:val="single"/>
          <w:rtl/>
        </w:rPr>
        <w:t xml:space="preserve">                              </w:t>
      </w:r>
    </w:p>
    <w:p w14:paraId="37823FB0" w14:textId="77777777" w:rsidR="00E56613" w:rsidRPr="00E56613" w:rsidRDefault="00E56613" w:rsidP="00E56613">
      <w:pPr>
        <w:spacing w:before="0" w:beforeAutospacing="0" w:after="0" w:afterAutospacing="0" w:line="240" w:lineRule="auto"/>
        <w:ind w:left="483" w:hanging="425"/>
        <w:jc w:val="both"/>
        <w:rPr>
          <w:rFonts w:ascii="Times New Roman" w:eastAsia="Times New Roman" w:hAnsi="Times New Roman" w:cs="David"/>
          <w:snapToGrid w:val="0"/>
          <w:sz w:val="24"/>
          <w:szCs w:val="24"/>
          <w:rtl/>
        </w:rPr>
      </w:pPr>
    </w:p>
    <w:p w14:paraId="1AD21D27" w14:textId="77777777" w:rsidR="00E56613" w:rsidRPr="00E56613" w:rsidRDefault="00E56613" w:rsidP="00E56613">
      <w:pPr>
        <w:spacing w:before="0" w:beforeAutospacing="0" w:after="0" w:afterAutospacing="0" w:line="240" w:lineRule="auto"/>
        <w:ind w:left="483" w:hanging="425"/>
        <w:jc w:val="both"/>
        <w:rPr>
          <w:rFonts w:ascii="Times New Roman" w:eastAsia="Times New Roman" w:hAnsi="Times New Roman" w:cs="David"/>
          <w:snapToGrid w:val="0"/>
          <w:sz w:val="24"/>
          <w:szCs w:val="24"/>
          <w:rtl/>
        </w:rPr>
      </w:pPr>
    </w:p>
    <w:p w14:paraId="09B52F52" w14:textId="77777777" w:rsidR="00E56613" w:rsidRPr="00E56613" w:rsidRDefault="00E56613" w:rsidP="00E56613">
      <w:pPr>
        <w:spacing w:before="0" w:beforeAutospacing="0" w:after="0" w:afterAutospacing="0" w:line="240" w:lineRule="auto"/>
        <w:ind w:left="483" w:hanging="425"/>
        <w:jc w:val="both"/>
        <w:rPr>
          <w:rFonts w:ascii="Times New Roman" w:eastAsia="Times New Roman" w:hAnsi="Times New Roman" w:cs="David"/>
          <w:snapToGrid w:val="0"/>
          <w:sz w:val="26"/>
          <w:szCs w:val="24"/>
          <w:rtl/>
        </w:rPr>
      </w:pPr>
    </w:p>
    <w:p w14:paraId="06E52194"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r w:rsidRPr="00E56613">
        <w:rPr>
          <w:rFonts w:ascii="Times New Roman" w:eastAsia="Times New Roman" w:hAnsi="Times New Roman" w:cs="David" w:hint="cs"/>
          <w:snapToGrid w:val="0"/>
          <w:sz w:val="26"/>
          <w:szCs w:val="24"/>
          <w:rtl/>
        </w:rPr>
        <w:br w:type="page"/>
      </w:r>
      <w:r w:rsidRPr="00E56613">
        <w:rPr>
          <w:rFonts w:ascii="Times New Roman" w:eastAsia="Times New Roman" w:hAnsi="Times New Roman" w:cs="David" w:hint="cs"/>
          <w:b/>
          <w:bCs/>
          <w:snapToGrid w:val="0"/>
          <w:sz w:val="28"/>
          <w:szCs w:val="24"/>
          <w:u w:val="single"/>
          <w:rtl/>
        </w:rPr>
        <w:lastRenderedPageBreak/>
        <w:t>מסמך א'6</w:t>
      </w:r>
    </w:p>
    <w:p w14:paraId="1F45D481"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54F61302"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r w:rsidRPr="00E56613">
        <w:rPr>
          <w:rFonts w:ascii="Times New Roman" w:eastAsia="Times New Roman" w:hAnsi="Times New Roman" w:cs="David" w:hint="cs"/>
          <w:b/>
          <w:bCs/>
          <w:snapToGrid w:val="0"/>
          <w:sz w:val="28"/>
          <w:szCs w:val="24"/>
          <w:u w:val="single"/>
          <w:rtl/>
        </w:rPr>
        <w:t>הצעת הקבלן</w:t>
      </w:r>
    </w:p>
    <w:p w14:paraId="7F440BC4"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snapToGrid w:val="0"/>
          <w:sz w:val="26"/>
          <w:szCs w:val="24"/>
          <w:rtl/>
        </w:rPr>
      </w:pPr>
    </w:p>
    <w:p w14:paraId="70844873" w14:textId="77777777" w:rsidR="00E56613" w:rsidRPr="00913564" w:rsidRDefault="00E56613" w:rsidP="00FB4C73">
      <w:pPr>
        <w:tabs>
          <w:tab w:val="right" w:pos="6600"/>
          <w:tab w:val="right" w:pos="7420"/>
        </w:tabs>
        <w:spacing w:before="0" w:beforeAutospacing="0" w:after="0" w:afterAutospacing="0" w:line="240" w:lineRule="auto"/>
        <w:ind w:left="625" w:hanging="567"/>
        <w:jc w:val="both"/>
        <w:rPr>
          <w:rFonts w:ascii="Times New Roman" w:eastAsia="Times New Roman" w:hAnsi="Times New Roman" w:cs="David"/>
          <w:snapToGrid w:val="0"/>
          <w:color w:val="70AD47"/>
          <w:sz w:val="24"/>
          <w:szCs w:val="24"/>
          <w:u w:val="single"/>
          <w:rtl/>
        </w:rPr>
      </w:pPr>
      <w:r w:rsidRPr="00913564">
        <w:rPr>
          <w:rFonts w:ascii="Times New Roman" w:eastAsia="Times New Roman" w:hAnsi="Times New Roman" w:cs="David" w:hint="cs"/>
          <w:b/>
          <w:bCs/>
          <w:snapToGrid w:val="0"/>
          <w:sz w:val="24"/>
          <w:szCs w:val="24"/>
          <w:u w:val="single"/>
          <w:rtl/>
        </w:rPr>
        <w:t>הנדון:</w:t>
      </w:r>
      <w:r w:rsidRPr="00913564">
        <w:rPr>
          <w:rFonts w:ascii="Times New Roman" w:eastAsia="Times New Roman" w:hAnsi="Times New Roman" w:cs="David" w:hint="cs"/>
          <w:b/>
          <w:bCs/>
          <w:snapToGrid w:val="0"/>
          <w:sz w:val="24"/>
          <w:szCs w:val="24"/>
          <w:u w:val="single"/>
          <w:rtl/>
        </w:rPr>
        <w:tab/>
      </w:r>
      <w:r w:rsidR="00FB4C73" w:rsidRPr="00913564">
        <w:rPr>
          <w:rFonts w:ascii="Times New Roman" w:eastAsia="Times New Roman" w:hAnsi="Times New Roman" w:cs="David" w:hint="cs"/>
          <w:b/>
          <w:bCs/>
          <w:snapToGrid w:val="0"/>
          <w:sz w:val="24"/>
          <w:szCs w:val="24"/>
          <w:u w:val="single"/>
          <w:rtl/>
        </w:rPr>
        <w:t xml:space="preserve">הצעה </w:t>
      </w:r>
      <w:r w:rsidRPr="00913564">
        <w:rPr>
          <w:rFonts w:ascii="Times New Roman" w:eastAsia="Times New Roman" w:hAnsi="Times New Roman" w:cs="David" w:hint="cs"/>
          <w:b/>
          <w:bCs/>
          <w:snapToGrid w:val="0"/>
          <w:sz w:val="24"/>
          <w:szCs w:val="24"/>
          <w:u w:val="single"/>
          <w:rtl/>
        </w:rPr>
        <w:t>לביצוע</w:t>
      </w:r>
      <w:r w:rsidR="00FB4C73" w:rsidRPr="00913564">
        <w:rPr>
          <w:rFonts w:ascii="Times New Roman" w:eastAsia="Times New Roman" w:hAnsi="Times New Roman" w:cs="David" w:hint="cs"/>
          <w:b/>
          <w:bCs/>
          <w:snapToGrid w:val="0"/>
          <w:sz w:val="24"/>
          <w:szCs w:val="24"/>
          <w:u w:val="single"/>
          <w:rtl/>
        </w:rPr>
        <w:t xml:space="preserve"> </w:t>
      </w:r>
      <w:r w:rsidRPr="00913564">
        <w:rPr>
          <w:rFonts w:ascii="Times New Roman" w:eastAsia="Times New Roman" w:hAnsi="Times New Roman" w:cs="David" w:hint="cs"/>
          <w:b/>
          <w:bCs/>
          <w:snapToGrid w:val="0"/>
          <w:sz w:val="24"/>
          <w:szCs w:val="24"/>
          <w:u w:val="single"/>
          <w:rtl/>
        </w:rPr>
        <w:t>פרויקט</w:t>
      </w:r>
      <w:r w:rsidR="004A28B6" w:rsidRPr="00913564">
        <w:rPr>
          <w:rFonts w:ascii="Times New Roman" w:eastAsia="Times New Roman" w:hAnsi="Times New Roman" w:cs="David" w:hint="cs"/>
          <w:b/>
          <w:bCs/>
          <w:snapToGrid w:val="0"/>
          <w:sz w:val="24"/>
          <w:szCs w:val="24"/>
          <w:u w:val="single"/>
          <w:rtl/>
        </w:rPr>
        <w:t>:</w:t>
      </w:r>
      <w:r w:rsidRPr="00913564">
        <w:rPr>
          <w:rFonts w:ascii="Times New Roman" w:eastAsia="Times New Roman" w:hAnsi="Times New Roman" w:cs="David" w:hint="cs"/>
          <w:b/>
          <w:bCs/>
          <w:snapToGrid w:val="0"/>
          <w:sz w:val="24"/>
          <w:szCs w:val="24"/>
          <w:u w:val="single"/>
          <w:rtl/>
        </w:rPr>
        <w:t xml:space="preserve"> </w:t>
      </w:r>
      <w:sdt>
        <w:sdtPr>
          <w:rPr>
            <w:rFonts w:ascii="Times New Roman" w:eastAsia="Times New Roman" w:hAnsi="Times New Roman" w:cs="David" w:hint="cs"/>
            <w:b/>
            <w:bCs/>
            <w:snapToGrid w:val="0"/>
            <w:sz w:val="24"/>
            <w:szCs w:val="24"/>
            <w:u w:val="single"/>
            <w:rtl/>
          </w:rPr>
          <w:alias w:val="שם הפרויקט"/>
          <w:tag w:val="cntProjectName"/>
          <w:id w:val="152567383"/>
          <w:placeholder>
            <w:docPart w:val="CCBF54E1C2C64AEB8C0C3FDA79B594A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7" w:author="Kook Sec" w:date="2024-07-28T13:13:00Z">
            <w:r w:rsidR="00945BF5">
              <w:rPr>
                <w:rFonts w:ascii="Times New Roman" w:eastAsia="Times New Roman" w:hAnsi="Times New Roman" w:cs="David" w:hint="cs"/>
                <w:b/>
                <w:bCs/>
                <w:snapToGrid w:val="0"/>
                <w:sz w:val="24"/>
                <w:szCs w:val="24"/>
                <w:u w:val="single"/>
                <w:rtl/>
              </w:rPr>
              <w:t>פ.א פיתוח ובנייה בירושלים בע"מ</w:t>
            </w:r>
          </w:ins>
        </w:sdtContent>
      </w:sdt>
      <w:r w:rsidR="00FB4C73" w:rsidRPr="00913564">
        <w:rPr>
          <w:rFonts w:ascii="Times New Roman" w:eastAsia="Times New Roman" w:hAnsi="Times New Roman" w:cs="David" w:hint="cs"/>
          <w:b/>
          <w:bCs/>
          <w:snapToGrid w:val="0"/>
          <w:sz w:val="24"/>
          <w:szCs w:val="24"/>
          <w:u w:val="single"/>
          <w:rtl/>
        </w:rPr>
        <w:t xml:space="preserve"> באתר: </w:t>
      </w:r>
      <w:sdt>
        <w:sdtPr>
          <w:rPr>
            <w:rFonts w:ascii="Times New Roman" w:eastAsia="Times New Roman" w:hAnsi="Times New Roman" w:cs="David" w:hint="cs"/>
            <w:b/>
            <w:bCs/>
            <w:snapToGrid w:val="0"/>
            <w:sz w:val="24"/>
            <w:szCs w:val="24"/>
            <w:u w:val="single"/>
            <w:rtl/>
          </w:rPr>
          <w:alias w:val="שם אתר"/>
          <w:tag w:val="cntSite"/>
          <w:id w:val="-1931810932"/>
          <w:placeholder>
            <w:docPart w:val="D5F80B1DC7F5446CBBF0A0948BF21CA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ins w:id="8" w:author="Kook Sec" w:date="2024-07-28T13:13:00Z">
            <w:r w:rsidR="00945BF5">
              <w:rPr>
                <w:rFonts w:ascii="Times New Roman" w:eastAsia="Times New Roman" w:hAnsi="Times New Roman" w:cs="David" w:hint="cs"/>
                <w:b/>
                <w:bCs/>
                <w:snapToGrid w:val="0"/>
                <w:sz w:val="24"/>
                <w:szCs w:val="24"/>
                <w:u w:val="single"/>
                <w:rtl/>
              </w:rPr>
              <w:t>רמת שרת שלב ב</w:t>
            </w:r>
          </w:ins>
        </w:sdtContent>
      </w:sdt>
      <w:r w:rsidR="00FB4C73" w:rsidRPr="00913564">
        <w:rPr>
          <w:rFonts w:ascii="Times New Roman" w:eastAsia="Times New Roman" w:hAnsi="Times New Roman" w:cs="David" w:hint="cs"/>
          <w:b/>
          <w:bCs/>
          <w:snapToGrid w:val="0"/>
          <w:sz w:val="24"/>
          <w:szCs w:val="24"/>
          <w:u w:val="single"/>
          <w:rtl/>
        </w:rPr>
        <w:t xml:space="preserve"> </w:t>
      </w:r>
      <w:r w:rsidR="004A28B6" w:rsidRPr="00913564">
        <w:rPr>
          <w:rFonts w:ascii="Times New Roman" w:eastAsia="Times New Roman" w:hAnsi="Times New Roman" w:cs="David" w:hint="cs"/>
          <w:b/>
          <w:bCs/>
          <w:snapToGrid w:val="0"/>
          <w:sz w:val="24"/>
          <w:szCs w:val="24"/>
          <w:u w:val="single"/>
          <w:rtl/>
        </w:rPr>
        <w:t>שב</w:t>
      </w:r>
      <w:sdt>
        <w:sdtPr>
          <w:rPr>
            <w:rFonts w:ascii="Times New Roman" w:eastAsia="Times New Roman" w:hAnsi="Times New Roman" w:cs="David" w:hint="cs"/>
            <w:b/>
            <w:bCs/>
            <w:snapToGrid w:val="0"/>
            <w:sz w:val="24"/>
            <w:szCs w:val="24"/>
            <w:u w:val="single"/>
            <w:rtl/>
          </w:rPr>
          <w:alias w:val="רשות מקומית"/>
          <w:tag w:val="cntLocalAuth"/>
          <w:id w:val="704454103"/>
          <w:placeholder>
            <w:docPart w:val="E81A4FAFFD8B4859B747154C8195509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rPr>
            <w:color w:val="70AD47"/>
          </w:rPr>
        </w:sdtEndPr>
        <w:sdtContent>
          <w:ins w:id="9" w:author="Kook Sec" w:date="2024-07-28T13:13:00Z">
            <w:r w:rsidR="00945BF5">
              <w:rPr>
                <w:rFonts w:ascii="Times New Roman" w:eastAsia="Times New Roman" w:hAnsi="Times New Roman" w:cs="David" w:hint="cs"/>
                <w:b/>
                <w:bCs/>
                <w:snapToGrid w:val="0"/>
                <w:sz w:val="24"/>
                <w:szCs w:val="24"/>
                <w:u w:val="single"/>
                <w:rtl/>
              </w:rPr>
              <w:t>ירושלים</w:t>
            </w:r>
          </w:ins>
        </w:sdtContent>
      </w:sdt>
    </w:p>
    <w:p w14:paraId="1DDC537F" w14:textId="77777777" w:rsidR="00E56613" w:rsidRPr="00E56613" w:rsidRDefault="00E56613" w:rsidP="00E56613">
      <w:pPr>
        <w:tabs>
          <w:tab w:val="right" w:pos="6600"/>
          <w:tab w:val="right" w:pos="7420"/>
        </w:tabs>
        <w:spacing w:before="0" w:beforeAutospacing="0" w:after="0" w:afterAutospacing="0" w:line="240" w:lineRule="auto"/>
        <w:ind w:left="625" w:hanging="567"/>
        <w:jc w:val="both"/>
        <w:rPr>
          <w:rFonts w:ascii="Times New Roman" w:eastAsia="Times New Roman" w:hAnsi="Times New Roman" w:cs="David"/>
          <w:snapToGrid w:val="0"/>
          <w:sz w:val="26"/>
          <w:szCs w:val="24"/>
        </w:rPr>
      </w:pPr>
    </w:p>
    <w:p w14:paraId="287C0262" w14:textId="77777777" w:rsidR="00E56613" w:rsidRPr="00E56613" w:rsidRDefault="00E56613" w:rsidP="00E56613">
      <w:pPr>
        <w:tabs>
          <w:tab w:val="right" w:pos="6600"/>
          <w:tab w:val="right" w:pos="7420"/>
        </w:tabs>
        <w:spacing w:before="0" w:beforeAutospacing="0" w:after="0" w:afterAutospacing="0" w:line="240" w:lineRule="auto"/>
        <w:ind w:left="483" w:hanging="425"/>
        <w:jc w:val="both"/>
        <w:rPr>
          <w:rFonts w:ascii="Times New Roman" w:eastAsia="Times New Roman" w:hAnsi="Times New Roman" w:cs="David"/>
          <w:b/>
          <w:bCs/>
          <w:snapToGrid w:val="0"/>
          <w:sz w:val="26"/>
          <w:szCs w:val="24"/>
          <w:u w:val="single"/>
          <w:rtl/>
        </w:rPr>
      </w:pPr>
      <w:r w:rsidRPr="00E56613">
        <w:rPr>
          <w:rFonts w:ascii="Times New Roman" w:eastAsia="Times New Roman" w:hAnsi="Times New Roman" w:cs="David" w:hint="cs"/>
          <w:snapToGrid w:val="0"/>
          <w:sz w:val="26"/>
          <w:szCs w:val="24"/>
          <w:rtl/>
        </w:rPr>
        <w:tab/>
      </w:r>
    </w:p>
    <w:p w14:paraId="38743BE0" w14:textId="77777777" w:rsidR="00E56613" w:rsidRPr="00E56613" w:rsidRDefault="00E56613" w:rsidP="00E56613">
      <w:pPr>
        <w:tabs>
          <w:tab w:val="right" w:pos="6600"/>
          <w:tab w:val="right" w:pos="7420"/>
        </w:tabs>
        <w:spacing w:before="0" w:beforeAutospacing="0" w:after="0" w:afterAutospacing="0" w:line="240" w:lineRule="auto"/>
        <w:ind w:left="58"/>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אנו הח"מ, לאחר שקראנו בעיון את מסמכי ההזמנה, מצהירים ומתחייבים בזה כדלקמן:</w:t>
      </w:r>
    </w:p>
    <w:p w14:paraId="5E29C4C8" w14:textId="77777777" w:rsidR="00E56613" w:rsidRPr="00E56613" w:rsidRDefault="00E56613" w:rsidP="00E56613">
      <w:pPr>
        <w:tabs>
          <w:tab w:val="right" w:pos="6600"/>
          <w:tab w:val="right" w:pos="7420"/>
        </w:tabs>
        <w:spacing w:before="0" w:beforeAutospacing="0" w:after="0" w:afterAutospacing="0" w:line="240" w:lineRule="auto"/>
        <w:ind w:left="483" w:hanging="425"/>
        <w:jc w:val="both"/>
        <w:rPr>
          <w:rFonts w:ascii="Times New Roman" w:eastAsia="Times New Roman" w:hAnsi="Times New Roman" w:cs="David"/>
          <w:snapToGrid w:val="0"/>
          <w:sz w:val="26"/>
          <w:szCs w:val="24"/>
          <w:rtl/>
        </w:rPr>
      </w:pPr>
    </w:p>
    <w:p w14:paraId="036F26A5" w14:textId="77777777" w:rsidR="00E56613" w:rsidRPr="00E56613" w:rsidRDefault="00E56613" w:rsidP="00237720">
      <w:pPr>
        <w:numPr>
          <w:ilvl w:val="0"/>
          <w:numId w:val="5"/>
        </w:numPr>
        <w:spacing w:before="0" w:beforeAutospacing="0" w:after="0" w:afterAutospacing="0" w:line="240" w:lineRule="auto"/>
        <w:ind w:left="625"/>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 xml:space="preserve">הננו מגישים הצעה זו, מתוך ידיעה והבנה מלאים של כל מסמכי ההזמנה, בהם עיינו בקפדנות, ומתוך בדיקת וידיעת כל הפרטים הקשורים לאתר הבניה ולסביבתו - בהם בקרנו, ובידיעת כל גורם שיש לו ו/או שיכולה להיות לו השפעה על בצוע העבודות ועל כל הכלול בהצעה זו, לרבות ומבלי לפגוע בכלליות האמור לעיל  ידיעה והבנה בדבר - </w:t>
      </w:r>
    </w:p>
    <w:p w14:paraId="5A2A3054" w14:textId="77777777" w:rsidR="00E56613" w:rsidRPr="00E56613" w:rsidRDefault="00E56613" w:rsidP="00E56613">
      <w:pPr>
        <w:spacing w:before="0" w:beforeAutospacing="0" w:after="0" w:afterAutospacing="0" w:line="240" w:lineRule="auto"/>
        <w:ind w:left="625" w:hanging="567"/>
        <w:jc w:val="both"/>
        <w:rPr>
          <w:rFonts w:ascii="Times New Roman" w:eastAsia="Times New Roman" w:hAnsi="Times New Roman" w:cs="David"/>
          <w:snapToGrid w:val="0"/>
          <w:sz w:val="26"/>
          <w:szCs w:val="24"/>
          <w:rtl/>
        </w:rPr>
      </w:pPr>
    </w:p>
    <w:p w14:paraId="1F8CDCAF" w14:textId="77777777" w:rsidR="00E56613" w:rsidRPr="00E56613" w:rsidRDefault="00E56613" w:rsidP="00237720">
      <w:pPr>
        <w:numPr>
          <w:ilvl w:val="1"/>
          <w:numId w:val="5"/>
        </w:numPr>
        <w:spacing w:before="0" w:beforeAutospacing="0" w:after="0" w:afterAutospacing="0" w:line="240" w:lineRule="auto"/>
        <w:ind w:left="1082"/>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{במקרה שמדובר באתר עתיקות מוכרז - העובדה כי העבודות תבוצענה בתחום אתר עתיקות מוכרז, חלקן בשטח ששוחרר ע"י רשות העתיקות, וחלקן בשטח שטרם שוחרר, כך שעלינו מוטלת החובה לדאוג לקבלת כל ההיתרים הדרושים עפ"י כל דין לביצוע העבודות, לנקוט זהירות בביצוען ולפעול בהתאם לכל דין, לרבות במקרה של גילוי עתיקות במהלך ביצוע העבודות.}</w:t>
      </w:r>
    </w:p>
    <w:p w14:paraId="79FAFB10" w14:textId="77777777" w:rsidR="00E56613" w:rsidRPr="00E56613" w:rsidRDefault="00E56613" w:rsidP="00E56613">
      <w:pPr>
        <w:spacing w:before="0" w:beforeAutospacing="0" w:after="0" w:afterAutospacing="0" w:line="240" w:lineRule="auto"/>
        <w:ind w:left="662"/>
        <w:jc w:val="both"/>
        <w:rPr>
          <w:rFonts w:ascii="Times New Roman" w:eastAsia="Times New Roman" w:hAnsi="Times New Roman" w:cs="David"/>
          <w:snapToGrid w:val="0"/>
          <w:sz w:val="26"/>
          <w:szCs w:val="24"/>
        </w:rPr>
      </w:pPr>
    </w:p>
    <w:p w14:paraId="2C7E9EAF" w14:textId="77777777" w:rsidR="00E56613" w:rsidRPr="00E56613" w:rsidRDefault="00E56613" w:rsidP="00237720">
      <w:pPr>
        <w:numPr>
          <w:ilvl w:val="1"/>
          <w:numId w:val="5"/>
        </w:numPr>
        <w:spacing w:before="0" w:beforeAutospacing="0" w:after="0" w:afterAutospacing="0" w:line="240" w:lineRule="auto"/>
        <w:ind w:left="1082"/>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טיב הקרקע, צנרת קוי המים, הביוב, החשמל, הטלפון, הניקוז, מתקנים תת-קרקעיים אחרים, פסולת ומפגעים ואלמנטים אחרים שיש לסלקם, תנאי ודרכי הגישה לאתר, וכן כל  הגורמים העובדים באתר.</w:t>
      </w:r>
    </w:p>
    <w:p w14:paraId="109A5B72" w14:textId="77777777" w:rsidR="00E56613" w:rsidRPr="00E56613" w:rsidRDefault="00E56613" w:rsidP="00E56613">
      <w:pPr>
        <w:spacing w:before="0" w:beforeAutospacing="0" w:after="0" w:afterAutospacing="0" w:line="240" w:lineRule="auto"/>
        <w:ind w:left="625" w:hanging="567"/>
        <w:jc w:val="both"/>
        <w:rPr>
          <w:rFonts w:ascii="Times New Roman" w:eastAsia="Times New Roman" w:hAnsi="Times New Roman" w:cs="David"/>
          <w:snapToGrid w:val="0"/>
          <w:sz w:val="26"/>
          <w:szCs w:val="24"/>
          <w:rtl/>
        </w:rPr>
      </w:pPr>
    </w:p>
    <w:p w14:paraId="0CB2DCEA" w14:textId="77777777" w:rsidR="00E56613" w:rsidRPr="00E56613" w:rsidRDefault="00E56613" w:rsidP="00237720">
      <w:pPr>
        <w:numPr>
          <w:ilvl w:val="0"/>
          <w:numId w:val="5"/>
        </w:numPr>
        <w:spacing w:before="0" w:beforeAutospacing="0" w:after="0" w:afterAutospacing="0" w:line="240" w:lineRule="auto"/>
        <w:ind w:left="625"/>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כי בהתבסס על כל התנאים והגורמים כמפורט לעיל, הכנו את הצעתנו, וכי אנו נהיה מנועים מלהגיש כנגדכם כל דרישה ו/או תביעה המבוססות ו/או נובעות מטענות של אי הבנה, או אי ידיעה כלשהי של מסמכי ההזמנה ו/או התנאים והגורמים אשר יש להם ו/או יכולה להיות להם השפעה על בצוע העבודות.</w:t>
      </w:r>
    </w:p>
    <w:p w14:paraId="44D1AED6" w14:textId="77777777" w:rsidR="00E56613" w:rsidRPr="00E56613" w:rsidRDefault="00E56613" w:rsidP="00E56613">
      <w:pPr>
        <w:spacing w:before="0" w:beforeAutospacing="0" w:after="0" w:afterAutospacing="0" w:line="240" w:lineRule="auto"/>
        <w:ind w:left="625" w:hanging="567"/>
        <w:jc w:val="both"/>
        <w:rPr>
          <w:rFonts w:ascii="Times New Roman" w:eastAsia="Times New Roman" w:hAnsi="Times New Roman" w:cs="David"/>
          <w:snapToGrid w:val="0"/>
          <w:sz w:val="26"/>
          <w:szCs w:val="24"/>
          <w:rtl/>
        </w:rPr>
      </w:pPr>
    </w:p>
    <w:p w14:paraId="3B2D1991" w14:textId="77777777" w:rsidR="00E56613" w:rsidRPr="00E56613" w:rsidRDefault="00E56613" w:rsidP="00237720">
      <w:pPr>
        <w:numPr>
          <w:ilvl w:val="0"/>
          <w:numId w:val="5"/>
        </w:numPr>
        <w:spacing w:before="0" w:beforeAutospacing="0" w:after="0" w:afterAutospacing="0" w:line="240" w:lineRule="auto"/>
        <w:ind w:left="625"/>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הננו מציעים בזאת להוציא לפועל את העבודות כמוגדר וכמפורט במסמכי ההזמנה במחירים המפורטים על ידינו בהצעתנו, והננו מתחייבים להשלים את בצוע העבודות בהתאם ללוח הזמנים המצורף על ידינו כנספח א-3 ובמסגרת משך זמן הביצוע לכל שלב כאמור בנספח 3.1.1 בקשר לסעיף 10.1 לחוזה, מיום קבלת צו התחלת עבודה לכל שלב בהתאם לחוזה.</w:t>
      </w:r>
    </w:p>
    <w:p w14:paraId="4C3A90A3" w14:textId="77777777" w:rsidR="00E56613" w:rsidRPr="00E56613" w:rsidRDefault="00E56613" w:rsidP="00E56613">
      <w:pPr>
        <w:spacing w:before="0" w:beforeAutospacing="0" w:after="0" w:afterAutospacing="0" w:line="240" w:lineRule="auto"/>
        <w:ind w:left="625" w:hanging="567"/>
        <w:jc w:val="both"/>
        <w:rPr>
          <w:rFonts w:ascii="Times New Roman" w:eastAsia="Times New Roman" w:hAnsi="Times New Roman" w:cs="David"/>
          <w:snapToGrid w:val="0"/>
          <w:sz w:val="26"/>
          <w:szCs w:val="24"/>
          <w:rtl/>
        </w:rPr>
      </w:pPr>
    </w:p>
    <w:p w14:paraId="7DCBA98F" w14:textId="77777777" w:rsidR="00E56613" w:rsidRPr="00E56613" w:rsidRDefault="00E56613" w:rsidP="00237720">
      <w:pPr>
        <w:numPr>
          <w:ilvl w:val="0"/>
          <w:numId w:val="5"/>
        </w:numPr>
        <w:spacing w:before="0" w:beforeAutospacing="0" w:after="0" w:afterAutospacing="0" w:line="240" w:lineRule="auto"/>
        <w:ind w:left="625"/>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במידה שתקבלו את הצעתנו, הננו מתחייבים לחתום על החוזה (מסמך ב' להזמנה) על כל נספחיו וזאת מיד עפ"י דרישתכם, ולהמציא לכם את הערבויות ופוליסות הבטוח כמוגדר בחוזה.</w:t>
      </w:r>
    </w:p>
    <w:p w14:paraId="0934C5D1" w14:textId="77777777" w:rsidR="00E56613" w:rsidRPr="00E56613" w:rsidRDefault="00E56613" w:rsidP="00E56613">
      <w:pPr>
        <w:spacing w:before="0" w:beforeAutospacing="0" w:after="0" w:afterAutospacing="0" w:line="240" w:lineRule="auto"/>
        <w:ind w:left="625" w:hanging="567"/>
        <w:jc w:val="both"/>
        <w:rPr>
          <w:rFonts w:ascii="Times New Roman" w:eastAsia="Times New Roman" w:hAnsi="Times New Roman" w:cs="David"/>
          <w:snapToGrid w:val="0"/>
          <w:sz w:val="26"/>
          <w:szCs w:val="24"/>
          <w:rtl/>
        </w:rPr>
      </w:pPr>
    </w:p>
    <w:p w14:paraId="4895A7EF" w14:textId="77777777" w:rsidR="00E56613" w:rsidRPr="00E56613" w:rsidRDefault="00E56613" w:rsidP="00237720">
      <w:pPr>
        <w:numPr>
          <w:ilvl w:val="0"/>
          <w:numId w:val="5"/>
        </w:numPr>
        <w:spacing w:before="0" w:beforeAutospacing="0" w:after="0" w:afterAutospacing="0" w:line="240" w:lineRule="auto"/>
        <w:ind w:left="625"/>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 xml:space="preserve">הצעתנו זו תהיה בתוקף ותחייב אותנו מיום חתימת הצעה זו ולמשך תקופה של </w:t>
      </w:r>
      <w:r w:rsidRPr="00E56613">
        <w:rPr>
          <w:rFonts w:ascii="Times New Roman" w:eastAsia="Times New Roman" w:hAnsi="Times New Roman" w:cs="David" w:hint="cs"/>
          <w:snapToGrid w:val="0"/>
          <w:sz w:val="26"/>
          <w:szCs w:val="24"/>
          <w:u w:val="single"/>
          <w:rtl/>
        </w:rPr>
        <w:t>90</w:t>
      </w:r>
      <w:r w:rsidRPr="00E56613">
        <w:rPr>
          <w:rFonts w:ascii="Times New Roman" w:eastAsia="Times New Roman" w:hAnsi="Times New Roman" w:cs="David" w:hint="cs"/>
          <w:snapToGrid w:val="0"/>
          <w:sz w:val="26"/>
          <w:szCs w:val="24"/>
          <w:rtl/>
        </w:rPr>
        <w:t xml:space="preserve"> יום.</w:t>
      </w:r>
    </w:p>
    <w:p w14:paraId="305860D4" w14:textId="77777777" w:rsidR="00E56613" w:rsidRPr="00E56613" w:rsidRDefault="00E56613" w:rsidP="00E56613">
      <w:pPr>
        <w:spacing w:before="0" w:beforeAutospacing="0" w:after="0" w:afterAutospacing="0" w:line="240" w:lineRule="auto"/>
        <w:ind w:left="625" w:hanging="567"/>
        <w:jc w:val="both"/>
        <w:rPr>
          <w:rFonts w:ascii="Times New Roman" w:eastAsia="Times New Roman" w:hAnsi="Times New Roman" w:cs="David"/>
          <w:snapToGrid w:val="0"/>
          <w:sz w:val="26"/>
          <w:szCs w:val="24"/>
          <w:rtl/>
        </w:rPr>
      </w:pPr>
    </w:p>
    <w:p w14:paraId="49877929" w14:textId="77777777" w:rsidR="00E56613" w:rsidRPr="00E56613" w:rsidRDefault="00E56613" w:rsidP="00237720">
      <w:pPr>
        <w:numPr>
          <w:ilvl w:val="0"/>
          <w:numId w:val="5"/>
        </w:numPr>
        <w:spacing w:before="0" w:beforeAutospacing="0" w:after="0" w:afterAutospacing="0" w:line="240" w:lineRule="auto"/>
        <w:ind w:left="625"/>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 xml:space="preserve">כבטחון לקיום הצעתנו זו הננו מצרפים ערבות (המחאה בנקאית) על סך </w:t>
      </w:r>
      <w:r w:rsidRPr="00E56613">
        <w:rPr>
          <w:rFonts w:ascii="Times New Roman" w:eastAsia="Times New Roman" w:hAnsi="Times New Roman" w:cs="David" w:hint="cs"/>
          <w:snapToGrid w:val="0"/>
          <w:sz w:val="26"/>
          <w:szCs w:val="24"/>
          <w:u w:val="single"/>
          <w:rtl/>
        </w:rPr>
        <w:t xml:space="preserve">          </w:t>
      </w:r>
      <w:r w:rsidRPr="00E56613">
        <w:rPr>
          <w:rFonts w:ascii="Times New Roman" w:eastAsia="Times New Roman" w:hAnsi="Times New Roman" w:cs="David" w:hint="cs"/>
          <w:snapToGrid w:val="0"/>
          <w:sz w:val="26"/>
          <w:szCs w:val="24"/>
          <w:rtl/>
        </w:rPr>
        <w:t xml:space="preserve"> שקל חדש בהתאם להוראות סעיף 2.4 להוראות למשתתפים בהזמנה (המצ"ב כמסמך א'-1).</w:t>
      </w:r>
    </w:p>
    <w:p w14:paraId="6D3FF30F" w14:textId="77777777" w:rsidR="00E56613" w:rsidRPr="00E56613" w:rsidRDefault="00E56613" w:rsidP="00E56613">
      <w:pPr>
        <w:spacing w:before="0" w:beforeAutospacing="0" w:after="0" w:afterAutospacing="0" w:line="240" w:lineRule="auto"/>
        <w:ind w:left="625" w:hanging="567"/>
        <w:jc w:val="both"/>
        <w:rPr>
          <w:rFonts w:ascii="Times New Roman" w:eastAsia="Times New Roman" w:hAnsi="Times New Roman" w:cs="David"/>
          <w:snapToGrid w:val="0"/>
          <w:sz w:val="26"/>
          <w:szCs w:val="24"/>
          <w:rtl/>
        </w:rPr>
      </w:pPr>
    </w:p>
    <w:p w14:paraId="495C6622" w14:textId="77777777" w:rsidR="00E56613" w:rsidRPr="00E56613" w:rsidRDefault="00E56613" w:rsidP="00237720">
      <w:pPr>
        <w:numPr>
          <w:ilvl w:val="0"/>
          <w:numId w:val="5"/>
        </w:numPr>
        <w:spacing w:before="0" w:beforeAutospacing="0" w:after="0" w:afterAutospacing="0" w:line="240" w:lineRule="auto"/>
        <w:ind w:left="625"/>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הננו מצהירים בזה כי הצעתנו מוגשת מבלי שהיה ו/או יש לנו כל הסכם או קשר אחר עם אחרים המגישים הצעות להזמנה שבנדון.</w:t>
      </w:r>
    </w:p>
    <w:p w14:paraId="78C6FE8A"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p>
    <w:p w14:paraId="051FEC52" w14:textId="77777777" w:rsidR="00E56613" w:rsidRPr="00E56613" w:rsidRDefault="00E56613" w:rsidP="00E56613">
      <w:pPr>
        <w:keepNext/>
        <w:spacing w:before="0" w:beforeAutospacing="0" w:after="0" w:afterAutospacing="0" w:line="240" w:lineRule="auto"/>
        <w:ind w:left="483" w:hanging="425"/>
        <w:jc w:val="center"/>
        <w:outlineLvl w:val="3"/>
        <w:rPr>
          <w:rFonts w:ascii="Times New Roman" w:eastAsia="Times New Roman" w:hAnsi="Times New Roman" w:cs="David"/>
          <w:sz w:val="26"/>
          <w:szCs w:val="24"/>
          <w:rtl/>
        </w:rPr>
      </w:pPr>
      <w:r w:rsidRPr="00E56613">
        <w:rPr>
          <w:rFonts w:ascii="Times New Roman" w:eastAsia="Times New Roman" w:hAnsi="Times New Roman" w:cs="David" w:hint="cs"/>
          <w:sz w:val="26"/>
          <w:szCs w:val="24"/>
          <w:rtl/>
        </w:rPr>
        <w:t>שם הקבלן וכתובתו:___________________________________________</w:t>
      </w:r>
    </w:p>
    <w:p w14:paraId="34B9C6C1" w14:textId="77777777" w:rsidR="00E56613" w:rsidRPr="00E56613" w:rsidRDefault="00E56613" w:rsidP="00E56613">
      <w:pPr>
        <w:spacing w:before="0" w:beforeAutospacing="0" w:after="0" w:afterAutospacing="0" w:line="240" w:lineRule="auto"/>
        <w:ind w:left="483" w:hanging="425"/>
        <w:jc w:val="both"/>
        <w:rPr>
          <w:rFonts w:ascii="Times New Roman" w:eastAsia="Times New Roman" w:hAnsi="Times New Roman" w:cs="David"/>
          <w:snapToGrid w:val="0"/>
          <w:sz w:val="26"/>
          <w:szCs w:val="24"/>
          <w:rtl/>
        </w:rPr>
      </w:pPr>
    </w:p>
    <w:p w14:paraId="560AA018" w14:textId="77777777" w:rsidR="00E56613" w:rsidRPr="00E56613" w:rsidRDefault="00E56613" w:rsidP="00E56613">
      <w:pPr>
        <w:spacing w:before="0" w:beforeAutospacing="0" w:after="0" w:afterAutospacing="0" w:line="240" w:lineRule="auto"/>
        <w:ind w:left="483" w:hanging="425"/>
        <w:jc w:val="center"/>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חתימת הקבלן: ___________________________תאריך:______________</w:t>
      </w:r>
    </w:p>
    <w:p w14:paraId="70ACAB95" w14:textId="77777777" w:rsidR="00E56613" w:rsidRPr="00E56613" w:rsidRDefault="00E56613" w:rsidP="00E56613">
      <w:pPr>
        <w:spacing w:before="0" w:beforeAutospacing="0" w:after="0" w:afterAutospacing="0" w:line="240" w:lineRule="auto"/>
        <w:ind w:left="483" w:hanging="425"/>
        <w:jc w:val="center"/>
        <w:rPr>
          <w:rFonts w:ascii="Times New Roman" w:eastAsia="Times New Roman" w:hAnsi="Times New Roman" w:cs="David"/>
          <w:snapToGrid w:val="0"/>
          <w:sz w:val="26"/>
          <w:szCs w:val="24"/>
          <w:rtl/>
        </w:rPr>
      </w:pPr>
    </w:p>
    <w:p w14:paraId="2B3F5E6E" w14:textId="77777777" w:rsidR="00E56613" w:rsidRPr="00E56613" w:rsidRDefault="00E56613" w:rsidP="00E56613">
      <w:pPr>
        <w:spacing w:before="0" w:beforeAutospacing="0" w:after="0" w:afterAutospacing="0" w:line="240" w:lineRule="auto"/>
        <w:ind w:left="483" w:hanging="425"/>
        <w:jc w:val="center"/>
        <w:rPr>
          <w:rFonts w:ascii="Times New Roman" w:eastAsia="Times New Roman" w:hAnsi="Times New Roman" w:cs="David"/>
          <w:snapToGrid w:val="0"/>
          <w:sz w:val="26"/>
          <w:szCs w:val="24"/>
          <w:rtl/>
        </w:rPr>
      </w:pPr>
    </w:p>
    <w:p w14:paraId="391659A2" w14:textId="77777777" w:rsidR="00E56613" w:rsidRPr="00E56613" w:rsidRDefault="00E56613" w:rsidP="00E56613">
      <w:pPr>
        <w:spacing w:before="0" w:beforeAutospacing="0" w:after="0" w:afterAutospacing="0" w:line="240" w:lineRule="auto"/>
        <w:ind w:left="483" w:hanging="425"/>
        <w:jc w:val="center"/>
        <w:rPr>
          <w:rFonts w:ascii="Times New Roman" w:eastAsia="Times New Roman" w:hAnsi="Times New Roman" w:cs="David"/>
          <w:snapToGrid w:val="0"/>
          <w:sz w:val="26"/>
          <w:szCs w:val="24"/>
          <w:rtl/>
        </w:rPr>
      </w:pPr>
    </w:p>
    <w:p w14:paraId="2979741E" w14:textId="77777777" w:rsidR="00E56613" w:rsidRDefault="00E56613" w:rsidP="00E56613">
      <w:pPr>
        <w:spacing w:before="0" w:beforeAutospacing="0" w:after="0" w:afterAutospacing="0" w:line="360" w:lineRule="auto"/>
        <w:jc w:val="both"/>
        <w:rPr>
          <w:rFonts w:ascii="Times New Roman" w:eastAsia="Times New Roman" w:hAnsi="Times New Roman" w:cs="David"/>
          <w:b/>
          <w:bCs/>
          <w:sz w:val="26"/>
          <w:szCs w:val="26"/>
          <w:rtl/>
        </w:rPr>
      </w:pPr>
    </w:p>
    <w:p w14:paraId="33687BB1" w14:textId="77777777" w:rsidR="00913564" w:rsidRPr="00E56613" w:rsidRDefault="00913564" w:rsidP="00E56613">
      <w:pPr>
        <w:spacing w:before="0" w:beforeAutospacing="0" w:after="0" w:afterAutospacing="0" w:line="360" w:lineRule="auto"/>
        <w:jc w:val="both"/>
        <w:rPr>
          <w:rFonts w:ascii="Times New Roman" w:eastAsia="Times New Roman" w:hAnsi="Times New Roman" w:cs="David"/>
          <w:b/>
          <w:bCs/>
          <w:sz w:val="26"/>
          <w:szCs w:val="26"/>
          <w:rtl/>
        </w:rPr>
      </w:pPr>
    </w:p>
    <w:p w14:paraId="4A5DF224" w14:textId="77777777" w:rsidR="00E56613" w:rsidRPr="00913564" w:rsidRDefault="00E56613" w:rsidP="004A28B6">
      <w:pPr>
        <w:spacing w:before="0" w:beforeAutospacing="0" w:after="0" w:afterAutospacing="0" w:line="360" w:lineRule="auto"/>
        <w:jc w:val="center"/>
        <w:rPr>
          <w:rFonts w:ascii="Times New Roman" w:eastAsia="Times New Roman" w:hAnsi="Times New Roman" w:cs="David"/>
          <w:sz w:val="26"/>
          <w:szCs w:val="26"/>
          <w:u w:val="single"/>
          <w:rtl/>
        </w:rPr>
      </w:pPr>
      <w:r w:rsidRPr="00913564">
        <w:rPr>
          <w:rFonts w:ascii="Times New Roman" w:eastAsia="Times New Roman" w:hAnsi="Times New Roman" w:cs="David" w:hint="cs"/>
          <w:b/>
          <w:bCs/>
          <w:sz w:val="26"/>
          <w:szCs w:val="26"/>
          <w:u w:val="single"/>
          <w:rtl/>
        </w:rPr>
        <w:t xml:space="preserve">פרויקט "  </w:t>
      </w:r>
      <w:sdt>
        <w:sdtPr>
          <w:rPr>
            <w:rFonts w:ascii="Times New Roman" w:eastAsia="Times New Roman" w:hAnsi="Times New Roman" w:cs="David" w:hint="cs"/>
            <w:b/>
            <w:bCs/>
            <w:sz w:val="26"/>
            <w:szCs w:val="26"/>
            <w:u w:val="single"/>
            <w:rtl/>
          </w:rPr>
          <w:alias w:val="שם הפרויקט"/>
          <w:tag w:val="cntProjectName"/>
          <w:id w:val="907815236"/>
          <w:placeholder>
            <w:docPart w:val="24837AB5C05B4AB18BCFDA55CE062CF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10" w:author="Kook Sec" w:date="2024-07-28T13:13:00Z">
            <w:r w:rsidR="00945BF5">
              <w:rPr>
                <w:rFonts w:ascii="Times New Roman" w:eastAsia="Times New Roman" w:hAnsi="Times New Roman" w:cs="David" w:hint="cs"/>
                <w:b/>
                <w:bCs/>
                <w:sz w:val="26"/>
                <w:szCs w:val="26"/>
                <w:u w:val="single"/>
                <w:rtl/>
              </w:rPr>
              <w:t>פ.א פיתוח ובנייה בירושלים בע"מ</w:t>
            </w:r>
          </w:ins>
        </w:sdtContent>
      </w:sdt>
      <w:r w:rsidRPr="00913564">
        <w:rPr>
          <w:rFonts w:ascii="Times New Roman" w:eastAsia="Times New Roman" w:hAnsi="Times New Roman" w:cs="David" w:hint="cs"/>
          <w:b/>
          <w:bCs/>
          <w:sz w:val="26"/>
          <w:szCs w:val="26"/>
          <w:u w:val="single"/>
          <w:rtl/>
        </w:rPr>
        <w:t xml:space="preserve">  "</w:t>
      </w:r>
      <w:r w:rsidRPr="00913564">
        <w:rPr>
          <w:rFonts w:ascii="Times New Roman" w:eastAsia="Times New Roman" w:hAnsi="Times New Roman" w:cs="David" w:hint="cs"/>
          <w:sz w:val="26"/>
          <w:szCs w:val="26"/>
          <w:u w:val="single"/>
          <w:rtl/>
        </w:rPr>
        <w:t xml:space="preserve">  </w:t>
      </w:r>
      <w:r w:rsidRPr="00913564">
        <w:rPr>
          <w:rFonts w:ascii="Times New Roman" w:eastAsia="Times New Roman" w:hAnsi="Times New Roman" w:cs="David"/>
          <w:sz w:val="26"/>
          <w:szCs w:val="26"/>
          <w:u w:val="single"/>
          <w:rtl/>
        </w:rPr>
        <w:t>- כתב פירוט הצעה לקבלן ראשי</w:t>
      </w:r>
    </w:p>
    <w:p w14:paraId="111F3BCD" w14:textId="77777777" w:rsidR="00E56613" w:rsidRPr="00E56613" w:rsidRDefault="00E56613" w:rsidP="00E56613">
      <w:pPr>
        <w:spacing w:before="0" w:beforeAutospacing="0" w:after="0" w:afterAutospacing="0" w:line="360" w:lineRule="auto"/>
        <w:jc w:val="both"/>
        <w:rPr>
          <w:rFonts w:ascii="Times New Roman" w:eastAsia="Times New Roman" w:hAnsi="Times New Roman" w:cs="David"/>
          <w:b/>
          <w:bCs/>
          <w:sz w:val="26"/>
          <w:szCs w:val="26"/>
          <w:rtl/>
        </w:rPr>
      </w:pPr>
    </w:p>
    <w:p w14:paraId="7645F073"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כל הסכומים הרשומים בכתב פירוט הצעה זה אינם כוללים מע"מ.</w:t>
      </w:r>
    </w:p>
    <w:tbl>
      <w:tblPr>
        <w:bidiVisual/>
        <w:tblW w:w="91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65"/>
        <w:gridCol w:w="4678"/>
        <w:gridCol w:w="850"/>
        <w:gridCol w:w="567"/>
        <w:gridCol w:w="2258"/>
        <w:gridCol w:w="16"/>
      </w:tblGrid>
      <w:tr w:rsidR="00E56613" w:rsidRPr="00E56613" w14:paraId="4572247C" w14:textId="77777777" w:rsidTr="00E56613">
        <w:trPr>
          <w:gridAfter w:val="1"/>
          <w:wAfter w:w="16" w:type="dxa"/>
          <w:trHeight w:val="181"/>
        </w:trPr>
        <w:tc>
          <w:tcPr>
            <w:tcW w:w="9118" w:type="dxa"/>
            <w:gridSpan w:val="5"/>
            <w:vAlign w:val="bottom"/>
          </w:tcPr>
          <w:p w14:paraId="742668D4" w14:textId="77777777" w:rsidR="00E56613" w:rsidRPr="00E56613" w:rsidRDefault="00E56613" w:rsidP="00E56613">
            <w:pPr>
              <w:spacing w:before="0" w:beforeAutospacing="0" w:after="0" w:afterAutospacing="0" w:line="360" w:lineRule="auto"/>
              <w:jc w:val="both"/>
              <w:rPr>
                <w:rFonts w:ascii="David" w:eastAsia="Times New Roman" w:hAnsi="David" w:cs="David"/>
                <w:b/>
                <w:bCs/>
                <w:sz w:val="24"/>
                <w:szCs w:val="24"/>
                <w:rtl/>
              </w:rPr>
            </w:pPr>
          </w:p>
          <w:p w14:paraId="0090935E" w14:textId="77777777" w:rsidR="00E56613" w:rsidRPr="00E56613" w:rsidRDefault="00E56613" w:rsidP="00E56613">
            <w:pPr>
              <w:spacing w:before="0" w:beforeAutospacing="0" w:after="0" w:afterAutospacing="0" w:line="360" w:lineRule="auto"/>
              <w:jc w:val="both"/>
              <w:rPr>
                <w:rFonts w:ascii="David" w:eastAsia="Times New Roman" w:hAnsi="David" w:cs="David"/>
                <w:b/>
                <w:bCs/>
                <w:sz w:val="24"/>
                <w:szCs w:val="24"/>
                <w:rtl/>
              </w:rPr>
            </w:pPr>
            <w:r w:rsidRPr="00E56613">
              <w:rPr>
                <w:rFonts w:ascii="David" w:eastAsia="Times New Roman" w:hAnsi="David" w:cs="David"/>
                <w:b/>
                <w:bCs/>
                <w:sz w:val="24"/>
                <w:szCs w:val="24"/>
                <w:u w:val="single"/>
                <w:rtl/>
              </w:rPr>
              <w:t>מבנה 1 -</w:t>
            </w:r>
            <w:r w:rsidRPr="00E56613">
              <w:rPr>
                <w:rFonts w:ascii="David" w:eastAsia="Times New Roman" w:hAnsi="David" w:cs="David"/>
                <w:b/>
                <w:bCs/>
                <w:sz w:val="24"/>
                <w:szCs w:val="24"/>
                <w:rtl/>
              </w:rPr>
              <w:t>הקמת המבנים והפיתוח</w:t>
            </w:r>
            <w:r w:rsidRPr="00E56613">
              <w:rPr>
                <w:rFonts w:ascii="David" w:eastAsia="Times New Roman" w:hAnsi="David" w:cs="David" w:hint="cs"/>
                <w:b/>
                <w:bCs/>
                <w:sz w:val="24"/>
                <w:szCs w:val="24"/>
                <w:rtl/>
              </w:rPr>
              <w:t xml:space="preserve"> </w:t>
            </w:r>
            <w:r w:rsidRPr="00E56613">
              <w:rPr>
                <w:rFonts w:ascii="David" w:eastAsia="Times New Roman" w:hAnsi="David" w:cs="David"/>
                <w:b/>
                <w:bCs/>
                <w:sz w:val="24"/>
                <w:szCs w:val="24"/>
                <w:rtl/>
              </w:rPr>
              <w:t>- מחיר סופי</w:t>
            </w:r>
          </w:p>
        </w:tc>
      </w:tr>
      <w:tr w:rsidR="00E56613" w:rsidRPr="00E56613" w14:paraId="119AE64F" w14:textId="77777777" w:rsidTr="00E56613">
        <w:trPr>
          <w:gridAfter w:val="1"/>
          <w:wAfter w:w="16" w:type="dxa"/>
        </w:trPr>
        <w:tc>
          <w:tcPr>
            <w:tcW w:w="765" w:type="dxa"/>
            <w:vAlign w:val="center"/>
          </w:tcPr>
          <w:p w14:paraId="46EE90C0"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t>סעיף</w:t>
            </w:r>
          </w:p>
        </w:tc>
        <w:tc>
          <w:tcPr>
            <w:tcW w:w="4678" w:type="dxa"/>
            <w:vAlign w:val="center"/>
          </w:tcPr>
          <w:p w14:paraId="4933E3AD"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t>ת</w:t>
            </w:r>
            <w:r w:rsidRPr="00E56613">
              <w:rPr>
                <w:rFonts w:ascii="David" w:eastAsia="Times New Roman" w:hAnsi="David" w:cs="David" w:hint="cs"/>
                <w:b/>
                <w:bCs/>
                <w:sz w:val="24"/>
                <w:szCs w:val="24"/>
                <w:u w:val="single"/>
                <w:rtl/>
              </w:rPr>
              <w:t>י</w:t>
            </w:r>
            <w:r w:rsidRPr="00E56613">
              <w:rPr>
                <w:rFonts w:ascii="David" w:eastAsia="Times New Roman" w:hAnsi="David" w:cs="David"/>
                <w:b/>
                <w:bCs/>
                <w:sz w:val="24"/>
                <w:szCs w:val="24"/>
                <w:u w:val="single"/>
                <w:rtl/>
              </w:rPr>
              <w:t>אור</w:t>
            </w:r>
          </w:p>
        </w:tc>
        <w:tc>
          <w:tcPr>
            <w:tcW w:w="850" w:type="dxa"/>
            <w:vAlign w:val="center"/>
          </w:tcPr>
          <w:p w14:paraId="66B23A17"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4"/>
                <w:szCs w:val="24"/>
                <w:u w:val="single"/>
                <w:rtl/>
              </w:rPr>
            </w:pPr>
          </w:p>
        </w:tc>
        <w:tc>
          <w:tcPr>
            <w:tcW w:w="567" w:type="dxa"/>
            <w:vAlign w:val="center"/>
          </w:tcPr>
          <w:p w14:paraId="5E6B60D1"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4"/>
                <w:szCs w:val="24"/>
                <w:u w:val="single"/>
                <w:rtl/>
              </w:rPr>
            </w:pPr>
          </w:p>
        </w:tc>
        <w:tc>
          <w:tcPr>
            <w:tcW w:w="2258" w:type="dxa"/>
            <w:vAlign w:val="center"/>
          </w:tcPr>
          <w:p w14:paraId="586E114F"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t>סך הכל בש"ח</w:t>
            </w:r>
          </w:p>
        </w:tc>
      </w:tr>
      <w:tr w:rsidR="00E56613" w:rsidRPr="00E56613" w14:paraId="5EF110E6" w14:textId="77777777" w:rsidTr="00E56613">
        <w:trPr>
          <w:gridAfter w:val="1"/>
          <w:wAfter w:w="16" w:type="dxa"/>
        </w:trPr>
        <w:tc>
          <w:tcPr>
            <w:tcW w:w="765" w:type="dxa"/>
          </w:tcPr>
          <w:p w14:paraId="7E8219AC"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1.1</w:t>
            </w:r>
          </w:p>
        </w:tc>
        <w:tc>
          <w:tcPr>
            <w:tcW w:w="4678" w:type="dxa"/>
          </w:tcPr>
          <w:p w14:paraId="601FC56E" w14:textId="77777777" w:rsidR="00E56613" w:rsidRPr="00E56613" w:rsidRDefault="00E56613" w:rsidP="00E56613">
            <w:pPr>
              <w:spacing w:before="0" w:beforeAutospacing="0" w:after="0" w:afterAutospacing="0" w:line="360" w:lineRule="auto"/>
              <w:jc w:val="both"/>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t>הקמת המבנים  והפיתוח- פאושלי</w:t>
            </w:r>
          </w:p>
          <w:p w14:paraId="3DE6072B"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כל העבודות יבוצעו בהתאם למפורט במפרט המיוחד המצורף, התשריטים המגדירים את תחום העבודה הפאושלי ובהתאם לאמור בהסכם, לרבות בין היתר הביסוס, מתקני החימום מסוג דקוהיט ולרבות המטבחים וכן רכיבים, מכלולים ועבודות,  שאינם מפורטים בפירוט הצעה זו,</w:t>
            </w:r>
            <w:r w:rsidRPr="00E56613">
              <w:rPr>
                <w:rFonts w:ascii="David" w:eastAsia="Times New Roman" w:hAnsi="David" w:cs="David" w:hint="cs"/>
                <w:sz w:val="24"/>
                <w:szCs w:val="24"/>
                <w:rtl/>
              </w:rPr>
              <w:t xml:space="preserve"> </w:t>
            </w:r>
            <w:r w:rsidRPr="00E56613">
              <w:rPr>
                <w:rFonts w:ascii="David" w:eastAsia="Times New Roman" w:hAnsi="David" w:cs="David"/>
                <w:sz w:val="24"/>
                <w:szCs w:val="24"/>
                <w:rtl/>
              </w:rPr>
              <w:t>המחירים כוללים את כל האמור בהסכם ובכלל זה, אספקה, הובלה, ביצוע, הרכבה  עד לגמר מושלם.</w:t>
            </w:r>
          </w:p>
          <w:p w14:paraId="3CADE047"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והכל  במחיר הפאושלי ואינו למדידה</w:t>
            </w:r>
          </w:p>
        </w:tc>
        <w:tc>
          <w:tcPr>
            <w:tcW w:w="850" w:type="dxa"/>
          </w:tcPr>
          <w:p w14:paraId="7581CD98"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p w14:paraId="0FB93D34"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p w14:paraId="506DA677"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p w14:paraId="19981460"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p w14:paraId="7A5264FD"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p w14:paraId="45F92E01"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p w14:paraId="0366AC04"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p w14:paraId="14E1CC27"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קומפ'</w:t>
            </w:r>
          </w:p>
        </w:tc>
        <w:tc>
          <w:tcPr>
            <w:tcW w:w="567" w:type="dxa"/>
          </w:tcPr>
          <w:p w14:paraId="3561BE93"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p w14:paraId="01D8CF0B"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p w14:paraId="758B90F7"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p w14:paraId="064547E0"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p w14:paraId="2AE31566"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p w14:paraId="64B8A64C"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p w14:paraId="1AD08CF3"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p w14:paraId="4DBC09DD"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1</w:t>
            </w:r>
          </w:p>
        </w:tc>
        <w:tc>
          <w:tcPr>
            <w:tcW w:w="2258" w:type="dxa"/>
          </w:tcPr>
          <w:p w14:paraId="41D336FB"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tc>
      </w:tr>
      <w:tr w:rsidR="00E56613" w:rsidRPr="00E56613" w14:paraId="6FDC1990" w14:textId="77777777" w:rsidTr="00E56613">
        <w:tc>
          <w:tcPr>
            <w:tcW w:w="6860" w:type="dxa"/>
            <w:gridSpan w:val="4"/>
            <w:tcBorders>
              <w:bottom w:val="single" w:sz="4" w:space="0" w:color="auto"/>
            </w:tcBorders>
          </w:tcPr>
          <w:p w14:paraId="61223FF6" w14:textId="77777777" w:rsidR="00E56613" w:rsidRPr="00E56613" w:rsidRDefault="00E56613" w:rsidP="00E56613">
            <w:pPr>
              <w:spacing w:before="0" w:beforeAutospacing="0" w:after="0" w:afterAutospacing="0" w:line="360" w:lineRule="auto"/>
              <w:jc w:val="both"/>
              <w:rPr>
                <w:rFonts w:ascii="David" w:eastAsia="Times New Roman" w:hAnsi="David" w:cs="David"/>
                <w:b/>
                <w:bCs/>
                <w:sz w:val="24"/>
                <w:szCs w:val="24"/>
                <w:rtl/>
              </w:rPr>
            </w:pPr>
            <w:r w:rsidRPr="00E56613">
              <w:rPr>
                <w:rFonts w:ascii="David" w:eastAsia="Times New Roman" w:hAnsi="David" w:cs="David"/>
                <w:b/>
                <w:bCs/>
                <w:sz w:val="24"/>
                <w:szCs w:val="24"/>
                <w:rtl/>
              </w:rPr>
              <w:t>סה"כ הקמת 6 המבנים חניונים והפיתוח – מחיר סופי</w:t>
            </w:r>
          </w:p>
        </w:tc>
        <w:tc>
          <w:tcPr>
            <w:tcW w:w="2274" w:type="dxa"/>
            <w:gridSpan w:val="2"/>
            <w:tcBorders>
              <w:bottom w:val="single" w:sz="4" w:space="0" w:color="auto"/>
            </w:tcBorders>
          </w:tcPr>
          <w:p w14:paraId="79FCBC98"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hint="cs"/>
                <w:sz w:val="24"/>
                <w:szCs w:val="24"/>
                <w:rtl/>
              </w:rPr>
              <w:t xml:space="preserve">                   </w:t>
            </w:r>
            <w:r w:rsidRPr="00E56613">
              <w:rPr>
                <w:rFonts w:ascii="David" w:eastAsia="Times New Roman" w:hAnsi="David" w:cs="David"/>
                <w:sz w:val="24"/>
                <w:szCs w:val="24"/>
                <w:rtl/>
              </w:rPr>
              <w:t>ש"ח</w:t>
            </w:r>
          </w:p>
        </w:tc>
      </w:tr>
      <w:tr w:rsidR="00E56613" w:rsidRPr="00E56613" w14:paraId="0364F71A" w14:textId="77777777" w:rsidTr="00E56613">
        <w:tc>
          <w:tcPr>
            <w:tcW w:w="9134" w:type="dxa"/>
            <w:gridSpan w:val="6"/>
            <w:tcBorders>
              <w:bottom w:val="single" w:sz="4" w:space="0" w:color="auto"/>
            </w:tcBorders>
          </w:tcPr>
          <w:p w14:paraId="69CD9D60"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101B53A7"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b/>
                <w:bCs/>
                <w:sz w:val="24"/>
                <w:szCs w:val="24"/>
                <w:rtl/>
              </w:rPr>
              <w:t xml:space="preserve">במילים </w:t>
            </w:r>
            <w:r w:rsidRPr="00E56613">
              <w:rPr>
                <w:rFonts w:ascii="David" w:eastAsia="Times New Roman" w:hAnsi="David" w:cs="David"/>
                <w:sz w:val="24"/>
                <w:szCs w:val="24"/>
                <w:rtl/>
              </w:rPr>
              <w:t>: ____________________________________________________________ ש"ח</w:t>
            </w:r>
          </w:p>
        </w:tc>
      </w:tr>
      <w:tr w:rsidR="00E56613" w:rsidRPr="00E56613" w14:paraId="4AE154BC" w14:textId="77777777" w:rsidTr="00E56613">
        <w:tc>
          <w:tcPr>
            <w:tcW w:w="6860" w:type="dxa"/>
            <w:gridSpan w:val="4"/>
            <w:tcBorders>
              <w:top w:val="single" w:sz="4" w:space="0" w:color="auto"/>
              <w:left w:val="nil"/>
              <w:bottom w:val="single" w:sz="4" w:space="0" w:color="auto"/>
              <w:right w:val="nil"/>
            </w:tcBorders>
          </w:tcPr>
          <w:p w14:paraId="53685438" w14:textId="77777777" w:rsidR="00E56613" w:rsidRPr="00E56613" w:rsidRDefault="00E56613" w:rsidP="00E56613">
            <w:pPr>
              <w:spacing w:before="0" w:beforeAutospacing="0" w:after="0" w:afterAutospacing="0" w:line="360" w:lineRule="auto"/>
              <w:jc w:val="both"/>
              <w:rPr>
                <w:rFonts w:ascii="David" w:eastAsia="Times New Roman" w:hAnsi="David" w:cs="David"/>
                <w:b/>
                <w:bCs/>
                <w:sz w:val="24"/>
                <w:szCs w:val="24"/>
                <w:rtl/>
              </w:rPr>
            </w:pPr>
          </w:p>
        </w:tc>
        <w:tc>
          <w:tcPr>
            <w:tcW w:w="2274" w:type="dxa"/>
            <w:gridSpan w:val="2"/>
            <w:tcBorders>
              <w:top w:val="single" w:sz="4" w:space="0" w:color="auto"/>
              <w:left w:val="nil"/>
              <w:bottom w:val="single" w:sz="4" w:space="0" w:color="auto"/>
              <w:right w:val="nil"/>
            </w:tcBorders>
          </w:tcPr>
          <w:p w14:paraId="6473D5E3"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4"/>
                <w:szCs w:val="24"/>
                <w:rtl/>
              </w:rPr>
            </w:pPr>
          </w:p>
        </w:tc>
      </w:tr>
      <w:tr w:rsidR="00E56613" w:rsidRPr="00E56613" w14:paraId="4A94021D" w14:textId="77777777" w:rsidTr="00E56613">
        <w:tc>
          <w:tcPr>
            <w:tcW w:w="9134" w:type="dxa"/>
            <w:gridSpan w:val="6"/>
            <w:tcBorders>
              <w:top w:val="single" w:sz="4" w:space="0" w:color="auto"/>
            </w:tcBorders>
          </w:tcPr>
          <w:p w14:paraId="417C8005" w14:textId="77777777" w:rsidR="00E56613" w:rsidRPr="00E56613" w:rsidRDefault="00E56613" w:rsidP="00E56613">
            <w:pPr>
              <w:spacing w:before="0" w:beforeAutospacing="0" w:after="0" w:afterAutospacing="0" w:line="360" w:lineRule="auto"/>
              <w:jc w:val="both"/>
              <w:rPr>
                <w:rFonts w:ascii="David" w:eastAsia="Times New Roman" w:hAnsi="David" w:cs="David"/>
                <w:b/>
                <w:bCs/>
                <w:sz w:val="24"/>
                <w:szCs w:val="24"/>
                <w:rtl/>
              </w:rPr>
            </w:pPr>
          </w:p>
          <w:p w14:paraId="604823D8" w14:textId="77777777" w:rsidR="00E56613" w:rsidRPr="00E56613" w:rsidRDefault="00E56613" w:rsidP="00E56613">
            <w:pPr>
              <w:spacing w:before="0" w:beforeAutospacing="0" w:after="0" w:afterAutospacing="0" w:line="360" w:lineRule="auto"/>
              <w:jc w:val="both"/>
              <w:rPr>
                <w:rFonts w:ascii="David" w:eastAsia="Times New Roman" w:hAnsi="David" w:cs="David"/>
                <w:b/>
                <w:bCs/>
                <w:sz w:val="24"/>
                <w:szCs w:val="24"/>
                <w:rtl/>
              </w:rPr>
            </w:pPr>
            <w:r w:rsidRPr="00E56613">
              <w:rPr>
                <w:rFonts w:ascii="David" w:eastAsia="Times New Roman" w:hAnsi="David" w:cs="David"/>
                <w:b/>
                <w:bCs/>
                <w:sz w:val="24"/>
                <w:szCs w:val="24"/>
                <w:u w:val="single"/>
                <w:rtl/>
              </w:rPr>
              <w:t>מבנה 2-</w:t>
            </w:r>
            <w:r w:rsidRPr="00E56613">
              <w:rPr>
                <w:rFonts w:ascii="David" w:eastAsia="Times New Roman" w:hAnsi="David" w:cs="David" w:hint="cs"/>
                <w:b/>
                <w:bCs/>
                <w:sz w:val="24"/>
                <w:szCs w:val="24"/>
                <w:rtl/>
              </w:rPr>
              <w:t xml:space="preserve"> </w:t>
            </w:r>
            <w:r w:rsidRPr="00E56613">
              <w:rPr>
                <w:rFonts w:ascii="David" w:eastAsia="Times New Roman" w:hAnsi="David" w:cs="David"/>
                <w:b/>
                <w:bCs/>
                <w:sz w:val="24"/>
                <w:szCs w:val="24"/>
                <w:rtl/>
              </w:rPr>
              <w:t xml:space="preserve">פירוק המחיר הפאושלי הנ"ל  אך לכל </w:t>
            </w:r>
            <w:r w:rsidRPr="00E56613">
              <w:rPr>
                <w:rFonts w:ascii="David" w:eastAsia="Times New Roman" w:hAnsi="David" w:cs="David" w:hint="cs"/>
                <w:b/>
                <w:bCs/>
                <w:sz w:val="24"/>
                <w:szCs w:val="24"/>
                <w:rtl/>
              </w:rPr>
              <w:t>___</w:t>
            </w:r>
            <w:r w:rsidRPr="00E56613">
              <w:rPr>
                <w:rFonts w:ascii="David" w:eastAsia="Times New Roman" w:hAnsi="David" w:cs="David"/>
                <w:b/>
                <w:bCs/>
                <w:sz w:val="24"/>
                <w:szCs w:val="24"/>
                <w:rtl/>
              </w:rPr>
              <w:t xml:space="preserve"> בניינים והחניון שמתחתם ולרבות הפיתוח הצמוד, בנפרד,  לפי פרקים:</w:t>
            </w:r>
          </w:p>
        </w:tc>
      </w:tr>
      <w:tr w:rsidR="00E56613" w:rsidRPr="00E56613" w14:paraId="1C18FDBC" w14:textId="77777777" w:rsidTr="00E56613">
        <w:trPr>
          <w:gridAfter w:val="1"/>
          <w:wAfter w:w="16" w:type="dxa"/>
        </w:trPr>
        <w:tc>
          <w:tcPr>
            <w:tcW w:w="765" w:type="dxa"/>
          </w:tcPr>
          <w:p w14:paraId="2B21FAE9"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4"/>
                <w:szCs w:val="24"/>
                <w:u w:val="single"/>
                <w:rtl/>
              </w:rPr>
            </w:pPr>
            <w:r w:rsidRPr="00E56613">
              <w:rPr>
                <w:rFonts w:ascii="David" w:eastAsia="Times New Roman" w:hAnsi="David" w:cs="David" w:hint="cs"/>
                <w:b/>
                <w:bCs/>
                <w:sz w:val="24"/>
                <w:szCs w:val="24"/>
                <w:u w:val="single"/>
                <w:rtl/>
              </w:rPr>
              <w:t>סעיף</w:t>
            </w:r>
          </w:p>
        </w:tc>
        <w:tc>
          <w:tcPr>
            <w:tcW w:w="4678" w:type="dxa"/>
          </w:tcPr>
          <w:p w14:paraId="51A39775" w14:textId="77777777" w:rsidR="00E56613" w:rsidRPr="00E56613" w:rsidRDefault="00E56613" w:rsidP="00E56613">
            <w:pPr>
              <w:spacing w:before="0" w:beforeAutospacing="0" w:after="0" w:afterAutospacing="0" w:line="360" w:lineRule="auto"/>
              <w:jc w:val="both"/>
              <w:rPr>
                <w:rFonts w:ascii="David" w:eastAsia="Times New Roman" w:hAnsi="David" w:cs="David"/>
                <w:b/>
                <w:bCs/>
                <w:sz w:val="24"/>
                <w:szCs w:val="24"/>
                <w:u w:val="single"/>
                <w:rtl/>
              </w:rPr>
            </w:pPr>
            <w:r w:rsidRPr="00E56613">
              <w:rPr>
                <w:rFonts w:ascii="David" w:eastAsia="Times New Roman" w:hAnsi="David" w:cs="David" w:hint="cs"/>
                <w:b/>
                <w:bCs/>
                <w:sz w:val="24"/>
                <w:szCs w:val="24"/>
                <w:u w:val="single"/>
                <w:rtl/>
              </w:rPr>
              <w:t>תיאור</w:t>
            </w:r>
          </w:p>
        </w:tc>
        <w:tc>
          <w:tcPr>
            <w:tcW w:w="850" w:type="dxa"/>
          </w:tcPr>
          <w:p w14:paraId="0BF6430A"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4"/>
                <w:szCs w:val="24"/>
                <w:u w:val="single"/>
                <w:rtl/>
              </w:rPr>
            </w:pPr>
          </w:p>
        </w:tc>
        <w:tc>
          <w:tcPr>
            <w:tcW w:w="567" w:type="dxa"/>
          </w:tcPr>
          <w:p w14:paraId="0176A0D1"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4"/>
                <w:szCs w:val="24"/>
                <w:u w:val="single"/>
                <w:rtl/>
              </w:rPr>
            </w:pPr>
          </w:p>
        </w:tc>
        <w:tc>
          <w:tcPr>
            <w:tcW w:w="2258" w:type="dxa"/>
          </w:tcPr>
          <w:p w14:paraId="3F041EA9"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t>סך הכל בש"ח</w:t>
            </w:r>
          </w:p>
        </w:tc>
      </w:tr>
      <w:tr w:rsidR="00E56613" w:rsidRPr="00E56613" w14:paraId="72802386" w14:textId="77777777" w:rsidTr="00E56613">
        <w:trPr>
          <w:gridAfter w:val="1"/>
          <w:wAfter w:w="16" w:type="dxa"/>
        </w:trPr>
        <w:tc>
          <w:tcPr>
            <w:tcW w:w="765" w:type="dxa"/>
          </w:tcPr>
          <w:p w14:paraId="05CAC70E"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p w14:paraId="4F430893"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2.1</w:t>
            </w:r>
          </w:p>
          <w:p w14:paraId="59ACDAD9"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tc>
        <w:tc>
          <w:tcPr>
            <w:tcW w:w="4678" w:type="dxa"/>
          </w:tcPr>
          <w:p w14:paraId="5754A2CD"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עבודות הבטון עבור ביסוס ושלד המבנים כולל חיפויי האבן, לרבות עב' איטום וכיוצ"ב</w:t>
            </w:r>
          </w:p>
        </w:tc>
        <w:tc>
          <w:tcPr>
            <w:tcW w:w="850" w:type="dxa"/>
          </w:tcPr>
          <w:p w14:paraId="64F688DC"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p w14:paraId="60ED3976"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p w14:paraId="07C24008"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קומפ'</w:t>
            </w:r>
          </w:p>
        </w:tc>
        <w:tc>
          <w:tcPr>
            <w:tcW w:w="567" w:type="dxa"/>
          </w:tcPr>
          <w:p w14:paraId="421F366B"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p w14:paraId="42777399"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p w14:paraId="7B9A8E6B"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1</w:t>
            </w:r>
          </w:p>
        </w:tc>
        <w:tc>
          <w:tcPr>
            <w:tcW w:w="2258" w:type="dxa"/>
          </w:tcPr>
          <w:p w14:paraId="735696E7"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p w14:paraId="5BE81BD2"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tc>
      </w:tr>
      <w:tr w:rsidR="00E56613" w:rsidRPr="00E56613" w14:paraId="118883CA" w14:textId="77777777" w:rsidTr="00E56613">
        <w:trPr>
          <w:gridAfter w:val="1"/>
          <w:wAfter w:w="16" w:type="dxa"/>
        </w:trPr>
        <w:tc>
          <w:tcPr>
            <w:tcW w:w="765" w:type="dxa"/>
          </w:tcPr>
          <w:p w14:paraId="38DFBC86"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p w14:paraId="7A50296F"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2.2</w:t>
            </w:r>
          </w:p>
          <w:p w14:paraId="70526F79"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tc>
        <w:tc>
          <w:tcPr>
            <w:tcW w:w="4678" w:type="dxa"/>
          </w:tcPr>
          <w:p w14:paraId="258B6161"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עבודות הגמר, וכל יתר העבודות הנדרשות להשלמת הבניין עד לגמר מושלם לרבות  במבואות הכניסה הראשיים ובמבואות הקומתיים ובמעברים המשותפים לרבות כל הדקורציה והתאורה בכל בניין ובניין וכיוצ"ב</w:t>
            </w:r>
          </w:p>
        </w:tc>
        <w:tc>
          <w:tcPr>
            <w:tcW w:w="850" w:type="dxa"/>
          </w:tcPr>
          <w:p w14:paraId="6F2399C8"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קומפ'</w:t>
            </w:r>
          </w:p>
        </w:tc>
        <w:tc>
          <w:tcPr>
            <w:tcW w:w="567" w:type="dxa"/>
          </w:tcPr>
          <w:p w14:paraId="43CF7BCD"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p w14:paraId="09CD41EA"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1</w:t>
            </w:r>
          </w:p>
          <w:p w14:paraId="22666AB4"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tc>
        <w:tc>
          <w:tcPr>
            <w:tcW w:w="2258" w:type="dxa"/>
          </w:tcPr>
          <w:p w14:paraId="4E1833D0"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tc>
      </w:tr>
      <w:tr w:rsidR="00E56613" w:rsidRPr="00E56613" w14:paraId="0F6D1C8B" w14:textId="77777777" w:rsidTr="00E56613">
        <w:trPr>
          <w:gridAfter w:val="1"/>
          <w:wAfter w:w="16" w:type="dxa"/>
        </w:trPr>
        <w:tc>
          <w:tcPr>
            <w:tcW w:w="765" w:type="dxa"/>
          </w:tcPr>
          <w:p w14:paraId="3D348BF6"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2.3</w:t>
            </w:r>
          </w:p>
        </w:tc>
        <w:tc>
          <w:tcPr>
            <w:tcW w:w="4678" w:type="dxa"/>
          </w:tcPr>
          <w:p w14:paraId="23EA4352"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מערכות אינסטלציה וכיבוי אש</w:t>
            </w:r>
          </w:p>
        </w:tc>
        <w:tc>
          <w:tcPr>
            <w:tcW w:w="850" w:type="dxa"/>
          </w:tcPr>
          <w:p w14:paraId="6D256A4B"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קומפ'</w:t>
            </w:r>
          </w:p>
        </w:tc>
        <w:tc>
          <w:tcPr>
            <w:tcW w:w="567" w:type="dxa"/>
          </w:tcPr>
          <w:p w14:paraId="4F6BA05A"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1</w:t>
            </w:r>
          </w:p>
        </w:tc>
        <w:tc>
          <w:tcPr>
            <w:tcW w:w="2258" w:type="dxa"/>
          </w:tcPr>
          <w:p w14:paraId="6EF3861E"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tc>
      </w:tr>
      <w:tr w:rsidR="00E56613" w:rsidRPr="00E56613" w14:paraId="5BF8ABC2" w14:textId="77777777" w:rsidTr="00E56613">
        <w:trPr>
          <w:gridAfter w:val="1"/>
          <w:wAfter w:w="16" w:type="dxa"/>
        </w:trPr>
        <w:tc>
          <w:tcPr>
            <w:tcW w:w="765" w:type="dxa"/>
          </w:tcPr>
          <w:p w14:paraId="67ECCCD9"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2.4</w:t>
            </w:r>
          </w:p>
        </w:tc>
        <w:tc>
          <w:tcPr>
            <w:tcW w:w="4678" w:type="dxa"/>
          </w:tcPr>
          <w:p w14:paraId="027B7E32"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מערכות חשמל מ"ג, מ"נ ותקשורת לרבות מתקני החימום מסוג דקוהיט</w:t>
            </w:r>
          </w:p>
        </w:tc>
        <w:tc>
          <w:tcPr>
            <w:tcW w:w="850" w:type="dxa"/>
          </w:tcPr>
          <w:p w14:paraId="56A50414"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קומפ'</w:t>
            </w:r>
          </w:p>
        </w:tc>
        <w:tc>
          <w:tcPr>
            <w:tcW w:w="567" w:type="dxa"/>
          </w:tcPr>
          <w:p w14:paraId="139A4ACA"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1</w:t>
            </w:r>
          </w:p>
        </w:tc>
        <w:tc>
          <w:tcPr>
            <w:tcW w:w="2258" w:type="dxa"/>
          </w:tcPr>
          <w:p w14:paraId="2133D17F"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tc>
      </w:tr>
      <w:tr w:rsidR="00E56613" w:rsidRPr="00E56613" w14:paraId="1A5FE658" w14:textId="77777777" w:rsidTr="00E56613">
        <w:trPr>
          <w:gridAfter w:val="1"/>
          <w:wAfter w:w="16" w:type="dxa"/>
        </w:trPr>
        <w:tc>
          <w:tcPr>
            <w:tcW w:w="765" w:type="dxa"/>
          </w:tcPr>
          <w:p w14:paraId="6DE21B46"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lastRenderedPageBreak/>
              <w:t>2.5</w:t>
            </w:r>
          </w:p>
        </w:tc>
        <w:tc>
          <w:tcPr>
            <w:tcW w:w="4678" w:type="dxa"/>
          </w:tcPr>
          <w:p w14:paraId="163D388E"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מערכות מיזוג אויר ואוורור והשלמת עבודות הגמר סביבן</w:t>
            </w:r>
          </w:p>
        </w:tc>
        <w:tc>
          <w:tcPr>
            <w:tcW w:w="850" w:type="dxa"/>
          </w:tcPr>
          <w:p w14:paraId="45AF5742"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קומפ'</w:t>
            </w:r>
          </w:p>
        </w:tc>
        <w:tc>
          <w:tcPr>
            <w:tcW w:w="567" w:type="dxa"/>
          </w:tcPr>
          <w:p w14:paraId="72B3573D"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1</w:t>
            </w:r>
          </w:p>
        </w:tc>
        <w:tc>
          <w:tcPr>
            <w:tcW w:w="2258" w:type="dxa"/>
          </w:tcPr>
          <w:p w14:paraId="6526BE50"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tc>
      </w:tr>
      <w:tr w:rsidR="00E56613" w:rsidRPr="00E56613" w14:paraId="0077985D" w14:textId="77777777" w:rsidTr="00E56613">
        <w:trPr>
          <w:gridAfter w:val="1"/>
          <w:wAfter w:w="16" w:type="dxa"/>
        </w:trPr>
        <w:tc>
          <w:tcPr>
            <w:tcW w:w="765" w:type="dxa"/>
          </w:tcPr>
          <w:p w14:paraId="6C148B4B"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2.6</w:t>
            </w:r>
          </w:p>
        </w:tc>
        <w:tc>
          <w:tcPr>
            <w:tcW w:w="4678" w:type="dxa"/>
          </w:tcPr>
          <w:p w14:paraId="6B30A777"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עבודות אלומיניום לרבות קירות המסך, הויטרינות, חיפויי קירות בפנלים מאלומיניום, מעקות וכד'</w:t>
            </w:r>
          </w:p>
        </w:tc>
        <w:tc>
          <w:tcPr>
            <w:tcW w:w="850" w:type="dxa"/>
          </w:tcPr>
          <w:p w14:paraId="44957DBC"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קומפ'</w:t>
            </w:r>
          </w:p>
        </w:tc>
        <w:tc>
          <w:tcPr>
            <w:tcW w:w="567" w:type="dxa"/>
          </w:tcPr>
          <w:p w14:paraId="360578BA"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1</w:t>
            </w:r>
          </w:p>
        </w:tc>
        <w:tc>
          <w:tcPr>
            <w:tcW w:w="2258" w:type="dxa"/>
          </w:tcPr>
          <w:p w14:paraId="0AF552D6"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tc>
      </w:tr>
      <w:tr w:rsidR="00E56613" w:rsidRPr="00E56613" w14:paraId="7D41437F" w14:textId="77777777" w:rsidTr="00E56613">
        <w:trPr>
          <w:gridAfter w:val="1"/>
          <w:wAfter w:w="16" w:type="dxa"/>
        </w:trPr>
        <w:tc>
          <w:tcPr>
            <w:tcW w:w="765" w:type="dxa"/>
          </w:tcPr>
          <w:p w14:paraId="071CD93E"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2.7</w:t>
            </w:r>
          </w:p>
        </w:tc>
        <w:tc>
          <w:tcPr>
            <w:tcW w:w="4678" w:type="dxa"/>
          </w:tcPr>
          <w:p w14:paraId="78C6CE80"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עבודות נגרות ומסגרות לרבות המטבחים</w:t>
            </w:r>
          </w:p>
        </w:tc>
        <w:tc>
          <w:tcPr>
            <w:tcW w:w="850" w:type="dxa"/>
          </w:tcPr>
          <w:p w14:paraId="7DED0BEE"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קומפ'</w:t>
            </w:r>
          </w:p>
        </w:tc>
        <w:tc>
          <w:tcPr>
            <w:tcW w:w="567" w:type="dxa"/>
          </w:tcPr>
          <w:p w14:paraId="09EFA2A0"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1</w:t>
            </w:r>
          </w:p>
        </w:tc>
        <w:tc>
          <w:tcPr>
            <w:tcW w:w="2258" w:type="dxa"/>
          </w:tcPr>
          <w:p w14:paraId="493E7CA9"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tc>
      </w:tr>
      <w:tr w:rsidR="00E56613" w:rsidRPr="00E56613" w14:paraId="569CEB81" w14:textId="77777777" w:rsidTr="00E56613">
        <w:trPr>
          <w:gridAfter w:val="1"/>
          <w:wAfter w:w="16" w:type="dxa"/>
        </w:trPr>
        <w:tc>
          <w:tcPr>
            <w:tcW w:w="765" w:type="dxa"/>
          </w:tcPr>
          <w:p w14:paraId="4BC752C0"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2.8</w:t>
            </w:r>
          </w:p>
        </w:tc>
        <w:tc>
          <w:tcPr>
            <w:tcW w:w="4678" w:type="dxa"/>
          </w:tcPr>
          <w:p w14:paraId="38BE7414"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מתקני מעליות</w:t>
            </w:r>
          </w:p>
        </w:tc>
        <w:tc>
          <w:tcPr>
            <w:tcW w:w="850" w:type="dxa"/>
          </w:tcPr>
          <w:p w14:paraId="7D78056B"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קומפ'</w:t>
            </w:r>
          </w:p>
        </w:tc>
        <w:tc>
          <w:tcPr>
            <w:tcW w:w="567" w:type="dxa"/>
          </w:tcPr>
          <w:p w14:paraId="0074D821"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1</w:t>
            </w:r>
          </w:p>
        </w:tc>
        <w:tc>
          <w:tcPr>
            <w:tcW w:w="2258" w:type="dxa"/>
          </w:tcPr>
          <w:p w14:paraId="1D942004"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tc>
      </w:tr>
      <w:tr w:rsidR="00E56613" w:rsidRPr="00E56613" w14:paraId="19AE1C24" w14:textId="77777777" w:rsidTr="00E56613">
        <w:trPr>
          <w:gridAfter w:val="1"/>
          <w:wAfter w:w="16" w:type="dxa"/>
        </w:trPr>
        <w:tc>
          <w:tcPr>
            <w:tcW w:w="765" w:type="dxa"/>
          </w:tcPr>
          <w:p w14:paraId="5D03A617"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2.9</w:t>
            </w:r>
          </w:p>
        </w:tc>
        <w:tc>
          <w:tcPr>
            <w:tcW w:w="4678" w:type="dxa"/>
          </w:tcPr>
          <w:p w14:paraId="7007AA00"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 xml:space="preserve">עבודות הפיתוח והתשתית בתחום המגרש ומחוצה לו, ביצוע תשתיות וחיבור הבניין והפיתוח למערכות עירוניות. </w:t>
            </w:r>
          </w:p>
        </w:tc>
        <w:tc>
          <w:tcPr>
            <w:tcW w:w="850" w:type="dxa"/>
          </w:tcPr>
          <w:p w14:paraId="7111C68C"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קומפ'</w:t>
            </w:r>
          </w:p>
        </w:tc>
        <w:tc>
          <w:tcPr>
            <w:tcW w:w="567" w:type="dxa"/>
          </w:tcPr>
          <w:p w14:paraId="51FACF23"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1</w:t>
            </w:r>
          </w:p>
        </w:tc>
        <w:tc>
          <w:tcPr>
            <w:tcW w:w="2258" w:type="dxa"/>
          </w:tcPr>
          <w:p w14:paraId="1DE9494F"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tc>
      </w:tr>
      <w:tr w:rsidR="00E56613" w:rsidRPr="00E56613" w14:paraId="2B17E28F" w14:textId="77777777" w:rsidTr="00E56613">
        <w:tc>
          <w:tcPr>
            <w:tcW w:w="6293" w:type="dxa"/>
            <w:gridSpan w:val="3"/>
          </w:tcPr>
          <w:p w14:paraId="477A4CA5"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b/>
                <w:bCs/>
                <w:sz w:val="24"/>
                <w:szCs w:val="24"/>
                <w:rtl/>
              </w:rPr>
              <w:t xml:space="preserve">סה"כ הקמת </w:t>
            </w:r>
            <w:r w:rsidRPr="00E56613">
              <w:rPr>
                <w:rFonts w:ascii="David" w:eastAsia="Times New Roman" w:hAnsi="David" w:cs="David" w:hint="cs"/>
                <w:b/>
                <w:bCs/>
                <w:sz w:val="24"/>
                <w:szCs w:val="24"/>
                <w:rtl/>
              </w:rPr>
              <w:t>___</w:t>
            </w:r>
            <w:r w:rsidRPr="00E56613">
              <w:rPr>
                <w:rFonts w:ascii="David" w:eastAsia="Times New Roman" w:hAnsi="David" w:cs="David"/>
                <w:b/>
                <w:bCs/>
                <w:sz w:val="24"/>
                <w:szCs w:val="24"/>
                <w:rtl/>
              </w:rPr>
              <w:t xml:space="preserve">  המבנים חניונים והפיתוח הצמוד – מחיר סופי</w:t>
            </w:r>
          </w:p>
        </w:tc>
        <w:tc>
          <w:tcPr>
            <w:tcW w:w="2841" w:type="dxa"/>
            <w:gridSpan w:val="3"/>
          </w:tcPr>
          <w:p w14:paraId="39DB3F4B"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hint="cs"/>
                <w:sz w:val="24"/>
                <w:szCs w:val="24"/>
                <w:rtl/>
              </w:rPr>
              <w:t xml:space="preserve">             </w:t>
            </w:r>
            <w:r w:rsidRPr="00E56613">
              <w:rPr>
                <w:rFonts w:ascii="David" w:eastAsia="Times New Roman" w:hAnsi="David" w:cs="David"/>
                <w:sz w:val="24"/>
                <w:szCs w:val="24"/>
                <w:rtl/>
              </w:rPr>
              <w:t>ש"ח</w:t>
            </w:r>
          </w:p>
        </w:tc>
      </w:tr>
      <w:tr w:rsidR="00E56613" w:rsidRPr="00E56613" w14:paraId="2156447B" w14:textId="77777777" w:rsidTr="00E56613">
        <w:tc>
          <w:tcPr>
            <w:tcW w:w="9134" w:type="dxa"/>
            <w:gridSpan w:val="6"/>
          </w:tcPr>
          <w:p w14:paraId="4E5B5846"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b/>
                <w:bCs/>
                <w:sz w:val="24"/>
                <w:szCs w:val="24"/>
                <w:rtl/>
              </w:rPr>
              <w:t>במילים:</w:t>
            </w:r>
            <w:r w:rsidRPr="00E56613">
              <w:rPr>
                <w:rFonts w:ascii="David" w:eastAsia="Times New Roman" w:hAnsi="David" w:cs="David"/>
                <w:sz w:val="24"/>
                <w:szCs w:val="24"/>
                <w:rtl/>
              </w:rPr>
              <w:t xml:space="preserve">  ___________________________________________________ ש"ח</w:t>
            </w:r>
          </w:p>
        </w:tc>
      </w:tr>
    </w:tbl>
    <w:p w14:paraId="058DEE5D" w14:textId="77777777" w:rsidR="00E56613" w:rsidRPr="00E56613" w:rsidRDefault="00E56613" w:rsidP="00E56613">
      <w:pPr>
        <w:spacing w:before="0" w:beforeAutospacing="0" w:after="0" w:afterAutospacing="0" w:line="360" w:lineRule="auto"/>
        <w:jc w:val="both"/>
        <w:rPr>
          <w:rFonts w:ascii="David" w:eastAsia="Times New Roman" w:hAnsi="David" w:cs="David"/>
          <w:snapToGrid w:val="0"/>
          <w:sz w:val="24"/>
          <w:szCs w:val="24"/>
          <w:rtl/>
        </w:rPr>
      </w:pPr>
    </w:p>
    <w:p w14:paraId="30FE2ACC" w14:textId="77777777" w:rsidR="00E56613" w:rsidRPr="00E56613" w:rsidRDefault="00E56613" w:rsidP="00E56613">
      <w:pPr>
        <w:spacing w:before="0" w:beforeAutospacing="0" w:after="0" w:afterAutospacing="0" w:line="360" w:lineRule="auto"/>
        <w:jc w:val="both"/>
        <w:rPr>
          <w:rFonts w:ascii="David" w:eastAsia="Times New Roman" w:hAnsi="David" w:cs="David"/>
          <w:b/>
          <w:bCs/>
          <w:snapToGrid w:val="0"/>
          <w:sz w:val="24"/>
          <w:szCs w:val="24"/>
          <w:rtl/>
        </w:rPr>
      </w:pPr>
    </w:p>
    <w:tbl>
      <w:tblPr>
        <w:bidiVisual/>
        <w:tblW w:w="9133"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69"/>
        <w:gridCol w:w="4678"/>
        <w:gridCol w:w="850"/>
        <w:gridCol w:w="567"/>
        <w:gridCol w:w="2269"/>
      </w:tblGrid>
      <w:tr w:rsidR="00E56613" w:rsidRPr="00E56613" w14:paraId="48DA615B" w14:textId="77777777" w:rsidTr="00E56613">
        <w:trPr>
          <w:trHeight w:val="343"/>
        </w:trPr>
        <w:tc>
          <w:tcPr>
            <w:tcW w:w="9133" w:type="dxa"/>
            <w:gridSpan w:val="5"/>
          </w:tcPr>
          <w:p w14:paraId="21BC92C0" w14:textId="77777777" w:rsidR="00E56613" w:rsidRPr="00E56613" w:rsidRDefault="00E56613" w:rsidP="00E56613">
            <w:pPr>
              <w:spacing w:before="0" w:beforeAutospacing="0" w:after="0" w:afterAutospacing="0" w:line="360" w:lineRule="auto"/>
              <w:rPr>
                <w:rFonts w:ascii="David" w:eastAsia="Times New Roman" w:hAnsi="David" w:cs="David"/>
                <w:b/>
                <w:bCs/>
                <w:sz w:val="24"/>
                <w:szCs w:val="24"/>
                <w:rtl/>
              </w:rPr>
            </w:pPr>
          </w:p>
          <w:p w14:paraId="5A56A3E5" w14:textId="77777777" w:rsidR="00E56613" w:rsidRPr="00E56613" w:rsidRDefault="00E56613" w:rsidP="00E56613">
            <w:pPr>
              <w:spacing w:before="0" w:beforeAutospacing="0" w:after="0" w:afterAutospacing="0" w:line="360" w:lineRule="auto"/>
              <w:rPr>
                <w:rFonts w:ascii="David" w:eastAsia="Times New Roman" w:hAnsi="David" w:cs="David"/>
                <w:sz w:val="24"/>
                <w:szCs w:val="24"/>
                <w:rtl/>
              </w:rPr>
            </w:pPr>
            <w:r w:rsidRPr="00E56613">
              <w:rPr>
                <w:rFonts w:ascii="David" w:eastAsia="Times New Roman" w:hAnsi="David" w:cs="David" w:hint="cs"/>
                <w:b/>
                <w:bCs/>
                <w:sz w:val="24"/>
                <w:szCs w:val="24"/>
                <w:rtl/>
              </w:rPr>
              <w:t xml:space="preserve">מבנה 3 - </w:t>
            </w:r>
            <w:r w:rsidRPr="00E56613">
              <w:rPr>
                <w:rFonts w:ascii="David" w:eastAsia="Times New Roman" w:hAnsi="David" w:cs="David"/>
                <w:b/>
                <w:bCs/>
                <w:sz w:val="24"/>
                <w:szCs w:val="24"/>
                <w:rtl/>
              </w:rPr>
              <w:t xml:space="preserve">פירוק המחיר הפאושלי הנ"ל  לפי שלבים/חלקי מבנה לכל </w:t>
            </w:r>
            <w:r w:rsidRPr="00E56613">
              <w:rPr>
                <w:rFonts w:ascii="David" w:eastAsia="Times New Roman" w:hAnsi="David" w:cs="David" w:hint="cs"/>
                <w:b/>
                <w:bCs/>
                <w:sz w:val="24"/>
                <w:szCs w:val="24"/>
                <w:rtl/>
              </w:rPr>
              <w:t>____</w:t>
            </w:r>
            <w:r w:rsidRPr="00E56613">
              <w:rPr>
                <w:rFonts w:ascii="David" w:eastAsia="Times New Roman" w:hAnsi="David" w:cs="David"/>
                <w:b/>
                <w:bCs/>
                <w:sz w:val="24"/>
                <w:szCs w:val="24"/>
                <w:rtl/>
              </w:rPr>
              <w:t xml:space="preserve"> בניינים בנפרד:</w:t>
            </w:r>
          </w:p>
        </w:tc>
      </w:tr>
      <w:tr w:rsidR="00E56613" w:rsidRPr="00E56613" w14:paraId="33401961" w14:textId="77777777" w:rsidTr="00E56613">
        <w:trPr>
          <w:trHeight w:val="373"/>
        </w:trPr>
        <w:tc>
          <w:tcPr>
            <w:tcW w:w="769" w:type="dxa"/>
          </w:tcPr>
          <w:p w14:paraId="7CD5BFBD" w14:textId="77777777" w:rsidR="00E56613" w:rsidRPr="00E56613" w:rsidRDefault="00E56613" w:rsidP="00E56613">
            <w:pPr>
              <w:spacing w:before="0" w:beforeAutospacing="0" w:after="0" w:afterAutospacing="0" w:line="360" w:lineRule="auto"/>
              <w:jc w:val="both"/>
              <w:rPr>
                <w:rFonts w:ascii="David" w:eastAsia="Times New Roman" w:hAnsi="David" w:cs="David"/>
                <w:b/>
                <w:bCs/>
                <w:sz w:val="24"/>
                <w:szCs w:val="24"/>
                <w:u w:val="single"/>
                <w:rtl/>
              </w:rPr>
            </w:pPr>
            <w:r w:rsidRPr="00E56613">
              <w:rPr>
                <w:rFonts w:ascii="David" w:eastAsia="Times New Roman" w:hAnsi="David" w:cs="David" w:hint="cs"/>
                <w:b/>
                <w:bCs/>
                <w:sz w:val="24"/>
                <w:szCs w:val="24"/>
                <w:u w:val="single"/>
                <w:rtl/>
              </w:rPr>
              <w:t>סעיף</w:t>
            </w:r>
          </w:p>
        </w:tc>
        <w:tc>
          <w:tcPr>
            <w:tcW w:w="4678" w:type="dxa"/>
          </w:tcPr>
          <w:p w14:paraId="2F29B424" w14:textId="77777777" w:rsidR="00E56613" w:rsidRPr="00E56613" w:rsidRDefault="00E56613" w:rsidP="00E56613">
            <w:pPr>
              <w:spacing w:before="0" w:beforeAutospacing="0" w:after="0" w:afterAutospacing="0" w:line="360" w:lineRule="auto"/>
              <w:jc w:val="both"/>
              <w:rPr>
                <w:rFonts w:ascii="David" w:eastAsia="Times New Roman" w:hAnsi="David" w:cs="David"/>
                <w:b/>
                <w:bCs/>
                <w:sz w:val="24"/>
                <w:szCs w:val="24"/>
                <w:u w:val="single"/>
                <w:rtl/>
              </w:rPr>
            </w:pPr>
            <w:r w:rsidRPr="00E56613">
              <w:rPr>
                <w:rFonts w:ascii="David" w:eastAsia="Times New Roman" w:hAnsi="David" w:cs="David" w:hint="cs"/>
                <w:b/>
                <w:bCs/>
                <w:sz w:val="24"/>
                <w:szCs w:val="24"/>
                <w:u w:val="single"/>
                <w:rtl/>
              </w:rPr>
              <w:t xml:space="preserve">תיאור </w:t>
            </w:r>
          </w:p>
        </w:tc>
        <w:tc>
          <w:tcPr>
            <w:tcW w:w="850" w:type="dxa"/>
          </w:tcPr>
          <w:p w14:paraId="6DF093EE"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4"/>
                <w:szCs w:val="24"/>
                <w:u w:val="single"/>
                <w:rtl/>
              </w:rPr>
            </w:pPr>
          </w:p>
        </w:tc>
        <w:tc>
          <w:tcPr>
            <w:tcW w:w="567" w:type="dxa"/>
          </w:tcPr>
          <w:p w14:paraId="4167FCE9"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4"/>
                <w:szCs w:val="24"/>
                <w:u w:val="single"/>
                <w:rtl/>
              </w:rPr>
            </w:pPr>
          </w:p>
        </w:tc>
        <w:tc>
          <w:tcPr>
            <w:tcW w:w="2269" w:type="dxa"/>
          </w:tcPr>
          <w:p w14:paraId="4D5E3C67" w14:textId="77777777" w:rsidR="00E56613" w:rsidRPr="00E56613" w:rsidRDefault="00E56613" w:rsidP="00E56613">
            <w:pPr>
              <w:spacing w:before="0" w:beforeAutospacing="0" w:after="0" w:afterAutospacing="0" w:line="360" w:lineRule="auto"/>
              <w:jc w:val="both"/>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t>סך הכל בש"ח</w:t>
            </w:r>
          </w:p>
        </w:tc>
      </w:tr>
      <w:tr w:rsidR="00E56613" w:rsidRPr="00E56613" w14:paraId="531A042F" w14:textId="77777777" w:rsidTr="00E56613">
        <w:trPr>
          <w:trHeight w:val="1014"/>
        </w:trPr>
        <w:tc>
          <w:tcPr>
            <w:tcW w:w="769" w:type="dxa"/>
          </w:tcPr>
          <w:p w14:paraId="3D1A6F89"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hint="cs"/>
                <w:sz w:val="24"/>
                <w:szCs w:val="24"/>
                <w:rtl/>
              </w:rPr>
              <w:t>3.1</w:t>
            </w:r>
          </w:p>
        </w:tc>
        <w:tc>
          <w:tcPr>
            <w:tcW w:w="4678" w:type="dxa"/>
          </w:tcPr>
          <w:p w14:paraId="3A35B7AE"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הקמת מבנה החניון התת קרקעי על כל מרכיביו לרבות המבואות  המחסנים והמחסנים הצמודים לדירות  מס' 1 בכל בניין, פירי המעליות, עד גמר מלא ועד בכלל.</w:t>
            </w:r>
          </w:p>
        </w:tc>
        <w:tc>
          <w:tcPr>
            <w:tcW w:w="850" w:type="dxa"/>
          </w:tcPr>
          <w:p w14:paraId="39D4710B"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קומפ'</w:t>
            </w:r>
          </w:p>
        </w:tc>
        <w:tc>
          <w:tcPr>
            <w:tcW w:w="567" w:type="dxa"/>
          </w:tcPr>
          <w:p w14:paraId="26017CE1"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1</w:t>
            </w:r>
          </w:p>
        </w:tc>
        <w:tc>
          <w:tcPr>
            <w:tcW w:w="2269" w:type="dxa"/>
          </w:tcPr>
          <w:p w14:paraId="22207AF6"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tc>
      </w:tr>
      <w:tr w:rsidR="00E56613" w:rsidRPr="00E56613" w14:paraId="3EF3CB13" w14:textId="77777777" w:rsidTr="00E56613">
        <w:trPr>
          <w:trHeight w:val="1793"/>
        </w:trPr>
        <w:tc>
          <w:tcPr>
            <w:tcW w:w="769" w:type="dxa"/>
          </w:tcPr>
          <w:p w14:paraId="281F7098"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hint="cs"/>
                <w:sz w:val="24"/>
                <w:szCs w:val="24"/>
                <w:rtl/>
              </w:rPr>
              <w:t>3.2</w:t>
            </w:r>
          </w:p>
        </w:tc>
        <w:tc>
          <w:tcPr>
            <w:tcW w:w="4678" w:type="dxa"/>
          </w:tcPr>
          <w:p w14:paraId="592F31D0"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הקמת 2 בניין מגורים בין 3  קומות ועליית גג מתקרת החניון ומעלה על כל המרכיבים לרבות עבודות הפיתוח הצמוד עד גמר מלא קבלת טופס 4 / תעודת גמר, מסירה לדיירים ובדק.</w:t>
            </w:r>
          </w:p>
        </w:tc>
        <w:tc>
          <w:tcPr>
            <w:tcW w:w="850" w:type="dxa"/>
          </w:tcPr>
          <w:p w14:paraId="0296D40E"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קומפ'</w:t>
            </w:r>
          </w:p>
        </w:tc>
        <w:tc>
          <w:tcPr>
            <w:tcW w:w="567" w:type="dxa"/>
          </w:tcPr>
          <w:p w14:paraId="6F51C83E"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1</w:t>
            </w:r>
          </w:p>
        </w:tc>
        <w:tc>
          <w:tcPr>
            <w:tcW w:w="2269" w:type="dxa"/>
          </w:tcPr>
          <w:p w14:paraId="2F7BE458"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tc>
      </w:tr>
      <w:tr w:rsidR="00E56613" w:rsidRPr="00E56613" w14:paraId="59D8FB08" w14:textId="77777777" w:rsidTr="00E56613">
        <w:tc>
          <w:tcPr>
            <w:tcW w:w="769" w:type="dxa"/>
          </w:tcPr>
          <w:p w14:paraId="29C28034" w14:textId="77777777" w:rsidR="00E56613" w:rsidRPr="00E56613" w:rsidRDefault="00E56613" w:rsidP="00E56613">
            <w:pPr>
              <w:spacing w:before="0" w:beforeAutospacing="0" w:after="0" w:afterAutospacing="0" w:line="360" w:lineRule="auto"/>
              <w:jc w:val="both"/>
              <w:rPr>
                <w:rFonts w:ascii="David" w:eastAsia="Times New Roman" w:hAnsi="David" w:cs="David"/>
                <w:b/>
                <w:bCs/>
                <w:sz w:val="24"/>
                <w:szCs w:val="24"/>
                <w:rtl/>
              </w:rPr>
            </w:pPr>
          </w:p>
        </w:tc>
        <w:tc>
          <w:tcPr>
            <w:tcW w:w="4678" w:type="dxa"/>
          </w:tcPr>
          <w:p w14:paraId="25BD1EBD" w14:textId="77777777" w:rsidR="00E56613" w:rsidRPr="00E56613" w:rsidRDefault="00E56613" w:rsidP="00E56613">
            <w:pPr>
              <w:spacing w:before="0" w:beforeAutospacing="0" w:after="0" w:afterAutospacing="0" w:line="360" w:lineRule="auto"/>
              <w:jc w:val="both"/>
              <w:rPr>
                <w:rFonts w:ascii="David" w:eastAsia="Times New Roman" w:hAnsi="David" w:cs="David"/>
                <w:b/>
                <w:bCs/>
                <w:sz w:val="24"/>
                <w:szCs w:val="24"/>
                <w:rtl/>
              </w:rPr>
            </w:pPr>
            <w:r w:rsidRPr="00E56613">
              <w:rPr>
                <w:rFonts w:ascii="David" w:eastAsia="Times New Roman" w:hAnsi="David" w:cs="David"/>
                <w:b/>
                <w:bCs/>
                <w:sz w:val="24"/>
                <w:szCs w:val="24"/>
                <w:rtl/>
              </w:rPr>
              <w:t>סה"כ הקמת 2  המבנים חניונים והפיתוח הצמוד – מחיר סופי</w:t>
            </w:r>
          </w:p>
        </w:tc>
        <w:tc>
          <w:tcPr>
            <w:tcW w:w="3686" w:type="dxa"/>
            <w:gridSpan w:val="3"/>
          </w:tcPr>
          <w:p w14:paraId="6350F5F3"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p w14:paraId="33F85B72"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_________________________ש"ח</w:t>
            </w:r>
          </w:p>
        </w:tc>
      </w:tr>
      <w:tr w:rsidR="00E56613" w:rsidRPr="00E56613" w14:paraId="2BCE824D" w14:textId="77777777" w:rsidTr="00E56613">
        <w:tc>
          <w:tcPr>
            <w:tcW w:w="769" w:type="dxa"/>
          </w:tcPr>
          <w:p w14:paraId="74233AD8"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tc>
        <w:tc>
          <w:tcPr>
            <w:tcW w:w="8364" w:type="dxa"/>
            <w:gridSpan w:val="4"/>
          </w:tcPr>
          <w:p w14:paraId="0695619D"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b/>
                <w:bCs/>
                <w:sz w:val="24"/>
                <w:szCs w:val="24"/>
                <w:rtl/>
              </w:rPr>
              <w:t>במילים:</w:t>
            </w:r>
            <w:r w:rsidRPr="00E56613">
              <w:rPr>
                <w:rFonts w:ascii="David" w:eastAsia="Times New Roman" w:hAnsi="David" w:cs="David"/>
                <w:sz w:val="24"/>
                <w:szCs w:val="24"/>
                <w:rtl/>
              </w:rPr>
              <w:t xml:space="preserve">  ___________________________________________________ ש"ח</w:t>
            </w:r>
          </w:p>
        </w:tc>
      </w:tr>
    </w:tbl>
    <w:p w14:paraId="2C699BA4" w14:textId="77777777" w:rsidR="00E56613" w:rsidRPr="00E56613" w:rsidRDefault="00E56613" w:rsidP="00E56613">
      <w:pPr>
        <w:spacing w:before="0" w:beforeAutospacing="0" w:after="0" w:afterAutospacing="0" w:line="360" w:lineRule="auto"/>
        <w:jc w:val="both"/>
        <w:rPr>
          <w:rFonts w:ascii="David" w:eastAsia="Times New Roman" w:hAnsi="David" w:cs="David"/>
          <w:snapToGrid w:val="0"/>
          <w:sz w:val="24"/>
          <w:szCs w:val="24"/>
          <w:rtl/>
        </w:rPr>
      </w:pPr>
    </w:p>
    <w:p w14:paraId="6A84A9FC" w14:textId="77777777" w:rsidR="00E56613" w:rsidRPr="00E56613" w:rsidRDefault="00E56613" w:rsidP="00E56613">
      <w:pPr>
        <w:spacing w:before="0" w:beforeAutospacing="0" w:after="0" w:afterAutospacing="0" w:line="360" w:lineRule="auto"/>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הערות:</w:t>
      </w:r>
    </w:p>
    <w:p w14:paraId="7E7A065B" w14:textId="77777777" w:rsidR="00E56613" w:rsidRPr="00E56613" w:rsidRDefault="00E56613" w:rsidP="00237720">
      <w:pPr>
        <w:widowControl w:val="0"/>
        <w:numPr>
          <w:ilvl w:val="0"/>
          <w:numId w:val="22"/>
        </w:numPr>
        <w:tabs>
          <w:tab w:val="left" w:pos="2764"/>
          <w:tab w:val="center" w:pos="3962"/>
          <w:tab w:val="left" w:pos="8306"/>
        </w:tabs>
        <w:overflowPunct w:val="0"/>
        <w:autoSpaceDE w:val="0"/>
        <w:autoSpaceDN w:val="0"/>
        <w:adjustRightInd w:val="0"/>
        <w:spacing w:before="40" w:beforeAutospacing="0" w:afterLines="40" w:after="96" w:afterAutospacing="0" w:line="240" w:lineRule="auto"/>
        <w:ind w:right="180"/>
        <w:jc w:val="both"/>
        <w:textAlignment w:val="baseline"/>
        <w:rPr>
          <w:rFonts w:ascii="David" w:eastAsia="Times New Roman" w:hAnsi="David" w:cs="David"/>
          <w:sz w:val="24"/>
          <w:szCs w:val="24"/>
          <w:rtl/>
        </w:rPr>
      </w:pPr>
      <w:r w:rsidRPr="00E56613">
        <w:rPr>
          <w:rFonts w:ascii="David" w:eastAsia="Times New Roman" w:hAnsi="David" w:cs="David"/>
          <w:sz w:val="24"/>
          <w:szCs w:val="24"/>
          <w:rtl/>
        </w:rPr>
        <w:t xml:space="preserve">למרות המפורט בטבלה דלעיל יצוין ויודגש שוב כי המחיר לביצוע כל הפרויקט להקמת המבנים והפיתוח  הוא סופי ומוחלט (פאושלי) , כאמור.  </w:t>
      </w:r>
    </w:p>
    <w:p w14:paraId="2A52BAC9" w14:textId="77777777" w:rsidR="00E56613" w:rsidRPr="00E56613" w:rsidRDefault="00E56613" w:rsidP="00237720">
      <w:pPr>
        <w:widowControl w:val="0"/>
        <w:numPr>
          <w:ilvl w:val="0"/>
          <w:numId w:val="22"/>
        </w:numPr>
        <w:tabs>
          <w:tab w:val="left" w:pos="2764"/>
          <w:tab w:val="center" w:pos="3962"/>
          <w:tab w:val="left" w:pos="8306"/>
        </w:tabs>
        <w:overflowPunct w:val="0"/>
        <w:autoSpaceDE w:val="0"/>
        <w:autoSpaceDN w:val="0"/>
        <w:adjustRightInd w:val="0"/>
        <w:spacing w:before="40" w:beforeAutospacing="0" w:afterLines="40" w:after="96" w:afterAutospacing="0" w:line="240" w:lineRule="auto"/>
        <w:ind w:right="180"/>
        <w:jc w:val="both"/>
        <w:textAlignment w:val="baseline"/>
        <w:rPr>
          <w:rFonts w:ascii="David" w:eastAsia="Times New Roman" w:hAnsi="David" w:cs="David"/>
          <w:sz w:val="24"/>
          <w:szCs w:val="24"/>
        </w:rPr>
      </w:pPr>
      <w:r w:rsidRPr="00E56613">
        <w:rPr>
          <w:rFonts w:ascii="David" w:eastAsia="Times New Roman" w:hAnsi="David" w:cs="David"/>
          <w:sz w:val="24"/>
          <w:szCs w:val="24"/>
          <w:rtl/>
        </w:rPr>
        <w:t xml:space="preserve"> מילוי המחירים בטבלה לעיל ישמשו את המזמין רק לצורך אינדיקציה ולהשוואה.  בכל מקרה העבודות לא תהיינה למדידה. </w:t>
      </w:r>
    </w:p>
    <w:p w14:paraId="42D46FE2" w14:textId="77777777" w:rsidR="00E56613" w:rsidRPr="00E56613" w:rsidRDefault="00E56613" w:rsidP="00237720">
      <w:pPr>
        <w:widowControl w:val="0"/>
        <w:numPr>
          <w:ilvl w:val="0"/>
          <w:numId w:val="22"/>
        </w:numPr>
        <w:tabs>
          <w:tab w:val="left" w:pos="2764"/>
          <w:tab w:val="center" w:pos="3962"/>
          <w:tab w:val="left" w:pos="8306"/>
        </w:tabs>
        <w:overflowPunct w:val="0"/>
        <w:autoSpaceDE w:val="0"/>
        <w:autoSpaceDN w:val="0"/>
        <w:adjustRightInd w:val="0"/>
        <w:spacing w:before="40" w:beforeAutospacing="0" w:afterLines="40" w:after="96" w:afterAutospacing="0" w:line="240" w:lineRule="auto"/>
        <w:ind w:right="180"/>
        <w:jc w:val="both"/>
        <w:textAlignment w:val="baseline"/>
        <w:rPr>
          <w:rFonts w:ascii="David" w:eastAsia="Times New Roman" w:hAnsi="David" w:cs="David"/>
          <w:sz w:val="24"/>
          <w:szCs w:val="24"/>
        </w:rPr>
      </w:pPr>
      <w:r w:rsidRPr="00E56613">
        <w:rPr>
          <w:rFonts w:ascii="David" w:eastAsia="Times New Roman" w:hAnsi="David" w:cs="David"/>
          <w:sz w:val="24"/>
          <w:szCs w:val="24"/>
          <w:rtl/>
        </w:rPr>
        <w:t xml:space="preserve">מחירי פרקים ו/או מחירי עבודות כלשהן שלא מפורטות בטבלאות הנ"ל יחשבו ככלולים ומגולמים בהצעה ובפירוט לה הנ"ל. </w:t>
      </w:r>
    </w:p>
    <w:p w14:paraId="6AD51A26" w14:textId="77777777" w:rsidR="00E56613" w:rsidRPr="00E56613" w:rsidRDefault="00E56613" w:rsidP="00237720">
      <w:pPr>
        <w:widowControl w:val="0"/>
        <w:numPr>
          <w:ilvl w:val="0"/>
          <w:numId w:val="22"/>
        </w:numPr>
        <w:tabs>
          <w:tab w:val="left" w:pos="2764"/>
          <w:tab w:val="center" w:pos="3962"/>
          <w:tab w:val="left" w:pos="8306"/>
        </w:tabs>
        <w:overflowPunct w:val="0"/>
        <w:autoSpaceDE w:val="0"/>
        <w:autoSpaceDN w:val="0"/>
        <w:adjustRightInd w:val="0"/>
        <w:spacing w:before="40" w:beforeAutospacing="0" w:afterLines="40" w:after="96" w:afterAutospacing="0" w:line="240" w:lineRule="auto"/>
        <w:ind w:right="180"/>
        <w:jc w:val="both"/>
        <w:textAlignment w:val="baseline"/>
        <w:rPr>
          <w:rFonts w:ascii="David" w:eastAsia="Times New Roman" w:hAnsi="David" w:cs="David"/>
          <w:sz w:val="24"/>
          <w:szCs w:val="24"/>
        </w:rPr>
      </w:pPr>
      <w:r w:rsidRPr="00E56613">
        <w:rPr>
          <w:rFonts w:ascii="David" w:eastAsia="Times New Roman" w:hAnsi="David" w:cs="David"/>
          <w:sz w:val="24"/>
          <w:szCs w:val="24"/>
          <w:rtl/>
        </w:rPr>
        <w:t xml:space="preserve">בכל מקרה המחיר אינו כולל את עבודות הדיפון החפירה והעיגון הנשעות על ידי קבלן אחר. </w:t>
      </w:r>
    </w:p>
    <w:p w14:paraId="0C5916F9" w14:textId="77777777" w:rsidR="00E56613" w:rsidRPr="00E56613" w:rsidRDefault="00E56613" w:rsidP="00237720">
      <w:pPr>
        <w:widowControl w:val="0"/>
        <w:numPr>
          <w:ilvl w:val="0"/>
          <w:numId w:val="22"/>
        </w:numPr>
        <w:tabs>
          <w:tab w:val="left" w:pos="2764"/>
          <w:tab w:val="center" w:pos="3962"/>
          <w:tab w:val="left" w:pos="8306"/>
        </w:tabs>
        <w:overflowPunct w:val="0"/>
        <w:autoSpaceDE w:val="0"/>
        <w:autoSpaceDN w:val="0"/>
        <w:adjustRightInd w:val="0"/>
        <w:spacing w:before="40" w:beforeAutospacing="0" w:afterLines="40" w:after="96" w:afterAutospacing="0" w:line="240" w:lineRule="auto"/>
        <w:ind w:right="180"/>
        <w:jc w:val="both"/>
        <w:textAlignment w:val="baseline"/>
        <w:rPr>
          <w:rFonts w:ascii="David" w:eastAsia="Times New Roman" w:hAnsi="David" w:cs="David"/>
          <w:snapToGrid w:val="0"/>
          <w:sz w:val="24"/>
          <w:szCs w:val="24"/>
        </w:rPr>
      </w:pPr>
      <w:r w:rsidRPr="00E56613">
        <w:rPr>
          <w:rFonts w:ascii="David" w:eastAsia="Times New Roman" w:hAnsi="David" w:cs="David"/>
          <w:snapToGrid w:val="0"/>
          <w:sz w:val="24"/>
          <w:szCs w:val="24"/>
          <w:rtl/>
        </w:rPr>
        <w:t xml:space="preserve">בכל מקרה, יהיה המזמין רשאי להפחית את סטנדרט הגמר ו/או לא לבצע חלקים ו/או </w:t>
      </w:r>
      <w:r w:rsidRPr="00E56613">
        <w:rPr>
          <w:rFonts w:ascii="David" w:eastAsia="Times New Roman" w:hAnsi="David" w:cs="David"/>
          <w:snapToGrid w:val="0"/>
          <w:sz w:val="24"/>
          <w:szCs w:val="24"/>
          <w:rtl/>
        </w:rPr>
        <w:lastRenderedPageBreak/>
        <w:t>לפרק את החוזה לשלבים ו/או להוציא מהחוזה חלק מעבודות (להעבירן לביצוע בידי קבלן מיוחד בחוזה משולש) ולהפחיתן ממחיר הקמת המבנים והפיתוח הנ"ל, בהתאם.</w:t>
      </w:r>
    </w:p>
    <w:p w14:paraId="50D308FA" w14:textId="77777777" w:rsidR="00E56613" w:rsidRPr="00E56613" w:rsidRDefault="00E56613" w:rsidP="00237720">
      <w:pPr>
        <w:widowControl w:val="0"/>
        <w:numPr>
          <w:ilvl w:val="0"/>
          <w:numId w:val="22"/>
        </w:numPr>
        <w:tabs>
          <w:tab w:val="left" w:pos="2764"/>
          <w:tab w:val="center" w:pos="3962"/>
          <w:tab w:val="left" w:pos="8306"/>
        </w:tabs>
        <w:overflowPunct w:val="0"/>
        <w:autoSpaceDE w:val="0"/>
        <w:autoSpaceDN w:val="0"/>
        <w:adjustRightInd w:val="0"/>
        <w:spacing w:before="40" w:beforeAutospacing="0" w:afterLines="40" w:after="96" w:afterAutospacing="0" w:line="240" w:lineRule="auto"/>
        <w:ind w:right="180"/>
        <w:jc w:val="both"/>
        <w:textAlignment w:val="baseline"/>
        <w:rPr>
          <w:rFonts w:ascii="David" w:eastAsia="Times New Roman" w:hAnsi="David" w:cs="David"/>
          <w:snapToGrid w:val="0"/>
          <w:sz w:val="24"/>
          <w:szCs w:val="24"/>
        </w:rPr>
      </w:pPr>
      <w:r w:rsidRPr="00E56613">
        <w:rPr>
          <w:rFonts w:ascii="David" w:eastAsia="Times New Roman" w:hAnsi="David" w:cs="David"/>
          <w:snapToGrid w:val="0"/>
          <w:sz w:val="24"/>
          <w:szCs w:val="24"/>
          <w:rtl/>
        </w:rPr>
        <w:t>עמלת הקבלן בגין ביצוע עבודות באמצעות קבלנים מיוחדים תהא 6% ממחיר עבודות אילו, כאמור, למעט התקנת מטבחים ו/או דיקוהיט שלגביהן לא תשולם כל תוספת.</w:t>
      </w:r>
    </w:p>
    <w:p w14:paraId="4B0C3357" w14:textId="77777777" w:rsidR="00E56613" w:rsidRPr="00E56613" w:rsidRDefault="00E56613" w:rsidP="00237720">
      <w:pPr>
        <w:widowControl w:val="0"/>
        <w:numPr>
          <w:ilvl w:val="0"/>
          <w:numId w:val="22"/>
        </w:numPr>
        <w:tabs>
          <w:tab w:val="left" w:pos="2764"/>
          <w:tab w:val="center" w:pos="3962"/>
          <w:tab w:val="left" w:pos="8306"/>
        </w:tabs>
        <w:overflowPunct w:val="0"/>
        <w:autoSpaceDE w:val="0"/>
        <w:autoSpaceDN w:val="0"/>
        <w:adjustRightInd w:val="0"/>
        <w:spacing w:before="40" w:beforeAutospacing="0" w:afterLines="40" w:after="96" w:afterAutospacing="0" w:line="240" w:lineRule="auto"/>
        <w:ind w:right="180"/>
        <w:jc w:val="both"/>
        <w:textAlignment w:val="baseline"/>
        <w:rPr>
          <w:rFonts w:ascii="David" w:eastAsia="Times New Roman" w:hAnsi="David" w:cs="David"/>
          <w:snapToGrid w:val="0"/>
          <w:sz w:val="24"/>
          <w:szCs w:val="24"/>
        </w:rPr>
      </w:pPr>
      <w:r w:rsidRPr="00E56613">
        <w:rPr>
          <w:rFonts w:ascii="David" w:eastAsia="Times New Roman" w:hAnsi="David" w:cs="David"/>
          <w:snapToGrid w:val="0"/>
          <w:sz w:val="24"/>
          <w:szCs w:val="24"/>
          <w:rtl/>
        </w:rPr>
        <w:t>יובהר כי בגין ביצוע עבודות הדיפון החפירה והעיגון ו/או הביסוס המבוצעות ע"י הקבלן המיוחד, קבלן החפירה, לא ישולם לקבלן כל עמלה גם אם העבודות טרם הסתיימו וכי במקרה שהעבודות טרם הסתיימו קבלן החפירה יהפוך לקבלן משנה וקבלן מיוחד ויהיה תחת אחריות הקבלן ועל כך יחתם הסכם משולש כאמור.</w:t>
      </w:r>
    </w:p>
    <w:p w14:paraId="2E1A6640" w14:textId="77777777" w:rsidR="00E56613" w:rsidRPr="00E56613" w:rsidRDefault="00E56613" w:rsidP="00237720">
      <w:pPr>
        <w:widowControl w:val="0"/>
        <w:numPr>
          <w:ilvl w:val="0"/>
          <w:numId w:val="22"/>
        </w:numPr>
        <w:tabs>
          <w:tab w:val="left" w:pos="2764"/>
          <w:tab w:val="center" w:pos="3962"/>
          <w:tab w:val="left" w:pos="8306"/>
        </w:tabs>
        <w:overflowPunct w:val="0"/>
        <w:autoSpaceDE w:val="0"/>
        <w:autoSpaceDN w:val="0"/>
        <w:adjustRightInd w:val="0"/>
        <w:spacing w:before="40" w:beforeAutospacing="0" w:afterLines="40" w:after="96" w:afterAutospacing="0" w:line="240" w:lineRule="auto"/>
        <w:ind w:right="180"/>
        <w:jc w:val="both"/>
        <w:textAlignment w:val="baseline"/>
        <w:rPr>
          <w:rFonts w:ascii="David" w:eastAsia="Times New Roman" w:hAnsi="David" w:cs="David"/>
          <w:b/>
          <w:bCs/>
          <w:snapToGrid w:val="0"/>
          <w:sz w:val="24"/>
          <w:szCs w:val="24"/>
          <w:u w:val="single"/>
        </w:rPr>
      </w:pPr>
      <w:r w:rsidRPr="00E56613">
        <w:rPr>
          <w:rFonts w:ascii="David" w:eastAsia="Times New Roman" w:hAnsi="David" w:cs="David"/>
          <w:snapToGrid w:val="0"/>
          <w:sz w:val="24"/>
          <w:szCs w:val="24"/>
          <w:rtl/>
        </w:rPr>
        <w:t xml:space="preserve"> </w:t>
      </w:r>
      <w:r w:rsidRPr="00E56613">
        <w:rPr>
          <w:rFonts w:ascii="David" w:eastAsia="Times New Roman" w:hAnsi="David" w:cs="David"/>
          <w:b/>
          <w:bCs/>
          <w:snapToGrid w:val="0"/>
          <w:sz w:val="24"/>
          <w:szCs w:val="24"/>
          <w:u w:val="single"/>
          <w:rtl/>
        </w:rPr>
        <w:t xml:space="preserve">המחיר יהיה צמוד למדד הבנייה בגין  חודש –    </w:t>
      </w:r>
      <w:r w:rsidRPr="00E56613">
        <w:rPr>
          <w:rFonts w:ascii="David" w:eastAsia="Times New Roman" w:hAnsi="David" w:cs="David" w:hint="cs"/>
          <w:b/>
          <w:bCs/>
          <w:snapToGrid w:val="0"/>
          <w:sz w:val="24"/>
          <w:szCs w:val="24"/>
          <w:u w:val="single"/>
          <w:rtl/>
        </w:rPr>
        <w:t>____</w:t>
      </w:r>
      <w:r w:rsidRPr="00E56613">
        <w:rPr>
          <w:rFonts w:ascii="David" w:eastAsia="Times New Roman" w:hAnsi="David" w:cs="David"/>
          <w:b/>
          <w:bCs/>
          <w:snapToGrid w:val="0"/>
          <w:sz w:val="24"/>
          <w:szCs w:val="24"/>
          <w:u w:val="single"/>
          <w:rtl/>
        </w:rPr>
        <w:t>ֹֹֹֹֹֹֹ</w:t>
      </w:r>
      <w:r w:rsidRPr="00E56613">
        <w:rPr>
          <w:rFonts w:ascii="David" w:eastAsia="Times New Roman" w:hAnsi="David" w:cs="David"/>
          <w:b/>
          <w:bCs/>
          <w:snapToGrid w:val="0"/>
          <w:sz w:val="24"/>
          <w:szCs w:val="24"/>
          <w:u w:val="single"/>
        </w:rPr>
        <w:t xml:space="preserve">                                        </w:t>
      </w:r>
      <w:r w:rsidRPr="00E56613">
        <w:rPr>
          <w:rFonts w:ascii="David" w:eastAsia="Times New Roman" w:hAnsi="David" w:cs="David"/>
          <w:b/>
          <w:bCs/>
          <w:snapToGrid w:val="0"/>
          <w:sz w:val="24"/>
          <w:szCs w:val="24"/>
          <w:u w:val="single"/>
          <w:rtl/>
        </w:rPr>
        <w:t xml:space="preserve">. </w:t>
      </w:r>
    </w:p>
    <w:p w14:paraId="45D17054" w14:textId="77777777" w:rsidR="00E56613" w:rsidRPr="00E56613" w:rsidRDefault="00E56613" w:rsidP="00E56613">
      <w:pPr>
        <w:widowControl w:val="0"/>
        <w:tabs>
          <w:tab w:val="left" w:pos="2764"/>
          <w:tab w:val="center" w:pos="3962"/>
          <w:tab w:val="left" w:pos="8306"/>
        </w:tabs>
        <w:spacing w:before="40" w:beforeAutospacing="0" w:afterLines="40" w:after="96" w:afterAutospacing="0" w:line="240" w:lineRule="auto"/>
        <w:ind w:right="180"/>
        <w:jc w:val="both"/>
        <w:rPr>
          <w:rFonts w:ascii="David" w:eastAsia="Times New Roman" w:hAnsi="David" w:cs="David"/>
          <w:b/>
          <w:bCs/>
          <w:snapToGrid w:val="0"/>
          <w:sz w:val="24"/>
          <w:szCs w:val="24"/>
          <w:u w:val="single"/>
          <w:rtl/>
        </w:rPr>
      </w:pPr>
    </w:p>
    <w:p w14:paraId="0ECF2082" w14:textId="77777777" w:rsidR="00E56613" w:rsidRPr="00E56613" w:rsidRDefault="00E56613" w:rsidP="00E56613">
      <w:pPr>
        <w:widowControl w:val="0"/>
        <w:tabs>
          <w:tab w:val="left" w:pos="2764"/>
          <w:tab w:val="center" w:pos="3962"/>
          <w:tab w:val="left" w:pos="8306"/>
        </w:tabs>
        <w:spacing w:before="40" w:beforeAutospacing="0" w:afterLines="40" w:after="96" w:afterAutospacing="0" w:line="240" w:lineRule="auto"/>
        <w:ind w:right="180"/>
        <w:jc w:val="both"/>
        <w:rPr>
          <w:rFonts w:ascii="David" w:eastAsia="Times New Roman" w:hAnsi="David" w:cs="David"/>
          <w:b/>
          <w:bCs/>
          <w:snapToGrid w:val="0"/>
          <w:sz w:val="24"/>
          <w:szCs w:val="24"/>
          <w:u w:val="single"/>
        </w:rPr>
      </w:pPr>
    </w:p>
    <w:p w14:paraId="3B1ED479" w14:textId="77777777" w:rsidR="00E56613" w:rsidRPr="00E56613" w:rsidRDefault="00E56613" w:rsidP="00E56613">
      <w:pPr>
        <w:widowControl w:val="0"/>
        <w:tabs>
          <w:tab w:val="left" w:pos="2764"/>
          <w:tab w:val="center" w:pos="3962"/>
          <w:tab w:val="left" w:pos="8306"/>
        </w:tabs>
        <w:spacing w:before="40" w:beforeAutospacing="0" w:afterLines="40" w:after="96" w:afterAutospacing="0" w:line="240" w:lineRule="auto"/>
        <w:ind w:right="180"/>
        <w:jc w:val="both"/>
        <w:rPr>
          <w:rFonts w:ascii="David" w:eastAsia="Times New Roman" w:hAnsi="David" w:cs="David"/>
          <w:b/>
          <w:bCs/>
          <w:snapToGrid w:val="0"/>
          <w:sz w:val="24"/>
          <w:szCs w:val="24"/>
          <w:u w:val="single"/>
        </w:rPr>
      </w:pPr>
    </w:p>
    <w:p w14:paraId="28C9F71B" w14:textId="77777777" w:rsidR="00E56613" w:rsidRPr="00E56613" w:rsidRDefault="00E56613" w:rsidP="00E56613">
      <w:pPr>
        <w:widowControl w:val="0"/>
        <w:tabs>
          <w:tab w:val="left" w:pos="2764"/>
          <w:tab w:val="center" w:pos="3962"/>
          <w:tab w:val="left" w:pos="8306"/>
        </w:tabs>
        <w:spacing w:before="40" w:beforeAutospacing="0" w:afterLines="40" w:after="96" w:afterAutospacing="0" w:line="240" w:lineRule="auto"/>
        <w:ind w:right="180"/>
        <w:jc w:val="both"/>
        <w:rPr>
          <w:rFonts w:ascii="Times New Roman" w:eastAsia="Times New Roman" w:hAnsi="Times New Roman" w:cs="David"/>
          <w:b/>
          <w:bCs/>
          <w:snapToGrid w:val="0"/>
          <w:sz w:val="24"/>
          <w:szCs w:val="26"/>
          <w:u w:val="single"/>
        </w:rPr>
      </w:pPr>
    </w:p>
    <w:p w14:paraId="671995C8" w14:textId="77777777" w:rsidR="00E56613" w:rsidRPr="00E56613" w:rsidRDefault="00E56613" w:rsidP="00E56613">
      <w:pPr>
        <w:widowControl w:val="0"/>
        <w:tabs>
          <w:tab w:val="left" w:pos="2764"/>
          <w:tab w:val="center" w:pos="3962"/>
          <w:tab w:val="left" w:pos="8306"/>
        </w:tabs>
        <w:spacing w:before="40" w:beforeAutospacing="0" w:afterLines="40" w:after="96" w:afterAutospacing="0" w:line="240" w:lineRule="auto"/>
        <w:ind w:right="180"/>
        <w:jc w:val="both"/>
        <w:rPr>
          <w:rFonts w:ascii="Times New Roman" w:eastAsia="Times New Roman" w:hAnsi="Times New Roman" w:cs="David"/>
          <w:b/>
          <w:bCs/>
          <w:snapToGrid w:val="0"/>
          <w:sz w:val="24"/>
          <w:szCs w:val="26"/>
          <w:u w:val="single"/>
        </w:rPr>
      </w:pPr>
    </w:p>
    <w:p w14:paraId="5B9404BA" w14:textId="77777777" w:rsidR="00E56613" w:rsidRPr="00E56613" w:rsidRDefault="00E56613" w:rsidP="00E56613">
      <w:pPr>
        <w:widowControl w:val="0"/>
        <w:tabs>
          <w:tab w:val="left" w:pos="2764"/>
          <w:tab w:val="center" w:pos="3962"/>
          <w:tab w:val="left" w:pos="8306"/>
        </w:tabs>
        <w:spacing w:before="40" w:beforeAutospacing="0" w:afterLines="40" w:after="96" w:afterAutospacing="0" w:line="240" w:lineRule="auto"/>
        <w:ind w:right="180"/>
        <w:jc w:val="both"/>
        <w:rPr>
          <w:rFonts w:ascii="Times New Roman" w:eastAsia="Times New Roman" w:hAnsi="Times New Roman" w:cs="David"/>
          <w:b/>
          <w:bCs/>
          <w:snapToGrid w:val="0"/>
          <w:sz w:val="24"/>
          <w:szCs w:val="26"/>
          <w:u w:val="single"/>
        </w:rPr>
      </w:pPr>
    </w:p>
    <w:p w14:paraId="58864310"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p>
    <w:p w14:paraId="31C7A171"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32"/>
          <w:szCs w:val="32"/>
          <w:u w:val="single"/>
          <w:rtl/>
        </w:rPr>
      </w:pPr>
      <w:r w:rsidRPr="00E56613">
        <w:rPr>
          <w:rFonts w:ascii="David" w:eastAsia="Times New Roman" w:hAnsi="David" w:cs="David"/>
          <w:b/>
          <w:bCs/>
          <w:sz w:val="32"/>
          <w:szCs w:val="32"/>
          <w:u w:val="single"/>
          <w:rtl/>
        </w:rPr>
        <w:br w:type="page"/>
      </w:r>
      <w:r w:rsidRPr="00E56613">
        <w:rPr>
          <w:rFonts w:ascii="David" w:eastAsia="Times New Roman" w:hAnsi="David" w:cs="David"/>
          <w:noProof/>
          <w:sz w:val="26"/>
          <w:szCs w:val="26"/>
        </w:rPr>
        <w:lastRenderedPageBreak/>
        <w:drawing>
          <wp:inline distT="0" distB="0" distL="0" distR="0" wp14:anchorId="0C7FE708" wp14:editId="21CEE70A">
            <wp:extent cx="5276850" cy="466725"/>
            <wp:effectExtent l="0" t="0" r="0" b="9525"/>
            <wp:docPr id="22" name="תמונה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5">
                      <a:extLst>
                        <a:ext uri="{28A0092B-C50C-407E-A947-70E740481C1C}">
                          <a14:useLocalDpi xmlns:a14="http://schemas.microsoft.com/office/drawing/2010/main" val="0"/>
                        </a:ext>
                      </a:extLst>
                    </a:blip>
                    <a:srcRect t="30597" b="23880"/>
                    <a:stretch>
                      <a:fillRect/>
                    </a:stretch>
                  </pic:blipFill>
                  <pic:spPr bwMode="auto">
                    <a:xfrm>
                      <a:off x="0" y="0"/>
                      <a:ext cx="5276850" cy="466725"/>
                    </a:xfrm>
                    <a:prstGeom prst="rect">
                      <a:avLst/>
                    </a:prstGeom>
                    <a:noFill/>
                    <a:ln>
                      <a:noFill/>
                    </a:ln>
                  </pic:spPr>
                </pic:pic>
              </a:graphicData>
            </a:graphic>
          </wp:inline>
        </w:drawing>
      </w:r>
    </w:p>
    <w:p w14:paraId="528943B7"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32"/>
          <w:szCs w:val="32"/>
          <w:u w:val="single"/>
          <w:rtl/>
        </w:rPr>
      </w:pPr>
    </w:p>
    <w:p w14:paraId="76F7B13F"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32"/>
          <w:szCs w:val="32"/>
          <w:u w:val="single"/>
          <w:rtl/>
        </w:rPr>
      </w:pPr>
      <w:r w:rsidRPr="00E56613">
        <w:rPr>
          <w:rFonts w:ascii="David" w:eastAsia="Times New Roman" w:hAnsi="David" w:cs="David"/>
          <w:b/>
          <w:bCs/>
          <w:sz w:val="32"/>
          <w:szCs w:val="32"/>
          <w:u w:val="single"/>
          <w:rtl/>
        </w:rPr>
        <w:t xml:space="preserve">חוזה קבלן ראשי </w:t>
      </w:r>
    </w:p>
    <w:p w14:paraId="1757C210"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8"/>
          <w:szCs w:val="28"/>
          <w:u w:val="single"/>
          <w:rtl/>
        </w:rPr>
      </w:pPr>
    </w:p>
    <w:p w14:paraId="1CBCA32D" w14:textId="77777777" w:rsidR="00E56613" w:rsidRPr="004A28B6" w:rsidRDefault="00E56613" w:rsidP="00E56613">
      <w:pPr>
        <w:spacing w:before="0" w:beforeAutospacing="0" w:after="0" w:afterAutospacing="0" w:line="360" w:lineRule="auto"/>
        <w:jc w:val="center"/>
        <w:rPr>
          <w:rFonts w:ascii="David" w:eastAsia="Times New Roman" w:hAnsi="David" w:cs="David"/>
          <w:b/>
          <w:bCs/>
          <w:sz w:val="28"/>
          <w:szCs w:val="28"/>
          <w:rtl/>
        </w:rPr>
      </w:pPr>
      <w:r w:rsidRPr="004A28B6">
        <w:rPr>
          <w:rFonts w:ascii="David" w:eastAsia="Times New Roman" w:hAnsi="David" w:cs="David"/>
          <w:b/>
          <w:bCs/>
          <w:sz w:val="28"/>
          <w:szCs w:val="28"/>
          <w:rtl/>
        </w:rPr>
        <w:t xml:space="preserve"> </w:t>
      </w:r>
      <w:sdt>
        <w:sdtPr>
          <w:rPr>
            <w:rFonts w:ascii="David" w:eastAsia="Times New Roman" w:hAnsi="David" w:cs="David"/>
            <w:b/>
            <w:bCs/>
            <w:sz w:val="28"/>
            <w:szCs w:val="28"/>
            <w:rtl/>
          </w:rPr>
          <w:alias w:val="שם ספק"/>
          <w:tag w:val="cntSupllierName"/>
          <w:id w:val="-443077407"/>
          <w:placeholder>
            <w:docPart w:val="2F5C1CF6186C4FBE9DA59650F3680A4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4A28B6" w:rsidRPr="004A28B6">
            <w:rPr>
              <w:rStyle w:val="a8"/>
              <w:color w:val="00B0F0"/>
              <w:rtl/>
            </w:rPr>
            <w:t>[שם ספק]</w:t>
          </w:r>
        </w:sdtContent>
      </w:sdt>
    </w:p>
    <w:p w14:paraId="0BCCB424" w14:textId="77777777" w:rsidR="00E56613" w:rsidRPr="00E56613" w:rsidRDefault="00E56613" w:rsidP="00E56613">
      <w:pPr>
        <w:spacing w:before="0" w:beforeAutospacing="0" w:after="0" w:afterAutospacing="0"/>
        <w:jc w:val="center"/>
        <w:rPr>
          <w:rFonts w:ascii="David" w:eastAsia="Times New Roman" w:hAnsi="David" w:cs="David"/>
          <w:sz w:val="24"/>
          <w:szCs w:val="24"/>
          <w:rtl/>
        </w:rPr>
      </w:pPr>
      <w:r w:rsidRPr="00E56613">
        <w:rPr>
          <w:rFonts w:ascii="David" w:eastAsia="Times New Roman" w:hAnsi="David" w:cs="David"/>
          <w:noProof/>
          <w:sz w:val="26"/>
          <w:szCs w:val="26"/>
        </w:rPr>
        <mc:AlternateContent>
          <mc:Choice Requires="wps">
            <w:drawing>
              <wp:anchor distT="45720" distB="45720" distL="114300" distR="114300" simplePos="0" relativeHeight="251645952" behindDoc="0" locked="0" layoutInCell="1" allowOverlap="1" wp14:anchorId="198228E7" wp14:editId="3167D739">
                <wp:simplePos x="0" y="0"/>
                <wp:positionH relativeFrom="column">
                  <wp:align>center</wp:align>
                </wp:positionH>
                <wp:positionV relativeFrom="paragraph">
                  <wp:posOffset>187960</wp:posOffset>
                </wp:positionV>
                <wp:extent cx="4070985" cy="1254125"/>
                <wp:effectExtent l="10160" t="10795" r="5080" b="11430"/>
                <wp:wrapSquare wrapText="bothSides"/>
                <wp:docPr id="30" name="תיבת טקסט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70985" cy="1254125"/>
                        </a:xfrm>
                        <a:prstGeom prst="rect">
                          <a:avLst/>
                        </a:prstGeom>
                        <a:solidFill>
                          <a:srgbClr val="FFFFFF"/>
                        </a:solidFill>
                        <a:ln w="9525">
                          <a:solidFill>
                            <a:srgbClr val="000000"/>
                          </a:solidFill>
                          <a:miter lim="800000"/>
                          <a:headEnd/>
                          <a:tailEnd/>
                        </a:ln>
                      </wps:spPr>
                      <wps:txbx>
                        <w:txbxContent>
                          <w:p w14:paraId="42339588" w14:textId="77777777" w:rsidR="00281271" w:rsidRDefault="00281271" w:rsidP="00E56613">
                            <w:pPr>
                              <w:jc w:val="center"/>
                              <w:rPr>
                                <w:sz w:val="24"/>
                                <w:szCs w:val="24"/>
                                <w:rtl/>
                              </w:rPr>
                            </w:pPr>
                          </w:p>
                          <w:p w14:paraId="4FFC5B58" w14:textId="77777777" w:rsidR="00281271" w:rsidRDefault="00281271" w:rsidP="00E56613">
                            <w:pPr>
                              <w:jc w:val="center"/>
                              <w:rPr>
                                <w:sz w:val="24"/>
                                <w:szCs w:val="24"/>
                                <w:rtl/>
                              </w:rPr>
                            </w:pPr>
                          </w:p>
                          <w:p w14:paraId="1F49301D" w14:textId="77777777" w:rsidR="00281271" w:rsidRDefault="00281271" w:rsidP="00E56613">
                            <w:pPr>
                              <w:jc w:val="center"/>
                              <w:rPr>
                                <w:sz w:val="24"/>
                                <w:szCs w:val="24"/>
                                <w:rtl/>
                              </w:rPr>
                            </w:pPr>
                            <w:r w:rsidRPr="00422E7D">
                              <w:rPr>
                                <w:rFonts w:hint="cs"/>
                                <w:sz w:val="24"/>
                                <w:szCs w:val="24"/>
                                <w:rtl/>
                              </w:rPr>
                              <w:t xml:space="preserve">הדמיית הפרויקט </w:t>
                            </w:r>
                          </w:p>
                          <w:p w14:paraId="55C786A6" w14:textId="77777777" w:rsidR="00281271" w:rsidRDefault="00281271" w:rsidP="00E5661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98228E7" id="_x0000_t202" coordsize="21600,21600" o:spt="202" path="m,l,21600r21600,l21600,xe">
                <v:stroke joinstyle="miter"/>
                <v:path gradientshapeok="t" o:connecttype="rect"/>
              </v:shapetype>
              <v:shape id="תיבת טקסט 30" o:spid="_x0000_s1026" type="#_x0000_t202" style="position:absolute;left:0;text-align:left;margin-left:0;margin-top:14.8pt;width:320.55pt;height:98.75pt;z-index:251645952;visibility:visible;mso-wrap-style:square;mso-width-percent:0;mso-height-percent:0;mso-wrap-distance-left:9pt;mso-wrap-distance-top:3.6pt;mso-wrap-distance-right:9pt;mso-wrap-distance-bottom:3.6pt;mso-position-horizontal:center;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">
                <v:textbox>
                  <w:txbxContent>
                    <w:p w14:paraId="42339588" w14:textId="77777777" w:rsidR="00281271" w:rsidRDefault="00281271" w:rsidP="00E56613">
                      <w:pPr>
                        <w:jc w:val="center"/>
                        <w:rPr>
                          <w:sz w:val="24"/>
                          <w:szCs w:val="24"/>
                          <w:rtl/>
                        </w:rPr>
                      </w:pPr>
                    </w:p>
                    <w:p w14:paraId="4FFC5B58" w14:textId="77777777" w:rsidR="00281271" w:rsidRDefault="00281271" w:rsidP="00E56613">
                      <w:pPr>
                        <w:jc w:val="center"/>
                        <w:rPr>
                          <w:sz w:val="24"/>
                          <w:szCs w:val="24"/>
                          <w:rtl/>
                        </w:rPr>
                      </w:pPr>
                    </w:p>
                    <w:p w14:paraId="1F49301D" w14:textId="77777777" w:rsidR="00281271" w:rsidRDefault="00281271" w:rsidP="00E56613">
                      <w:pPr>
                        <w:jc w:val="center"/>
                        <w:rPr>
                          <w:sz w:val="24"/>
                          <w:szCs w:val="24"/>
                          <w:rtl/>
                        </w:rPr>
                      </w:pPr>
                      <w:r w:rsidRPr="00422E7D">
                        <w:rPr>
                          <w:rFonts w:hint="cs"/>
                          <w:sz w:val="24"/>
                          <w:szCs w:val="24"/>
                          <w:rtl/>
                        </w:rPr>
                        <w:t xml:space="preserve">הדמיית הפרויקט </w:t>
                      </w:r>
                    </w:p>
                    <w:p w14:paraId="55C786A6" w14:textId="77777777" w:rsidR="00281271" w:rsidRDefault="00281271" w:rsidP="00E56613"/>
                  </w:txbxContent>
                </v:textbox>
                <w10:wrap type="square"/>
              </v:shape>
            </w:pict>
          </mc:Fallback>
        </mc:AlternateContent>
      </w:r>
    </w:p>
    <w:p w14:paraId="472784CC" w14:textId="77777777" w:rsidR="00E56613" w:rsidRPr="00E56613" w:rsidRDefault="00E56613" w:rsidP="00E56613">
      <w:pPr>
        <w:spacing w:before="0" w:beforeAutospacing="0" w:after="0" w:afterAutospacing="0"/>
        <w:jc w:val="center"/>
        <w:rPr>
          <w:rFonts w:ascii="David" w:eastAsia="Times New Roman" w:hAnsi="David" w:cs="David"/>
          <w:sz w:val="24"/>
          <w:szCs w:val="24"/>
          <w:rtl/>
        </w:rPr>
      </w:pPr>
    </w:p>
    <w:p w14:paraId="521E5708" w14:textId="77777777" w:rsidR="00E56613" w:rsidRPr="00E56613" w:rsidRDefault="00E56613" w:rsidP="00E56613">
      <w:pPr>
        <w:spacing w:before="0" w:beforeAutospacing="0" w:after="0" w:afterAutospacing="0"/>
        <w:jc w:val="center"/>
        <w:rPr>
          <w:rFonts w:ascii="David" w:eastAsia="Times New Roman" w:hAnsi="David" w:cs="David"/>
          <w:sz w:val="24"/>
          <w:szCs w:val="24"/>
          <w:rtl/>
        </w:rPr>
      </w:pPr>
    </w:p>
    <w:p w14:paraId="70FDAE56" w14:textId="77777777" w:rsidR="00E56613" w:rsidRPr="00E56613" w:rsidRDefault="00E56613" w:rsidP="004A28B6">
      <w:pPr>
        <w:spacing w:before="0" w:beforeAutospacing="0" w:after="0" w:afterAutospacing="0"/>
        <w:jc w:val="center"/>
        <w:rPr>
          <w:rFonts w:ascii="David" w:eastAsia="Times New Roman" w:hAnsi="David" w:cs="David"/>
          <w:sz w:val="24"/>
          <w:szCs w:val="24"/>
          <w:rtl/>
        </w:rPr>
      </w:pPr>
    </w:p>
    <w:p w14:paraId="4F1610AD" w14:textId="77777777" w:rsidR="00E56613" w:rsidRDefault="004A28B6" w:rsidP="004A28B6">
      <w:pPr>
        <w:spacing w:before="0" w:beforeAutospacing="0" w:after="0" w:afterAutospacing="0" w:line="360" w:lineRule="auto"/>
        <w:jc w:val="center"/>
        <w:rPr>
          <w:rFonts w:ascii="David" w:eastAsia="Times New Roman" w:hAnsi="David" w:cs="David"/>
          <w:sz w:val="26"/>
          <w:szCs w:val="26"/>
          <w:rtl/>
        </w:rPr>
      </w:pPr>
      <w:r>
        <w:rPr>
          <w:rFonts w:ascii="David" w:eastAsia="Times New Roman" w:hAnsi="David" w:cs="David" w:hint="cs"/>
          <w:sz w:val="26"/>
          <w:szCs w:val="26"/>
          <w:rtl/>
        </w:rPr>
        <w:t xml:space="preserve">שם הפרויקט: </w:t>
      </w:r>
      <w:sdt>
        <w:sdtPr>
          <w:rPr>
            <w:rFonts w:ascii="David" w:eastAsia="Times New Roman" w:hAnsi="David" w:cs="David"/>
            <w:sz w:val="26"/>
            <w:szCs w:val="26"/>
            <w:rtl/>
          </w:rPr>
          <w:alias w:val="שם הפרויקט"/>
          <w:tag w:val="cntProjectName"/>
          <w:id w:val="1138686301"/>
          <w:placeholder>
            <w:docPart w:val="E5332C3FE6EA4F1B95C86A8B89C92EB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11" w:author="Kook Sec" w:date="2024-07-28T13:13:00Z">
            <w:r w:rsidR="00945BF5">
              <w:rPr>
                <w:rFonts w:ascii="David" w:eastAsia="Times New Roman" w:hAnsi="David" w:cs="David"/>
                <w:sz w:val="26"/>
                <w:szCs w:val="26"/>
                <w:rtl/>
              </w:rPr>
              <w:t>פ.א פיתוח ובנייה בירושלים בע"מ</w:t>
            </w:r>
          </w:ins>
        </w:sdtContent>
      </w:sdt>
    </w:p>
    <w:p w14:paraId="1C8AAB5F" w14:textId="77777777" w:rsidR="004A28B6" w:rsidRDefault="004A28B6" w:rsidP="004A28B6">
      <w:pPr>
        <w:spacing w:before="0" w:beforeAutospacing="0" w:after="0" w:afterAutospacing="0" w:line="360" w:lineRule="auto"/>
        <w:jc w:val="center"/>
        <w:rPr>
          <w:rFonts w:ascii="David" w:eastAsia="Times New Roman" w:hAnsi="David" w:cs="David"/>
          <w:sz w:val="26"/>
          <w:szCs w:val="26"/>
          <w:rtl/>
        </w:rPr>
      </w:pPr>
      <w:r>
        <w:rPr>
          <w:rFonts w:ascii="David" w:eastAsia="Times New Roman" w:hAnsi="David" w:cs="David" w:hint="cs"/>
          <w:sz w:val="26"/>
          <w:szCs w:val="26"/>
          <w:rtl/>
        </w:rPr>
        <w:t xml:space="preserve">שם האתר: </w:t>
      </w:r>
      <w:sdt>
        <w:sdtPr>
          <w:rPr>
            <w:rFonts w:ascii="David" w:eastAsia="Times New Roman" w:hAnsi="David" w:cs="David"/>
            <w:sz w:val="26"/>
            <w:szCs w:val="26"/>
            <w:rtl/>
          </w:rPr>
          <w:alias w:val="שם אתר"/>
          <w:tag w:val="cntSite"/>
          <w:id w:val="237750940"/>
          <w:placeholder>
            <w:docPart w:val="38055790966449ECB34F6245186C470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ins w:id="12" w:author="Kook Sec" w:date="2024-07-28T13:13:00Z">
            <w:r w:rsidR="00945BF5">
              <w:rPr>
                <w:rFonts w:ascii="David" w:eastAsia="Times New Roman" w:hAnsi="David" w:cs="David"/>
                <w:sz w:val="26"/>
                <w:szCs w:val="26"/>
                <w:rtl/>
              </w:rPr>
              <w:t>רמת שרת שלב ב</w:t>
            </w:r>
          </w:ins>
        </w:sdtContent>
      </w:sdt>
    </w:p>
    <w:p w14:paraId="0EDD0BEB" w14:textId="77777777" w:rsidR="004A28B6" w:rsidRDefault="004A28B6" w:rsidP="004A28B6">
      <w:pPr>
        <w:spacing w:before="0" w:beforeAutospacing="0" w:after="0" w:afterAutospacing="0" w:line="360" w:lineRule="auto"/>
        <w:jc w:val="center"/>
        <w:rPr>
          <w:rFonts w:ascii="David" w:eastAsia="Times New Roman" w:hAnsi="David" w:cs="David"/>
          <w:sz w:val="26"/>
          <w:szCs w:val="26"/>
          <w:rtl/>
        </w:rPr>
      </w:pPr>
      <w:r>
        <w:rPr>
          <w:rFonts w:ascii="David" w:eastAsia="Times New Roman" w:hAnsi="David" w:cs="David" w:hint="cs"/>
          <w:sz w:val="26"/>
          <w:szCs w:val="26"/>
          <w:rtl/>
        </w:rPr>
        <w:t xml:space="preserve">רשות מקומית: </w:t>
      </w:r>
      <w:sdt>
        <w:sdtPr>
          <w:rPr>
            <w:rFonts w:ascii="David" w:eastAsia="Times New Roman" w:hAnsi="David" w:cs="David"/>
            <w:sz w:val="26"/>
            <w:szCs w:val="26"/>
            <w:rtl/>
          </w:rPr>
          <w:alias w:val="רשות מקומית"/>
          <w:tag w:val="cntLocalAuth"/>
          <w:id w:val="-1392656440"/>
          <w:placeholder>
            <w:docPart w:val="50598E2FB38C4B08ACA86CA809652B3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ins w:id="13" w:author="Kook Sec" w:date="2024-07-28T13:13:00Z">
            <w:r w:rsidR="00945BF5">
              <w:rPr>
                <w:rFonts w:ascii="David" w:eastAsia="Times New Roman" w:hAnsi="David" w:cs="David"/>
                <w:sz w:val="26"/>
                <w:szCs w:val="26"/>
                <w:rtl/>
              </w:rPr>
              <w:t>ירושלים</w:t>
            </w:r>
          </w:ins>
        </w:sdtContent>
      </w:sdt>
    </w:p>
    <w:p w14:paraId="511EF6E2" w14:textId="77777777" w:rsidR="004A28B6" w:rsidRDefault="004A28B6" w:rsidP="004A28B6">
      <w:pPr>
        <w:spacing w:before="0" w:beforeAutospacing="0" w:after="0" w:afterAutospacing="0" w:line="360" w:lineRule="auto"/>
        <w:jc w:val="center"/>
        <w:rPr>
          <w:rFonts w:ascii="David" w:eastAsia="Times New Roman" w:hAnsi="David" w:cs="David"/>
          <w:sz w:val="26"/>
          <w:szCs w:val="26"/>
          <w:rtl/>
        </w:rPr>
      </w:pPr>
      <w:r>
        <w:rPr>
          <w:rFonts w:ascii="David" w:eastAsia="Times New Roman" w:hAnsi="David" w:cs="David" w:hint="cs"/>
          <w:sz w:val="26"/>
          <w:szCs w:val="26"/>
          <w:rtl/>
        </w:rPr>
        <w:t xml:space="preserve">פרטי גוש וחלקה: </w:t>
      </w:r>
      <w:sdt>
        <w:sdtPr>
          <w:rPr>
            <w:rFonts w:ascii="David" w:eastAsia="Times New Roman" w:hAnsi="David" w:cs="David"/>
            <w:sz w:val="26"/>
            <w:szCs w:val="26"/>
            <w:rtl/>
          </w:rPr>
          <w:alias w:val="שדה נוסף 1"/>
          <w:tag w:val="cntCustomField1"/>
          <w:id w:val="-1754502283"/>
          <w:placeholder>
            <w:docPart w:val="1C8A8DECAF9842A3A6022FE168D204C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r w:rsidRPr="004A28B6">
            <w:rPr>
              <w:rStyle w:val="a8"/>
              <w:color w:val="00B0F0"/>
              <w:rtl/>
            </w:rPr>
            <w:t>[שדה נוסף 1]</w:t>
          </w:r>
        </w:sdtContent>
      </w:sdt>
    </w:p>
    <w:p w14:paraId="2BF22501" w14:textId="77777777" w:rsidR="004A28B6" w:rsidRPr="00E56613" w:rsidRDefault="004A28B6" w:rsidP="004A28B6">
      <w:pPr>
        <w:spacing w:before="0" w:beforeAutospacing="0" w:after="0" w:afterAutospacing="0" w:line="360" w:lineRule="auto"/>
        <w:jc w:val="center"/>
        <w:rPr>
          <w:rFonts w:ascii="David" w:eastAsia="Times New Roman" w:hAnsi="David" w:cs="David"/>
          <w:sz w:val="26"/>
          <w:szCs w:val="26"/>
          <w:rtl/>
        </w:rPr>
      </w:pPr>
      <w:r>
        <w:rPr>
          <w:rFonts w:ascii="David" w:eastAsia="Times New Roman" w:hAnsi="David" w:cs="David" w:hint="cs"/>
          <w:sz w:val="26"/>
          <w:szCs w:val="26"/>
          <w:rtl/>
        </w:rPr>
        <w:t xml:space="preserve">כתובת: </w:t>
      </w:r>
    </w:p>
    <w:p w14:paraId="0382563B" w14:textId="77777777" w:rsidR="00E56613" w:rsidRPr="00E56613" w:rsidRDefault="00E56613" w:rsidP="004A28B6">
      <w:pPr>
        <w:spacing w:before="0" w:beforeAutospacing="0" w:after="240" w:afterAutospacing="0"/>
        <w:jc w:val="center"/>
        <w:rPr>
          <w:rFonts w:ascii="David" w:eastAsia="Times New Roman" w:hAnsi="David" w:cs="David"/>
          <w:sz w:val="26"/>
          <w:szCs w:val="26"/>
          <w:rtl/>
        </w:rPr>
      </w:pPr>
    </w:p>
    <w:p w14:paraId="3A32D81F" w14:textId="77777777" w:rsidR="00E56613" w:rsidRPr="00E56613" w:rsidRDefault="00E56613" w:rsidP="00E56613">
      <w:pPr>
        <w:spacing w:before="0" w:beforeAutospacing="0" w:after="240" w:afterAutospacing="0"/>
        <w:jc w:val="center"/>
        <w:rPr>
          <w:rFonts w:ascii="David" w:eastAsia="Times New Roman" w:hAnsi="David" w:cs="David"/>
          <w:sz w:val="26"/>
          <w:szCs w:val="26"/>
          <w:rtl/>
        </w:rPr>
      </w:pPr>
    </w:p>
    <w:p w14:paraId="4B99EA10" w14:textId="77777777" w:rsidR="00E56613" w:rsidRPr="00E56613" w:rsidRDefault="00E56613" w:rsidP="00E56613">
      <w:pPr>
        <w:spacing w:before="0" w:beforeAutospacing="0" w:after="240" w:afterAutospacing="0"/>
        <w:jc w:val="center"/>
        <w:rPr>
          <w:rFonts w:ascii="David" w:eastAsia="Times New Roman" w:hAnsi="David" w:cs="David"/>
          <w:sz w:val="26"/>
          <w:szCs w:val="26"/>
          <w:rtl/>
        </w:rPr>
      </w:pPr>
    </w:p>
    <w:p w14:paraId="6AB5489E" w14:textId="77777777" w:rsidR="00E56613" w:rsidRPr="00E56613" w:rsidRDefault="00E56613" w:rsidP="00E56613">
      <w:pPr>
        <w:spacing w:before="0" w:beforeAutospacing="0" w:after="0" w:afterAutospacing="0" w:line="360" w:lineRule="auto"/>
        <w:jc w:val="both"/>
        <w:rPr>
          <w:rFonts w:ascii="David" w:eastAsia="Times New Roman" w:hAnsi="David" w:cs="David"/>
          <w:sz w:val="26"/>
          <w:szCs w:val="26"/>
          <w:rtl/>
        </w:rPr>
      </w:pPr>
    </w:p>
    <w:p w14:paraId="47AFC950" w14:textId="77777777" w:rsidR="00E56613" w:rsidRPr="00E56613" w:rsidRDefault="00E56613" w:rsidP="00E56613">
      <w:pPr>
        <w:spacing w:before="0" w:beforeAutospacing="0" w:after="0" w:afterAutospacing="0" w:line="360" w:lineRule="auto"/>
        <w:jc w:val="both"/>
        <w:rPr>
          <w:rFonts w:ascii="David" w:eastAsia="Times New Roman" w:hAnsi="David" w:cs="David"/>
          <w:sz w:val="26"/>
          <w:szCs w:val="26"/>
          <w:rtl/>
        </w:rPr>
      </w:pPr>
    </w:p>
    <w:p w14:paraId="3DCADBD4" w14:textId="77777777" w:rsidR="00E56613" w:rsidRPr="00E56613" w:rsidRDefault="00E56613" w:rsidP="00E56613">
      <w:pPr>
        <w:spacing w:before="0" w:beforeAutospacing="0" w:after="0" w:afterAutospacing="0" w:line="360" w:lineRule="auto"/>
        <w:jc w:val="both"/>
        <w:rPr>
          <w:rFonts w:ascii="David" w:eastAsia="Times New Roman" w:hAnsi="David" w:cs="David"/>
          <w:sz w:val="26"/>
          <w:szCs w:val="26"/>
          <w:rtl/>
        </w:rPr>
      </w:pPr>
    </w:p>
    <w:p w14:paraId="2A601EB9" w14:textId="77777777" w:rsidR="00E56613" w:rsidRPr="00E56613" w:rsidRDefault="00E56613" w:rsidP="00E56613">
      <w:pPr>
        <w:spacing w:before="0" w:beforeAutospacing="0" w:after="0" w:afterAutospacing="0" w:line="360" w:lineRule="auto"/>
        <w:jc w:val="both"/>
        <w:rPr>
          <w:rFonts w:ascii="David" w:eastAsia="Times New Roman" w:hAnsi="David" w:cs="David"/>
          <w:sz w:val="26"/>
          <w:szCs w:val="26"/>
          <w:rtl/>
        </w:rPr>
      </w:pPr>
    </w:p>
    <w:p w14:paraId="4487565B" w14:textId="77777777" w:rsidR="00E56613" w:rsidRPr="00E56613" w:rsidRDefault="00E56613" w:rsidP="00E56613">
      <w:pPr>
        <w:spacing w:before="0" w:beforeAutospacing="0" w:after="0" w:afterAutospacing="0" w:line="360" w:lineRule="auto"/>
        <w:jc w:val="both"/>
        <w:rPr>
          <w:rFonts w:ascii="David" w:eastAsia="Times New Roman" w:hAnsi="David" w:cs="David"/>
          <w:sz w:val="26"/>
          <w:szCs w:val="26"/>
          <w:rtl/>
        </w:rPr>
      </w:pPr>
    </w:p>
    <w:p w14:paraId="1708AEE9" w14:textId="77777777" w:rsidR="004A28B6" w:rsidRDefault="004A28B6" w:rsidP="00E56613">
      <w:pPr>
        <w:spacing w:before="0" w:beforeAutospacing="0" w:after="0" w:afterAutospacing="0" w:line="240" w:lineRule="auto"/>
        <w:ind w:left="180" w:right="180"/>
        <w:jc w:val="center"/>
        <w:rPr>
          <w:rFonts w:ascii="David" w:eastAsia="Times New Roman" w:hAnsi="David" w:cs="David"/>
          <w:b/>
          <w:bCs/>
          <w:snapToGrid w:val="0"/>
          <w:sz w:val="24"/>
          <w:szCs w:val="24"/>
          <w:u w:val="single"/>
          <w:rtl/>
        </w:rPr>
      </w:pPr>
    </w:p>
    <w:p w14:paraId="432AEFEB" w14:textId="77777777" w:rsidR="004A28B6" w:rsidRDefault="004A28B6" w:rsidP="00E56613">
      <w:pPr>
        <w:spacing w:before="0" w:beforeAutospacing="0" w:after="0" w:afterAutospacing="0" w:line="240" w:lineRule="auto"/>
        <w:ind w:left="180" w:right="180"/>
        <w:jc w:val="center"/>
        <w:rPr>
          <w:rFonts w:ascii="David" w:eastAsia="Times New Roman" w:hAnsi="David" w:cs="David"/>
          <w:b/>
          <w:bCs/>
          <w:snapToGrid w:val="0"/>
          <w:sz w:val="24"/>
          <w:szCs w:val="24"/>
          <w:u w:val="single"/>
          <w:rtl/>
        </w:rPr>
      </w:pPr>
    </w:p>
    <w:p w14:paraId="6142EAF4" w14:textId="77777777" w:rsidR="00CD183F" w:rsidRDefault="00CD183F" w:rsidP="00E56613">
      <w:pPr>
        <w:spacing w:before="0" w:beforeAutospacing="0" w:after="0" w:afterAutospacing="0" w:line="240" w:lineRule="auto"/>
        <w:ind w:left="180" w:right="180"/>
        <w:jc w:val="center"/>
        <w:rPr>
          <w:rFonts w:ascii="David" w:eastAsia="Times New Roman" w:hAnsi="David" w:cs="David"/>
          <w:b/>
          <w:bCs/>
          <w:snapToGrid w:val="0"/>
          <w:sz w:val="24"/>
          <w:szCs w:val="24"/>
          <w:u w:val="single"/>
          <w:rtl/>
        </w:rPr>
      </w:pPr>
      <w:r>
        <w:rPr>
          <w:rFonts w:ascii="David" w:eastAsia="Times New Roman" w:hAnsi="David" w:cs="David"/>
          <w:b/>
          <w:bCs/>
          <w:snapToGrid w:val="0"/>
          <w:sz w:val="24"/>
          <w:szCs w:val="24"/>
          <w:u w:val="single"/>
          <w:rtl/>
        </w:rPr>
        <w:br w:type="page"/>
      </w:r>
    </w:p>
    <w:p w14:paraId="5F3C71A6" w14:textId="77777777" w:rsidR="00E56613" w:rsidRPr="00E56613" w:rsidRDefault="00E56613" w:rsidP="00E56613">
      <w:pPr>
        <w:spacing w:before="0" w:beforeAutospacing="0" w:after="0" w:afterAutospacing="0" w:line="240" w:lineRule="auto"/>
        <w:ind w:left="180" w:right="180"/>
        <w:jc w:val="center"/>
        <w:rPr>
          <w:rFonts w:ascii="David" w:eastAsia="Times New Roman" w:hAnsi="David" w:cs="David"/>
          <w:snapToGrid w:val="0"/>
          <w:sz w:val="24"/>
          <w:szCs w:val="24"/>
          <w:rtl/>
        </w:rPr>
      </w:pPr>
      <w:r w:rsidRPr="00E56613">
        <w:rPr>
          <w:rFonts w:ascii="David" w:eastAsia="Times New Roman" w:hAnsi="David" w:cs="David"/>
          <w:b/>
          <w:bCs/>
          <w:snapToGrid w:val="0"/>
          <w:sz w:val="24"/>
          <w:szCs w:val="24"/>
          <w:u w:val="single"/>
          <w:rtl/>
        </w:rPr>
        <w:lastRenderedPageBreak/>
        <w:t>ח ו ז ה</w:t>
      </w:r>
    </w:p>
    <w:p w14:paraId="2CE0D36F" w14:textId="77777777" w:rsidR="00E56613" w:rsidRPr="00E56613" w:rsidRDefault="00E56613" w:rsidP="00E56613">
      <w:pPr>
        <w:spacing w:before="0" w:beforeAutospacing="0" w:after="0" w:afterAutospacing="0" w:line="240" w:lineRule="auto"/>
        <w:ind w:left="360" w:right="360"/>
        <w:rPr>
          <w:rFonts w:ascii="David" w:eastAsia="Times New Roman" w:hAnsi="David" w:cs="David"/>
          <w:snapToGrid w:val="0"/>
          <w:sz w:val="24"/>
          <w:szCs w:val="24"/>
          <w:rtl/>
        </w:rPr>
      </w:pPr>
    </w:p>
    <w:p w14:paraId="481C12E7" w14:textId="77777777" w:rsidR="00E56613" w:rsidRPr="00E56613" w:rsidRDefault="00E56613" w:rsidP="004A28B6">
      <w:pPr>
        <w:spacing w:before="0" w:beforeAutospacing="0" w:after="0" w:afterAutospacing="0" w:line="240" w:lineRule="auto"/>
        <w:jc w:val="center"/>
        <w:rPr>
          <w:rFonts w:ascii="David" w:eastAsia="Times New Roman" w:hAnsi="David" w:cs="David"/>
          <w:bCs/>
          <w:color w:val="008000"/>
          <w:sz w:val="24"/>
          <w:szCs w:val="24"/>
          <w:rtl/>
        </w:rPr>
      </w:pPr>
      <w:r w:rsidRPr="00E56613">
        <w:rPr>
          <w:rFonts w:ascii="David" w:eastAsia="Times New Roman" w:hAnsi="David" w:cs="David"/>
          <w:snapToGrid w:val="0"/>
          <w:sz w:val="24"/>
          <w:szCs w:val="24"/>
          <w:rtl/>
        </w:rPr>
        <w:t>שנערך ונחתם בתאריך</w:t>
      </w:r>
      <w:r w:rsidR="004A28B6">
        <w:rPr>
          <w:rFonts w:ascii="David" w:eastAsia="Times New Roman" w:hAnsi="David" w:cs="David" w:hint="cs"/>
          <w:snapToGrid w:val="0"/>
          <w:sz w:val="24"/>
          <w:szCs w:val="24"/>
          <w:rtl/>
        </w:rPr>
        <w:t>:</w:t>
      </w:r>
      <w:r w:rsidRPr="00E56613">
        <w:rPr>
          <w:rFonts w:ascii="David" w:eastAsia="Times New Roman" w:hAnsi="David" w:cs="David"/>
          <w:snapToGrid w:val="0"/>
          <w:sz w:val="24"/>
          <w:szCs w:val="24"/>
          <w:rtl/>
        </w:rPr>
        <w:t xml:space="preserve"> </w:t>
      </w:r>
      <w:sdt>
        <w:sdtPr>
          <w:rPr>
            <w:rFonts w:ascii="Times New Roman" w:eastAsia="Times New Roman" w:hAnsi="Times New Roman" w:cs="David"/>
            <w:color w:val="800080"/>
            <w:sz w:val="24"/>
            <w:szCs w:val="24"/>
            <w:rtl/>
            <w:lang w:eastAsia="he-IL"/>
          </w:rPr>
          <w:alias w:val="תאריך חתימת חוזה"/>
          <w:tag w:val="cntSignDate"/>
          <w:id w:val="-2062006680"/>
          <w:placeholder>
            <w:docPart w:val="F00084C1107E4BEEB26E5F694AF7DD6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17-03-08T00:00:00Z">
            <w:dateFormat w:val="dd/MM/yyyy"/>
            <w:lid w:val="he-IL"/>
            <w:storeMappedDataAs w:val="dateTime"/>
            <w:calendar w:val="gregorian"/>
          </w:date>
        </w:sdtPr>
        <w:sdtEndPr>
          <w:rPr>
            <w:rFonts w:hint="cs"/>
          </w:rPr>
        </w:sdtEndPr>
        <w:sdtContent>
          <w:r w:rsidR="004A28B6" w:rsidRPr="006323AD">
            <w:rPr>
              <w:rStyle w:val="AutoFieldsChar"/>
              <w:color w:val="00B0F0"/>
              <w:rtl/>
            </w:rPr>
            <w:t>[תאריך חתימת חוזה]</w:t>
          </w:r>
        </w:sdtContent>
      </w:sdt>
    </w:p>
    <w:p w14:paraId="780E0FFE" w14:textId="77777777" w:rsidR="00E56613" w:rsidRPr="00E56613" w:rsidRDefault="00E56613" w:rsidP="00E56613">
      <w:pPr>
        <w:spacing w:before="0" w:beforeAutospacing="0" w:after="0" w:afterAutospacing="0" w:line="240" w:lineRule="auto"/>
        <w:ind w:left="360" w:right="360"/>
        <w:rPr>
          <w:rFonts w:ascii="David" w:eastAsia="Times New Roman" w:hAnsi="David" w:cs="David"/>
          <w:snapToGrid w:val="0"/>
          <w:sz w:val="24"/>
          <w:szCs w:val="24"/>
          <w:rtl/>
        </w:rPr>
      </w:pPr>
    </w:p>
    <w:p w14:paraId="4E886893" w14:textId="77777777" w:rsidR="00E56613" w:rsidRPr="00E56613" w:rsidRDefault="00E56613" w:rsidP="00E56613">
      <w:pPr>
        <w:spacing w:before="0" w:beforeAutospacing="0" w:after="0" w:afterAutospacing="0" w:line="240" w:lineRule="auto"/>
        <w:ind w:left="360" w:right="360"/>
        <w:rPr>
          <w:rFonts w:ascii="David" w:eastAsia="Times New Roman" w:hAnsi="David" w:cs="David"/>
          <w:snapToGrid w:val="0"/>
          <w:sz w:val="24"/>
          <w:szCs w:val="24"/>
          <w:rtl/>
        </w:rPr>
      </w:pPr>
    </w:p>
    <w:p w14:paraId="6220BF6B" w14:textId="77777777" w:rsidR="004A28B6" w:rsidRPr="00876F47" w:rsidRDefault="004A28B6" w:rsidP="004A28B6">
      <w:pPr>
        <w:widowControl w:val="0"/>
        <w:spacing w:before="0" w:beforeAutospacing="0" w:after="0" w:afterAutospacing="0" w:line="240" w:lineRule="auto"/>
        <w:ind w:left="515" w:firstLine="3261"/>
        <w:rPr>
          <w:rFonts w:ascii="Times New Roman" w:eastAsia="Times New Roman" w:hAnsi="Times New Roman" w:cs="David"/>
          <w:sz w:val="24"/>
          <w:szCs w:val="24"/>
          <w:rtl/>
          <w:lang w:eastAsia="he-IL"/>
        </w:rPr>
      </w:pPr>
    </w:p>
    <w:p w14:paraId="1D5C5AEB" w14:textId="77777777" w:rsidR="004A28B6" w:rsidRPr="00876F47" w:rsidRDefault="004A28B6" w:rsidP="004A28B6">
      <w:pPr>
        <w:widowControl w:val="0"/>
        <w:spacing w:before="0" w:beforeAutospacing="0" w:after="0" w:afterAutospacing="0" w:line="240" w:lineRule="auto"/>
        <w:ind w:left="515" w:right="3600" w:firstLine="3261"/>
        <w:outlineLvl w:val="1"/>
        <w:rPr>
          <w:rFonts w:ascii="Times New Roman" w:eastAsia="Times New Roman" w:hAnsi="Times New Roman" w:cs="David"/>
          <w:bCs/>
          <w:sz w:val="24"/>
          <w:szCs w:val="24"/>
          <w:rtl/>
          <w:lang w:eastAsia="he-IL"/>
        </w:rPr>
      </w:pPr>
      <w:r w:rsidRPr="00876F47">
        <w:rPr>
          <w:rFonts w:ascii="Times New Roman" w:eastAsia="Times New Roman" w:hAnsi="Times New Roman" w:cs="David" w:hint="cs"/>
          <w:bCs/>
          <w:sz w:val="24"/>
          <w:szCs w:val="24"/>
          <w:rtl/>
          <w:lang w:eastAsia="he-IL"/>
        </w:rPr>
        <w:t>ב י ן</w:t>
      </w:r>
    </w:p>
    <w:sdt>
      <w:sdtPr>
        <w:rPr>
          <w:rFonts w:ascii="Times New Roman" w:eastAsia="Times New Roman" w:hAnsi="Times New Roman" w:cs="David" w:hint="cs"/>
          <w:color w:val="008000"/>
          <w:sz w:val="24"/>
          <w:szCs w:val="24"/>
          <w:rtl/>
        </w:rPr>
        <w:alias w:val="צד א בחוזה"/>
        <w:tag w:val="cntTzadA"/>
        <w:id w:val="612864483"/>
        <w:placeholder>
          <w:docPart w:val="BC27FE2248D54C4A95D48A35BB7B556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p w14:paraId="7B18A430" w14:textId="77777777" w:rsidR="004A28B6" w:rsidRPr="00876F47" w:rsidRDefault="00945BF5" w:rsidP="00945BF5">
          <w:pPr>
            <w:widowControl w:val="0"/>
            <w:spacing w:before="0" w:beforeAutospacing="0" w:after="0" w:afterAutospacing="0" w:line="240" w:lineRule="auto"/>
            <w:ind w:left="515" w:firstLine="3261"/>
            <w:jc w:val="center"/>
            <w:rPr>
              <w:rFonts w:ascii="Times New Roman" w:eastAsia="Times New Roman" w:hAnsi="Times New Roman" w:cs="David"/>
              <w:color w:val="008000"/>
              <w:sz w:val="24"/>
              <w:szCs w:val="24"/>
              <w:rtl/>
            </w:rPr>
            <w:pPrChange w:id="14" w:author="Kook Sec" w:date="2024-07-28T13:19:00Z">
              <w:pPr>
                <w:widowControl w:val="0"/>
                <w:spacing w:before="0" w:beforeAutospacing="0" w:after="0" w:afterAutospacing="0" w:line="240" w:lineRule="auto"/>
                <w:ind w:left="515" w:firstLine="3261"/>
              </w:pPr>
            </w:pPrChange>
          </w:pPr>
          <w:del w:id="15" w:author="Kook Sec" w:date="2024-07-28T13:18:00Z">
            <w:r w:rsidDel="00945BF5">
              <w:rPr>
                <w:rFonts w:ascii="Times New Roman" w:eastAsia="Times New Roman" w:hAnsi="Times New Roman" w:cs="David"/>
                <w:color w:val="008000"/>
                <w:sz w:val="24"/>
                <w:szCs w:val="24"/>
                <w:rtl/>
              </w:rPr>
              <w:br/>
            </w:r>
          </w:del>
          <w:ins w:id="16" w:author="Kook Sec" w:date="2024-07-28T13:18:00Z">
            <w:r>
              <w:rPr>
                <w:rFonts w:ascii="Times New Roman" w:eastAsia="Times New Roman" w:hAnsi="Times New Roman" w:cs="David" w:hint="cs"/>
                <w:color w:val="008000"/>
                <w:sz w:val="24"/>
                <w:szCs w:val="24"/>
                <w:rtl/>
              </w:rPr>
              <w:t>פ.א פיתוח ובנייה בירושלים בע"מ</w:t>
            </w:r>
            <w:r>
              <w:rPr>
                <w:rFonts w:ascii="Times New Roman" w:eastAsia="Times New Roman" w:hAnsi="Times New Roman" w:cs="David"/>
                <w:color w:val="008000"/>
                <w:sz w:val="24"/>
                <w:szCs w:val="24"/>
                <w:rtl/>
              </w:rPr>
              <w:br/>
            </w:r>
            <w:r>
              <w:rPr>
                <w:rFonts w:ascii="Times New Roman" w:eastAsia="Times New Roman" w:hAnsi="Times New Roman" w:cs="David" w:hint="cs"/>
                <w:color w:val="008000"/>
                <w:sz w:val="24"/>
                <w:szCs w:val="24"/>
                <w:rtl/>
              </w:rPr>
              <w:t xml:space="preserve"> רח' יוני נתניהו 1 ג' אור יהודה ת.ד 715</w:t>
            </w:r>
          </w:ins>
          <w:r>
            <w:rPr>
              <w:rFonts w:ascii="Times New Roman" w:eastAsia="Times New Roman" w:hAnsi="Times New Roman" w:cs="David"/>
              <w:color w:val="008000"/>
              <w:sz w:val="24"/>
              <w:szCs w:val="24"/>
              <w:rtl/>
            </w:rPr>
            <w:br/>
          </w:r>
          <w:ins w:id="17" w:author="Kook Sec" w:date="2024-07-28T13:18:00Z">
            <w:r>
              <w:rPr>
                <w:rFonts w:ascii="Times New Roman" w:eastAsia="Times New Roman" w:hAnsi="Times New Roman" w:cs="David" w:hint="cs"/>
                <w:color w:val="008000"/>
                <w:sz w:val="24"/>
                <w:szCs w:val="24"/>
                <w:rtl/>
              </w:rPr>
              <w:t>513958009</w:t>
            </w:r>
          </w:ins>
        </w:p>
      </w:sdtContent>
    </w:sdt>
    <w:p w14:paraId="7B5FB5D4" w14:textId="77777777" w:rsidR="004A28B6" w:rsidRPr="00876F47" w:rsidRDefault="004A28B6" w:rsidP="004A28B6">
      <w:pPr>
        <w:widowControl w:val="0"/>
        <w:spacing w:before="0" w:beforeAutospacing="0" w:after="0" w:afterAutospacing="0" w:line="240" w:lineRule="auto"/>
        <w:ind w:left="515" w:firstLine="3261"/>
        <w:rPr>
          <w:rFonts w:ascii="Times New Roman" w:eastAsia="Times New Roman" w:hAnsi="Times New Roman" w:cs="David"/>
          <w:bCs/>
          <w:sz w:val="24"/>
          <w:szCs w:val="24"/>
          <w:rtl/>
          <w:lang w:eastAsia="he-IL"/>
        </w:rPr>
      </w:pPr>
      <w:r w:rsidRPr="00876F47">
        <w:rPr>
          <w:rFonts w:ascii="Times New Roman" w:eastAsia="Times New Roman" w:hAnsi="Times New Roman" w:cs="David" w:hint="cs"/>
          <w:sz w:val="24"/>
          <w:szCs w:val="24"/>
          <w:rtl/>
          <w:lang w:eastAsia="he-IL"/>
        </w:rPr>
        <w:t>(להלן: "</w:t>
      </w:r>
      <w:r w:rsidRPr="00876F47">
        <w:rPr>
          <w:rFonts w:ascii="Times New Roman" w:eastAsia="Times New Roman" w:hAnsi="Times New Roman" w:cs="David" w:hint="cs"/>
          <w:b/>
          <w:bCs/>
          <w:sz w:val="24"/>
          <w:szCs w:val="24"/>
          <w:rtl/>
          <w:lang w:eastAsia="he-IL"/>
        </w:rPr>
        <w:t>המזמין</w:t>
      </w:r>
      <w:r w:rsidRPr="00876F47">
        <w:rPr>
          <w:rFonts w:ascii="Times New Roman" w:eastAsia="Times New Roman" w:hAnsi="Times New Roman" w:cs="David" w:hint="cs"/>
          <w:sz w:val="24"/>
          <w:szCs w:val="24"/>
          <w:rtl/>
          <w:lang w:eastAsia="he-IL"/>
        </w:rPr>
        <w:t>")</w:t>
      </w:r>
    </w:p>
    <w:p w14:paraId="21CF718A" w14:textId="77777777" w:rsidR="004A28B6" w:rsidRPr="00876F47" w:rsidRDefault="004A28B6" w:rsidP="004A28B6">
      <w:pPr>
        <w:widowControl w:val="0"/>
        <w:spacing w:before="0" w:beforeAutospacing="0" w:after="0" w:afterAutospacing="0" w:line="240" w:lineRule="auto"/>
        <w:ind w:left="515" w:firstLine="3261"/>
        <w:rPr>
          <w:rFonts w:ascii="Times New Roman" w:eastAsia="Times New Roman" w:hAnsi="Times New Roman" w:cs="David"/>
          <w:sz w:val="24"/>
          <w:szCs w:val="24"/>
          <w:rtl/>
          <w:lang w:eastAsia="he-IL"/>
        </w:rPr>
      </w:pPr>
      <w:r w:rsidRPr="00876F47">
        <w:rPr>
          <w:rFonts w:ascii="Times New Roman" w:eastAsia="Times New Roman" w:hAnsi="Times New Roman" w:cs="David" w:hint="cs"/>
          <w:bCs/>
          <w:sz w:val="24"/>
          <w:szCs w:val="24"/>
          <w:rtl/>
          <w:lang w:eastAsia="he-IL"/>
        </w:rPr>
        <w:t>מצד אחד;</w:t>
      </w:r>
    </w:p>
    <w:p w14:paraId="2E4387C9" w14:textId="77777777" w:rsidR="004A28B6" w:rsidRPr="00876F47" w:rsidRDefault="004A28B6" w:rsidP="004A28B6">
      <w:pPr>
        <w:widowControl w:val="0"/>
        <w:tabs>
          <w:tab w:val="left" w:pos="5187"/>
        </w:tabs>
        <w:spacing w:before="0" w:beforeAutospacing="0" w:after="0" w:afterAutospacing="0" w:line="240" w:lineRule="auto"/>
        <w:ind w:left="515" w:right="2977" w:firstLine="3261"/>
        <w:outlineLvl w:val="1"/>
        <w:rPr>
          <w:rFonts w:ascii="Times New Roman" w:eastAsia="Times New Roman" w:hAnsi="Times New Roman" w:cs="David"/>
          <w:bCs/>
          <w:sz w:val="24"/>
          <w:szCs w:val="24"/>
          <w:rtl/>
          <w:lang w:eastAsia="he-IL"/>
        </w:rPr>
      </w:pPr>
    </w:p>
    <w:p w14:paraId="6FBCFCE3" w14:textId="77777777" w:rsidR="004A28B6" w:rsidRPr="00876F47" w:rsidRDefault="004A28B6" w:rsidP="004A28B6">
      <w:pPr>
        <w:widowControl w:val="0"/>
        <w:tabs>
          <w:tab w:val="left" w:pos="5187"/>
        </w:tabs>
        <w:spacing w:before="0" w:beforeAutospacing="0" w:after="0" w:afterAutospacing="0" w:line="240" w:lineRule="auto"/>
        <w:ind w:left="515" w:right="2977" w:firstLine="3261"/>
        <w:outlineLvl w:val="1"/>
        <w:rPr>
          <w:rFonts w:ascii="Times New Roman" w:eastAsia="Times New Roman" w:hAnsi="Times New Roman" w:cs="David"/>
          <w:bCs/>
          <w:sz w:val="24"/>
          <w:szCs w:val="24"/>
          <w:rtl/>
          <w:lang w:eastAsia="he-IL"/>
        </w:rPr>
      </w:pPr>
      <w:r w:rsidRPr="00876F47">
        <w:rPr>
          <w:rFonts w:ascii="Times New Roman" w:eastAsia="Times New Roman" w:hAnsi="Times New Roman" w:cs="David" w:hint="cs"/>
          <w:bCs/>
          <w:sz w:val="24"/>
          <w:szCs w:val="24"/>
          <w:rtl/>
          <w:lang w:eastAsia="he-IL"/>
        </w:rPr>
        <w:t>ל ב י ן</w:t>
      </w:r>
    </w:p>
    <w:p w14:paraId="403E8C9F" w14:textId="77777777" w:rsidR="004A28B6" w:rsidRPr="00876F47" w:rsidRDefault="004A28B6" w:rsidP="004A28B6">
      <w:pPr>
        <w:widowControl w:val="0"/>
        <w:spacing w:before="0" w:beforeAutospacing="0" w:after="0" w:afterAutospacing="0" w:line="240" w:lineRule="auto"/>
        <w:ind w:left="515" w:firstLine="3261"/>
        <w:rPr>
          <w:rFonts w:ascii="Times New Roman" w:eastAsia="Times New Roman" w:hAnsi="Times New Roman" w:cs="David"/>
          <w:sz w:val="24"/>
          <w:szCs w:val="24"/>
          <w:rtl/>
          <w:lang w:eastAsia="he-IL"/>
        </w:rPr>
      </w:pPr>
    </w:p>
    <w:p w14:paraId="3AA588DA" w14:textId="77777777" w:rsidR="004A28B6" w:rsidRDefault="00945BF5" w:rsidP="004A28B6">
      <w:pPr>
        <w:spacing w:before="0" w:beforeAutospacing="0" w:after="0" w:afterAutospacing="0" w:line="240" w:lineRule="auto"/>
        <w:ind w:left="515" w:right="2620" w:firstLine="3261"/>
        <w:rPr>
          <w:rFonts w:ascii="David" w:eastAsia="Times New Roman" w:hAnsi="David" w:cs="David"/>
          <w:snapToGrid w:val="0"/>
          <w:sz w:val="24"/>
          <w:szCs w:val="24"/>
          <w:rtl/>
        </w:rPr>
      </w:pPr>
      <w:sdt>
        <w:sdtPr>
          <w:rPr>
            <w:rFonts w:ascii="Times New Roman" w:eastAsia="Times New Roman" w:hAnsi="Times New Roman" w:cs="David"/>
            <w:color w:val="800080"/>
            <w:sz w:val="24"/>
            <w:szCs w:val="24"/>
            <w:rtl/>
          </w:rPr>
          <w:alias w:val="צדדים נוספים"/>
          <w:tag w:val="cntTzadB_x002C__x0020_cntTzadC_x002C__x0020_cntTzadD"/>
          <w:id w:val="-1370135030"/>
          <w:placeholder>
            <w:docPart w:val="0D913DBA5BD14CCABDC46CB14FC45C8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sdtContent>
          <w:r w:rsidR="004A28B6" w:rsidRPr="006323AD">
            <w:rPr>
              <w:rStyle w:val="AutoFieldsChar"/>
              <w:color w:val="00B0F0"/>
              <w:rtl/>
            </w:rPr>
            <w:t>[צדדים נוספים]</w:t>
          </w:r>
        </w:sdtContent>
      </w:sdt>
    </w:p>
    <w:p w14:paraId="7B7FEBE8" w14:textId="77777777" w:rsidR="00E56613" w:rsidRPr="00E56613" w:rsidRDefault="00E56613" w:rsidP="004A28B6">
      <w:pPr>
        <w:spacing w:before="0" w:beforeAutospacing="0" w:after="0" w:afterAutospacing="0" w:line="240" w:lineRule="auto"/>
        <w:ind w:left="515" w:right="2620" w:firstLine="3261"/>
        <w:rPr>
          <w:rFonts w:ascii="David" w:eastAsia="Times New Roman" w:hAnsi="David" w:cs="David"/>
          <w:snapToGrid w:val="0"/>
          <w:sz w:val="24"/>
          <w:szCs w:val="24"/>
          <w:rtl/>
        </w:rPr>
      </w:pPr>
      <w:r w:rsidRPr="00E56613">
        <w:rPr>
          <w:rFonts w:ascii="David" w:eastAsia="Times New Roman" w:hAnsi="David" w:cs="David"/>
          <w:snapToGrid w:val="0"/>
          <w:sz w:val="24"/>
          <w:szCs w:val="24"/>
          <w:rtl/>
        </w:rPr>
        <w:t>(להלן: "</w:t>
      </w:r>
      <w:r w:rsidRPr="00E56613">
        <w:rPr>
          <w:rFonts w:ascii="David" w:eastAsia="Times New Roman" w:hAnsi="David" w:cs="David"/>
          <w:b/>
          <w:bCs/>
          <w:snapToGrid w:val="0"/>
          <w:sz w:val="24"/>
          <w:szCs w:val="24"/>
          <w:rtl/>
        </w:rPr>
        <w:t>הקבלן</w:t>
      </w:r>
      <w:r w:rsidRPr="00E56613">
        <w:rPr>
          <w:rFonts w:ascii="David" w:eastAsia="Times New Roman" w:hAnsi="David" w:cs="David"/>
          <w:snapToGrid w:val="0"/>
          <w:sz w:val="24"/>
          <w:szCs w:val="24"/>
          <w:rtl/>
        </w:rPr>
        <w:t>")</w:t>
      </w:r>
    </w:p>
    <w:p w14:paraId="758A25E1" w14:textId="77777777" w:rsidR="00E56613" w:rsidRPr="004A28B6" w:rsidRDefault="00E56613" w:rsidP="004A28B6">
      <w:pPr>
        <w:spacing w:before="0" w:beforeAutospacing="0" w:after="0" w:afterAutospacing="0" w:line="240" w:lineRule="auto"/>
        <w:ind w:left="515" w:right="240" w:firstLine="3261"/>
        <w:rPr>
          <w:rFonts w:ascii="David" w:eastAsia="Times New Roman" w:hAnsi="David" w:cs="David"/>
          <w:b/>
          <w:bCs/>
          <w:snapToGrid w:val="0"/>
          <w:sz w:val="24"/>
          <w:szCs w:val="24"/>
          <w:rtl/>
        </w:rPr>
      </w:pPr>
      <w:r w:rsidRPr="004A28B6">
        <w:rPr>
          <w:rFonts w:ascii="David" w:eastAsia="Times New Roman" w:hAnsi="David" w:cs="David"/>
          <w:b/>
          <w:bCs/>
          <w:snapToGrid w:val="0"/>
          <w:sz w:val="24"/>
          <w:szCs w:val="24"/>
          <w:rtl/>
        </w:rPr>
        <w:t>מצד שני;</w:t>
      </w:r>
    </w:p>
    <w:p w14:paraId="4FDC19A8" w14:textId="77777777" w:rsidR="00E56613" w:rsidRPr="00E56613" w:rsidRDefault="00E56613" w:rsidP="00E56613">
      <w:pPr>
        <w:spacing w:before="0" w:beforeAutospacing="0" w:after="0" w:afterAutospacing="0" w:line="360" w:lineRule="auto"/>
        <w:ind w:left="180" w:right="180"/>
        <w:jc w:val="both"/>
        <w:rPr>
          <w:rFonts w:ascii="David" w:eastAsia="Times New Roman" w:hAnsi="David" w:cs="David"/>
          <w:b/>
          <w:bCs/>
          <w:snapToGrid w:val="0"/>
          <w:sz w:val="24"/>
          <w:szCs w:val="24"/>
          <w:u w:val="single"/>
          <w:rtl/>
        </w:rPr>
      </w:pPr>
    </w:p>
    <w:p w14:paraId="49D111AE" w14:textId="77777777" w:rsidR="00E56613" w:rsidRPr="00E56613" w:rsidRDefault="00E56613" w:rsidP="00E56613">
      <w:pPr>
        <w:keepNext/>
        <w:spacing w:before="0" w:beforeAutospacing="0" w:after="0" w:afterAutospacing="0" w:line="240" w:lineRule="auto"/>
        <w:jc w:val="center"/>
        <w:outlineLvl w:val="5"/>
        <w:rPr>
          <w:rFonts w:ascii="David" w:eastAsia="Times New Roman" w:hAnsi="David" w:cs="David"/>
          <w:b/>
          <w:bCs/>
          <w:snapToGrid w:val="0"/>
          <w:sz w:val="24"/>
          <w:szCs w:val="24"/>
          <w:u w:val="single"/>
          <w:rtl/>
        </w:rPr>
      </w:pPr>
    </w:p>
    <w:p w14:paraId="74A01D45" w14:textId="77777777" w:rsidR="00E56613" w:rsidRPr="00E56613" w:rsidRDefault="00E56613" w:rsidP="00E56613">
      <w:pPr>
        <w:spacing w:before="0" w:beforeAutospacing="0" w:after="0" w:afterAutospacing="0" w:line="240" w:lineRule="auto"/>
        <w:ind w:left="360" w:right="360"/>
        <w:rPr>
          <w:rFonts w:ascii="David" w:eastAsia="Times New Roman" w:hAnsi="David" w:cs="David"/>
          <w:snapToGrid w:val="0"/>
          <w:sz w:val="24"/>
          <w:szCs w:val="24"/>
          <w:rtl/>
        </w:rPr>
      </w:pPr>
    </w:p>
    <w:p w14:paraId="3D8FD0D5" w14:textId="77777777" w:rsidR="00E56613" w:rsidRPr="00E56613" w:rsidRDefault="00E56613" w:rsidP="00E56613">
      <w:pPr>
        <w:spacing w:before="0" w:beforeAutospacing="0" w:after="0" w:afterAutospacing="0" w:line="240" w:lineRule="auto"/>
        <w:ind w:left="1180" w:hanging="940"/>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הואיל</w:t>
      </w:r>
      <w:r w:rsidRPr="00E56613">
        <w:rPr>
          <w:rFonts w:ascii="David" w:eastAsia="Times New Roman" w:hAnsi="David" w:cs="David"/>
          <w:b/>
          <w:bCs/>
          <w:snapToGrid w:val="0"/>
          <w:sz w:val="24"/>
          <w:szCs w:val="24"/>
          <w:rtl/>
        </w:rPr>
        <w:tab/>
      </w:r>
      <w:r w:rsidRPr="00E56613">
        <w:rPr>
          <w:rFonts w:ascii="David" w:eastAsia="Times New Roman" w:hAnsi="David" w:cs="David"/>
          <w:snapToGrid w:val="0"/>
          <w:sz w:val="24"/>
          <w:szCs w:val="24"/>
          <w:rtl/>
        </w:rPr>
        <w:t>והמזמין מעוניין בביצוע העבודות כהגדרתן בסעיף 1.1 להלן (להלן:"</w:t>
      </w:r>
      <w:r w:rsidRPr="00E56613">
        <w:rPr>
          <w:rFonts w:ascii="David" w:eastAsia="Times New Roman" w:hAnsi="David" w:cs="David"/>
          <w:b/>
          <w:bCs/>
          <w:snapToGrid w:val="0"/>
          <w:sz w:val="24"/>
          <w:szCs w:val="24"/>
          <w:rtl/>
        </w:rPr>
        <w:t>העבודות</w:t>
      </w:r>
      <w:r w:rsidRPr="00E56613">
        <w:rPr>
          <w:rFonts w:ascii="David" w:eastAsia="Times New Roman" w:hAnsi="David" w:cs="David"/>
          <w:snapToGrid w:val="0"/>
          <w:sz w:val="24"/>
          <w:szCs w:val="24"/>
          <w:rtl/>
        </w:rPr>
        <w:t>");</w:t>
      </w:r>
    </w:p>
    <w:p w14:paraId="514B6374" w14:textId="77777777" w:rsidR="00E56613" w:rsidRPr="00E56613" w:rsidRDefault="00E56613" w:rsidP="00E56613">
      <w:pPr>
        <w:spacing w:before="0" w:beforeAutospacing="0" w:after="0" w:afterAutospacing="0" w:line="240" w:lineRule="auto"/>
        <w:ind w:left="1180" w:hanging="940"/>
        <w:jc w:val="both"/>
        <w:rPr>
          <w:rFonts w:ascii="David" w:eastAsia="Times New Roman" w:hAnsi="David" w:cs="David"/>
          <w:snapToGrid w:val="0"/>
          <w:sz w:val="24"/>
          <w:szCs w:val="24"/>
          <w:rtl/>
        </w:rPr>
      </w:pPr>
    </w:p>
    <w:p w14:paraId="54333E71" w14:textId="77777777" w:rsidR="00E56613" w:rsidRPr="00E56613" w:rsidRDefault="00E56613" w:rsidP="00E56613">
      <w:pPr>
        <w:spacing w:before="0" w:beforeAutospacing="0" w:after="0" w:afterAutospacing="0" w:line="240" w:lineRule="auto"/>
        <w:ind w:left="1180" w:hanging="940"/>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והואיל</w:t>
      </w:r>
      <w:r w:rsidRPr="00E56613">
        <w:rPr>
          <w:rFonts w:ascii="David" w:eastAsia="Times New Roman" w:hAnsi="David" w:cs="David"/>
          <w:snapToGrid w:val="0"/>
          <w:sz w:val="24"/>
          <w:szCs w:val="24"/>
          <w:rtl/>
        </w:rPr>
        <w:tab/>
        <w:t>והקבלן הציע למזמין לבצע את העבודות בתמורה למחיר הכולל המפורט בנספח 3.1.1;</w:t>
      </w:r>
    </w:p>
    <w:p w14:paraId="4CEF6511" w14:textId="77777777" w:rsidR="00E56613" w:rsidRPr="00E56613" w:rsidRDefault="00E56613" w:rsidP="00E56613">
      <w:pPr>
        <w:spacing w:before="0" w:beforeAutospacing="0" w:after="0" w:afterAutospacing="0" w:line="240" w:lineRule="auto"/>
        <w:ind w:left="360"/>
        <w:rPr>
          <w:rFonts w:ascii="David" w:eastAsia="Times New Roman" w:hAnsi="David" w:cs="David"/>
          <w:snapToGrid w:val="0"/>
          <w:sz w:val="24"/>
          <w:szCs w:val="24"/>
          <w:rtl/>
        </w:rPr>
      </w:pPr>
    </w:p>
    <w:p w14:paraId="17052C39" w14:textId="77777777" w:rsidR="00E56613" w:rsidRPr="00E56613" w:rsidRDefault="00E56613" w:rsidP="00E56613">
      <w:pPr>
        <w:spacing w:before="0" w:beforeAutospacing="0" w:after="0" w:afterAutospacing="0" w:line="240" w:lineRule="auto"/>
        <w:ind w:left="1180" w:hanging="940"/>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והואיל</w:t>
      </w:r>
      <w:r w:rsidRPr="00E56613">
        <w:rPr>
          <w:rFonts w:ascii="David" w:eastAsia="Times New Roman" w:hAnsi="David" w:cs="David"/>
          <w:b/>
          <w:bCs/>
          <w:snapToGrid w:val="0"/>
          <w:sz w:val="24"/>
          <w:szCs w:val="24"/>
          <w:rtl/>
        </w:rPr>
        <w:tab/>
      </w:r>
      <w:r w:rsidRPr="00E56613">
        <w:rPr>
          <w:rFonts w:ascii="David" w:eastAsia="Times New Roman" w:hAnsi="David" w:cs="David"/>
          <w:snapToGrid w:val="0"/>
          <w:sz w:val="24"/>
          <w:szCs w:val="24"/>
          <w:rtl/>
        </w:rPr>
        <w:t>והקבלן מצהיר כי הינו קבלן מורשה ובעל ניסיון בביצוע עבודות נשוא החוזה וברשותו ידע, ציוד, אמצעים וכוח אדם מנוסה ומיומן המאפשרים לו ביצוע יעיל ומעולה של העבודות;</w:t>
      </w:r>
    </w:p>
    <w:p w14:paraId="3C7E4187" w14:textId="77777777" w:rsidR="00E56613" w:rsidRPr="00E56613" w:rsidRDefault="00E56613" w:rsidP="00E56613">
      <w:pPr>
        <w:spacing w:before="0" w:beforeAutospacing="0" w:after="0" w:afterAutospacing="0" w:line="240" w:lineRule="auto"/>
        <w:ind w:left="1180" w:hanging="940"/>
        <w:jc w:val="both"/>
        <w:rPr>
          <w:rFonts w:ascii="David" w:eastAsia="Times New Roman" w:hAnsi="David" w:cs="David"/>
          <w:snapToGrid w:val="0"/>
          <w:sz w:val="24"/>
          <w:szCs w:val="24"/>
          <w:rtl/>
        </w:rPr>
      </w:pPr>
    </w:p>
    <w:p w14:paraId="52A4A212" w14:textId="77777777" w:rsidR="00E56613" w:rsidRPr="00E56613" w:rsidRDefault="00E56613" w:rsidP="00E56613">
      <w:pPr>
        <w:spacing w:before="0" w:beforeAutospacing="0" w:after="0" w:afterAutospacing="0" w:line="240" w:lineRule="auto"/>
        <w:ind w:left="1180" w:hanging="940"/>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והואיל</w:t>
      </w:r>
      <w:r w:rsidRPr="00E56613">
        <w:rPr>
          <w:rFonts w:ascii="David" w:eastAsia="Times New Roman" w:hAnsi="David" w:cs="David"/>
          <w:b/>
          <w:bCs/>
          <w:snapToGrid w:val="0"/>
          <w:sz w:val="24"/>
          <w:szCs w:val="24"/>
          <w:rtl/>
        </w:rPr>
        <w:tab/>
      </w:r>
      <w:r w:rsidRPr="00E56613">
        <w:rPr>
          <w:rFonts w:ascii="David" w:eastAsia="Times New Roman" w:hAnsi="David" w:cs="David"/>
          <w:snapToGrid w:val="0"/>
          <w:sz w:val="24"/>
          <w:szCs w:val="24"/>
          <w:rtl/>
        </w:rPr>
        <w:t xml:space="preserve">והמזמין הסכים לביצוע העבודות ע"י הקבלן בכפיפות לתנאים המפורטים בחוזה זה; </w:t>
      </w:r>
    </w:p>
    <w:p w14:paraId="10EA7810" w14:textId="77777777" w:rsidR="00E56613" w:rsidRPr="00E56613" w:rsidRDefault="00E56613" w:rsidP="00E56613">
      <w:pPr>
        <w:spacing w:before="0" w:beforeAutospacing="0" w:after="0" w:afterAutospacing="0" w:line="240" w:lineRule="auto"/>
        <w:ind w:left="1180" w:hanging="940"/>
        <w:jc w:val="both"/>
        <w:rPr>
          <w:rFonts w:ascii="David" w:eastAsia="Times New Roman" w:hAnsi="David" w:cs="David"/>
          <w:snapToGrid w:val="0"/>
          <w:sz w:val="24"/>
          <w:szCs w:val="24"/>
          <w:rtl/>
        </w:rPr>
      </w:pPr>
    </w:p>
    <w:p w14:paraId="0E0CCA65" w14:textId="77777777" w:rsidR="00E56613" w:rsidRPr="00E56613" w:rsidRDefault="00E56613" w:rsidP="00E56613">
      <w:pPr>
        <w:spacing w:before="0" w:beforeAutospacing="0" w:after="0" w:afterAutospacing="0" w:line="240" w:lineRule="auto"/>
        <w:ind w:left="1180" w:hanging="940"/>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 xml:space="preserve">לפיכך  הוצהר  הותנה  והוסכם  בין  הצדדים  כדלקמן:- </w:t>
      </w:r>
    </w:p>
    <w:p w14:paraId="1BBD2A3C" w14:textId="77777777" w:rsidR="00E56613" w:rsidRPr="00E56613" w:rsidRDefault="00E56613" w:rsidP="00E56613">
      <w:pPr>
        <w:spacing w:before="0" w:beforeAutospacing="0" w:after="0" w:afterAutospacing="0" w:line="360" w:lineRule="auto"/>
        <w:ind w:left="1180" w:hanging="940"/>
        <w:jc w:val="both"/>
        <w:rPr>
          <w:rFonts w:ascii="David" w:eastAsia="Times New Roman" w:hAnsi="David" w:cs="David"/>
          <w:snapToGrid w:val="0"/>
          <w:sz w:val="24"/>
          <w:szCs w:val="24"/>
          <w:rtl/>
        </w:rPr>
      </w:pPr>
    </w:p>
    <w:p w14:paraId="4309F359" w14:textId="77777777" w:rsidR="00E56613" w:rsidRPr="00E56613" w:rsidRDefault="00E56613" w:rsidP="00237720">
      <w:pPr>
        <w:numPr>
          <w:ilvl w:val="0"/>
          <w:numId w:val="23"/>
        </w:numPr>
        <w:spacing w:before="120" w:beforeAutospacing="0" w:after="120" w:afterAutospacing="0" w:line="240" w:lineRule="auto"/>
        <w:jc w:val="both"/>
        <w:outlineLvl w:val="0"/>
        <w:rPr>
          <w:rFonts w:ascii="David" w:eastAsia="Times New Roman" w:hAnsi="David" w:cs="David"/>
          <w:snapToGrid w:val="0"/>
          <w:sz w:val="26"/>
          <w:szCs w:val="24"/>
          <w:rtl/>
        </w:rPr>
      </w:pPr>
      <w:r w:rsidRPr="00E56613">
        <w:rPr>
          <w:rFonts w:ascii="David" w:eastAsia="Times New Roman" w:hAnsi="David" w:cs="David"/>
          <w:b/>
          <w:bCs/>
          <w:snapToGrid w:val="0"/>
          <w:sz w:val="26"/>
          <w:szCs w:val="24"/>
          <w:u w:val="single"/>
          <w:rtl/>
        </w:rPr>
        <w:t>הגדרות ופירושים</w:t>
      </w:r>
    </w:p>
    <w:p w14:paraId="6FC975F8"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לביטויים הבאים יהיה הפירוש הנקוב בצידם:-</w:t>
      </w:r>
    </w:p>
    <w:p w14:paraId="1EBFA6BA" w14:textId="77777777" w:rsidR="00E56613" w:rsidRPr="00E56613" w:rsidRDefault="00E56613" w:rsidP="00E56613">
      <w:pPr>
        <w:spacing w:before="0" w:beforeAutospacing="0" w:after="0" w:afterAutospacing="0" w:line="240" w:lineRule="auto"/>
        <w:ind w:left="1180" w:hanging="940"/>
        <w:jc w:val="both"/>
        <w:rPr>
          <w:rFonts w:ascii="David" w:eastAsia="Times New Roman" w:hAnsi="David" w:cs="David"/>
          <w:snapToGrid w:val="0"/>
          <w:sz w:val="24"/>
          <w:szCs w:val="24"/>
          <w:rtl/>
        </w:rPr>
      </w:pPr>
    </w:p>
    <w:p w14:paraId="396BFC52" w14:textId="77777777" w:rsidR="00E56613" w:rsidRPr="00E56613" w:rsidRDefault="00E56613" w:rsidP="00E56613">
      <w:pPr>
        <w:spacing w:before="0" w:beforeAutospacing="0" w:after="0" w:afterAutospacing="0" w:line="240" w:lineRule="auto"/>
        <w:ind w:left="3472" w:hanging="2621"/>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"החוזה"</w:t>
      </w:r>
      <w:r w:rsidRPr="00E56613">
        <w:rPr>
          <w:rFonts w:ascii="David" w:eastAsia="Times New Roman" w:hAnsi="David" w:cs="David"/>
          <w:snapToGrid w:val="0"/>
          <w:sz w:val="24"/>
          <w:szCs w:val="24"/>
          <w:rtl/>
        </w:rPr>
        <w:tab/>
        <w:t>חוזה זה על נספחיו וכל מסמך שהוסכם ו/או שיוסכם כי יהווה חלק מהחוזה.</w:t>
      </w:r>
    </w:p>
    <w:p w14:paraId="7EBBABF4" w14:textId="77777777" w:rsidR="00E56613" w:rsidRPr="00E56613" w:rsidRDefault="00E56613" w:rsidP="00E56613">
      <w:pPr>
        <w:tabs>
          <w:tab w:val="left" w:pos="3917"/>
        </w:tabs>
        <w:spacing w:before="0" w:beforeAutospacing="0" w:after="0" w:afterAutospacing="0" w:line="240" w:lineRule="auto"/>
        <w:ind w:left="4201" w:hanging="2621"/>
        <w:jc w:val="both"/>
        <w:rPr>
          <w:rFonts w:ascii="David" w:eastAsia="Times New Roman" w:hAnsi="David" w:cs="David"/>
          <w:snapToGrid w:val="0"/>
          <w:sz w:val="24"/>
          <w:szCs w:val="24"/>
          <w:rtl/>
        </w:rPr>
      </w:pPr>
    </w:p>
    <w:p w14:paraId="00C0AB80" w14:textId="77777777" w:rsidR="00E56613" w:rsidRPr="00E56613" w:rsidRDefault="00E56613" w:rsidP="00E56613">
      <w:pPr>
        <w:tabs>
          <w:tab w:val="left" w:pos="3917"/>
        </w:tabs>
        <w:spacing w:before="0" w:beforeAutospacing="0" w:after="0" w:afterAutospacing="0" w:line="240" w:lineRule="auto"/>
        <w:ind w:left="3471" w:hanging="2620"/>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"קבלן משנה"</w:t>
      </w:r>
      <w:r w:rsidRPr="00E56613">
        <w:rPr>
          <w:rFonts w:ascii="David" w:eastAsia="Times New Roman" w:hAnsi="David" w:cs="David"/>
          <w:snapToGrid w:val="0"/>
          <w:sz w:val="24"/>
          <w:szCs w:val="24"/>
          <w:rtl/>
        </w:rPr>
        <w:tab/>
        <w:t>כל מי שמבצע עבודה כלשהי באתר עפ"י התקשרות בינו לבין הקבלן.</w:t>
      </w:r>
    </w:p>
    <w:p w14:paraId="7A800AB7" w14:textId="77777777" w:rsidR="00E56613" w:rsidRPr="00E56613" w:rsidRDefault="00E56613" w:rsidP="00E56613">
      <w:pPr>
        <w:tabs>
          <w:tab w:val="left" w:pos="3917"/>
        </w:tabs>
        <w:spacing w:before="0" w:beforeAutospacing="0" w:after="0" w:afterAutospacing="0" w:line="240" w:lineRule="auto"/>
        <w:ind w:left="4202" w:hanging="2620"/>
        <w:jc w:val="both"/>
        <w:rPr>
          <w:rFonts w:ascii="David" w:eastAsia="Times New Roman" w:hAnsi="David" w:cs="David"/>
          <w:snapToGrid w:val="0"/>
          <w:sz w:val="24"/>
          <w:szCs w:val="24"/>
          <w:rtl/>
        </w:rPr>
      </w:pPr>
    </w:p>
    <w:p w14:paraId="1D27F7AF" w14:textId="77777777" w:rsidR="00E56613" w:rsidRPr="00E56613" w:rsidRDefault="00E56613" w:rsidP="00E56613">
      <w:pPr>
        <w:tabs>
          <w:tab w:val="left" w:pos="3917"/>
        </w:tabs>
        <w:spacing w:before="0" w:beforeAutospacing="0" w:after="0" w:afterAutospacing="0" w:line="240" w:lineRule="auto"/>
        <w:ind w:left="3471" w:hanging="2620"/>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"הפרויקט"</w:t>
      </w:r>
      <w:r w:rsidRPr="00E56613">
        <w:rPr>
          <w:rFonts w:ascii="David" w:eastAsia="Times New Roman" w:hAnsi="David" w:cs="David"/>
          <w:snapToGrid w:val="0"/>
          <w:sz w:val="24"/>
          <w:szCs w:val="24"/>
          <w:rtl/>
        </w:rPr>
        <w:tab/>
        <w:t xml:space="preserve">כמוגדר בנספח 3.1.1. </w:t>
      </w:r>
    </w:p>
    <w:p w14:paraId="2155B47E" w14:textId="77777777" w:rsidR="00E56613" w:rsidRPr="00E56613" w:rsidRDefault="00E56613" w:rsidP="00E56613">
      <w:pPr>
        <w:tabs>
          <w:tab w:val="left" w:pos="3917"/>
        </w:tabs>
        <w:spacing w:before="0" w:beforeAutospacing="0" w:after="0" w:afterAutospacing="0" w:line="240" w:lineRule="auto"/>
        <w:ind w:left="3471" w:hanging="2620"/>
        <w:jc w:val="both"/>
        <w:rPr>
          <w:rFonts w:ascii="David" w:eastAsia="Times New Roman" w:hAnsi="David" w:cs="David"/>
          <w:snapToGrid w:val="0"/>
          <w:sz w:val="24"/>
          <w:szCs w:val="24"/>
          <w:u w:val="single"/>
          <w:rtl/>
        </w:rPr>
      </w:pPr>
    </w:p>
    <w:p w14:paraId="6FF9F6EC" w14:textId="77777777" w:rsidR="00E56613" w:rsidRPr="00E56613" w:rsidRDefault="00E56613" w:rsidP="00E56613">
      <w:pPr>
        <w:tabs>
          <w:tab w:val="left" w:pos="3917"/>
        </w:tabs>
        <w:spacing w:before="0" w:beforeAutospacing="0" w:after="0" w:afterAutospacing="0" w:line="240" w:lineRule="auto"/>
        <w:ind w:left="3471" w:hanging="2620"/>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"שלבים בפרויקט"</w:t>
      </w:r>
      <w:r w:rsidRPr="00E56613">
        <w:rPr>
          <w:rFonts w:ascii="David" w:eastAsia="Times New Roman" w:hAnsi="David" w:cs="David"/>
          <w:snapToGrid w:val="0"/>
          <w:sz w:val="24"/>
          <w:szCs w:val="24"/>
          <w:rtl/>
        </w:rPr>
        <w:t xml:space="preserve"> </w:t>
      </w:r>
      <w:r w:rsidRPr="00E56613">
        <w:rPr>
          <w:rFonts w:ascii="David" w:eastAsia="Times New Roman" w:hAnsi="David" w:cs="David"/>
          <w:snapToGrid w:val="0"/>
          <w:sz w:val="24"/>
          <w:szCs w:val="24"/>
          <w:rtl/>
        </w:rPr>
        <w:tab/>
        <w:t>כמוגדר בהגדרת הפרויקט בנספח 3.1.1 (במובחן משלבי ביניים בעבודות).</w:t>
      </w:r>
    </w:p>
    <w:p w14:paraId="6382C1EE" w14:textId="77777777" w:rsidR="00E56613" w:rsidRPr="00E56613" w:rsidRDefault="00E56613" w:rsidP="00E56613">
      <w:pPr>
        <w:tabs>
          <w:tab w:val="left" w:pos="3917"/>
        </w:tabs>
        <w:spacing w:before="0" w:beforeAutospacing="0" w:after="0" w:afterAutospacing="0" w:line="240" w:lineRule="auto"/>
        <w:ind w:left="3471" w:right="4202" w:hanging="2620"/>
        <w:jc w:val="both"/>
        <w:rPr>
          <w:rFonts w:ascii="David" w:eastAsia="Times New Roman" w:hAnsi="David" w:cs="David"/>
          <w:snapToGrid w:val="0"/>
          <w:sz w:val="24"/>
          <w:szCs w:val="24"/>
          <w:rtl/>
        </w:rPr>
      </w:pPr>
    </w:p>
    <w:p w14:paraId="2A56AD97" w14:textId="77777777" w:rsidR="00E56613" w:rsidRPr="00E56613" w:rsidRDefault="00E56613" w:rsidP="00E56613">
      <w:pPr>
        <w:tabs>
          <w:tab w:val="left" w:pos="3917"/>
        </w:tabs>
        <w:spacing w:before="0" w:beforeAutospacing="0" w:after="0" w:afterAutospacing="0" w:line="240" w:lineRule="auto"/>
        <w:ind w:left="3471" w:hanging="2620"/>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"המבנה"</w:t>
      </w:r>
      <w:r w:rsidRPr="00E56613">
        <w:rPr>
          <w:rFonts w:ascii="David" w:eastAsia="Times New Roman" w:hAnsi="David" w:cs="David"/>
          <w:snapToGrid w:val="0"/>
          <w:sz w:val="24"/>
          <w:szCs w:val="24"/>
          <w:rtl/>
        </w:rPr>
        <w:tab/>
        <w:t>המבנה נשוא העבודות כמוגדר בנספח 3.1.1.</w:t>
      </w:r>
    </w:p>
    <w:p w14:paraId="5A4E436F" w14:textId="77777777" w:rsidR="00E56613" w:rsidRPr="00E56613" w:rsidRDefault="00E56613" w:rsidP="00E56613">
      <w:pPr>
        <w:tabs>
          <w:tab w:val="left" w:pos="3917"/>
        </w:tabs>
        <w:spacing w:before="0" w:beforeAutospacing="0" w:after="0" w:afterAutospacing="0" w:line="360" w:lineRule="auto"/>
        <w:ind w:left="3470" w:hanging="2621"/>
        <w:jc w:val="both"/>
        <w:rPr>
          <w:rFonts w:ascii="David" w:eastAsia="Times New Roman" w:hAnsi="David" w:cs="David"/>
          <w:snapToGrid w:val="0"/>
          <w:sz w:val="24"/>
          <w:szCs w:val="24"/>
          <w:rtl/>
        </w:rPr>
      </w:pPr>
    </w:p>
    <w:p w14:paraId="077DE167" w14:textId="77777777" w:rsidR="00E56613" w:rsidRPr="00E56613" w:rsidRDefault="00E56613" w:rsidP="00E56613">
      <w:pPr>
        <w:tabs>
          <w:tab w:val="left" w:pos="3917"/>
        </w:tabs>
        <w:spacing w:before="0" w:beforeAutospacing="0" w:after="0" w:afterAutospacing="0" w:line="240" w:lineRule="auto"/>
        <w:ind w:left="3472" w:hanging="2621"/>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"העבודות"</w:t>
      </w:r>
      <w:r w:rsidRPr="00E56613">
        <w:rPr>
          <w:rFonts w:ascii="David" w:eastAsia="Times New Roman" w:hAnsi="David" w:cs="David"/>
          <w:snapToGrid w:val="0"/>
          <w:sz w:val="24"/>
          <w:szCs w:val="24"/>
          <w:rtl/>
        </w:rPr>
        <w:tab/>
        <w:t xml:space="preserve">כל העבודות הנדרשות לצורך הקמת הפרויקט והשלמתו כהגדרתן בנספח 3.1.1 לרבות שנויים ועבודות שיבוצעו ע"י הקבלן או באחריותו בהתאם להוראות החוזה ובכללן </w:t>
      </w:r>
      <w:r w:rsidRPr="00E56613">
        <w:rPr>
          <w:rFonts w:ascii="David" w:eastAsia="Times New Roman" w:hAnsi="David" w:cs="David"/>
          <w:snapToGrid w:val="0"/>
          <w:sz w:val="24"/>
          <w:szCs w:val="24"/>
          <w:rtl/>
        </w:rPr>
        <w:lastRenderedPageBreak/>
        <w:t>עבודות עזר ועבודות ארעיות שתידרשנה לשם בצוע העבודות.</w:t>
      </w:r>
    </w:p>
    <w:p w14:paraId="033CEB5D" w14:textId="77777777" w:rsidR="00E56613" w:rsidRPr="00E56613" w:rsidRDefault="00E56613" w:rsidP="00E56613">
      <w:pPr>
        <w:tabs>
          <w:tab w:val="left" w:pos="3917"/>
        </w:tabs>
        <w:spacing w:before="0" w:beforeAutospacing="0" w:after="0" w:afterAutospacing="0" w:line="240" w:lineRule="auto"/>
        <w:ind w:left="3472" w:hanging="2621"/>
        <w:jc w:val="both"/>
        <w:rPr>
          <w:rFonts w:ascii="David" w:eastAsia="Times New Roman" w:hAnsi="David" w:cs="David"/>
          <w:snapToGrid w:val="0"/>
          <w:sz w:val="24"/>
          <w:szCs w:val="24"/>
          <w:rtl/>
        </w:rPr>
      </w:pPr>
    </w:p>
    <w:p w14:paraId="531DF213" w14:textId="77777777" w:rsidR="00E56613" w:rsidRPr="00E56613" w:rsidRDefault="00E56613" w:rsidP="00E56613">
      <w:pPr>
        <w:tabs>
          <w:tab w:val="left" w:pos="3917"/>
        </w:tabs>
        <w:spacing w:before="0" w:beforeAutospacing="0" w:after="0" w:afterAutospacing="0" w:line="240" w:lineRule="auto"/>
        <w:ind w:left="3472" w:hanging="2621"/>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"הרוכשים"</w:t>
      </w:r>
      <w:r w:rsidRPr="00E56613">
        <w:rPr>
          <w:rFonts w:ascii="David" w:eastAsia="Times New Roman" w:hAnsi="David" w:cs="David"/>
          <w:snapToGrid w:val="0"/>
          <w:sz w:val="24"/>
          <w:szCs w:val="24"/>
          <w:rtl/>
        </w:rPr>
        <w:t>/</w:t>
      </w:r>
      <w:r w:rsidRPr="00E56613">
        <w:rPr>
          <w:rFonts w:ascii="David" w:eastAsia="Times New Roman" w:hAnsi="David" w:cs="David"/>
          <w:b/>
          <w:bCs/>
          <w:snapToGrid w:val="0"/>
          <w:sz w:val="24"/>
          <w:szCs w:val="24"/>
          <w:rtl/>
        </w:rPr>
        <w:t xml:space="preserve"> "הרוכש"</w:t>
      </w:r>
      <w:r w:rsidRPr="00E56613">
        <w:rPr>
          <w:rFonts w:ascii="David" w:eastAsia="Times New Roman" w:hAnsi="David" w:cs="David"/>
          <w:snapToGrid w:val="0"/>
          <w:sz w:val="24"/>
          <w:szCs w:val="24"/>
          <w:rtl/>
        </w:rPr>
        <w:tab/>
        <w:t>מי שירכוש יחידות או שטחים בפרויקט, בין למגורים ובין לכל מטרה אחרת.</w:t>
      </w:r>
    </w:p>
    <w:p w14:paraId="3EDCB1F3" w14:textId="77777777" w:rsidR="00E56613" w:rsidRPr="00E56613" w:rsidRDefault="00E56613" w:rsidP="00E56613">
      <w:pPr>
        <w:tabs>
          <w:tab w:val="left" w:pos="3917"/>
        </w:tabs>
        <w:spacing w:before="0" w:beforeAutospacing="0" w:after="0" w:afterAutospacing="0" w:line="240" w:lineRule="auto"/>
        <w:ind w:left="3472" w:hanging="2621"/>
        <w:jc w:val="both"/>
        <w:rPr>
          <w:rFonts w:ascii="David" w:eastAsia="Times New Roman" w:hAnsi="David" w:cs="David"/>
          <w:snapToGrid w:val="0"/>
          <w:sz w:val="24"/>
          <w:szCs w:val="24"/>
          <w:rtl/>
        </w:rPr>
      </w:pPr>
    </w:p>
    <w:p w14:paraId="33A3891A" w14:textId="77777777" w:rsidR="00E56613" w:rsidRPr="00E56613" w:rsidRDefault="00E56613" w:rsidP="00E56613">
      <w:pPr>
        <w:tabs>
          <w:tab w:val="left" w:pos="3917"/>
        </w:tabs>
        <w:spacing w:before="0" w:beforeAutospacing="0" w:after="0" w:afterAutospacing="0" w:line="240" w:lineRule="auto"/>
        <w:ind w:left="3472" w:hanging="2621"/>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"האתר"</w:t>
      </w:r>
      <w:r w:rsidRPr="00E56613">
        <w:rPr>
          <w:rFonts w:ascii="David" w:eastAsia="Times New Roman" w:hAnsi="David" w:cs="David"/>
          <w:snapToGrid w:val="0"/>
          <w:sz w:val="24"/>
          <w:szCs w:val="24"/>
          <w:rtl/>
        </w:rPr>
        <w:tab/>
        <w:t>המקום בו תבוצענה העבודות לרבות המבנה נשוא העבודות ולרבות כל מקום אחר במידה שיועמד לרשות הקבלן לצורך החוזה.</w:t>
      </w:r>
    </w:p>
    <w:p w14:paraId="23CF6B69" w14:textId="77777777" w:rsidR="00E56613" w:rsidRPr="00E56613" w:rsidRDefault="00E56613" w:rsidP="00E56613">
      <w:pPr>
        <w:tabs>
          <w:tab w:val="left" w:pos="3917"/>
        </w:tabs>
        <w:spacing w:before="0" w:beforeAutospacing="0" w:after="0" w:afterAutospacing="0" w:line="240" w:lineRule="auto"/>
        <w:ind w:left="3472" w:hanging="2621"/>
        <w:jc w:val="both"/>
        <w:rPr>
          <w:rFonts w:ascii="David" w:eastAsia="Times New Roman" w:hAnsi="David" w:cs="David"/>
          <w:snapToGrid w:val="0"/>
          <w:sz w:val="24"/>
          <w:szCs w:val="24"/>
          <w:rtl/>
        </w:rPr>
      </w:pPr>
    </w:p>
    <w:p w14:paraId="67586120" w14:textId="77777777" w:rsidR="00E56613" w:rsidRPr="00E56613" w:rsidRDefault="00E56613" w:rsidP="00E56613">
      <w:pPr>
        <w:tabs>
          <w:tab w:val="left" w:pos="3917"/>
        </w:tabs>
        <w:spacing w:before="0" w:beforeAutospacing="0" w:after="0" w:afterAutospacing="0" w:line="240" w:lineRule="auto"/>
        <w:ind w:left="3472" w:hanging="2621"/>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"חומרים"</w:t>
      </w:r>
      <w:r w:rsidRPr="00E56613">
        <w:rPr>
          <w:rFonts w:ascii="David" w:eastAsia="Times New Roman" w:hAnsi="David" w:cs="David"/>
          <w:snapToGrid w:val="0"/>
          <w:sz w:val="24"/>
          <w:szCs w:val="24"/>
          <w:rtl/>
        </w:rPr>
        <w:tab/>
        <w:t>החומרים, הציוד, האביזרים והמתקנים המיועדים להיות חלק מהעבודות כפי מצבם בכל עת, בין מוגמרים ובין בלתי מוגמרים.</w:t>
      </w:r>
    </w:p>
    <w:p w14:paraId="4492FB7D" w14:textId="77777777" w:rsidR="00E56613" w:rsidRPr="00E56613" w:rsidRDefault="00E56613" w:rsidP="00E56613">
      <w:pPr>
        <w:tabs>
          <w:tab w:val="left" w:pos="3917"/>
        </w:tabs>
        <w:spacing w:before="0" w:beforeAutospacing="0" w:after="0" w:afterAutospacing="0" w:line="240" w:lineRule="auto"/>
        <w:ind w:left="3472" w:hanging="2621"/>
        <w:jc w:val="both"/>
        <w:rPr>
          <w:rFonts w:ascii="David" w:eastAsia="Times New Roman" w:hAnsi="David" w:cs="David"/>
          <w:snapToGrid w:val="0"/>
          <w:sz w:val="24"/>
          <w:szCs w:val="24"/>
          <w:rtl/>
        </w:rPr>
      </w:pPr>
    </w:p>
    <w:p w14:paraId="55C6D5B5" w14:textId="77777777" w:rsidR="00E56613" w:rsidRPr="00E56613" w:rsidRDefault="00E56613" w:rsidP="00E56613">
      <w:pPr>
        <w:tabs>
          <w:tab w:val="left" w:pos="3917"/>
        </w:tabs>
        <w:spacing w:before="0" w:beforeAutospacing="0" w:after="0" w:afterAutospacing="0" w:line="240" w:lineRule="auto"/>
        <w:ind w:left="3472" w:hanging="2621"/>
        <w:jc w:val="both"/>
        <w:rPr>
          <w:rFonts w:ascii="David" w:eastAsia="Times New Roman" w:hAnsi="David" w:cs="David"/>
          <w:b/>
          <w:bCs/>
          <w:snapToGrid w:val="0"/>
          <w:sz w:val="24"/>
          <w:szCs w:val="24"/>
          <w:rtl/>
        </w:rPr>
      </w:pPr>
      <w:r w:rsidRPr="00E56613">
        <w:rPr>
          <w:rFonts w:ascii="David" w:eastAsia="Times New Roman" w:hAnsi="David" w:cs="David"/>
          <w:b/>
          <w:bCs/>
          <w:snapToGrid w:val="0"/>
          <w:sz w:val="24"/>
          <w:szCs w:val="24"/>
          <w:rtl/>
        </w:rPr>
        <w:t>"שווה ערך"/</w:t>
      </w:r>
    </w:p>
    <w:p w14:paraId="48015ECA" w14:textId="77777777" w:rsidR="00E56613" w:rsidRPr="00E56613" w:rsidRDefault="00E56613" w:rsidP="00E56613">
      <w:pPr>
        <w:tabs>
          <w:tab w:val="left" w:pos="3917"/>
        </w:tabs>
        <w:spacing w:before="0" w:beforeAutospacing="0" w:after="0" w:afterAutospacing="0" w:line="240" w:lineRule="auto"/>
        <w:ind w:left="3472" w:hanging="2621"/>
        <w:jc w:val="both"/>
        <w:rPr>
          <w:rFonts w:ascii="David" w:eastAsia="Times New Roman" w:hAnsi="David" w:cs="David"/>
          <w:snapToGrid w:val="0"/>
          <w:sz w:val="24"/>
          <w:szCs w:val="24"/>
          <w:u w:val="single"/>
          <w:rtl/>
        </w:rPr>
      </w:pPr>
      <w:r w:rsidRPr="00E56613">
        <w:rPr>
          <w:rFonts w:ascii="David" w:eastAsia="Times New Roman" w:hAnsi="David" w:cs="David"/>
          <w:b/>
          <w:bCs/>
          <w:snapToGrid w:val="0"/>
          <w:sz w:val="24"/>
          <w:szCs w:val="24"/>
          <w:rtl/>
        </w:rPr>
        <w:t xml:space="preserve"> "שווה ערך טכני"</w:t>
      </w:r>
      <w:r w:rsidRPr="00E56613">
        <w:rPr>
          <w:rFonts w:ascii="David" w:eastAsia="Times New Roman" w:hAnsi="David" w:cs="David"/>
          <w:b/>
          <w:bCs/>
          <w:snapToGrid w:val="0"/>
          <w:sz w:val="24"/>
          <w:szCs w:val="24"/>
          <w:rtl/>
        </w:rPr>
        <w:tab/>
      </w:r>
      <w:r w:rsidRPr="00E56613">
        <w:rPr>
          <w:rFonts w:ascii="David" w:eastAsia="Times New Roman" w:hAnsi="David" w:cs="David"/>
          <w:snapToGrid w:val="0"/>
          <w:sz w:val="24"/>
          <w:szCs w:val="24"/>
          <w:rtl/>
        </w:rPr>
        <w:t>מלאכה ו/או חומר ו/או מוצר העומדים בתקן הישראלי, ככל שיש כזה עפ"י מכון התקנים אשר אינם נופלים ברמתם ו/או בתכונות הטכניות ו/או מבחינה תפקודית ו/או קיים ו/או בלאי ו/או עמידות ו/או אפשרויות ועלויות אחזקה מאלה הנזכרים במקור, לפי קביעתו הבלעדית של המפקח ונציג המזמין.</w:t>
      </w:r>
    </w:p>
    <w:p w14:paraId="779E43A5" w14:textId="77777777" w:rsidR="00E56613" w:rsidRPr="00E56613" w:rsidRDefault="00E56613" w:rsidP="00E56613">
      <w:pPr>
        <w:tabs>
          <w:tab w:val="left" w:pos="3917"/>
        </w:tabs>
        <w:spacing w:before="0" w:beforeAutospacing="0" w:after="0" w:afterAutospacing="0" w:line="240" w:lineRule="auto"/>
        <w:ind w:left="3472" w:hanging="2621"/>
        <w:jc w:val="both"/>
        <w:rPr>
          <w:rFonts w:ascii="David" w:eastAsia="Times New Roman" w:hAnsi="David" w:cs="David"/>
          <w:snapToGrid w:val="0"/>
          <w:sz w:val="24"/>
          <w:szCs w:val="24"/>
          <w:rtl/>
        </w:rPr>
      </w:pPr>
    </w:p>
    <w:p w14:paraId="0D961019" w14:textId="77777777" w:rsidR="00E56613" w:rsidRPr="00E56613" w:rsidRDefault="00E56613" w:rsidP="00E56613">
      <w:pPr>
        <w:tabs>
          <w:tab w:val="left" w:pos="3917"/>
        </w:tabs>
        <w:spacing w:before="0" w:beforeAutospacing="0" w:after="0" w:afterAutospacing="0" w:line="240" w:lineRule="auto"/>
        <w:ind w:left="3472" w:hanging="2621"/>
        <w:jc w:val="both"/>
        <w:rPr>
          <w:rFonts w:ascii="David" w:eastAsia="Times New Roman" w:hAnsi="David" w:cs="David"/>
          <w:snapToGrid w:val="0"/>
          <w:sz w:val="24"/>
          <w:szCs w:val="24"/>
          <w:u w:val="single"/>
          <w:rtl/>
        </w:rPr>
      </w:pPr>
      <w:r w:rsidRPr="00E56613">
        <w:rPr>
          <w:rFonts w:ascii="David" w:eastAsia="Times New Roman" w:hAnsi="David" w:cs="David"/>
          <w:b/>
          <w:bCs/>
          <w:snapToGrid w:val="0"/>
          <w:sz w:val="24"/>
          <w:szCs w:val="24"/>
          <w:rtl/>
        </w:rPr>
        <w:t>"טופס 4"</w:t>
      </w:r>
      <w:r w:rsidRPr="00E56613">
        <w:rPr>
          <w:rFonts w:ascii="David" w:eastAsia="Times New Roman" w:hAnsi="David" w:cs="David"/>
          <w:b/>
          <w:bCs/>
          <w:snapToGrid w:val="0"/>
          <w:sz w:val="24"/>
          <w:szCs w:val="24"/>
          <w:rtl/>
        </w:rPr>
        <w:tab/>
      </w:r>
      <w:r w:rsidRPr="00E56613">
        <w:rPr>
          <w:rFonts w:ascii="David" w:eastAsia="Times New Roman" w:hAnsi="David" w:cs="David"/>
          <w:snapToGrid w:val="0"/>
          <w:sz w:val="24"/>
          <w:szCs w:val="24"/>
          <w:rtl/>
        </w:rPr>
        <w:t>טופס 4 לפי תקנה 5 לתקנות התכנון והבניה (אישורים למתן שירותי חשמל, מים וטלפון) תשמ"א-1981 בנוסח המקובל בוועדה המקומית הרלוונטית, שלא נקבעה בו מניעה לאכלוס.</w:t>
      </w:r>
    </w:p>
    <w:p w14:paraId="50F44BFF" w14:textId="77777777" w:rsidR="00E56613" w:rsidRPr="00E56613" w:rsidRDefault="00E56613" w:rsidP="00E56613">
      <w:pPr>
        <w:tabs>
          <w:tab w:val="left" w:pos="3917"/>
        </w:tabs>
        <w:spacing w:before="0" w:beforeAutospacing="0" w:after="0" w:afterAutospacing="0" w:line="240" w:lineRule="auto"/>
        <w:ind w:left="3472" w:hanging="2621"/>
        <w:jc w:val="both"/>
        <w:rPr>
          <w:rFonts w:ascii="David" w:eastAsia="Times New Roman" w:hAnsi="David" w:cs="David"/>
          <w:snapToGrid w:val="0"/>
          <w:sz w:val="24"/>
          <w:szCs w:val="24"/>
          <w:rtl/>
        </w:rPr>
      </w:pPr>
    </w:p>
    <w:p w14:paraId="47146953" w14:textId="77777777" w:rsidR="00E56613" w:rsidRPr="00E56613" w:rsidRDefault="00E56613" w:rsidP="00E56613">
      <w:pPr>
        <w:tabs>
          <w:tab w:val="left" w:pos="3917"/>
        </w:tabs>
        <w:spacing w:before="0" w:beforeAutospacing="0" w:after="0" w:afterAutospacing="0" w:line="240" w:lineRule="auto"/>
        <w:ind w:left="3472" w:hanging="2621"/>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"תעודת גמר"</w:t>
      </w:r>
      <w:r w:rsidRPr="00E56613">
        <w:rPr>
          <w:rFonts w:ascii="David" w:eastAsia="Times New Roman" w:hAnsi="David" w:cs="David"/>
          <w:b/>
          <w:bCs/>
          <w:snapToGrid w:val="0"/>
          <w:sz w:val="24"/>
          <w:szCs w:val="24"/>
          <w:rtl/>
        </w:rPr>
        <w:tab/>
      </w:r>
      <w:r w:rsidRPr="00E56613">
        <w:rPr>
          <w:rFonts w:ascii="David" w:eastAsia="Times New Roman" w:hAnsi="David" w:cs="David"/>
          <w:snapToGrid w:val="0"/>
          <w:sz w:val="24"/>
          <w:szCs w:val="24"/>
          <w:rtl/>
        </w:rPr>
        <w:t>טופס 5 לפי תקנה 21(ד) לתקנות התכנון והבניה (בקשה להיתר, תנאים ואגרות) תש"ל- 1970.</w:t>
      </w:r>
    </w:p>
    <w:p w14:paraId="7519805F" w14:textId="77777777" w:rsidR="00E56613" w:rsidRPr="00E56613" w:rsidRDefault="00E56613" w:rsidP="00E56613">
      <w:pPr>
        <w:tabs>
          <w:tab w:val="left" w:pos="3917"/>
        </w:tabs>
        <w:spacing w:before="0" w:beforeAutospacing="0" w:after="0" w:afterAutospacing="0" w:line="240" w:lineRule="auto"/>
        <w:ind w:left="3472" w:hanging="2621"/>
        <w:jc w:val="both"/>
        <w:rPr>
          <w:rFonts w:ascii="David" w:eastAsia="Times New Roman" w:hAnsi="David" w:cs="David"/>
          <w:snapToGrid w:val="0"/>
          <w:sz w:val="24"/>
          <w:szCs w:val="24"/>
          <w:rtl/>
        </w:rPr>
      </w:pPr>
    </w:p>
    <w:p w14:paraId="6E5EB9F0" w14:textId="77777777" w:rsidR="00E56613" w:rsidRPr="00E56613" w:rsidRDefault="00E56613" w:rsidP="00E56613">
      <w:pPr>
        <w:tabs>
          <w:tab w:val="left" w:pos="3917"/>
        </w:tabs>
        <w:spacing w:before="0" w:beforeAutospacing="0" w:after="0" w:afterAutospacing="0" w:line="240" w:lineRule="auto"/>
        <w:ind w:left="3472" w:hanging="2621"/>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"אמצעים"</w:t>
      </w:r>
      <w:r w:rsidRPr="00E56613">
        <w:rPr>
          <w:rFonts w:ascii="David" w:eastAsia="Times New Roman" w:hAnsi="David" w:cs="David"/>
          <w:snapToGrid w:val="0"/>
          <w:sz w:val="24"/>
          <w:szCs w:val="24"/>
          <w:rtl/>
        </w:rPr>
        <w:tab/>
        <w:t>הציוד, הכלים, הפיגומים, המתקנים וכל יתר הנדרש לבצוע העבודות שאינו נכלל בעבודות.</w:t>
      </w:r>
    </w:p>
    <w:p w14:paraId="43102F16" w14:textId="77777777" w:rsidR="00E56613" w:rsidRPr="00E56613" w:rsidRDefault="00E56613" w:rsidP="00E56613">
      <w:pPr>
        <w:tabs>
          <w:tab w:val="right" w:pos="5560"/>
        </w:tabs>
        <w:spacing w:before="0" w:beforeAutospacing="0" w:after="0" w:afterAutospacing="0" w:line="240" w:lineRule="auto"/>
        <w:ind w:left="3271" w:hanging="2420"/>
        <w:jc w:val="both"/>
        <w:rPr>
          <w:rFonts w:ascii="David" w:eastAsia="Times New Roman" w:hAnsi="David" w:cs="David"/>
          <w:snapToGrid w:val="0"/>
          <w:sz w:val="24"/>
          <w:szCs w:val="24"/>
          <w:rtl/>
        </w:rPr>
      </w:pPr>
    </w:p>
    <w:p w14:paraId="5EEB456B" w14:textId="77777777" w:rsidR="00E56613" w:rsidRPr="00E56613" w:rsidRDefault="00E56613" w:rsidP="00E56613">
      <w:pPr>
        <w:tabs>
          <w:tab w:val="left" w:pos="3917"/>
        </w:tabs>
        <w:spacing w:before="0" w:beforeAutospacing="0" w:after="0" w:afterAutospacing="0" w:line="240" w:lineRule="auto"/>
        <w:ind w:left="3472" w:hanging="2621"/>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"תקופת העבודות"</w:t>
      </w:r>
      <w:r w:rsidRPr="00E56613">
        <w:rPr>
          <w:rFonts w:ascii="David" w:eastAsia="Times New Roman" w:hAnsi="David" w:cs="David"/>
          <w:b/>
          <w:bCs/>
          <w:snapToGrid w:val="0"/>
          <w:sz w:val="24"/>
          <w:szCs w:val="24"/>
          <w:rtl/>
        </w:rPr>
        <w:tab/>
      </w:r>
      <w:r w:rsidRPr="00E56613">
        <w:rPr>
          <w:rFonts w:ascii="David" w:eastAsia="Times New Roman" w:hAnsi="David" w:cs="David"/>
          <w:snapToGrid w:val="0"/>
          <w:sz w:val="24"/>
          <w:szCs w:val="24"/>
          <w:rtl/>
        </w:rPr>
        <w:t>החל ממתן צו התחלת עבודה לפי סעיף 10.1 ועד לתאריך מסירת העבודות כהגדרתו בסעיף 27.5 להלן.</w:t>
      </w:r>
    </w:p>
    <w:p w14:paraId="02D2FF54" w14:textId="77777777" w:rsidR="00E56613" w:rsidRPr="00E56613" w:rsidRDefault="00E56613" w:rsidP="00E56613">
      <w:pPr>
        <w:tabs>
          <w:tab w:val="left" w:pos="3917"/>
        </w:tabs>
        <w:spacing w:before="0" w:beforeAutospacing="0" w:after="0" w:afterAutospacing="0" w:line="240" w:lineRule="auto"/>
        <w:ind w:left="3472" w:hanging="2621"/>
        <w:jc w:val="both"/>
        <w:rPr>
          <w:rFonts w:ascii="David" w:eastAsia="Times New Roman" w:hAnsi="David" w:cs="David"/>
          <w:snapToGrid w:val="0"/>
          <w:sz w:val="24"/>
          <w:szCs w:val="24"/>
          <w:rtl/>
        </w:rPr>
      </w:pPr>
    </w:p>
    <w:p w14:paraId="7399EABE" w14:textId="77777777" w:rsidR="00E56613" w:rsidRPr="00E56613" w:rsidRDefault="00E56613" w:rsidP="00E56613">
      <w:pPr>
        <w:tabs>
          <w:tab w:val="left" w:pos="3917"/>
        </w:tabs>
        <w:spacing w:before="0" w:beforeAutospacing="0" w:after="0" w:afterAutospacing="0" w:line="240" w:lineRule="auto"/>
        <w:ind w:left="3472" w:hanging="2621"/>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"המפקח"</w:t>
      </w:r>
      <w:r w:rsidRPr="00E56613">
        <w:rPr>
          <w:rFonts w:ascii="David" w:eastAsia="Times New Roman" w:hAnsi="David" w:cs="David"/>
          <w:snapToGrid w:val="0"/>
          <w:sz w:val="24"/>
          <w:szCs w:val="24"/>
          <w:rtl/>
        </w:rPr>
        <w:tab/>
        <w:t>מי שימונה ע"י המזמין לפי סעיף 4.1 להלן, ככל שימונה.</w:t>
      </w:r>
    </w:p>
    <w:p w14:paraId="72CF61D3" w14:textId="77777777" w:rsidR="00E56613" w:rsidRPr="00E56613" w:rsidRDefault="00E56613" w:rsidP="00E56613">
      <w:pPr>
        <w:tabs>
          <w:tab w:val="left" w:pos="3917"/>
          <w:tab w:val="right" w:pos="5560"/>
        </w:tabs>
        <w:spacing w:before="0" w:beforeAutospacing="0" w:after="0" w:afterAutospacing="0" w:line="240" w:lineRule="auto"/>
        <w:ind w:left="3472" w:hanging="2621"/>
        <w:jc w:val="both"/>
        <w:rPr>
          <w:rFonts w:ascii="David" w:eastAsia="Times New Roman" w:hAnsi="David" w:cs="David"/>
          <w:snapToGrid w:val="0"/>
          <w:sz w:val="24"/>
          <w:szCs w:val="24"/>
          <w:rtl/>
        </w:rPr>
      </w:pPr>
    </w:p>
    <w:p w14:paraId="18E8D4AA" w14:textId="77777777" w:rsidR="00E56613" w:rsidRPr="00E56613" w:rsidRDefault="00E56613" w:rsidP="00E56613">
      <w:pPr>
        <w:tabs>
          <w:tab w:val="left" w:pos="3917"/>
        </w:tabs>
        <w:spacing w:before="0" w:beforeAutospacing="0" w:after="0" w:afterAutospacing="0" w:line="240" w:lineRule="auto"/>
        <w:ind w:left="3472" w:hanging="2621"/>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"נציג המזמין"</w:t>
      </w:r>
      <w:r w:rsidRPr="00E56613">
        <w:rPr>
          <w:rFonts w:ascii="David" w:eastAsia="Times New Roman" w:hAnsi="David" w:cs="David"/>
          <w:b/>
          <w:bCs/>
          <w:snapToGrid w:val="0"/>
          <w:sz w:val="24"/>
          <w:szCs w:val="24"/>
          <w:rtl/>
        </w:rPr>
        <w:tab/>
      </w:r>
      <w:r w:rsidRPr="00E56613">
        <w:rPr>
          <w:rFonts w:ascii="David" w:eastAsia="Times New Roman" w:hAnsi="David" w:cs="David"/>
          <w:snapToGrid w:val="0"/>
          <w:sz w:val="24"/>
          <w:szCs w:val="24"/>
          <w:rtl/>
        </w:rPr>
        <w:t>מי שימונה ע"י המזמין להיות נציגו.</w:t>
      </w:r>
    </w:p>
    <w:p w14:paraId="37333EB9" w14:textId="77777777" w:rsidR="00E56613" w:rsidRPr="00E56613" w:rsidRDefault="00E56613" w:rsidP="00E56613">
      <w:pPr>
        <w:tabs>
          <w:tab w:val="left" w:pos="4059"/>
        </w:tabs>
        <w:spacing w:before="0" w:beforeAutospacing="0" w:after="0" w:afterAutospacing="0" w:line="240" w:lineRule="auto"/>
        <w:ind w:left="3614" w:hanging="2763"/>
        <w:jc w:val="both"/>
        <w:rPr>
          <w:rFonts w:ascii="David" w:eastAsia="Times New Roman" w:hAnsi="David" w:cs="David"/>
          <w:snapToGrid w:val="0"/>
          <w:sz w:val="24"/>
          <w:szCs w:val="24"/>
          <w:rtl/>
        </w:rPr>
      </w:pPr>
    </w:p>
    <w:p w14:paraId="43FA0531" w14:textId="77777777" w:rsidR="00E56613" w:rsidRPr="00E56613" w:rsidRDefault="00E56613" w:rsidP="00E56613">
      <w:pPr>
        <w:tabs>
          <w:tab w:val="left" w:pos="3917"/>
        </w:tabs>
        <w:spacing w:before="0" w:beforeAutospacing="0" w:after="0" w:afterAutospacing="0" w:line="240" w:lineRule="auto"/>
        <w:ind w:left="3472" w:hanging="2621"/>
        <w:jc w:val="both"/>
        <w:rPr>
          <w:rFonts w:ascii="David" w:eastAsia="Times New Roman" w:hAnsi="David" w:cs="David"/>
          <w:strike/>
          <w:snapToGrid w:val="0"/>
          <w:sz w:val="24"/>
          <w:szCs w:val="24"/>
          <w:u w:val="single"/>
          <w:rtl/>
        </w:rPr>
      </w:pPr>
      <w:r w:rsidRPr="00E56613">
        <w:rPr>
          <w:rFonts w:ascii="David" w:eastAsia="Times New Roman" w:hAnsi="David" w:cs="David"/>
          <w:b/>
          <w:bCs/>
          <w:snapToGrid w:val="0"/>
          <w:sz w:val="24"/>
          <w:szCs w:val="24"/>
          <w:rtl/>
        </w:rPr>
        <w:t>"היועצים"</w:t>
      </w:r>
      <w:r w:rsidRPr="00E56613">
        <w:rPr>
          <w:rFonts w:ascii="David" w:eastAsia="Times New Roman" w:hAnsi="David" w:cs="David"/>
          <w:snapToGrid w:val="0"/>
          <w:sz w:val="24"/>
          <w:szCs w:val="24"/>
          <w:rtl/>
        </w:rPr>
        <w:tab/>
        <w:t>מתכנני העבודות אדריכלים, מהנדסים, יועצים מקצועיים  ובעלי מקצוע הנדסי וטכנולוגי אחרים מטעם המזמין, לרבות מתכננים ו/או יועצים מטעם הקבלן, הנזכרים בסעיף 5.7.8 להלן, אשר שכרם ישולם ע"י הקבלן.</w:t>
      </w:r>
    </w:p>
    <w:p w14:paraId="69A5F54D" w14:textId="77777777" w:rsidR="00E56613" w:rsidRPr="00E56613" w:rsidRDefault="00E56613" w:rsidP="00E56613">
      <w:pPr>
        <w:tabs>
          <w:tab w:val="right" w:pos="5560"/>
        </w:tabs>
        <w:spacing w:before="0" w:beforeAutospacing="0" w:after="0" w:afterAutospacing="0" w:line="240" w:lineRule="auto"/>
        <w:ind w:left="3271" w:hanging="2420"/>
        <w:jc w:val="both"/>
        <w:rPr>
          <w:rFonts w:ascii="David" w:eastAsia="Times New Roman" w:hAnsi="David" w:cs="David"/>
          <w:strike/>
          <w:snapToGrid w:val="0"/>
          <w:sz w:val="24"/>
          <w:szCs w:val="24"/>
          <w:u w:val="single"/>
          <w:rtl/>
        </w:rPr>
      </w:pPr>
    </w:p>
    <w:p w14:paraId="1EC07646" w14:textId="77777777" w:rsidR="00E56613" w:rsidRPr="00E56613" w:rsidRDefault="00E56613" w:rsidP="00E56613">
      <w:pPr>
        <w:tabs>
          <w:tab w:val="left" w:pos="3917"/>
          <w:tab w:val="right" w:pos="5560"/>
        </w:tabs>
        <w:spacing w:before="0" w:beforeAutospacing="0" w:after="0" w:afterAutospacing="0" w:line="240" w:lineRule="auto"/>
        <w:ind w:left="3472" w:hanging="2552"/>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"לוח הזמנים הכללי"</w:t>
      </w:r>
      <w:r w:rsidRPr="00E56613">
        <w:rPr>
          <w:rFonts w:ascii="David" w:eastAsia="Times New Roman" w:hAnsi="David" w:cs="David"/>
          <w:b/>
          <w:bCs/>
          <w:snapToGrid w:val="0"/>
          <w:sz w:val="24"/>
          <w:szCs w:val="24"/>
          <w:rtl/>
        </w:rPr>
        <w:tab/>
      </w:r>
      <w:r w:rsidRPr="00E56613">
        <w:rPr>
          <w:rFonts w:ascii="David" w:eastAsia="Times New Roman" w:hAnsi="David" w:cs="David"/>
          <w:snapToGrid w:val="0"/>
          <w:sz w:val="24"/>
          <w:szCs w:val="24"/>
          <w:rtl/>
        </w:rPr>
        <w:t xml:space="preserve">לוח הזמנים הכללי לביצוע כל שלב בפרויקט ושלב ביניים בעבודות כמפורט בנספח 3.1.10. </w:t>
      </w:r>
    </w:p>
    <w:p w14:paraId="5886131A" w14:textId="77777777" w:rsidR="00E56613" w:rsidRPr="00E56613" w:rsidRDefault="00E56613" w:rsidP="00E56613">
      <w:pPr>
        <w:tabs>
          <w:tab w:val="left" w:pos="4059"/>
          <w:tab w:val="right" w:pos="5560"/>
        </w:tabs>
        <w:spacing w:before="0" w:beforeAutospacing="0" w:after="0" w:afterAutospacing="0" w:line="240" w:lineRule="auto"/>
        <w:ind w:left="3755" w:hanging="2420"/>
        <w:jc w:val="both"/>
        <w:rPr>
          <w:rFonts w:ascii="David" w:eastAsia="Times New Roman" w:hAnsi="David" w:cs="David"/>
          <w:snapToGrid w:val="0"/>
          <w:sz w:val="24"/>
          <w:szCs w:val="24"/>
          <w:rtl/>
        </w:rPr>
      </w:pPr>
    </w:p>
    <w:p w14:paraId="2A97A4B6" w14:textId="77777777" w:rsidR="00E56613" w:rsidRPr="00E56613" w:rsidRDefault="00E56613" w:rsidP="00E56613">
      <w:pPr>
        <w:tabs>
          <w:tab w:val="left" w:pos="3917"/>
          <w:tab w:val="right" w:pos="5560"/>
        </w:tabs>
        <w:spacing w:before="0" w:beforeAutospacing="0" w:after="0" w:afterAutospacing="0" w:line="240" w:lineRule="auto"/>
        <w:ind w:left="3472" w:hanging="2552"/>
        <w:jc w:val="both"/>
        <w:rPr>
          <w:rFonts w:ascii="David" w:eastAsia="Times New Roman" w:hAnsi="David" w:cs="David"/>
          <w:b/>
          <w:bCs/>
          <w:snapToGrid w:val="0"/>
          <w:sz w:val="24"/>
          <w:szCs w:val="24"/>
          <w:rtl/>
        </w:rPr>
      </w:pPr>
      <w:r w:rsidRPr="00E56613">
        <w:rPr>
          <w:rFonts w:ascii="David" w:eastAsia="Times New Roman" w:hAnsi="David" w:cs="David"/>
          <w:b/>
          <w:bCs/>
          <w:snapToGrid w:val="0"/>
          <w:sz w:val="24"/>
          <w:szCs w:val="24"/>
          <w:rtl/>
        </w:rPr>
        <w:t>"לוח הזמנים המפורט"</w:t>
      </w:r>
      <w:r w:rsidRPr="00E56613">
        <w:rPr>
          <w:rFonts w:ascii="David" w:eastAsia="Times New Roman" w:hAnsi="David" w:cs="David"/>
          <w:snapToGrid w:val="0"/>
          <w:sz w:val="24"/>
          <w:szCs w:val="24"/>
          <w:rtl/>
        </w:rPr>
        <w:t xml:space="preserve"> </w:t>
      </w:r>
      <w:r w:rsidRPr="00E56613">
        <w:rPr>
          <w:rFonts w:ascii="David" w:eastAsia="Times New Roman" w:hAnsi="David" w:cs="David"/>
          <w:snapToGrid w:val="0"/>
          <w:sz w:val="24"/>
          <w:szCs w:val="24"/>
          <w:rtl/>
        </w:rPr>
        <w:tab/>
        <w:t>לוח הזמנים המפורט לביצוע כל שלב בפרויקט ושלב ביניים של העבודות על בסיס לוח הזמנים הכללי כפי שיעודכן ע"י הקבלן מדי חודש וככל שיאושר ע"י המפקח ונציג המזמין. לוח הזמנים המפורט יכלול הן את המועדים המוקדמים לביצוע העבודות והן את המועדים המאוחרים לביצוען.</w:t>
      </w:r>
    </w:p>
    <w:p w14:paraId="1696B2E9" w14:textId="77777777" w:rsidR="00E56613" w:rsidRPr="00E56613" w:rsidRDefault="00E56613" w:rsidP="00E56613">
      <w:pPr>
        <w:tabs>
          <w:tab w:val="right" w:pos="5560"/>
        </w:tabs>
        <w:spacing w:before="0" w:beforeAutospacing="0" w:after="0" w:afterAutospacing="0" w:line="240" w:lineRule="auto"/>
        <w:ind w:left="3271" w:right="4000" w:hanging="2420"/>
        <w:jc w:val="both"/>
        <w:rPr>
          <w:rFonts w:ascii="David" w:eastAsia="Times New Roman" w:hAnsi="David" w:cs="David"/>
          <w:snapToGrid w:val="0"/>
          <w:sz w:val="24"/>
          <w:szCs w:val="24"/>
          <w:rtl/>
        </w:rPr>
      </w:pPr>
    </w:p>
    <w:p w14:paraId="2E5A517D" w14:textId="77777777" w:rsidR="00E56613" w:rsidRPr="00E56613" w:rsidRDefault="00E56613" w:rsidP="00E56613">
      <w:pPr>
        <w:tabs>
          <w:tab w:val="left" w:pos="3917"/>
        </w:tabs>
        <w:spacing w:before="0" w:beforeAutospacing="0" w:after="0" w:afterAutospacing="0" w:line="240" w:lineRule="auto"/>
        <w:ind w:left="3472" w:hanging="2552"/>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lastRenderedPageBreak/>
        <w:t>"לוח התשלומים"</w:t>
      </w:r>
      <w:r w:rsidRPr="00E56613">
        <w:rPr>
          <w:rFonts w:ascii="David" w:eastAsia="Times New Roman" w:hAnsi="David" w:cs="David"/>
          <w:b/>
          <w:bCs/>
          <w:snapToGrid w:val="0"/>
          <w:sz w:val="24"/>
          <w:szCs w:val="24"/>
          <w:rtl/>
        </w:rPr>
        <w:tab/>
      </w:r>
      <w:r w:rsidRPr="00E56613">
        <w:rPr>
          <w:rFonts w:ascii="David" w:eastAsia="Times New Roman" w:hAnsi="David" w:cs="David"/>
          <w:snapToGrid w:val="0"/>
          <w:sz w:val="24"/>
          <w:szCs w:val="24"/>
          <w:rtl/>
        </w:rPr>
        <w:t>לוח התשלומים המפרט את אחוז התשלום היחסי מהמחיר הכולל בעבור ביצוע כל אחד משלבי הביניים של הבניה,</w:t>
      </w:r>
      <w:r w:rsidR="00913564">
        <w:rPr>
          <w:rFonts w:ascii="David" w:eastAsia="Times New Roman" w:hAnsi="David" w:cs="David" w:hint="cs"/>
          <w:snapToGrid w:val="0"/>
          <w:sz w:val="24"/>
          <w:szCs w:val="24"/>
          <w:rtl/>
        </w:rPr>
        <w:t xml:space="preserve"> </w:t>
      </w:r>
      <w:r w:rsidRPr="00E56613">
        <w:rPr>
          <w:rFonts w:ascii="David" w:eastAsia="Times New Roman" w:hAnsi="David" w:cs="David"/>
          <w:snapToGrid w:val="0"/>
          <w:sz w:val="24"/>
          <w:szCs w:val="24"/>
          <w:rtl/>
        </w:rPr>
        <w:t>המצורף כנספח 3.1.11.</w:t>
      </w:r>
    </w:p>
    <w:p w14:paraId="59F4EEC4" w14:textId="77777777" w:rsidR="00E56613" w:rsidRPr="00E56613" w:rsidRDefault="00E56613" w:rsidP="00E56613">
      <w:pPr>
        <w:tabs>
          <w:tab w:val="left" w:pos="3917"/>
        </w:tabs>
        <w:spacing w:before="0" w:beforeAutospacing="0" w:after="0" w:afterAutospacing="0" w:line="240" w:lineRule="auto"/>
        <w:ind w:left="3614" w:hanging="3106"/>
        <w:jc w:val="both"/>
        <w:rPr>
          <w:rFonts w:ascii="David" w:eastAsia="Times New Roman" w:hAnsi="David" w:cs="David"/>
          <w:b/>
          <w:bCs/>
          <w:snapToGrid w:val="0"/>
          <w:sz w:val="24"/>
          <w:szCs w:val="24"/>
          <w:rtl/>
        </w:rPr>
      </w:pPr>
    </w:p>
    <w:p w14:paraId="2478C48C" w14:textId="77777777" w:rsidR="00E56613" w:rsidRPr="00E56613" w:rsidRDefault="00E56613" w:rsidP="00E56613">
      <w:pPr>
        <w:tabs>
          <w:tab w:val="left" w:pos="3917"/>
        </w:tabs>
        <w:spacing w:before="0" w:beforeAutospacing="0" w:after="0" w:afterAutospacing="0" w:line="240" w:lineRule="auto"/>
        <w:ind w:left="3472" w:hanging="2552"/>
        <w:jc w:val="both"/>
        <w:rPr>
          <w:rFonts w:ascii="David" w:eastAsia="Times New Roman" w:hAnsi="David" w:cs="David"/>
          <w:b/>
          <w:bCs/>
          <w:snapToGrid w:val="0"/>
          <w:sz w:val="24"/>
          <w:szCs w:val="24"/>
          <w:rtl/>
        </w:rPr>
      </w:pPr>
      <w:r w:rsidRPr="00E56613">
        <w:rPr>
          <w:rFonts w:ascii="David" w:eastAsia="Times New Roman" w:hAnsi="David" w:cs="David"/>
          <w:b/>
          <w:bCs/>
          <w:snapToGrid w:val="0"/>
          <w:sz w:val="24"/>
          <w:szCs w:val="24"/>
          <w:rtl/>
        </w:rPr>
        <w:t>"מדד"</w:t>
      </w:r>
      <w:r w:rsidRPr="00E56613">
        <w:rPr>
          <w:rFonts w:ascii="David" w:eastAsia="Times New Roman" w:hAnsi="David" w:cs="David"/>
          <w:snapToGrid w:val="0"/>
          <w:sz w:val="24"/>
          <w:szCs w:val="24"/>
          <w:rtl/>
        </w:rPr>
        <w:tab/>
        <w:t>המדד הכללי למחירי התשומה לבניה למגורים המתפרסם ע"י הלשכה המרכזית לסטטיסטיקה בעיקור שעות קיץ או כל מדד אשר יבוא במקומו.</w:t>
      </w:r>
    </w:p>
    <w:p w14:paraId="4819058D" w14:textId="77777777" w:rsidR="00E56613" w:rsidRPr="00E56613" w:rsidRDefault="00E56613" w:rsidP="00E56613">
      <w:pPr>
        <w:tabs>
          <w:tab w:val="left" w:pos="3917"/>
        </w:tabs>
        <w:spacing w:before="0" w:beforeAutospacing="0" w:after="0" w:afterAutospacing="0" w:line="240" w:lineRule="auto"/>
        <w:ind w:left="3614" w:hanging="3106"/>
        <w:jc w:val="both"/>
        <w:rPr>
          <w:rFonts w:ascii="David" w:eastAsia="Times New Roman" w:hAnsi="David" w:cs="David"/>
          <w:snapToGrid w:val="0"/>
          <w:sz w:val="24"/>
          <w:szCs w:val="24"/>
          <w:rtl/>
        </w:rPr>
      </w:pPr>
    </w:p>
    <w:p w14:paraId="02F6D223" w14:textId="77777777" w:rsidR="00E56613" w:rsidRPr="00E56613" w:rsidRDefault="00E56613" w:rsidP="00E56613">
      <w:pPr>
        <w:tabs>
          <w:tab w:val="left" w:pos="3917"/>
        </w:tabs>
        <w:spacing w:before="0" w:beforeAutospacing="0" w:after="0" w:afterAutospacing="0" w:line="240" w:lineRule="auto"/>
        <w:ind w:left="3472" w:hanging="2552"/>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"הדין"</w:t>
      </w:r>
      <w:r w:rsidRPr="00E56613">
        <w:rPr>
          <w:rFonts w:ascii="David" w:eastAsia="Times New Roman" w:hAnsi="David" w:cs="David"/>
          <w:snapToGrid w:val="0"/>
          <w:sz w:val="24"/>
          <w:szCs w:val="24"/>
          <w:rtl/>
        </w:rPr>
        <w:tab/>
        <w:t>לרבות כל הוראת רשות מוסמכת ופסק-דין ו/או צו של בית משפט.</w:t>
      </w:r>
    </w:p>
    <w:p w14:paraId="51E82902" w14:textId="77777777" w:rsidR="00E56613" w:rsidRPr="00E56613" w:rsidRDefault="00E56613" w:rsidP="00E56613">
      <w:pPr>
        <w:tabs>
          <w:tab w:val="left" w:pos="3917"/>
        </w:tabs>
        <w:spacing w:before="0" w:beforeAutospacing="0" w:after="0" w:afterAutospacing="0" w:line="240" w:lineRule="auto"/>
        <w:ind w:left="3614" w:hanging="3106"/>
        <w:jc w:val="both"/>
        <w:rPr>
          <w:rFonts w:ascii="David" w:eastAsia="Times New Roman" w:hAnsi="David" w:cs="David"/>
          <w:snapToGrid w:val="0"/>
          <w:sz w:val="24"/>
          <w:szCs w:val="24"/>
          <w:rtl/>
        </w:rPr>
      </w:pPr>
    </w:p>
    <w:p w14:paraId="527A1695" w14:textId="77777777" w:rsidR="00E56613" w:rsidRPr="00E56613" w:rsidRDefault="00E56613" w:rsidP="00E56613">
      <w:pPr>
        <w:keepNext/>
        <w:tabs>
          <w:tab w:val="left" w:pos="3917"/>
        </w:tabs>
        <w:spacing w:before="0" w:beforeAutospacing="0" w:after="0" w:afterAutospacing="0" w:line="240" w:lineRule="auto"/>
        <w:ind w:left="3545" w:hanging="2694"/>
        <w:jc w:val="both"/>
        <w:outlineLvl w:val="8"/>
        <w:rPr>
          <w:rFonts w:ascii="David" w:eastAsia="Times New Roman" w:hAnsi="David" w:cs="David"/>
          <w:b/>
          <w:bCs/>
          <w:sz w:val="24"/>
          <w:szCs w:val="24"/>
          <w:rtl/>
        </w:rPr>
      </w:pPr>
      <w:r w:rsidRPr="00E56613">
        <w:rPr>
          <w:rFonts w:ascii="David" w:eastAsia="Times New Roman" w:hAnsi="David" w:cs="David"/>
          <w:b/>
          <w:bCs/>
          <w:sz w:val="24"/>
          <w:szCs w:val="24"/>
          <w:rtl/>
        </w:rPr>
        <w:t>"העירייה" / הרשות</w:t>
      </w:r>
    </w:p>
    <w:p w14:paraId="30C12F57" w14:textId="77777777" w:rsidR="00E56613" w:rsidRPr="00E56613" w:rsidRDefault="00E56613" w:rsidP="00E56613">
      <w:pPr>
        <w:tabs>
          <w:tab w:val="left" w:pos="3917"/>
        </w:tabs>
        <w:spacing w:before="0" w:beforeAutospacing="0" w:after="0" w:afterAutospacing="0" w:line="240" w:lineRule="auto"/>
        <w:ind w:left="3472" w:hanging="2552"/>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המקומית"</w:t>
      </w:r>
      <w:r w:rsidRPr="00E56613">
        <w:rPr>
          <w:rFonts w:ascii="David" w:eastAsia="Times New Roman" w:hAnsi="David" w:cs="David"/>
          <w:b/>
          <w:bCs/>
          <w:snapToGrid w:val="0"/>
          <w:sz w:val="24"/>
          <w:szCs w:val="24"/>
          <w:rtl/>
        </w:rPr>
        <w:tab/>
      </w:r>
      <w:r w:rsidRPr="00E56613">
        <w:rPr>
          <w:rFonts w:ascii="David" w:eastAsia="Times New Roman" w:hAnsi="David" w:cs="David"/>
          <w:snapToGrid w:val="0"/>
          <w:sz w:val="24"/>
          <w:szCs w:val="24"/>
          <w:rtl/>
        </w:rPr>
        <w:t>כהגדרתה בנספח 3.1.1.</w:t>
      </w:r>
    </w:p>
    <w:p w14:paraId="7E41F4F1" w14:textId="77777777" w:rsidR="00E56613" w:rsidRPr="00E56613" w:rsidRDefault="00E56613" w:rsidP="00E56613">
      <w:pPr>
        <w:tabs>
          <w:tab w:val="left" w:pos="3917"/>
        </w:tabs>
        <w:spacing w:before="0" w:beforeAutospacing="0" w:after="0" w:afterAutospacing="0" w:line="240" w:lineRule="auto"/>
        <w:ind w:left="3614" w:hanging="3106"/>
        <w:jc w:val="both"/>
        <w:rPr>
          <w:rFonts w:ascii="David" w:eastAsia="Times New Roman" w:hAnsi="David" w:cs="David"/>
          <w:b/>
          <w:bCs/>
          <w:snapToGrid w:val="0"/>
          <w:sz w:val="24"/>
          <w:szCs w:val="24"/>
          <w:rtl/>
        </w:rPr>
      </w:pPr>
    </w:p>
    <w:p w14:paraId="435EC7AC" w14:textId="77777777" w:rsidR="00E56613" w:rsidRPr="00E56613" w:rsidRDefault="00E56613" w:rsidP="00E56613">
      <w:pPr>
        <w:tabs>
          <w:tab w:val="left" w:pos="3917"/>
        </w:tabs>
        <w:spacing w:before="0" w:beforeAutospacing="0" w:after="0" w:afterAutospacing="0" w:line="240" w:lineRule="auto"/>
        <w:ind w:left="3472" w:hanging="2552"/>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"מחיר יסוד"</w:t>
      </w:r>
      <w:r w:rsidRPr="00E56613">
        <w:rPr>
          <w:rFonts w:ascii="David" w:eastAsia="Times New Roman" w:hAnsi="David" w:cs="David"/>
          <w:b/>
          <w:bCs/>
          <w:snapToGrid w:val="0"/>
          <w:sz w:val="24"/>
          <w:szCs w:val="24"/>
          <w:rtl/>
        </w:rPr>
        <w:tab/>
      </w:r>
      <w:r w:rsidRPr="00E56613">
        <w:rPr>
          <w:rFonts w:ascii="David" w:eastAsia="Times New Roman" w:hAnsi="David" w:cs="David"/>
          <w:snapToGrid w:val="0"/>
          <w:sz w:val="24"/>
          <w:szCs w:val="24"/>
          <w:rtl/>
        </w:rPr>
        <w:t>מחיר נטו של החומר או המוצר באתר רכישתו, קרי ללא הוצאות העמסה, הובלה, פריקה, גזורת, פחת, רווח קבלן, מימון, הוצאות אחרות וכיו"ב. לצורך התחשבנות ככל שתיעשה במקים מיוחדים המפורטים בחוזה זה ו/או בנספחיו לרבות בנספחים 3.1.2, 3.1.2.1 ,3.1.31 ו 3.1.32 יוכפל מחיר היסוד ביחידות המידה (הנקובה במחיר היסוד) באתר רכישתו, בכמויות נטו שייעשה בהן שימוש בפועל בפרויקט בתוספת קבועה של 10% מאותן כמויות (התוספת-למעט למוצרים שמגיעים מאתר רכישתם ביחידות שלמות ואינם דורשים עיבוד נוסף ופחת באתר הבניה) ולא בכמויות הרכישה בפועל. מחיר היסוד לא יכלול עיבוד סופי (כגון: חיתוך אריחים למידות, ליטוש באתר, קידוח חורים, חריצים ו/או מגרעות עיגון) שיבוצע ע"ח הקבלן.</w:t>
      </w:r>
    </w:p>
    <w:p w14:paraId="261EF0B8" w14:textId="77777777" w:rsidR="00E56613" w:rsidRPr="00E56613" w:rsidRDefault="00E56613" w:rsidP="00E56613">
      <w:pPr>
        <w:tabs>
          <w:tab w:val="left" w:pos="3917"/>
        </w:tabs>
        <w:spacing w:before="0" w:beforeAutospacing="0" w:after="0" w:afterAutospacing="0" w:line="240" w:lineRule="auto"/>
        <w:ind w:left="3614" w:hanging="3106"/>
        <w:jc w:val="both"/>
        <w:rPr>
          <w:rFonts w:ascii="David" w:eastAsia="Times New Roman" w:hAnsi="David" w:cs="David"/>
          <w:b/>
          <w:bCs/>
          <w:snapToGrid w:val="0"/>
          <w:sz w:val="24"/>
          <w:szCs w:val="24"/>
          <w:rtl/>
        </w:rPr>
      </w:pPr>
    </w:p>
    <w:p w14:paraId="0C059784" w14:textId="77777777" w:rsidR="00E56613" w:rsidRPr="00E56613" w:rsidRDefault="00E56613" w:rsidP="00E56613">
      <w:pPr>
        <w:tabs>
          <w:tab w:val="left" w:pos="3917"/>
        </w:tabs>
        <w:spacing w:before="0" w:beforeAutospacing="0" w:after="0" w:afterAutospacing="0" w:line="240" w:lineRule="auto"/>
        <w:ind w:left="3472" w:hanging="2552"/>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"מסמכי התכנון"</w:t>
      </w:r>
      <w:r w:rsidRPr="00E56613">
        <w:rPr>
          <w:rFonts w:ascii="David" w:eastAsia="Times New Roman" w:hAnsi="David" w:cs="David"/>
          <w:b/>
          <w:bCs/>
          <w:snapToGrid w:val="0"/>
          <w:sz w:val="24"/>
          <w:szCs w:val="24"/>
          <w:rtl/>
        </w:rPr>
        <w:tab/>
      </w:r>
      <w:r w:rsidRPr="00E56613">
        <w:rPr>
          <w:rFonts w:ascii="David" w:eastAsia="Times New Roman" w:hAnsi="David" w:cs="David"/>
          <w:snapToGrid w:val="0"/>
          <w:sz w:val="24"/>
          <w:szCs w:val="24"/>
          <w:rtl/>
        </w:rPr>
        <w:t>היתר בניה על תנאיו, תכניות, חישובים, תיאורים, מדידות, תרשימים, דיאגרמות, שרטוטים, מפרטים, כתבי כמויות וכל יתר המסמכים שנערכו ו/או יערכו במשך ביצוע הפרויקט על ידי היועצים לרבות עדכונים, הנחיות ופרטים.</w:t>
      </w:r>
    </w:p>
    <w:p w14:paraId="4D92602B" w14:textId="77777777" w:rsidR="00E56613" w:rsidRPr="00E56613" w:rsidRDefault="00E56613" w:rsidP="00E56613">
      <w:pPr>
        <w:tabs>
          <w:tab w:val="right" w:pos="5560"/>
        </w:tabs>
        <w:spacing w:before="0" w:beforeAutospacing="0" w:after="0" w:afterAutospacing="0" w:line="360" w:lineRule="auto"/>
        <w:ind w:left="3271" w:hanging="2420"/>
        <w:jc w:val="both"/>
        <w:rPr>
          <w:rFonts w:ascii="David" w:eastAsia="Times New Roman" w:hAnsi="David" w:cs="David"/>
          <w:snapToGrid w:val="0"/>
          <w:sz w:val="24"/>
          <w:szCs w:val="24"/>
          <w:rtl/>
        </w:rPr>
      </w:pPr>
    </w:p>
    <w:p w14:paraId="03803AD3"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כל מקום בו מאוזכר דין בחוזה זה, יחול אותו דין כפי שיהיה בכל עת או כל דין שיבוא במקומו וכל תקנות וצווים שיוצאו על פיו.</w:t>
      </w:r>
    </w:p>
    <w:p w14:paraId="695D6506"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3EF9961C"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אין להסתמך על כותרות סעיפים למטרת פירוש החוזה.</w:t>
      </w:r>
    </w:p>
    <w:p w14:paraId="08007E7A"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1600BAAE"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בכל מקרה שהקבלן מסופק בפרוש הנכון של הוראה כלשהי מהוראות החוזה, יהיה הוא חייב לפנות למפקח ובמקרה ולא מונה כאמור, יפנה לנציג המזמין וזה יהיה מחליט בלעדית בדבר הפרוש הנכון שיש לנהוג לפיו, והוראותיו תחייבנה.</w:t>
      </w:r>
    </w:p>
    <w:p w14:paraId="35066D11" w14:textId="77777777" w:rsidR="00E56613" w:rsidRPr="00E56613" w:rsidRDefault="00E56613" w:rsidP="00E56613">
      <w:pPr>
        <w:spacing w:before="0" w:beforeAutospacing="0" w:after="0" w:afterAutospacing="0" w:line="240" w:lineRule="auto"/>
        <w:ind w:left="2140" w:right="2140" w:hanging="600"/>
        <w:jc w:val="both"/>
        <w:rPr>
          <w:rFonts w:ascii="David" w:eastAsia="Times New Roman" w:hAnsi="David" w:cs="David"/>
          <w:snapToGrid w:val="0"/>
          <w:sz w:val="24"/>
          <w:szCs w:val="24"/>
          <w:rtl/>
        </w:rPr>
      </w:pPr>
    </w:p>
    <w:p w14:paraId="5293066F"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בכל מקרה של סתירה בין מסמכי חוזה זה, תגבר ההוראה לפי קביעת המפקח. מבלי לגרוע מהאמור, במקרה של אי התאמה בין המפרט הכללי לבין המפרט המיוחד, יכריע המפרט המיוחד אך זאת בכפוף להוראות המפקח.</w:t>
      </w:r>
    </w:p>
    <w:p w14:paraId="6D6AA152"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מובהר בכל מקרה כי המפרט המיוחד והתכניות לביצוע אינם גורעים ו/או גוברים על מפרטי ותוכניות המכר, ו/או תוכנית ההיתר ואינם באים במקומם אלא באים להוסיף עליהם בלבד. במקרה של אי התאמה ביניהם, יפנה הקבלן למפקח ויפעל בהתאם להנחיותיו בכתב.</w:t>
      </w:r>
    </w:p>
    <w:p w14:paraId="2EBBAE31"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p>
    <w:p w14:paraId="71165AC0"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lastRenderedPageBreak/>
        <w:t>על אף האמור לעיל, לצורך התחשבנות כספית במקרה של סתירה בין מסמכים - המסמך בו נכללת הדרישה היקרה יותר, יחשב למסמך המכריע. ואילו לצורך ביצוע במקרה של סתירה בין מסמכים - תכריע הוראת המפקח.</w:t>
      </w:r>
    </w:p>
    <w:p w14:paraId="01A46680" w14:textId="77777777" w:rsidR="00E56613" w:rsidRPr="00E56613" w:rsidRDefault="00E56613" w:rsidP="00E56613">
      <w:pPr>
        <w:spacing w:before="0" w:beforeAutospacing="0" w:after="0" w:afterAutospacing="0" w:line="240" w:lineRule="auto"/>
        <w:ind w:left="2199" w:right="2140" w:hanging="600"/>
        <w:jc w:val="both"/>
        <w:rPr>
          <w:rFonts w:ascii="David" w:eastAsia="Times New Roman" w:hAnsi="David" w:cs="David"/>
          <w:snapToGrid w:val="0"/>
          <w:sz w:val="24"/>
          <w:szCs w:val="24"/>
          <w:rtl/>
        </w:rPr>
      </w:pPr>
    </w:p>
    <w:p w14:paraId="1AFCDB99"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עם חתימת החוזה לא תהיה עוד כל נפקות למסמכי ההזמנה לקבלת הצעות שקדמו לחתימתו, ו/או לכל מצג או מסמך שניתן קודם לחתימתו אלא עד כמה שצורפו כנספחים לחוזה.</w:t>
      </w:r>
    </w:p>
    <w:p w14:paraId="71813EAB" w14:textId="77777777" w:rsidR="00E56613" w:rsidRPr="00E56613" w:rsidRDefault="00E56613" w:rsidP="00E56613">
      <w:pPr>
        <w:spacing w:before="0" w:beforeAutospacing="0" w:after="0" w:afterAutospacing="0" w:line="240" w:lineRule="auto"/>
        <w:ind w:left="2140" w:right="2140" w:hanging="600"/>
        <w:jc w:val="both"/>
        <w:rPr>
          <w:rFonts w:ascii="David" w:eastAsia="Times New Roman" w:hAnsi="David" w:cs="David"/>
          <w:snapToGrid w:val="0"/>
          <w:sz w:val="24"/>
          <w:szCs w:val="24"/>
          <w:rtl/>
        </w:rPr>
      </w:pPr>
    </w:p>
    <w:p w14:paraId="064E1368"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חוק חוזה קבלנות תשל"ד - 1974, כפי נוסחו בכל עת, לא יחול על היחסים בין הקבלן לבין המזמין לפי החוזה.</w:t>
      </w:r>
    </w:p>
    <w:p w14:paraId="7C4B4097" w14:textId="77777777" w:rsidR="00E56613" w:rsidRPr="00E56613" w:rsidRDefault="00E56613" w:rsidP="00E56613">
      <w:pPr>
        <w:spacing w:before="0" w:beforeAutospacing="0" w:after="0" w:afterAutospacing="0" w:line="240" w:lineRule="auto"/>
        <w:ind w:left="2140" w:right="2140" w:hanging="600"/>
        <w:jc w:val="both"/>
        <w:rPr>
          <w:rFonts w:ascii="David" w:eastAsia="Times New Roman" w:hAnsi="David" w:cs="David"/>
          <w:snapToGrid w:val="0"/>
          <w:sz w:val="24"/>
          <w:szCs w:val="24"/>
          <w:rtl/>
        </w:rPr>
      </w:pPr>
    </w:p>
    <w:p w14:paraId="6DF9C974" w14:textId="77777777" w:rsidR="00E56613" w:rsidRPr="00E56613" w:rsidRDefault="00E56613" w:rsidP="00237720">
      <w:pPr>
        <w:numPr>
          <w:ilvl w:val="0"/>
          <w:numId w:val="23"/>
        </w:numPr>
        <w:spacing w:before="120" w:beforeAutospacing="0" w:after="120" w:afterAutospacing="0" w:line="240" w:lineRule="auto"/>
        <w:ind w:left="397" w:hanging="397"/>
        <w:jc w:val="both"/>
        <w:outlineLvl w:val="0"/>
        <w:rPr>
          <w:rFonts w:ascii="David" w:eastAsia="Times New Roman" w:hAnsi="David" w:cs="David"/>
          <w:b/>
          <w:bCs/>
          <w:snapToGrid w:val="0"/>
          <w:sz w:val="26"/>
          <w:szCs w:val="24"/>
          <w:u w:val="single"/>
          <w:rtl/>
        </w:rPr>
      </w:pPr>
      <w:r w:rsidRPr="00E56613">
        <w:rPr>
          <w:rFonts w:ascii="David" w:eastAsia="Times New Roman" w:hAnsi="David" w:cs="David"/>
          <w:b/>
          <w:bCs/>
          <w:snapToGrid w:val="0"/>
          <w:sz w:val="26"/>
          <w:szCs w:val="24"/>
          <w:u w:val="single"/>
          <w:rtl/>
        </w:rPr>
        <w:t xml:space="preserve">מהות החוזה </w:t>
      </w:r>
    </w:p>
    <w:p w14:paraId="22B256DC"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המזמין מוסר בזה לקבלן והקבלן מקבל בזאת על עצמו לבצע על חשבונו ועל אחריותו את העבודות בהתאם להוראות החוזה ולשביעות רצונו הגמורה של המזמין.</w:t>
      </w:r>
    </w:p>
    <w:p w14:paraId="2EBB092B" w14:textId="77777777" w:rsidR="00E56613" w:rsidRPr="00E56613" w:rsidRDefault="00E56613" w:rsidP="00E56613">
      <w:pPr>
        <w:spacing w:before="0" w:beforeAutospacing="0" w:after="0" w:afterAutospacing="0" w:line="240" w:lineRule="auto"/>
        <w:ind w:left="2140" w:right="2140" w:hanging="600"/>
        <w:jc w:val="both"/>
        <w:rPr>
          <w:rFonts w:ascii="David" w:eastAsia="Times New Roman" w:hAnsi="David" w:cs="David"/>
          <w:snapToGrid w:val="0"/>
          <w:sz w:val="24"/>
          <w:szCs w:val="24"/>
          <w:rtl/>
        </w:rPr>
      </w:pPr>
    </w:p>
    <w:p w14:paraId="585B88E4"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הקבלן מתחייב בזה כלפי המזמין לבצע עבורו את הפרויקט ולמסור לו ו/או לרוכשים את השטחים בפרויקט, כפי שיקבעו ע"י המזמין, לרבות המערכות והמתקנים המשולבים בהם כשהם מושלמים, ראויים למגורים, מוכנים לאכלוס, והכול בהתאם לדרישות דיני התכנון והבניה, הוראות חוק המכר (דירות), התשל"ג-1973 על תיקוניו מעת לעת (להלן: </w:t>
      </w:r>
      <w:r w:rsidRPr="00E56613">
        <w:rPr>
          <w:rFonts w:ascii="David" w:eastAsia="Times New Roman" w:hAnsi="David" w:cs="David"/>
          <w:bCs/>
          <w:i/>
          <w:snapToGrid w:val="0"/>
          <w:sz w:val="26"/>
          <w:szCs w:val="24"/>
          <w:rtl/>
        </w:rPr>
        <w:t>"חוק המכר (דירות)"</w:t>
      </w:r>
      <w:r w:rsidRPr="00E56613">
        <w:rPr>
          <w:rFonts w:ascii="David" w:eastAsia="Times New Roman" w:hAnsi="David" w:cs="David"/>
          <w:b/>
          <w:i/>
          <w:snapToGrid w:val="0"/>
          <w:sz w:val="26"/>
          <w:szCs w:val="24"/>
          <w:rtl/>
        </w:rPr>
        <w:t>) והוראות חוזה זה על נספחיו, הוראות התב"ע החלות על מקרקעי הפרויקט, לרבות תכניות הבינוי והפיתוח ודרישות האקוסטיקה והבידוד התרמי המצורפות לה ו/או הנחיות היועצים באשר אליהן, ובכללן הנחיות יועץ הקרקע, יועץ הבטיחות והיועץ האקוסטי, דרישות הרשויות השונות, לרבות אך לא רק כיבוי אש, הג"א, פיקוד העורף, משטרה, חברת החשמל, מכון התקנים, משרד התקשורת, בזק, חברת טל"כ / לווין, הרשות המקומית והוועדה המקומית לתכנון ובניה,  הכול כפי שיהיו בעת קבלת טפסי 4, או במועד קבלת כל היתר לכל שלב, לפי הדרישה המחמירה יותר, בכפוף לשק"ד המפקח בתמורה למחיר הכולל כהגדרתו בסעיף 6 להלן, כולל ביצוע התחייבויות הקבלן עפ"י חוזה זה באשר לתקופות הבדק והאחריות גם לאחר שכבר ניתנו לגבי השטחים הללו טפסי 4 ותעודות גמר מאת הרשויות המוסמכות וכל זאת בתנאים המפורטים בחוזה, בכפוף לאמור בסעיף 5.14 להלן. מבלי לגרוע מכלליות האמור לעיל ולהסרת ספקות, מובהר כי קיום כלל הוראות הדין לעניין שילוט באתר לרבות הצגת היתר הבניה חלה על הקבלן.</w:t>
      </w:r>
    </w:p>
    <w:p w14:paraId="4A9F7D9A" w14:textId="77777777" w:rsidR="00E56613" w:rsidRPr="00E56613" w:rsidRDefault="00E56613" w:rsidP="00237720">
      <w:pPr>
        <w:numPr>
          <w:ilvl w:val="0"/>
          <w:numId w:val="23"/>
        </w:numPr>
        <w:spacing w:before="120" w:beforeAutospacing="0" w:after="120" w:afterAutospacing="0" w:line="240" w:lineRule="auto"/>
        <w:ind w:left="397" w:hanging="397"/>
        <w:jc w:val="both"/>
        <w:outlineLvl w:val="0"/>
        <w:rPr>
          <w:rFonts w:ascii="David" w:eastAsia="Times New Roman" w:hAnsi="David" w:cs="David"/>
          <w:snapToGrid w:val="0"/>
          <w:sz w:val="26"/>
          <w:szCs w:val="24"/>
          <w:rtl/>
        </w:rPr>
      </w:pPr>
      <w:r w:rsidRPr="00E56613">
        <w:rPr>
          <w:rFonts w:ascii="David" w:eastAsia="Times New Roman" w:hAnsi="David" w:cs="David"/>
          <w:b/>
          <w:bCs/>
          <w:snapToGrid w:val="0"/>
          <w:sz w:val="26"/>
          <w:szCs w:val="24"/>
          <w:u w:val="single"/>
          <w:rtl/>
        </w:rPr>
        <w:t>נספחים</w:t>
      </w:r>
      <w:r w:rsidRPr="00E56613">
        <w:rPr>
          <w:rFonts w:ascii="David" w:eastAsia="Times New Roman" w:hAnsi="David" w:cs="David" w:hint="cs"/>
          <w:snapToGrid w:val="0"/>
          <w:sz w:val="26"/>
          <w:szCs w:val="24"/>
          <w:rtl/>
        </w:rPr>
        <w:t xml:space="preserve"> </w:t>
      </w:r>
    </w:p>
    <w:p w14:paraId="63A25090" w14:textId="77777777" w:rsidR="00E56613" w:rsidRPr="00E56613" w:rsidRDefault="00E56613" w:rsidP="00237720">
      <w:pPr>
        <w:numPr>
          <w:ilvl w:val="1"/>
          <w:numId w:val="23"/>
        </w:numPr>
        <w:spacing w:before="120" w:beforeAutospacing="0" w:after="120" w:afterAutospacing="0" w:line="240" w:lineRule="auto"/>
        <w:ind w:left="1649" w:hanging="708"/>
        <w:jc w:val="both"/>
        <w:outlineLvl w:val="1"/>
        <w:rPr>
          <w:rFonts w:ascii="David" w:eastAsia="Times New Roman" w:hAnsi="David" w:cs="David"/>
          <w:b/>
          <w:i/>
          <w:snapToGrid w:val="0"/>
          <w:sz w:val="26"/>
          <w:szCs w:val="24"/>
          <w:rtl/>
        </w:rPr>
      </w:pPr>
      <w:r w:rsidRPr="00E56613">
        <w:rPr>
          <w:rFonts w:ascii="David" w:eastAsia="Times New Roman" w:hAnsi="David" w:cs="David" w:hint="cs"/>
          <w:b/>
          <w:i/>
          <w:snapToGrid w:val="0"/>
          <w:sz w:val="26"/>
          <w:szCs w:val="24"/>
          <w:rtl/>
        </w:rPr>
        <w:t xml:space="preserve">    </w:t>
      </w:r>
      <w:r w:rsidRPr="00E56613">
        <w:rPr>
          <w:rFonts w:ascii="David" w:eastAsia="Times New Roman" w:hAnsi="David" w:cs="David"/>
          <w:b/>
          <w:i/>
          <w:snapToGrid w:val="0"/>
          <w:sz w:val="26"/>
          <w:szCs w:val="24"/>
          <w:rtl/>
        </w:rPr>
        <w:t>הנספחים לחוזה המהווים חלק בלתי נפרד הימנו, בין אם מצורפים פיזית לחוזה זה ובין אם לאו ובלבד שהוצגו לקבלן טרם חתימת החוזה או יוצגו בעתיד בהתאם להוראות החוזה למעט נספח 3.1.7 שלא יצורף ולא יוצג כאמור, הם:</w:t>
      </w:r>
    </w:p>
    <w:p w14:paraId="64F9996C" w14:textId="77777777" w:rsidR="00E56613" w:rsidRPr="00E56613" w:rsidRDefault="00E56613" w:rsidP="00E56613">
      <w:pPr>
        <w:spacing w:before="120" w:beforeAutospacing="0" w:after="120" w:afterAutospacing="0" w:line="240" w:lineRule="auto"/>
        <w:ind w:left="992"/>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3.1.1   נספח התאמות כללי לחוזה.</w:t>
      </w:r>
    </w:p>
    <w:p w14:paraId="567FC0C4"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"המפרט המיוחד" אשר מורכב מ:</w:t>
      </w:r>
    </w:p>
    <w:p w14:paraId="7E12F4B1" w14:textId="77777777" w:rsidR="00E56613" w:rsidRPr="00E56613" w:rsidRDefault="00E56613" w:rsidP="00237720">
      <w:pPr>
        <w:numPr>
          <w:ilvl w:val="3"/>
          <w:numId w:val="23"/>
        </w:numPr>
        <w:spacing w:before="120" w:beforeAutospacing="0" w:after="120" w:afterAutospacing="0" w:line="240" w:lineRule="auto"/>
        <w:ind w:left="2358"/>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מפרט טכני ותיאור העבודות</w:t>
      </w:r>
    </w:p>
    <w:p w14:paraId="3842342B" w14:textId="77777777" w:rsidR="00E56613" w:rsidRPr="00E56613" w:rsidRDefault="00E56613" w:rsidP="00237720">
      <w:pPr>
        <w:numPr>
          <w:ilvl w:val="3"/>
          <w:numId w:val="23"/>
        </w:numPr>
        <w:spacing w:before="120" w:beforeAutospacing="0" w:after="120" w:afterAutospacing="0" w:line="240" w:lineRule="auto"/>
        <w:ind w:left="2358"/>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מפרט בעלי הקרקע</w:t>
      </w:r>
      <w:r w:rsidRPr="00E56613">
        <w:rPr>
          <w:rFonts w:ascii="David" w:eastAsia="Times New Roman" w:hAnsi="David" w:cs="David" w:hint="cs"/>
          <w:b/>
          <w:i/>
          <w:snapToGrid w:val="0"/>
          <w:sz w:val="26"/>
          <w:szCs w:val="24"/>
          <w:rtl/>
        </w:rPr>
        <w:t xml:space="preserve"> (ככל וישנו)</w:t>
      </w:r>
    </w:p>
    <w:p w14:paraId="5ED837DA"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מפרטי מכר לפי חוק המכר (דירות) שיצורפו לחוזי המכר בין המזמין לרוכשים (להלן: "</w:t>
      </w:r>
      <w:r w:rsidRPr="00E56613">
        <w:rPr>
          <w:rFonts w:ascii="David" w:eastAsia="Times New Roman" w:hAnsi="David" w:cs="David"/>
          <w:bCs/>
          <w:i/>
          <w:snapToGrid w:val="0"/>
          <w:sz w:val="26"/>
          <w:szCs w:val="24"/>
          <w:rtl/>
        </w:rPr>
        <w:t>מפרטי המכר</w:t>
      </w:r>
      <w:r w:rsidRPr="00E56613">
        <w:rPr>
          <w:rFonts w:ascii="David" w:eastAsia="Times New Roman" w:hAnsi="David" w:cs="David"/>
          <w:b/>
          <w:i/>
          <w:snapToGrid w:val="0"/>
          <w:sz w:val="26"/>
          <w:szCs w:val="24"/>
          <w:rtl/>
        </w:rPr>
        <w:t>").</w:t>
      </w:r>
    </w:p>
    <w:p w14:paraId="27E3850E"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תכניות מכר</w:t>
      </w:r>
    </w:p>
    <w:p w14:paraId="5E744246"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בקשה להיתר/י הבניה (גרמושקה) ו/או כל תכנית נוספת במידה וצורפה, ויתר תנאי היתר הבניה (אף אם טרם ניתן ולא צורף בפועל).</w:t>
      </w:r>
    </w:p>
    <w:p w14:paraId="2D1F6F9E"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מפרט טכני למערכת שילוט חוץ ופנים בבנייני מגורים. </w:t>
      </w:r>
    </w:p>
    <w:p w14:paraId="2A09C15D"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רשימת תכניות ופרטים מיוחדים והתכניות המצורפות אליה (ככל שיצורפו).</w:t>
      </w:r>
    </w:p>
    <w:p w14:paraId="534BD2C4"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lastRenderedPageBreak/>
        <w:t xml:space="preserve">מפרט כללי לעבודות בנין בהוצאת הועדה הבין משרדית של משרדי הממשלה (מהדורה אחרונה שבתוקף עובר לחתימת החוזה) אף שאינו מצורף לחוזה (להלן - </w:t>
      </w:r>
      <w:r w:rsidRPr="00E56613">
        <w:rPr>
          <w:rFonts w:ascii="David" w:eastAsia="Times New Roman" w:hAnsi="David" w:cs="David"/>
          <w:bCs/>
          <w:i/>
          <w:snapToGrid w:val="0"/>
          <w:sz w:val="26"/>
          <w:szCs w:val="24"/>
          <w:rtl/>
        </w:rPr>
        <w:t>"המפרט הכללי"</w:t>
      </w:r>
      <w:r w:rsidRPr="00E56613">
        <w:rPr>
          <w:rFonts w:ascii="David" w:eastAsia="Times New Roman" w:hAnsi="David" w:cs="David"/>
          <w:b/>
          <w:i/>
          <w:snapToGrid w:val="0"/>
          <w:sz w:val="26"/>
          <w:szCs w:val="24"/>
          <w:rtl/>
        </w:rPr>
        <w:t>).</w:t>
      </w:r>
    </w:p>
    <w:p w14:paraId="1EE19C12"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כל תכניות, שרטוטים, תיאורי עבודה, לוחות זמנים וכל הוראה אחרת בכתב אשר יינתנו לאחר תאריך חתימת החוזה ועפ"י הוראותיו יחשבו עם הינתנם או עריכתם כנספחים לחוזה וכחלק בלתי נפרד הימנו.</w:t>
      </w:r>
    </w:p>
    <w:p w14:paraId="502D2379"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לוח זמנים כללי </w:t>
      </w:r>
      <w:r w:rsidRPr="00E56613">
        <w:rPr>
          <w:rFonts w:ascii="David" w:eastAsia="Times New Roman" w:hAnsi="David" w:cs="David" w:hint="cs"/>
          <w:b/>
          <w:i/>
          <w:snapToGrid w:val="0"/>
          <w:sz w:val="24"/>
          <w:szCs w:val="24"/>
          <w:rtl/>
        </w:rPr>
        <w:t>-</w:t>
      </w:r>
      <w:r w:rsidRPr="00E56613">
        <w:rPr>
          <w:rFonts w:ascii="David" w:eastAsia="Times New Roman" w:hAnsi="David" w:cs="David"/>
          <w:b/>
          <w:i/>
          <w:snapToGrid w:val="0"/>
          <w:sz w:val="24"/>
          <w:szCs w:val="24"/>
          <w:rtl/>
        </w:rPr>
        <w:t xml:space="preserve"> יוכן ע"י הקבלן ויאושר ע"י המזמין</w:t>
      </w:r>
    </w:p>
    <w:p w14:paraId="6EB6B6FD"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לוח תשלומים (על בסיס אחוזים מתוך המחיר הכולל)</w:t>
      </w:r>
    </w:p>
    <w:p w14:paraId="72970689"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נוסח ערבויות בנקאיות</w:t>
      </w:r>
    </w:p>
    <w:p w14:paraId="26E2B513"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נוסח חוזה משולש</w:t>
      </w:r>
    </w:p>
    <w:p w14:paraId="624964C1"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אישור ביטוח</w:t>
      </w:r>
    </w:p>
    <w:p w14:paraId="34AB2B90"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הסכם נטילת ייצוג</w:t>
      </w:r>
    </w:p>
    <w:p w14:paraId="25B2F8EC"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הצהרת היעדר תביעות</w:t>
      </w:r>
    </w:p>
    <w:p w14:paraId="5E0445C2"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העתק רישיון קבלן </w:t>
      </w:r>
      <w:r w:rsidRPr="00E56613">
        <w:rPr>
          <w:rFonts w:ascii="David" w:eastAsia="Times New Roman" w:hAnsi="David" w:cs="David" w:hint="cs"/>
          <w:b/>
          <w:i/>
          <w:snapToGrid w:val="0"/>
          <w:sz w:val="26"/>
          <w:szCs w:val="24"/>
          <w:rtl/>
        </w:rPr>
        <w:t>-</w:t>
      </w:r>
      <w:r w:rsidRPr="00E56613">
        <w:rPr>
          <w:rFonts w:ascii="David" w:eastAsia="Times New Roman" w:hAnsi="David" w:cs="David"/>
          <w:b/>
          <w:i/>
          <w:snapToGrid w:val="0"/>
          <w:sz w:val="26"/>
          <w:szCs w:val="24"/>
          <w:rtl/>
        </w:rPr>
        <w:t xml:space="preserve"> יצורף לחוזה ע"י הקבלן הראשי</w:t>
      </w:r>
    </w:p>
    <w:p w14:paraId="64F4FD04"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נוהל ביצוע עבודות בחום</w:t>
      </w:r>
    </w:p>
    <w:p w14:paraId="259B5E9E"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הצהרת הממונה על הבטיחות המופנית למזמין</w:t>
      </w:r>
    </w:p>
    <w:p w14:paraId="548996E8"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דו"ח יועץ קרקע, הנחיות היועץ ובדיקות הקרקע</w:t>
      </w:r>
    </w:p>
    <w:p w14:paraId="3D6F355F"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דו"ח תרמי והנחיות היועץ</w:t>
      </w:r>
    </w:p>
    <w:p w14:paraId="6E5F5759"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הנחיות יועץ בטיחות + תכנית בקשה להיתר המאושרת ע"י כיבוי אש</w:t>
      </w:r>
    </w:p>
    <w:p w14:paraId="5AA6E95E"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תכניות עקרוניות למעליות</w:t>
      </w:r>
    </w:p>
    <w:p w14:paraId="505394B0"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trike/>
          <w:snapToGrid w:val="0"/>
          <w:sz w:val="26"/>
          <w:szCs w:val="24"/>
        </w:rPr>
      </w:pPr>
      <w:r w:rsidRPr="00E56613">
        <w:rPr>
          <w:rFonts w:ascii="David" w:eastAsia="Times New Roman" w:hAnsi="David" w:cs="David"/>
          <w:b/>
          <w:i/>
          <w:snapToGrid w:val="0"/>
          <w:sz w:val="26"/>
          <w:szCs w:val="24"/>
          <w:rtl/>
        </w:rPr>
        <w:t>מפרט מבנה מפקח בהתאם לסעיף 18.2.6 להלן.</w:t>
      </w:r>
    </w:p>
    <w:p w14:paraId="317C001A"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הסכם לביצוע שינויים בין הקבלן לרוכשים.</w:t>
      </w:r>
    </w:p>
    <w:p w14:paraId="7D1CA8F4" w14:textId="77777777" w:rsidR="00E56613" w:rsidRPr="00E56613" w:rsidRDefault="00E56613" w:rsidP="00237720">
      <w:pPr>
        <w:numPr>
          <w:ilvl w:val="2"/>
          <w:numId w:val="23"/>
        </w:numPr>
        <w:spacing w:before="120" w:beforeAutospacing="0" w:after="120" w:afterAutospacing="0" w:line="240" w:lineRule="auto"/>
        <w:ind w:left="1701" w:right="-1134" w:hanging="737"/>
        <w:jc w:val="both"/>
        <w:outlineLvl w:val="1"/>
        <w:rPr>
          <w:rFonts w:ascii="David" w:eastAsia="Times New Roman" w:hAnsi="David" w:cs="David"/>
          <w:b/>
          <w:i/>
          <w:strike/>
          <w:snapToGrid w:val="0"/>
          <w:sz w:val="26"/>
          <w:szCs w:val="24"/>
        </w:rPr>
      </w:pPr>
      <w:r w:rsidRPr="00E56613">
        <w:rPr>
          <w:rFonts w:ascii="David" w:eastAsia="Times New Roman" w:hAnsi="David" w:cs="David"/>
          <w:b/>
          <w:i/>
          <w:snapToGrid w:val="0"/>
          <w:sz w:val="26"/>
          <w:szCs w:val="24"/>
          <w:rtl/>
        </w:rPr>
        <w:t>תנאים מיוחדים לאספקת אריחי ריצוף וחיפוי לכלים סניטריים</w:t>
      </w:r>
      <w:r w:rsidRPr="00E56613">
        <w:rPr>
          <w:rFonts w:ascii="David" w:eastAsia="Times New Roman" w:hAnsi="David" w:cs="David" w:hint="cs"/>
          <w:b/>
          <w:i/>
          <w:snapToGrid w:val="0"/>
          <w:sz w:val="26"/>
          <w:szCs w:val="24"/>
          <w:rtl/>
        </w:rPr>
        <w:t xml:space="preserve"> - </w:t>
      </w:r>
      <w:r w:rsidRPr="00E56613">
        <w:rPr>
          <w:rFonts w:ascii="David" w:eastAsia="Times New Roman" w:hAnsi="David" w:cs="David"/>
          <w:b/>
          <w:i/>
          <w:snapToGrid w:val="0"/>
          <w:sz w:val="26"/>
          <w:szCs w:val="24"/>
          <w:rtl/>
        </w:rPr>
        <w:t>ברזים וארונות אמבטיה</w:t>
      </w:r>
    </w:p>
    <w:p w14:paraId="4F8A8BBB"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trike/>
          <w:snapToGrid w:val="0"/>
          <w:sz w:val="26"/>
          <w:szCs w:val="24"/>
        </w:rPr>
      </w:pPr>
      <w:r w:rsidRPr="00E56613">
        <w:rPr>
          <w:rFonts w:ascii="David" w:eastAsia="Times New Roman" w:hAnsi="David" w:cs="David"/>
          <w:b/>
          <w:i/>
          <w:snapToGrid w:val="0"/>
          <w:sz w:val="26"/>
          <w:szCs w:val="24"/>
          <w:rtl/>
        </w:rPr>
        <w:t>תנאים מיוחדים לאספקת והתקנת ארונות מטבח ו/או ארונות אמבטיה</w:t>
      </w:r>
    </w:p>
    <w:p w14:paraId="111F5EC7"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trike/>
          <w:snapToGrid w:val="0"/>
          <w:sz w:val="26"/>
          <w:szCs w:val="24"/>
        </w:rPr>
      </w:pPr>
      <w:r w:rsidRPr="00E56613">
        <w:rPr>
          <w:rFonts w:ascii="David" w:eastAsia="Times New Roman" w:hAnsi="David" w:cs="David"/>
          <w:b/>
          <w:i/>
          <w:snapToGrid w:val="0"/>
          <w:sz w:val="26"/>
          <w:szCs w:val="24"/>
          <w:rtl/>
        </w:rPr>
        <w:t>תנאים מיוחדים לאספקת והרכבת דלתות פנים</w:t>
      </w:r>
    </w:p>
    <w:p w14:paraId="7B83A399"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trike/>
          <w:snapToGrid w:val="0"/>
          <w:sz w:val="26"/>
          <w:szCs w:val="24"/>
        </w:rPr>
      </w:pPr>
      <w:r w:rsidRPr="00E56613">
        <w:rPr>
          <w:rFonts w:ascii="David" w:eastAsia="Times New Roman" w:hAnsi="David" w:cs="David"/>
          <w:b/>
          <w:i/>
          <w:snapToGrid w:val="0"/>
          <w:sz w:val="26"/>
          <w:szCs w:val="24"/>
          <w:rtl/>
        </w:rPr>
        <w:t>תנאים מיוחדים לאספקת והתקנת חיפויי פרקט</w:t>
      </w:r>
    </w:p>
    <w:p w14:paraId="04282457"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trike/>
          <w:snapToGrid w:val="0"/>
          <w:sz w:val="26"/>
          <w:szCs w:val="24"/>
        </w:rPr>
      </w:pPr>
      <w:r w:rsidRPr="00E56613">
        <w:rPr>
          <w:rFonts w:ascii="David" w:eastAsia="Times New Roman" w:hAnsi="David" w:cs="David"/>
          <w:b/>
          <w:i/>
          <w:snapToGrid w:val="0"/>
          <w:sz w:val="26"/>
          <w:szCs w:val="24"/>
          <w:rtl/>
        </w:rPr>
        <w:t>פרוגראמה לבדיקות מעבדה</w:t>
      </w:r>
    </w:p>
    <w:p w14:paraId="1306C58C"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hint="cs"/>
          <w:b/>
          <w:i/>
          <w:snapToGrid w:val="0"/>
          <w:sz w:val="26"/>
          <w:szCs w:val="24"/>
          <w:rtl/>
        </w:rPr>
        <w:t>מבוטל</w:t>
      </w:r>
    </w:p>
    <w:p w14:paraId="05D53839"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hint="cs"/>
          <w:b/>
          <w:i/>
          <w:snapToGrid w:val="0"/>
          <w:sz w:val="26"/>
          <w:szCs w:val="24"/>
          <w:rtl/>
        </w:rPr>
        <w:t>מבוטל</w:t>
      </w:r>
    </w:p>
    <w:p w14:paraId="5FDA8433"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מפרט לגידור אתר הפרויקט</w:t>
      </w:r>
    </w:p>
    <w:p w14:paraId="5D0E79C8"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מפרט שילוט הפרויקט</w:t>
      </w:r>
    </w:p>
    <w:p w14:paraId="0F62E505"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שלט יועצים</w:t>
      </w:r>
    </w:p>
    <w:p w14:paraId="5FF8B1DA"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 xml:space="preserve">סטנדרט יזם </w:t>
      </w:r>
    </w:p>
    <w:p w14:paraId="62CBEB82"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 xml:space="preserve">מפרט אלומיניום </w:t>
      </w:r>
    </w:p>
    <w:p w14:paraId="4416C8F8"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 xml:space="preserve">דו"ח פרטים והנחיות אקוסטיקה </w:t>
      </w:r>
    </w:p>
    <w:p w14:paraId="3928BDC4"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דו"ח, פרטים והנחיות איטום</w:t>
      </w:r>
    </w:p>
    <w:p w14:paraId="6B04E2B7"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 xml:space="preserve">מפרט ותכנון עקרוני של שוט אשפה וטיפול בו </w:t>
      </w:r>
      <w:r w:rsidRPr="00E56613">
        <w:rPr>
          <w:rFonts w:ascii="David" w:eastAsia="Times New Roman" w:hAnsi="David" w:cs="David" w:hint="cs"/>
          <w:b/>
          <w:i/>
          <w:snapToGrid w:val="0"/>
          <w:sz w:val="26"/>
          <w:szCs w:val="24"/>
          <w:rtl/>
        </w:rPr>
        <w:t>-</w:t>
      </w:r>
      <w:r w:rsidRPr="00E56613">
        <w:rPr>
          <w:rFonts w:ascii="David" w:eastAsia="Times New Roman" w:hAnsi="David" w:cs="David"/>
          <w:b/>
          <w:i/>
          <w:snapToGrid w:val="0"/>
          <w:sz w:val="26"/>
          <w:szCs w:val="24"/>
          <w:rtl/>
        </w:rPr>
        <w:t xml:space="preserve"> יוכן ע"י הקבלן </w:t>
      </w:r>
    </w:p>
    <w:p w14:paraId="357A7081"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 xml:space="preserve">נספח שכר טרחת יועצים בגין שינויי דיירים </w:t>
      </w:r>
    </w:p>
    <w:p w14:paraId="353ADF9A" w14:textId="77777777" w:rsidR="00E56613" w:rsidRPr="00E56613" w:rsidRDefault="00E56613" w:rsidP="00237720">
      <w:pPr>
        <w:numPr>
          <w:ilvl w:val="2"/>
          <w:numId w:val="23"/>
        </w:numPr>
        <w:spacing w:before="120" w:beforeAutospacing="0" w:after="120" w:afterAutospacing="0" w:line="240" w:lineRule="auto"/>
        <w:ind w:left="1701" w:right="-709" w:hanging="737"/>
        <w:jc w:val="both"/>
        <w:outlineLvl w:val="1"/>
        <w:rPr>
          <w:rFonts w:ascii="David" w:eastAsia="Times New Roman" w:hAnsi="David" w:cs="David"/>
          <w:b/>
          <w:i/>
          <w:snapToGrid w:val="0"/>
          <w:sz w:val="26"/>
          <w:szCs w:val="24"/>
        </w:rPr>
      </w:pPr>
      <w:r w:rsidRPr="00E56613">
        <w:rPr>
          <w:rFonts w:ascii="David" w:eastAsia="Times New Roman" w:hAnsi="David" w:cs="David" w:hint="cs"/>
          <w:b/>
          <w:i/>
          <w:snapToGrid w:val="0"/>
          <w:sz w:val="26"/>
          <w:szCs w:val="24"/>
          <w:rtl/>
        </w:rPr>
        <w:t>טופס 3.1  אישור סיום עבודות בדירה וטופס 3.2 אישור סיום עבודות ברכוש המשותף</w:t>
      </w:r>
    </w:p>
    <w:p w14:paraId="2EA0EF83" w14:textId="77777777" w:rsidR="00E56613" w:rsidRPr="00E56613" w:rsidRDefault="00E56613" w:rsidP="00E56613">
      <w:pPr>
        <w:spacing w:before="0" w:beforeAutospacing="0" w:after="0" w:afterAutospacing="0" w:line="240" w:lineRule="auto"/>
        <w:ind w:left="3140" w:right="3140" w:hanging="2199"/>
        <w:jc w:val="both"/>
        <w:rPr>
          <w:rFonts w:ascii="David" w:eastAsia="Times New Roman" w:hAnsi="David" w:cs="David"/>
          <w:snapToGrid w:val="0"/>
          <w:sz w:val="24"/>
          <w:szCs w:val="24"/>
          <w:rtl/>
        </w:rPr>
      </w:pPr>
      <w:r w:rsidRPr="00E56613">
        <w:rPr>
          <w:rFonts w:ascii="David" w:eastAsia="Times New Roman" w:hAnsi="David" w:cs="David" w:hint="cs"/>
          <w:snapToGrid w:val="0"/>
          <w:sz w:val="26"/>
          <w:szCs w:val="24"/>
          <w:rtl/>
        </w:rPr>
        <w:lastRenderedPageBreak/>
        <w:t>3.1.43   מפרט למעבר בטוח להולכי רגל</w:t>
      </w:r>
    </w:p>
    <w:p w14:paraId="6F1142E3" w14:textId="77777777" w:rsidR="00E56613" w:rsidRPr="00E56613" w:rsidRDefault="00E56613" w:rsidP="00237720">
      <w:pPr>
        <w:numPr>
          <w:ilvl w:val="0"/>
          <w:numId w:val="23"/>
        </w:numPr>
        <w:spacing w:before="120" w:beforeAutospacing="0" w:after="120" w:afterAutospacing="0" w:line="240" w:lineRule="auto"/>
        <w:ind w:left="397" w:hanging="397"/>
        <w:jc w:val="both"/>
        <w:outlineLvl w:val="0"/>
        <w:rPr>
          <w:rFonts w:ascii="David" w:eastAsia="Times New Roman" w:hAnsi="David" w:cs="David"/>
          <w:b/>
          <w:bCs/>
          <w:snapToGrid w:val="0"/>
          <w:sz w:val="26"/>
          <w:szCs w:val="24"/>
          <w:u w:val="single"/>
          <w:rtl/>
        </w:rPr>
      </w:pPr>
      <w:r w:rsidRPr="00E56613">
        <w:rPr>
          <w:rFonts w:ascii="David" w:eastAsia="Times New Roman" w:hAnsi="David" w:cs="David"/>
          <w:b/>
          <w:bCs/>
          <w:snapToGrid w:val="0"/>
          <w:sz w:val="26"/>
          <w:szCs w:val="24"/>
          <w:u w:val="single"/>
          <w:rtl/>
        </w:rPr>
        <w:t>פקוח</w:t>
      </w:r>
    </w:p>
    <w:p w14:paraId="043FF78E"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rtl/>
        </w:rPr>
      </w:pPr>
      <w:r w:rsidRPr="00E56613">
        <w:rPr>
          <w:rFonts w:ascii="David" w:eastAsia="Times New Roman" w:hAnsi="David" w:cs="David"/>
          <w:b/>
          <w:i/>
          <w:snapToGrid w:val="0"/>
          <w:sz w:val="26"/>
          <w:rtl/>
        </w:rPr>
        <w:t xml:space="preserve">    המזמין רשאי למנות מפקח אחד או יותר אשר ימלא את התפקידים המוטלים על המפקח בהתאם להוראות החוזה ובהתאם לחוק ארגון הפיקוח על העבודה תשי"ד-1954. הקבלן מתחייב למלא אחר הוראות המפקח ולציית לו. הזכות למזמין להחליף את המפקח ובלבד שיודיע על כך לקבלן.</w:t>
      </w:r>
    </w:p>
    <w:p w14:paraId="2508A415" w14:textId="77777777" w:rsidR="00E56613" w:rsidRPr="00E56613" w:rsidRDefault="00E56613" w:rsidP="00E56613">
      <w:pPr>
        <w:spacing w:before="0" w:beforeAutospacing="0" w:after="0" w:afterAutospacing="0" w:line="240" w:lineRule="auto"/>
        <w:ind w:left="2140" w:right="2140" w:hanging="600"/>
        <w:jc w:val="both"/>
        <w:rPr>
          <w:rFonts w:ascii="David" w:eastAsia="Times New Roman" w:hAnsi="David" w:cs="David"/>
          <w:snapToGrid w:val="0"/>
          <w:sz w:val="24"/>
          <w:szCs w:val="24"/>
          <w:rtl/>
        </w:rPr>
      </w:pPr>
    </w:p>
    <w:p w14:paraId="578B7485"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ככל שימונה מפקח, בצוע העבודות יהיה נתון לפיקוח המפקח. את ההוראות והתכניות בקשר לבצוע העבודות יקבל הקבלן רק באמצעות המפקח ואליו יעביר הקבלן את כל פניותיו.</w:t>
      </w:r>
    </w:p>
    <w:p w14:paraId="1C0209AE" w14:textId="77777777" w:rsidR="00E56613" w:rsidRPr="00E56613" w:rsidRDefault="00E56613" w:rsidP="00E56613">
      <w:pPr>
        <w:spacing w:before="0" w:beforeAutospacing="0" w:after="0" w:afterAutospacing="0" w:line="240" w:lineRule="auto"/>
        <w:ind w:left="2140" w:right="2140" w:hanging="600"/>
        <w:jc w:val="both"/>
        <w:rPr>
          <w:rFonts w:ascii="David" w:eastAsia="Times New Roman" w:hAnsi="David" w:cs="David"/>
          <w:snapToGrid w:val="0"/>
          <w:sz w:val="24"/>
          <w:szCs w:val="24"/>
          <w:rtl/>
        </w:rPr>
      </w:pPr>
    </w:p>
    <w:p w14:paraId="153A1940"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4"/>
          <w:szCs w:val="24"/>
          <w:rtl/>
        </w:rPr>
      </w:pPr>
      <w:r w:rsidRPr="00E56613">
        <w:rPr>
          <w:rFonts w:ascii="David" w:eastAsia="Times New Roman" w:hAnsi="David" w:cs="David"/>
          <w:b/>
          <w:i/>
          <w:snapToGrid w:val="0"/>
          <w:sz w:val="24"/>
          <w:szCs w:val="24"/>
          <w:rtl/>
        </w:rPr>
        <w:t>מבלי לגרוע מכלליות סמכויות המפקח כאמור לעיל רשאי המפקח:</w:t>
      </w:r>
    </w:p>
    <w:p w14:paraId="70E77933" w14:textId="77777777" w:rsidR="00E56613" w:rsidRPr="00E56613" w:rsidRDefault="00E56613" w:rsidP="00E56613">
      <w:pPr>
        <w:spacing w:before="120" w:beforeAutospacing="0" w:after="120" w:afterAutospacing="0" w:line="240" w:lineRule="auto"/>
        <w:ind w:left="1701"/>
        <w:jc w:val="both"/>
        <w:outlineLvl w:val="1"/>
        <w:rPr>
          <w:rFonts w:ascii="David" w:eastAsia="Times New Roman" w:hAnsi="David" w:cs="David"/>
          <w:b/>
          <w:i/>
          <w:snapToGrid w:val="0"/>
          <w:sz w:val="24"/>
          <w:szCs w:val="24"/>
          <w:rtl/>
        </w:rPr>
      </w:pPr>
    </w:p>
    <w:p w14:paraId="7B218845"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4"/>
          <w:szCs w:val="24"/>
          <w:rtl/>
        </w:rPr>
      </w:pPr>
      <w:r w:rsidRPr="00E56613">
        <w:rPr>
          <w:rFonts w:ascii="David" w:eastAsia="Times New Roman" w:hAnsi="David" w:cs="David"/>
          <w:b/>
          <w:i/>
          <w:snapToGrid w:val="0"/>
          <w:sz w:val="24"/>
          <w:szCs w:val="24"/>
          <w:rtl/>
        </w:rPr>
        <w:t>לבדוק את העבודות ולפקח על בצוען, וכן לבדוק את טיב החומרים שמשתמשים בהם וטיב המלאכה הנעשית ע"י הקבלן.</w:t>
      </w:r>
    </w:p>
    <w:p w14:paraId="5075AAE3" w14:textId="77777777" w:rsidR="00E56613" w:rsidRPr="00E56613" w:rsidRDefault="00E56613" w:rsidP="00E56613">
      <w:pPr>
        <w:spacing w:before="120" w:beforeAutospacing="0" w:after="120" w:afterAutospacing="0" w:line="240" w:lineRule="auto"/>
        <w:ind w:left="1701"/>
        <w:jc w:val="both"/>
        <w:outlineLvl w:val="1"/>
        <w:rPr>
          <w:rFonts w:ascii="David" w:eastAsia="Times New Roman" w:hAnsi="David" w:cs="David"/>
          <w:b/>
          <w:i/>
          <w:snapToGrid w:val="0"/>
          <w:sz w:val="24"/>
          <w:szCs w:val="24"/>
          <w:rtl/>
        </w:rPr>
      </w:pPr>
    </w:p>
    <w:p w14:paraId="4D29AEFD"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4"/>
          <w:szCs w:val="24"/>
          <w:rtl/>
        </w:rPr>
      </w:pPr>
      <w:r w:rsidRPr="00E56613">
        <w:rPr>
          <w:rFonts w:ascii="David" w:eastAsia="Times New Roman" w:hAnsi="David" w:cs="David"/>
          <w:b/>
          <w:i/>
          <w:snapToGrid w:val="0"/>
          <w:sz w:val="24"/>
          <w:szCs w:val="24"/>
          <w:rtl/>
        </w:rPr>
        <w:t>לבדוק אם הקבלן מקיים התחייבויותיו עפ"י החוזה.</w:t>
      </w:r>
    </w:p>
    <w:p w14:paraId="532B08A9" w14:textId="77777777" w:rsidR="00E56613" w:rsidRPr="00E56613" w:rsidRDefault="00E56613" w:rsidP="00E56613">
      <w:pPr>
        <w:spacing w:before="120" w:beforeAutospacing="0" w:after="120" w:afterAutospacing="0" w:line="240" w:lineRule="auto"/>
        <w:ind w:left="1701"/>
        <w:jc w:val="both"/>
        <w:outlineLvl w:val="1"/>
        <w:rPr>
          <w:rFonts w:ascii="David" w:eastAsia="Times New Roman" w:hAnsi="David" w:cs="David"/>
          <w:b/>
          <w:i/>
          <w:snapToGrid w:val="0"/>
          <w:sz w:val="24"/>
          <w:szCs w:val="24"/>
          <w:rtl/>
        </w:rPr>
      </w:pPr>
    </w:p>
    <w:p w14:paraId="34F812B0"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4"/>
          <w:szCs w:val="24"/>
          <w:rtl/>
        </w:rPr>
      </w:pPr>
      <w:r w:rsidRPr="00E56613">
        <w:rPr>
          <w:rFonts w:ascii="David" w:eastAsia="Times New Roman" w:hAnsi="David" w:cs="David"/>
          <w:b/>
          <w:i/>
          <w:snapToGrid w:val="0"/>
          <w:sz w:val="24"/>
          <w:szCs w:val="24"/>
          <w:rtl/>
        </w:rPr>
        <w:t>להמציא לקבלן בכל עת במהלך בצוע העבודות הוראות ותכניות לבצוע העבודות.</w:t>
      </w:r>
    </w:p>
    <w:p w14:paraId="2BF1B4DE" w14:textId="77777777" w:rsidR="00E56613" w:rsidRPr="00E56613" w:rsidRDefault="00E56613" w:rsidP="00E56613">
      <w:pPr>
        <w:spacing w:before="120" w:beforeAutospacing="0" w:after="120" w:afterAutospacing="0" w:line="240" w:lineRule="auto"/>
        <w:ind w:left="1701"/>
        <w:jc w:val="both"/>
        <w:outlineLvl w:val="1"/>
        <w:rPr>
          <w:rFonts w:ascii="David" w:eastAsia="Times New Roman" w:hAnsi="David" w:cs="David"/>
          <w:b/>
          <w:i/>
          <w:snapToGrid w:val="0"/>
          <w:sz w:val="24"/>
          <w:szCs w:val="24"/>
          <w:rtl/>
        </w:rPr>
      </w:pPr>
    </w:p>
    <w:p w14:paraId="72B474B3"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4"/>
          <w:szCs w:val="24"/>
          <w:rtl/>
        </w:rPr>
      </w:pPr>
      <w:r w:rsidRPr="00E56613">
        <w:rPr>
          <w:rFonts w:ascii="David" w:eastAsia="Times New Roman" w:hAnsi="David" w:cs="David"/>
          <w:b/>
          <w:i/>
          <w:snapToGrid w:val="0"/>
          <w:sz w:val="24"/>
          <w:szCs w:val="24"/>
          <w:rtl/>
        </w:rPr>
        <w:t>להנחות את הקבלן להאט או להחיש את קצב עבודתו ולשנות את סדר הביצוע, בכפוף לאישור המזמין מראש ובכתב.</w:t>
      </w:r>
    </w:p>
    <w:p w14:paraId="0FEDDEE2" w14:textId="77777777" w:rsidR="00E56613" w:rsidRPr="00E56613" w:rsidRDefault="00E56613" w:rsidP="00E56613">
      <w:pPr>
        <w:spacing w:before="120" w:beforeAutospacing="0" w:after="120" w:afterAutospacing="0" w:line="240" w:lineRule="auto"/>
        <w:ind w:left="1701"/>
        <w:jc w:val="both"/>
        <w:outlineLvl w:val="1"/>
        <w:rPr>
          <w:rFonts w:ascii="David" w:eastAsia="Times New Roman" w:hAnsi="David" w:cs="David"/>
          <w:b/>
          <w:i/>
          <w:snapToGrid w:val="0"/>
          <w:sz w:val="24"/>
          <w:szCs w:val="24"/>
          <w:rtl/>
        </w:rPr>
      </w:pPr>
    </w:p>
    <w:p w14:paraId="338C2E4A"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4"/>
          <w:szCs w:val="24"/>
          <w:rtl/>
        </w:rPr>
      </w:pPr>
      <w:r w:rsidRPr="00E56613">
        <w:rPr>
          <w:rFonts w:ascii="David" w:eastAsia="Times New Roman" w:hAnsi="David" w:cs="David"/>
          <w:b/>
          <w:i/>
          <w:snapToGrid w:val="0"/>
          <w:sz w:val="24"/>
          <w:szCs w:val="24"/>
          <w:rtl/>
        </w:rPr>
        <w:t>חוות דעתו של המפקח תהיה מכרעת בכל הנוגע לפירוש התכניות, המפרט המיוחד, המפרט הכללי, מסמכי הבקשה להיתר, והעבודות, אופן בצוען, טיבן ומועדי בצוען.</w:t>
      </w:r>
    </w:p>
    <w:p w14:paraId="23D88A7A" w14:textId="77777777" w:rsidR="00E56613" w:rsidRPr="00E56613" w:rsidRDefault="00E56613" w:rsidP="00E56613">
      <w:pPr>
        <w:spacing w:before="0" w:beforeAutospacing="0" w:after="0" w:afterAutospacing="0" w:line="240" w:lineRule="auto"/>
        <w:ind w:left="2140" w:right="2140" w:hanging="600"/>
        <w:jc w:val="both"/>
        <w:rPr>
          <w:rFonts w:ascii="David" w:eastAsia="Times New Roman" w:hAnsi="David" w:cs="David"/>
          <w:snapToGrid w:val="0"/>
          <w:sz w:val="24"/>
          <w:szCs w:val="24"/>
          <w:rtl/>
        </w:rPr>
      </w:pPr>
    </w:p>
    <w:p w14:paraId="454529A2"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הקבלן ישתף פעולה עם המפקח, יופיע לפגישות עמו במועד ובמקום שיקבע המפקח בלווית אותם בעלי מקצוע שידרוש המפקח, יעזור ויאפשר לו להיכנס בכל עת לאתר ולכל מקום אחר שבו נעשית עבודה כלשהי לבצוע החוזה (כולל בתי המלאכה) וכן לכל מקום שממנו מובאים חומרים, וישתף פעולה עם המפקח בכל דרך שתראה למפקח כמועילה לבצוע העבודות.</w:t>
      </w:r>
    </w:p>
    <w:p w14:paraId="095B185A"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p>
    <w:p w14:paraId="06C1E8C6"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אין בסמכויות המוקנות למפקח וכל שימוש שיעשה בהן על ידו כדי לשחרר את הקבלן מאחריותו ומהתחייבויותיו לפי חוזה זה או לצמצמן.</w:t>
      </w:r>
    </w:p>
    <w:p w14:paraId="580BB09F" w14:textId="77777777" w:rsidR="00E56613" w:rsidRPr="00E56613" w:rsidRDefault="00E56613" w:rsidP="00E56613">
      <w:pPr>
        <w:spacing w:before="0" w:beforeAutospacing="0" w:after="0" w:afterAutospacing="0" w:line="240" w:lineRule="auto"/>
        <w:ind w:left="2140" w:right="2140" w:hanging="600"/>
        <w:jc w:val="both"/>
        <w:rPr>
          <w:rFonts w:ascii="David" w:eastAsia="Times New Roman" w:hAnsi="David" w:cs="David"/>
          <w:snapToGrid w:val="0"/>
          <w:sz w:val="24"/>
          <w:szCs w:val="24"/>
          <w:rtl/>
        </w:rPr>
      </w:pPr>
    </w:p>
    <w:p w14:paraId="5383A28C"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כל מעשה או מחדל של המפקח יחייבו את המזמין, אך זאת בתנאים המוקדמים שאם הוראה כאמור העלולה להביא למעשה או מחדל תראה לקבלן כבלתי סבירה, יודיע הקבלן למזמין על עמדתו זו בכתב לפני בצוע ההוראה, וכן בתנאי שהקבלן יבצע את ההוראות שתינתנה לו על ידי המפקח במקצועיות ובדייקנות וכן בתנאי שהקבלן בירר עם המפקח כל הוראה שאינה ברורה.</w:t>
      </w:r>
    </w:p>
    <w:p w14:paraId="7BFFA614" w14:textId="77777777" w:rsidR="00E56613" w:rsidRPr="00E56613" w:rsidRDefault="00E56613" w:rsidP="00E56613">
      <w:pPr>
        <w:spacing w:before="0" w:beforeAutospacing="0" w:after="0" w:afterAutospacing="0" w:line="240" w:lineRule="auto"/>
        <w:ind w:left="2140" w:right="2140" w:hanging="600"/>
        <w:jc w:val="both"/>
        <w:rPr>
          <w:rFonts w:ascii="David" w:eastAsia="Times New Roman" w:hAnsi="David" w:cs="David"/>
          <w:snapToGrid w:val="0"/>
          <w:sz w:val="24"/>
          <w:szCs w:val="24"/>
          <w:rtl/>
        </w:rPr>
      </w:pPr>
    </w:p>
    <w:p w14:paraId="19934993" w14:textId="77777777" w:rsidR="00D904AB" w:rsidRDefault="00E56613" w:rsidP="00D904AB">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lastRenderedPageBreak/>
        <w:t xml:space="preserve">   כל עוד לא הורה המזמין לקבלן אחרת, יהיה המפקח כאמור בנספח 3.1.1 ואולם במקרה ולא ימונה מפקח, וכן בכל עת אשר במהלכה לא יכהן בפועל מפקח, תהיינה למזמין כל סמכויות המפקח. </w:t>
      </w:r>
    </w:p>
    <w:p w14:paraId="427A4D11" w14:textId="77777777" w:rsidR="00D904AB" w:rsidRPr="00C24089" w:rsidRDefault="00D904AB" w:rsidP="00C24089">
      <w:pPr>
        <w:bidi w:val="0"/>
        <w:spacing w:before="0" w:beforeAutospacing="0" w:after="160" w:afterAutospacing="0" w:line="259" w:lineRule="auto"/>
        <w:rPr>
          <w:rFonts w:ascii="David" w:eastAsia="Times New Roman" w:hAnsi="David" w:cs="David"/>
          <w:b/>
          <w:i/>
          <w:snapToGrid w:val="0"/>
          <w:sz w:val="26"/>
          <w:szCs w:val="24"/>
          <w:rtl/>
        </w:rPr>
      </w:pPr>
      <w:r>
        <w:rPr>
          <w:rFonts w:ascii="David" w:eastAsia="Times New Roman" w:hAnsi="David" w:cs="David"/>
          <w:b/>
          <w:i/>
          <w:snapToGrid w:val="0"/>
          <w:sz w:val="26"/>
          <w:szCs w:val="24"/>
        </w:rPr>
        <w:br w:type="page"/>
      </w:r>
    </w:p>
    <w:p w14:paraId="68EB55A6" w14:textId="77777777" w:rsidR="00E56613" w:rsidRPr="00E56613" w:rsidRDefault="00E56613" w:rsidP="00237720">
      <w:pPr>
        <w:numPr>
          <w:ilvl w:val="0"/>
          <w:numId w:val="23"/>
        </w:numPr>
        <w:spacing w:before="120" w:beforeAutospacing="0" w:after="120" w:afterAutospacing="0" w:line="240" w:lineRule="auto"/>
        <w:ind w:left="397" w:hanging="397"/>
        <w:jc w:val="both"/>
        <w:outlineLvl w:val="0"/>
        <w:rPr>
          <w:rFonts w:ascii="David" w:eastAsia="Times New Roman" w:hAnsi="David" w:cs="David"/>
          <w:b/>
          <w:bCs/>
          <w:snapToGrid w:val="0"/>
          <w:sz w:val="26"/>
          <w:szCs w:val="24"/>
          <w:u w:val="single"/>
          <w:rtl/>
        </w:rPr>
      </w:pPr>
      <w:r w:rsidRPr="00E56613">
        <w:rPr>
          <w:rFonts w:ascii="David" w:eastAsia="Times New Roman" w:hAnsi="David" w:cs="David"/>
          <w:b/>
          <w:bCs/>
          <w:snapToGrid w:val="0"/>
          <w:sz w:val="26"/>
          <w:szCs w:val="24"/>
          <w:u w:val="single"/>
          <w:rtl/>
        </w:rPr>
        <w:lastRenderedPageBreak/>
        <w:t xml:space="preserve">הצהרות הקבלן </w:t>
      </w:r>
    </w:p>
    <w:p w14:paraId="27419E4B"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הקבלן מצהיר ומתחייב כי:</w:t>
      </w:r>
    </w:p>
    <w:p w14:paraId="1B6266AF" w14:textId="77777777" w:rsidR="00E56613" w:rsidRPr="00E56613" w:rsidRDefault="00E56613" w:rsidP="00E56613">
      <w:pPr>
        <w:spacing w:before="120" w:beforeAutospacing="0" w:after="120" w:afterAutospacing="0" w:line="240" w:lineRule="auto"/>
        <w:ind w:left="964"/>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הינו קבלן רשום לפי חוק רישום קבלנים לעבודות הנדסה בנאיות תשכ"ט - 1969 באופן ובסיווג התואמים היקף העבודות וטיבן וכי ביצע עבודות בהיקפים דומים בעבר. העתק של רישיון הקבלן לעבודות הנדסה בנאיות יצורף לחוזה כנספח _3.1.17.</w:t>
      </w:r>
    </w:p>
    <w:p w14:paraId="290A0D56" w14:textId="77777777" w:rsidR="00E56613" w:rsidRPr="00E56613" w:rsidRDefault="00E56613" w:rsidP="00E56613">
      <w:pPr>
        <w:spacing w:before="0" w:beforeAutospacing="0" w:after="0" w:afterAutospacing="0" w:line="240" w:lineRule="auto"/>
        <w:ind w:left="2140" w:right="2140" w:hanging="600"/>
        <w:jc w:val="both"/>
        <w:rPr>
          <w:rFonts w:ascii="David" w:eastAsia="Times New Roman" w:hAnsi="David" w:cs="David"/>
          <w:snapToGrid w:val="0"/>
          <w:sz w:val="24"/>
          <w:szCs w:val="24"/>
          <w:rtl/>
        </w:rPr>
      </w:pPr>
    </w:p>
    <w:p w14:paraId="01AE53D8"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קרא את החוזה לפני חתימתו, וכי החוזה על כל נספחיו כולל את כל הדרוש למילוי תנאיו.</w:t>
      </w:r>
    </w:p>
    <w:p w14:paraId="17D33068" w14:textId="77777777" w:rsidR="00E56613" w:rsidRPr="00E56613" w:rsidRDefault="00E56613" w:rsidP="00E56613">
      <w:pPr>
        <w:spacing w:before="0" w:beforeAutospacing="0" w:after="0" w:afterAutospacing="0" w:line="240" w:lineRule="auto"/>
        <w:ind w:left="2140" w:right="2140" w:hanging="600"/>
        <w:jc w:val="both"/>
        <w:rPr>
          <w:rFonts w:ascii="David" w:eastAsia="Times New Roman" w:hAnsi="David" w:cs="David"/>
          <w:snapToGrid w:val="0"/>
          <w:sz w:val="24"/>
          <w:szCs w:val="24"/>
        </w:rPr>
      </w:pPr>
    </w:p>
    <w:p w14:paraId="1BF4BC55"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ביקר באתר, בדקו והינו יודע את מצבו, את התנאים והנסיבות בהם יהיה עליו לבצע את העבודות ואת כל שאר הגורמים העלולים להשפיע על בצוע העבודות ועל קצב התקדמותן, לרבות - אך מבלי לגרוע מכלליות האמור - טיב הקרקע, התשתיות באזור, צנרת ומתקנים תת-קרקעיים, מפגעים ואלמנטים אחרים שיש לסלקם ו/או לעבוד במשנה זהירות בסמוך אליהם, התנהלותה של תנועה ערה של עוברים ושבים ואחרים בסביבת האתר וחובתו להתאים פעולותיו, כך שלא יפריעו לה, דרכי גישה לאתר ובאתר, מבנים סמוכים קיימים ומתוכננים הימצאותה של פסולת מעל ומתחת לפני השטח אשר עליו לסלקה, אתרי פינוי פסולת, מכיר את כל דרישות הרשויות בכלל והרשות המקומית בפרט וכל גורמים אחרים לרבות אלה המפורטים בנספח 3.1.1. ידוע ומוסכם עליו כי אין באזכורם או באי אזכורם של גורמים אלו או אחרים בנספח 3.1.1, שיש או שיכולה להיות להם השפעה על העבודות וקצב בצוען, כדי לגרוע מהצהרת הקבלן או מאחריותו על פי סעיף זה ו/או כדי לבסס דרישה כספית כלשהי או טענה כלשהי מצידו בדבר איחור כלשהו והוא מוותר בקשר לכך על כל טענה ו/או תביעה כלפי המזמין לרבות אך לא רק על יסוד טענת אי ידיעה ו/או אי הבנה כולל סטנדרט החומרים ורמת הספקים וקבלני המשנה.</w:t>
      </w:r>
    </w:p>
    <w:p w14:paraId="16E9DC5A" w14:textId="77777777" w:rsidR="00E56613" w:rsidRPr="00E56613" w:rsidRDefault="00E56613" w:rsidP="00E56613">
      <w:pPr>
        <w:spacing w:before="0" w:beforeAutospacing="0" w:after="0" w:afterAutospacing="0" w:line="240" w:lineRule="auto"/>
        <w:ind w:left="2140" w:right="2140" w:hanging="600"/>
        <w:jc w:val="both"/>
        <w:rPr>
          <w:rFonts w:ascii="David" w:eastAsia="Times New Roman" w:hAnsi="David" w:cs="David"/>
          <w:snapToGrid w:val="0"/>
          <w:sz w:val="24"/>
          <w:szCs w:val="24"/>
          <w:rtl/>
        </w:rPr>
      </w:pPr>
    </w:p>
    <w:p w14:paraId="24B72983"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hint="cs"/>
          <w:b/>
          <w:i/>
          <w:snapToGrid w:val="0"/>
          <w:sz w:val="26"/>
          <w:szCs w:val="24"/>
          <w:rtl/>
        </w:rPr>
        <w:t xml:space="preserve">     </w:t>
      </w:r>
      <w:r w:rsidRPr="00E56613">
        <w:rPr>
          <w:rFonts w:ascii="David" w:eastAsia="Times New Roman" w:hAnsi="David" w:cs="David"/>
          <w:b/>
          <w:i/>
          <w:snapToGrid w:val="0"/>
          <w:sz w:val="26"/>
          <w:szCs w:val="24"/>
          <w:rtl/>
        </w:rPr>
        <w:t>בדק ומצא את האתר במצבו הנוכחי "</w:t>
      </w:r>
      <w:r w:rsidRPr="00E56613">
        <w:rPr>
          <w:rFonts w:ascii="David" w:eastAsia="Times New Roman" w:hAnsi="David" w:cs="David"/>
          <w:b/>
          <w:i/>
          <w:snapToGrid w:val="0"/>
          <w:sz w:val="26"/>
          <w:szCs w:val="24"/>
        </w:rPr>
        <w:t>AS IS</w:t>
      </w:r>
      <w:r w:rsidRPr="00E56613">
        <w:rPr>
          <w:rFonts w:ascii="David" w:eastAsia="Times New Roman" w:hAnsi="David" w:cs="David"/>
          <w:b/>
          <w:i/>
          <w:snapToGrid w:val="0"/>
          <w:sz w:val="26"/>
          <w:szCs w:val="24"/>
          <w:rtl/>
        </w:rPr>
        <w:t>" כשהוא ראוי ומוכן לתחילת בצוע העבודות, וידוע לו כי עם תחילת ביצוע העבודות, יקבל קובץ ממוחשב המכיל קואורדינטות ארציות לסימון גבולותיו. כל עבודות המדידה והעמדת מבנים בפרויקט תבוצענה ע"י הקבלן ועל חשבונו.</w:t>
      </w:r>
    </w:p>
    <w:p w14:paraId="21C03EA3"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Pr>
      </w:pPr>
      <w:r w:rsidRPr="00E56613">
        <w:rPr>
          <w:rFonts w:ascii="David" w:eastAsia="Times New Roman" w:hAnsi="David" w:cs="David" w:hint="cs"/>
          <w:b/>
          <w:i/>
          <w:snapToGrid w:val="0"/>
          <w:sz w:val="26"/>
          <w:szCs w:val="24"/>
          <w:rtl/>
        </w:rPr>
        <w:t xml:space="preserve">    </w:t>
      </w:r>
      <w:r w:rsidRPr="00E56613">
        <w:rPr>
          <w:rFonts w:ascii="David" w:eastAsia="Times New Roman" w:hAnsi="David" w:cs="David"/>
          <w:b/>
          <w:i/>
          <w:snapToGrid w:val="0"/>
          <w:sz w:val="26"/>
          <w:szCs w:val="24"/>
          <w:rtl/>
        </w:rPr>
        <w:t>ידועים לו החומרים, כח האדם והאמצעים הנדרשים לבצוע העבודות בהתאם להוראות החוזה וכיצד ניתן לספקם והם נמצאים ברשותו או בהישג ידו לרבות קשר יעיל שוטף ותקין לספק אינטרנט, והינו מסוגל מכל הבחינות לבצע את העבודות בהתאם להוראות החוזה.</w:t>
      </w:r>
    </w:p>
    <w:p w14:paraId="672FC7F5"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p>
    <w:p w14:paraId="2F16EC8E"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קיבל את כל ההסברים מהם יכול היה לקבל תמונה מספקת על פרטי העבודות והיקפן, הביא בחשבון שההסברים שקיבל אינם מהווים מפרטים מלאים, אולם הם היו מספיקים על מנת לתת לקבלן תמונה נאמנה של העבודות שעליו לבצע וכן די בהם כדי להביא בחשבון את כל הפרטים החסרים והנוספים שיחדיו יהוו מפרט מלא של העבודות.</w:t>
      </w:r>
    </w:p>
    <w:p w14:paraId="1D7DC24E" w14:textId="77777777" w:rsidR="00E56613" w:rsidRPr="00E56613" w:rsidRDefault="00E56613" w:rsidP="00E56613">
      <w:pPr>
        <w:spacing w:before="0" w:beforeAutospacing="0" w:after="0" w:afterAutospacing="0" w:line="240" w:lineRule="auto"/>
        <w:ind w:left="1588" w:right="1588"/>
        <w:jc w:val="both"/>
        <w:outlineLvl w:val="2"/>
        <w:rPr>
          <w:rFonts w:ascii="David" w:eastAsia="Times New Roman" w:hAnsi="David" w:cs="David"/>
          <w:snapToGrid w:val="0"/>
          <w:sz w:val="26"/>
          <w:szCs w:val="24"/>
          <w:rtl/>
        </w:rPr>
      </w:pPr>
    </w:p>
    <w:p w14:paraId="7C93DF15"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ידוע לו כי הבקשה להיתר הבניה (גרמושקה) שתחייב אותו עפ"י חוזה זה הינה התכנית, כפי שתאושר בפועל ע"י רשויות התכנון ושתהיה מצורפת להיתר הבניה לרבות שינויים לתכנית הגשה זו ופיצולה לשלבים על כל הכרוך בכך ובתנאי שלא יהיו בה שינויים מהותיים לעומת תכנית ההגשה המצורפת כנספח 3.1.5 לחוזה. במקרה של שינויים מהותיים כאמור, יהיה זכאי הקבלן לתוספת תשלום, כפי שתקבע ע"י המפקח בהתאם לסעיף 22.4 להלן ובכפוף לאמור בסעיף 6.6.23 להלן. וזאת בכפיפה לכך שהשינוי יצדיק מתן תוספת עקב עבודה נוספת ועלויות נוספות לקבלן.</w:t>
      </w:r>
    </w:p>
    <w:p w14:paraId="4FE22409"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p>
    <w:p w14:paraId="318D4D67"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snapToGrid w:val="0"/>
          <w:sz w:val="26"/>
          <w:szCs w:val="24"/>
          <w:rtl/>
        </w:rPr>
        <w:lastRenderedPageBreak/>
        <w:t>קיבל תכניות עבודה ומפרטים המאפשרים את התחלת בצוע</w:t>
      </w:r>
      <w:r w:rsidRPr="00E56613">
        <w:rPr>
          <w:rFonts w:ascii="David" w:eastAsia="Times New Roman" w:hAnsi="David" w:cs="David"/>
          <w:b/>
          <w:i/>
          <w:snapToGrid w:val="0"/>
          <w:sz w:val="26"/>
          <w:szCs w:val="24"/>
          <w:rtl/>
        </w:rPr>
        <w:t xml:space="preserve"> העבודות.</w:t>
      </w:r>
    </w:p>
    <w:p w14:paraId="14DF43FC"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בכפוף למותנה בסעיף 5.7.8 להלן, על המזמין לספק לקבלן באמצעות המפקח, את מסמכי התכנון עד לא יאוחר מהמועד, שלפי קביעת המפקח, יאפשר ביצוע העבודות במועדן המאוחר עפ"י לוח הזמנים המפורט, בכפוף לאספקת המידע והתכניות שבאחריות מתכנני ויועצי הקבלן הנזכרים בסעיף 5.7.8 להלן במועד סביר מראש, למזמין. ואולם כל עוד לא מונה מפקח, הקבלן מתחייב לפנות ישירות ליועצים על מנת לקבל מהם התכניות הדרושות, ורק במקרה של אי שיתוף פעולה מצד היועצים, יפנה הקבלן למזמין לצורך זירוז היועצים. המזמין רשאי אך לא חייב, להורות לקבלן לפנות ישירות למתכננים במועד הנדרש לקבלת תכניות ביצוע, נתונים חסרים והבהרות ולתאם בין המתכננים במקרים של חוסר התאמה בין תכניותיהם. בכל מקרה בו קיבל הקבלן הנחיות ישירות מהמתכננים ולדעתו יש ביישום הנחיות אלה או כל חלק מהן משום סתירה עם מסמך ממסמכי החוזה, עליו להודיע על כך מיד למזמין ולקבל את אישורו ליישום כאמור. </w:t>
      </w:r>
    </w:p>
    <w:p w14:paraId="543FCCAC" w14:textId="77777777" w:rsidR="00E56613" w:rsidRPr="00E56613" w:rsidRDefault="00E56613" w:rsidP="00E56613">
      <w:pPr>
        <w:spacing w:before="0" w:beforeAutospacing="0" w:after="0" w:afterAutospacing="0" w:line="240" w:lineRule="auto"/>
        <w:ind w:left="3140" w:right="3140" w:hanging="1000"/>
        <w:jc w:val="both"/>
        <w:rPr>
          <w:rFonts w:ascii="David" w:eastAsia="Times New Roman" w:hAnsi="David" w:cs="David"/>
          <w:snapToGrid w:val="0"/>
          <w:sz w:val="24"/>
          <w:szCs w:val="24"/>
          <w:rtl/>
        </w:rPr>
      </w:pPr>
    </w:p>
    <w:p w14:paraId="2E9BD02E"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על הקבלן להגיש למפקח סמוך לאחר חתימת חוזה זה הצעה לגבי רשימת מסמכי התכנון הנדרשים לו לבצוע העבודות והמועדים לאספקתם, ככל שאלה לא צורפו כנספחים לחוזה עובר לחתימתו. המפקח יהיה הקובע בלעדית מהם מסמכי התכנון ומועדי אספקתם הנדרשים לבצוע העבודות לפי לוח הזמנים.</w:t>
      </w:r>
    </w:p>
    <w:p w14:paraId="2A8E4B8E" w14:textId="77777777" w:rsidR="00E56613" w:rsidRPr="00E56613" w:rsidRDefault="00E56613" w:rsidP="00E56613">
      <w:pPr>
        <w:tabs>
          <w:tab w:val="num" w:pos="1366"/>
        </w:tabs>
        <w:spacing w:before="0" w:beforeAutospacing="0" w:after="0" w:afterAutospacing="0" w:line="240" w:lineRule="auto"/>
        <w:ind w:left="1224" w:right="3140" w:hanging="1000"/>
        <w:jc w:val="both"/>
        <w:rPr>
          <w:rFonts w:ascii="David" w:eastAsia="Times New Roman" w:hAnsi="David" w:cs="David"/>
          <w:snapToGrid w:val="0"/>
          <w:sz w:val="24"/>
          <w:szCs w:val="24"/>
          <w:rtl/>
        </w:rPr>
      </w:pPr>
    </w:p>
    <w:p w14:paraId="2FF54E12"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אי אספקת מסמך תכנון ע"י המזמין במועד שנקבע ע"י המפקח לא תיחשב כהפרת החוזה אולם אפשר שתובא בחשבון ע"י המפקח כגורם המצדיק איחור בבצוע העבודות, ובלבד שאם סופק מסמך תכנון עשרה ימים לפני הבצוע בפועל של אותו חלק של העבודות שמסמך התכנון מתיחס אליו יחשב מסמך התכנון כמוגש לקבלן במועד אף אם הוגש שלא במועד שנקבע להגשתו.</w:t>
      </w:r>
    </w:p>
    <w:p w14:paraId="70C0C6F4" w14:textId="77777777" w:rsidR="00E56613" w:rsidRPr="00E56613" w:rsidRDefault="00E56613" w:rsidP="00E56613">
      <w:pPr>
        <w:tabs>
          <w:tab w:val="num" w:pos="1366"/>
        </w:tabs>
        <w:spacing w:before="0" w:beforeAutospacing="0" w:after="0" w:afterAutospacing="0" w:line="240" w:lineRule="auto"/>
        <w:ind w:left="1224" w:right="2140" w:hanging="600"/>
        <w:jc w:val="both"/>
        <w:rPr>
          <w:rFonts w:ascii="David" w:eastAsia="Times New Roman" w:hAnsi="David" w:cs="David"/>
          <w:snapToGrid w:val="0"/>
          <w:sz w:val="24"/>
          <w:szCs w:val="24"/>
          <w:rtl/>
        </w:rPr>
      </w:pPr>
    </w:p>
    <w:p w14:paraId="2E9D643F"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snapToGrid w:val="0"/>
          <w:sz w:val="26"/>
          <w:szCs w:val="24"/>
          <w:rtl/>
        </w:rPr>
        <w:t>אין באמור לעיל כדי לגרוע מזכות המזמין ו/או המפקח להוסיף</w:t>
      </w:r>
      <w:r w:rsidRPr="00E56613">
        <w:rPr>
          <w:rFonts w:ascii="David" w:eastAsia="Times New Roman" w:hAnsi="David" w:cs="David"/>
          <w:b/>
          <w:i/>
          <w:snapToGrid w:val="0"/>
          <w:sz w:val="26"/>
          <w:szCs w:val="24"/>
          <w:rtl/>
        </w:rPr>
        <w:t xml:space="preserve"> מעת לעת תוך כדי ביצוע העבודות ובהתאם לקצב התקדמותן הוראות נוספות לרבות מסמכי תכנון וביאורים לפי הצורך, על אלה שפורטו על ידי המפקח כאמור בסעיף 5.7.4 לעיל, והקבלן מתחייב לבצע את העבודות בהתאם לאותן הוראות, תכניות ובאורים, מבלי שיהא זכאי לתוספת תשלום בשל כך.</w:t>
      </w:r>
    </w:p>
    <w:p w14:paraId="671B840D" w14:textId="77777777" w:rsidR="00E56613" w:rsidRPr="00E56613" w:rsidRDefault="00E56613" w:rsidP="00E56613">
      <w:pPr>
        <w:tabs>
          <w:tab w:val="num" w:pos="1366"/>
          <w:tab w:val="right" w:pos="6880"/>
        </w:tabs>
        <w:spacing w:before="0" w:beforeAutospacing="0" w:after="0" w:afterAutospacing="0" w:line="240" w:lineRule="auto"/>
        <w:ind w:left="1224" w:right="3140" w:hanging="1600"/>
        <w:jc w:val="both"/>
        <w:rPr>
          <w:rFonts w:ascii="David" w:eastAsia="Times New Roman" w:hAnsi="David" w:cs="David"/>
          <w:snapToGrid w:val="0"/>
          <w:sz w:val="24"/>
          <w:szCs w:val="24"/>
          <w:rtl/>
        </w:rPr>
      </w:pPr>
    </w:p>
    <w:p w14:paraId="25A5C549"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מאחר ולא קיימת אפשרות טכנית לתאר כל פרט ופרט מן השאלות הטכניות שתתעוררנה במהלך ביצוע העבודות, ובשים לב לכך שחלק מהתכניות עדיין אינו מוכן בשלב זה, ואלה תצורפנה לחוזה בעתיד, מוסכם בין הצדדים שכל שאלה שתתעורר עקב זאת, תיפתר בעת מהלך העבודה ע"י המפקח וכל הוראה שתינתן על ידו תיחשב כאילו פורטה בחוזה מראש. עוד מובהר כי האמור בסעיף זה כבר נכלל ע"י הצדדים במחיר הכולל כהגדרתו בסעיף 6 להלן, והקבלן לא יהיה זכאי לכל תמורה ו/או תשלום נוסף בקשר לכך.</w:t>
      </w:r>
    </w:p>
    <w:p w14:paraId="638E3DD6" w14:textId="77777777" w:rsidR="00E56613" w:rsidRPr="00E56613" w:rsidRDefault="00E56613" w:rsidP="00E56613">
      <w:pPr>
        <w:tabs>
          <w:tab w:val="num" w:pos="1366"/>
        </w:tabs>
        <w:spacing w:before="120" w:beforeAutospacing="0" w:after="0" w:afterAutospacing="0" w:line="240" w:lineRule="auto"/>
        <w:ind w:left="1224"/>
        <w:jc w:val="both"/>
        <w:outlineLvl w:val="2"/>
        <w:rPr>
          <w:rFonts w:ascii="David" w:eastAsia="Times New Roman" w:hAnsi="David" w:cs="David"/>
          <w:snapToGrid w:val="0"/>
          <w:sz w:val="26"/>
          <w:szCs w:val="24"/>
          <w:rtl/>
        </w:rPr>
      </w:pPr>
    </w:p>
    <w:p w14:paraId="62E71D0C"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snapToGrid w:val="0"/>
          <w:sz w:val="26"/>
          <w:szCs w:val="24"/>
          <w:rtl/>
        </w:rPr>
        <w:t>על אף האמור בסעיף 5.7.3 לעיל מוסכם ומובהר בזאת כי</w:t>
      </w:r>
      <w:r w:rsidRPr="00E56613">
        <w:rPr>
          <w:rFonts w:ascii="David" w:eastAsia="Times New Roman" w:hAnsi="David" w:cs="David"/>
          <w:b/>
          <w:i/>
          <w:snapToGrid w:val="0"/>
          <w:sz w:val="26"/>
          <w:szCs w:val="24"/>
          <w:rtl/>
        </w:rPr>
        <w:t xml:space="preserve"> המזמין לא יספק בכל מקרה מסמכי תכנון מפורט בקשר למפורט להלן, ועל הקבלן להעסיק מתכננים, על </w:t>
      </w:r>
      <w:r w:rsidRPr="00E56613">
        <w:rPr>
          <w:rFonts w:ascii="David" w:eastAsia="Times New Roman" w:hAnsi="David" w:cs="David"/>
          <w:snapToGrid w:val="0"/>
          <w:sz w:val="26"/>
          <w:szCs w:val="24"/>
          <w:rtl/>
        </w:rPr>
        <w:t>חשבונו ובאחריותו (שלא ייפסלו ע"י המזמין) ולהכין את התכנון והתכניות</w:t>
      </w:r>
      <w:r w:rsidRPr="00E56613">
        <w:rPr>
          <w:rFonts w:ascii="David" w:eastAsia="Times New Roman" w:hAnsi="David" w:cs="David"/>
          <w:b/>
          <w:i/>
          <w:snapToGrid w:val="0"/>
          <w:sz w:val="26"/>
          <w:szCs w:val="24"/>
          <w:rtl/>
        </w:rPr>
        <w:t xml:space="preserve"> המפורטות בנספח 3.1.1.</w:t>
      </w:r>
    </w:p>
    <w:p w14:paraId="57523B30"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הקבלן מתחייב להגיש התכניות הנ"ל לאישור המזמין, המפקח והיועצים אשר רשאים לדרוש ביצוע תיקונים בתכניות וכן רשאים לפסול אלמנטים המוצעים ע"י הקבלן ו/או מי מטעמו והקבלן יישא באחריות המלאה והבלעדית בכל הכרוך בתכניות אלה. המתכננים יחתמו בפני רשויות התכנון כאחראים לתכנון ולביקורת ו/או כעורכי הבקשה בתחומם, ככל שיידרש ע"י המזמין.</w:t>
      </w:r>
    </w:p>
    <w:p w14:paraId="08B57483"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4"/>
          <w:szCs w:val="24"/>
          <w:rtl/>
        </w:rPr>
      </w:pPr>
    </w:p>
    <w:p w14:paraId="3443716D"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lastRenderedPageBreak/>
        <w:t>הקבלן רשאי להמציא לאישור מוקדם של המזמין ויועציו, מסמכי תכנון חלופיים לאלה שהומצאו לו. אין באמור כדי לגרוע מזכות המזמין ו/או יועציו שלא לאשר ו/או לאשר בתנאים, מסמכי תכנון חלופיים אלה.</w:t>
      </w:r>
    </w:p>
    <w:p w14:paraId="1A63200B" w14:textId="77777777" w:rsidR="00E56613" w:rsidRPr="00E56613" w:rsidRDefault="00E56613" w:rsidP="00E56613">
      <w:pPr>
        <w:spacing w:before="120" w:beforeAutospacing="0" w:after="120" w:afterAutospacing="0" w:line="240" w:lineRule="auto"/>
        <w:ind w:left="964"/>
        <w:jc w:val="both"/>
        <w:outlineLvl w:val="1"/>
        <w:rPr>
          <w:rFonts w:ascii="David" w:eastAsia="Times New Roman" w:hAnsi="David" w:cs="David"/>
          <w:b/>
          <w:i/>
          <w:snapToGrid w:val="0"/>
          <w:sz w:val="26"/>
          <w:szCs w:val="24"/>
        </w:rPr>
      </w:pPr>
    </w:p>
    <w:p w14:paraId="67D0F75F"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4"/>
          <w:szCs w:val="24"/>
          <w:rtl/>
        </w:rPr>
      </w:pPr>
      <w:r w:rsidRPr="00E56613">
        <w:rPr>
          <w:rFonts w:ascii="David" w:eastAsia="Times New Roman" w:hAnsi="David" w:cs="David"/>
          <w:b/>
          <w:i/>
          <w:snapToGrid w:val="0"/>
          <w:sz w:val="26"/>
          <w:szCs w:val="24"/>
          <w:rtl/>
        </w:rPr>
        <w:t>באחריות הקבלן לוודא התאמה בין מסמכי התכנון של המתכננים והיועצים לבין עצמם לרבות בינם לבין התכניות שיוכנו באחריותו כאמור בסעיף 5.7.8 לעיל, בינם לבין ההיתר ותנאיו וכן בין תכניות המכר המצורפות לחוזי המכר שבין המזמין לרוכשים לבין ההיתר והתכניות לביצוע. כל שינוי שיהיה צורך לבצע בשל אי התאמה בין התכניות כאמור לבין עצמן יחול על הקבלן. באחריות הקבלן לתאם התכנון שלו מול כל מתכנני ויועצי המזמין ואלה של הרשויות הרלוונטיות.</w:t>
      </w:r>
    </w:p>
    <w:p w14:paraId="56AEEC40" w14:textId="77777777" w:rsidR="00E56613" w:rsidRPr="00E56613" w:rsidRDefault="00E56613" w:rsidP="00E56613">
      <w:pPr>
        <w:spacing w:before="120" w:beforeAutospacing="0" w:after="120" w:afterAutospacing="0" w:line="240" w:lineRule="auto"/>
        <w:jc w:val="both"/>
        <w:outlineLvl w:val="1"/>
        <w:rPr>
          <w:rFonts w:ascii="David" w:eastAsia="Times New Roman" w:hAnsi="David" w:cs="David"/>
          <w:b/>
          <w:i/>
          <w:snapToGrid w:val="0"/>
          <w:sz w:val="24"/>
          <w:szCs w:val="24"/>
        </w:rPr>
      </w:pPr>
    </w:p>
    <w:p w14:paraId="0FAA2CF1"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אין לקבלן רשות להשתמש במסמכי התכנון לצורך אחר פרט לשם ביצוע העבודות עפ"י החוזה.</w:t>
      </w:r>
    </w:p>
    <w:p w14:paraId="0E8ADD4A" w14:textId="77777777" w:rsidR="00E56613" w:rsidRPr="00E56613" w:rsidRDefault="00E56613" w:rsidP="00E56613">
      <w:pPr>
        <w:spacing w:before="120" w:beforeAutospacing="0" w:after="120" w:afterAutospacing="0" w:line="240" w:lineRule="auto"/>
        <w:jc w:val="both"/>
        <w:outlineLvl w:val="1"/>
        <w:rPr>
          <w:rFonts w:ascii="David" w:eastAsia="Times New Roman" w:hAnsi="David" w:cs="David"/>
          <w:b/>
          <w:i/>
          <w:snapToGrid w:val="0"/>
          <w:sz w:val="26"/>
          <w:szCs w:val="24"/>
        </w:rPr>
      </w:pPr>
    </w:p>
    <w:p w14:paraId="00581B28"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hint="cs"/>
          <w:b/>
          <w:i/>
          <w:snapToGrid w:val="0"/>
          <w:sz w:val="26"/>
          <w:szCs w:val="24"/>
          <w:rtl/>
        </w:rPr>
        <w:t xml:space="preserve">     </w:t>
      </w:r>
      <w:r w:rsidRPr="00E56613">
        <w:rPr>
          <w:rFonts w:ascii="David" w:eastAsia="Times New Roman" w:hAnsi="David" w:cs="David"/>
          <w:b/>
          <w:i/>
          <w:snapToGrid w:val="0"/>
          <w:sz w:val="26"/>
          <w:szCs w:val="24"/>
          <w:rtl/>
        </w:rPr>
        <w:t>על אף האמור בסעיף 5.7 לעיל, לבצוע העבודות ישמשו מסמכי התכנון אך ורק אם נשאו חותמת "לבצוע" של המפקח או נציג המזמין במידה ולא מונה, שכן מסמכי התכנון שצורפו כנספחים לחוזה הינם עקרוניים בלבד. קיבל הקבלן מסמכי תכנון שאינם נושאים חותמת "לבצוע", עליו להפנות מיד תשומת לב המפקח לכך ולנהוג לפי הוראותיו.</w:t>
      </w:r>
    </w:p>
    <w:p w14:paraId="4F1674A5"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hint="cs"/>
          <w:b/>
          <w:i/>
          <w:snapToGrid w:val="0"/>
          <w:sz w:val="26"/>
          <w:szCs w:val="24"/>
          <w:rtl/>
        </w:rPr>
        <w:t xml:space="preserve">    </w:t>
      </w:r>
      <w:r w:rsidRPr="00E56613">
        <w:rPr>
          <w:rFonts w:ascii="David" w:eastAsia="Times New Roman" w:hAnsi="David" w:cs="David"/>
          <w:b/>
          <w:i/>
          <w:snapToGrid w:val="0"/>
          <w:sz w:val="26"/>
          <w:szCs w:val="24"/>
          <w:rtl/>
        </w:rPr>
        <w:t>להעביר לאישור המזמין פרטי כל קבלני המשנה עד לא יאוחר מ-3 חודשים ממועד צו התחלת עבודה, ולהתקשר עם הקבלנים ו/או הספקים הממונים שיימסרו לו ע"י המזמין לביצוע מטבחים, אספקת ריצוף, חיפויים, כלים סניטריים וברזים, דלתות כניסה ודלתות פנים בדירות. המזמין רשאי להורות לקבלן להתקשר עם אחד, שנים או שלושה קבלני משנה ו/או ספקים בכל תחום. אין באמור לגרוע מזכות המזמין כמפורט בסעיף 19.16 להלן.</w:t>
      </w:r>
    </w:p>
    <w:p w14:paraId="2B85B0BD"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מבלי לגרוע מן האמור בחוזה זה מתחייב הקבלן למנות ממונה</w:t>
      </w:r>
      <w:r w:rsidRPr="00E56613">
        <w:rPr>
          <w:rFonts w:ascii="David" w:eastAsia="Times New Roman" w:hAnsi="David" w:cs="David" w:hint="cs"/>
          <w:b/>
          <w:i/>
          <w:snapToGrid w:val="0"/>
          <w:sz w:val="26"/>
          <w:szCs w:val="24"/>
          <w:rtl/>
        </w:rPr>
        <w:t xml:space="preserve"> </w:t>
      </w:r>
      <w:r w:rsidRPr="00E56613">
        <w:rPr>
          <w:rFonts w:ascii="David" w:eastAsia="Times New Roman" w:hAnsi="David" w:cs="David"/>
          <w:b/>
          <w:i/>
          <w:snapToGrid w:val="0"/>
          <w:sz w:val="26"/>
          <w:szCs w:val="24"/>
          <w:rtl/>
        </w:rPr>
        <w:t xml:space="preserve">בטיחות </w:t>
      </w:r>
      <w:r w:rsidRPr="00E56613">
        <w:rPr>
          <w:rFonts w:ascii="David" w:eastAsia="Times New Roman" w:hAnsi="David" w:cs="David" w:hint="cs"/>
          <w:b/>
          <w:i/>
          <w:snapToGrid w:val="0"/>
          <w:sz w:val="26"/>
          <w:szCs w:val="24"/>
          <w:rtl/>
        </w:rPr>
        <w:t xml:space="preserve">בעבודה באתר וזאת ע"פ דרישות מפקח עבודה אזורי.  אישור מינוי מפקח עבודה אזורי על היקף פעילות ממונה הבטיחות באתר יועבר לידי המזמין עם הגשת חשבון ראשון וזאת </w:t>
      </w:r>
      <w:r w:rsidRPr="00E56613">
        <w:rPr>
          <w:rFonts w:ascii="David" w:eastAsia="Times New Roman" w:hAnsi="David" w:cs="David"/>
          <w:b/>
          <w:i/>
          <w:snapToGrid w:val="0"/>
          <w:sz w:val="26"/>
          <w:szCs w:val="24"/>
          <w:rtl/>
        </w:rPr>
        <w:t xml:space="preserve">על פי תקנות ארגון הפיקוח על העבודה (ממונים על הבטיחות) תשנ"ו 1996 (להלן בהתאמה: </w:t>
      </w:r>
      <w:r w:rsidRPr="00E56613">
        <w:rPr>
          <w:rFonts w:ascii="David" w:eastAsia="Times New Roman" w:hAnsi="David" w:cs="David"/>
          <w:bCs/>
          <w:i/>
          <w:snapToGrid w:val="0"/>
          <w:sz w:val="26"/>
          <w:szCs w:val="24"/>
          <w:rtl/>
        </w:rPr>
        <w:t>"הממונה על הבטיחות"</w:t>
      </w:r>
      <w:r w:rsidRPr="00E56613">
        <w:rPr>
          <w:rFonts w:ascii="David" w:eastAsia="Times New Roman" w:hAnsi="David" w:cs="David"/>
          <w:b/>
          <w:i/>
          <w:snapToGrid w:val="0"/>
          <w:sz w:val="26"/>
          <w:szCs w:val="24"/>
          <w:rtl/>
        </w:rPr>
        <w:t>, "</w:t>
      </w:r>
      <w:r w:rsidRPr="00E56613">
        <w:rPr>
          <w:rFonts w:ascii="David" w:eastAsia="Times New Roman" w:hAnsi="David" w:cs="David"/>
          <w:bCs/>
          <w:i/>
          <w:snapToGrid w:val="0"/>
          <w:sz w:val="26"/>
          <w:szCs w:val="24"/>
          <w:rtl/>
        </w:rPr>
        <w:t>התקנות</w:t>
      </w:r>
      <w:r w:rsidRPr="00E56613">
        <w:rPr>
          <w:rFonts w:ascii="David" w:eastAsia="Times New Roman" w:hAnsi="David" w:cs="David"/>
          <w:b/>
          <w:i/>
          <w:snapToGrid w:val="0"/>
          <w:sz w:val="26"/>
          <w:szCs w:val="24"/>
          <w:rtl/>
        </w:rPr>
        <w:t xml:space="preserve">"). </w:t>
      </w:r>
    </w:p>
    <w:p w14:paraId="42DA1FDF" w14:textId="77777777" w:rsidR="00E56613" w:rsidRPr="00E56613" w:rsidRDefault="00E56613" w:rsidP="00E56613">
      <w:pPr>
        <w:spacing w:before="120" w:beforeAutospacing="0" w:after="120" w:afterAutospacing="0" w:line="240" w:lineRule="auto"/>
        <w:ind w:left="964"/>
        <w:jc w:val="both"/>
        <w:outlineLvl w:val="1"/>
        <w:rPr>
          <w:rFonts w:ascii="David" w:eastAsia="Times New Roman" w:hAnsi="David" w:cs="David"/>
          <w:snapToGrid w:val="0"/>
          <w:sz w:val="24"/>
          <w:szCs w:val="24"/>
          <w:rtl/>
        </w:rPr>
      </w:pPr>
      <w:r w:rsidRPr="00E56613">
        <w:rPr>
          <w:rFonts w:ascii="David" w:eastAsia="Times New Roman" w:hAnsi="David" w:cs="David"/>
          <w:b/>
          <w:i/>
          <w:snapToGrid w:val="0"/>
          <w:sz w:val="24"/>
          <w:szCs w:val="24"/>
          <w:rtl/>
        </w:rPr>
        <w:t xml:space="preserve">להסרת ספקות יובהר כי הקבלן יהא אחראי בלעדית למינויו ולכל עניין הכרוך בהפעלתו ובפעולתו על פי התקנות ועפ"י כל דין, של ממונה על הבטיחות מטעם מבצע בניה כהגדרתו בתקנות וזאת על חשבונו של הקבלן בלבד. </w:t>
      </w:r>
    </w:p>
    <w:p w14:paraId="4505865A" w14:textId="77777777" w:rsidR="00E56613" w:rsidRPr="00E56613" w:rsidRDefault="00E56613" w:rsidP="00E56613">
      <w:pPr>
        <w:spacing w:before="120" w:beforeAutospacing="0" w:after="120" w:afterAutospacing="0" w:line="240" w:lineRule="auto"/>
        <w:ind w:left="964"/>
        <w:jc w:val="both"/>
        <w:outlineLvl w:val="1"/>
        <w:rPr>
          <w:rFonts w:ascii="David" w:eastAsia="Times New Roman" w:hAnsi="David" w:cs="David"/>
          <w:snapToGrid w:val="0"/>
          <w:sz w:val="24"/>
          <w:szCs w:val="24"/>
          <w:rtl/>
        </w:rPr>
      </w:pPr>
      <w:r w:rsidRPr="00E56613">
        <w:rPr>
          <w:rFonts w:ascii="David" w:eastAsia="Times New Roman" w:hAnsi="David" w:cs="David"/>
          <w:snapToGrid w:val="0"/>
          <w:sz w:val="24"/>
          <w:szCs w:val="24"/>
          <w:rtl/>
        </w:rPr>
        <w:t>הקבלן ידווח למזמין ולרשויות בדבר מינויו ו/או החלפתו עפ"י דין של ממונה על הבטיחות, בדבר קבלת אישור על פי דין למינוי וכן ידווח הקבלן למזמין בדבר כל עניין אחר הכרוך בממונה על הבטיחות.</w:t>
      </w:r>
    </w:p>
    <w:p w14:paraId="00000A75" w14:textId="77777777" w:rsidR="00E56613" w:rsidRPr="00E56613" w:rsidRDefault="00E56613" w:rsidP="00E56613">
      <w:pPr>
        <w:spacing w:before="120" w:beforeAutospacing="0" w:after="120" w:afterAutospacing="0" w:line="240" w:lineRule="auto"/>
        <w:ind w:left="964"/>
        <w:jc w:val="both"/>
        <w:outlineLvl w:val="1"/>
        <w:rPr>
          <w:rFonts w:ascii="David" w:eastAsia="Times New Roman" w:hAnsi="David" w:cs="David"/>
          <w:snapToGrid w:val="0"/>
          <w:sz w:val="24"/>
          <w:szCs w:val="24"/>
          <w:rtl/>
        </w:rPr>
      </w:pPr>
      <w:r w:rsidRPr="00E56613">
        <w:rPr>
          <w:rFonts w:ascii="David" w:eastAsia="Times New Roman" w:hAnsi="David" w:cs="David"/>
          <w:snapToGrid w:val="0"/>
          <w:sz w:val="24"/>
          <w:szCs w:val="24"/>
          <w:rtl/>
        </w:rPr>
        <w:t>הקבלן יהיה אחראי לכל נזק אשר יגרם למזמין בגין הפרת התחייבויותיו של הקבלן כדלעיל.</w:t>
      </w:r>
    </w:p>
    <w:p w14:paraId="1C9DE33A" w14:textId="77777777" w:rsidR="00E56613" w:rsidRPr="00E56613" w:rsidRDefault="00E56613" w:rsidP="00E56613">
      <w:pPr>
        <w:spacing w:before="120" w:beforeAutospacing="0" w:after="120" w:afterAutospacing="0" w:line="240" w:lineRule="auto"/>
        <w:ind w:left="964"/>
        <w:jc w:val="both"/>
        <w:outlineLvl w:val="1"/>
        <w:rPr>
          <w:rFonts w:ascii="David" w:eastAsia="Times New Roman" w:hAnsi="David" w:cs="David"/>
          <w:snapToGrid w:val="0"/>
          <w:sz w:val="24"/>
          <w:szCs w:val="24"/>
          <w:rtl/>
        </w:rPr>
      </w:pPr>
      <w:r w:rsidRPr="00E56613">
        <w:rPr>
          <w:rFonts w:ascii="David" w:eastAsia="Times New Roman" w:hAnsi="David" w:cs="David"/>
          <w:snapToGrid w:val="0"/>
          <w:sz w:val="24"/>
          <w:szCs w:val="24"/>
          <w:rtl/>
        </w:rPr>
        <w:t>הממונה על הבטיחות יחתום לפי דרישת המזמין על כל מסמך שיידרש ע"י הרשויות לשם דיווח בדבר מינויו.</w:t>
      </w:r>
    </w:p>
    <w:p w14:paraId="7022EECD"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b/>
          <w:i/>
          <w:snapToGrid w:val="0"/>
          <w:sz w:val="24"/>
          <w:szCs w:val="24"/>
          <w:rtl/>
        </w:rPr>
      </w:pPr>
      <w:r w:rsidRPr="00E56613">
        <w:rPr>
          <w:rFonts w:ascii="David" w:eastAsia="Times New Roman" w:hAnsi="David" w:cs="David"/>
          <w:b/>
          <w:i/>
          <w:snapToGrid w:val="0"/>
          <w:sz w:val="24"/>
          <w:szCs w:val="24"/>
          <w:rtl/>
        </w:rPr>
        <w:t>הקבלן ידאג להעברת הצהרה חתומה ע"י הממונה על הבטיחות בדבר היעדר יחסי עובד מעביד בינו לבין המזמין בנוסח המצ"ב כנספח 3.1.19 לחוזה זה.</w:t>
      </w:r>
    </w:p>
    <w:p w14:paraId="07302816"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b/>
          <w:i/>
          <w:snapToGrid w:val="0"/>
          <w:sz w:val="24"/>
          <w:szCs w:val="24"/>
          <w:rtl/>
        </w:rPr>
      </w:pPr>
    </w:p>
    <w:p w14:paraId="5D7E7FF9" w14:textId="77777777" w:rsidR="00E56613" w:rsidRPr="00E56613" w:rsidRDefault="00E56613" w:rsidP="00E56613">
      <w:pPr>
        <w:spacing w:before="0" w:beforeAutospacing="0" w:after="0" w:afterAutospacing="0" w:line="240" w:lineRule="auto"/>
        <w:ind w:left="964"/>
        <w:jc w:val="both"/>
        <w:rPr>
          <w:rFonts w:ascii="Times New Roman" w:eastAsia="Times New Roman" w:hAnsi="Times New Roman" w:cs="David"/>
          <w:sz w:val="24"/>
          <w:szCs w:val="24"/>
        </w:rPr>
      </w:pPr>
      <w:r w:rsidRPr="00E56613">
        <w:rPr>
          <w:rFonts w:ascii="Times New Roman" w:eastAsia="Times New Roman" w:hAnsi="Times New Roman" w:cs="David"/>
          <w:sz w:val="24"/>
          <w:szCs w:val="24"/>
          <w:rtl/>
        </w:rPr>
        <w:t xml:space="preserve">מבלי לגרוע מהאמור לעיל, ובנוסף לכל המינויים החלים על הקבלן על פי הוראות סעיף 5 זה, </w:t>
      </w:r>
      <w:r w:rsidRPr="00E56613">
        <w:rPr>
          <w:rFonts w:ascii="Times New Roman" w:eastAsia="Times New Roman" w:hAnsi="Times New Roman" w:cs="David" w:hint="cs"/>
          <w:sz w:val="24"/>
          <w:szCs w:val="24"/>
          <w:rtl/>
        </w:rPr>
        <w:t>רשאי המזמין</w:t>
      </w:r>
      <w:r w:rsidRPr="00E56613">
        <w:rPr>
          <w:rFonts w:ascii="Times New Roman" w:eastAsia="Times New Roman" w:hAnsi="Times New Roman" w:cs="David"/>
          <w:sz w:val="24"/>
          <w:szCs w:val="24"/>
          <w:rtl/>
        </w:rPr>
        <w:t xml:space="preserve"> להתקשר עם </w:t>
      </w:r>
      <w:r w:rsidRPr="00E56613">
        <w:rPr>
          <w:rFonts w:ascii="Times New Roman" w:eastAsia="Times New Roman" w:hAnsi="Times New Roman" w:cs="David" w:hint="cs"/>
          <w:sz w:val="24"/>
          <w:szCs w:val="24"/>
          <w:rtl/>
        </w:rPr>
        <w:t>מנהל</w:t>
      </w:r>
      <w:r w:rsidRPr="00E56613">
        <w:rPr>
          <w:rFonts w:ascii="Times New Roman" w:eastAsia="Times New Roman" w:hAnsi="Times New Roman" w:cs="David"/>
          <w:sz w:val="24"/>
          <w:szCs w:val="24"/>
          <w:rtl/>
        </w:rPr>
        <w:t xml:space="preserve"> בטיחות(להלן: "</w:t>
      </w:r>
      <w:r w:rsidRPr="00E56613">
        <w:rPr>
          <w:rFonts w:ascii="Times New Roman" w:eastAsia="Times New Roman" w:hAnsi="Times New Roman" w:cs="David"/>
          <w:b/>
          <w:bCs/>
          <w:sz w:val="24"/>
          <w:szCs w:val="24"/>
          <w:rtl/>
        </w:rPr>
        <w:t>יועץ הבטיחות</w:t>
      </w:r>
      <w:r w:rsidRPr="00E56613">
        <w:rPr>
          <w:rFonts w:ascii="Times New Roman" w:eastAsia="Times New Roman" w:hAnsi="Times New Roman" w:cs="David"/>
          <w:sz w:val="24"/>
          <w:szCs w:val="24"/>
          <w:rtl/>
        </w:rPr>
        <w:t xml:space="preserve">"), </w:t>
      </w:r>
      <w:r w:rsidRPr="00E56613">
        <w:rPr>
          <w:rFonts w:ascii="Times New Roman" w:eastAsia="Times New Roman" w:hAnsi="Times New Roman" w:cs="David" w:hint="cs"/>
          <w:sz w:val="24"/>
          <w:szCs w:val="24"/>
          <w:rtl/>
        </w:rPr>
        <w:t xml:space="preserve">מטעמו </w:t>
      </w:r>
      <w:r w:rsidRPr="00E56613">
        <w:rPr>
          <w:rFonts w:ascii="Times New Roman" w:eastAsia="Times New Roman" w:hAnsi="Times New Roman" w:cs="David"/>
          <w:sz w:val="24"/>
          <w:szCs w:val="24"/>
          <w:rtl/>
        </w:rPr>
        <w:t>לצורך ביצוע פיקוח עליון על הבטיחות באתר ומתן חוות דעת מקצועית בנושא. על הקבלן לפעול בהתאם לדו"חות אשר יופקו על ידי יועץ הבטיחות החיצוני.</w:t>
      </w:r>
    </w:p>
    <w:p w14:paraId="59006532"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b/>
          <w:i/>
          <w:snapToGrid w:val="0"/>
          <w:sz w:val="24"/>
          <w:szCs w:val="24"/>
          <w:rtl/>
        </w:rPr>
      </w:pPr>
    </w:p>
    <w:p w14:paraId="7F372506"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01944CAC"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Cs/>
          <w:i/>
          <w:snapToGrid w:val="0"/>
          <w:sz w:val="26"/>
          <w:szCs w:val="24"/>
          <w:u w:val="single"/>
          <w:rtl/>
        </w:rPr>
      </w:pPr>
      <w:r w:rsidRPr="00E56613">
        <w:rPr>
          <w:rFonts w:ascii="David" w:eastAsia="Times New Roman" w:hAnsi="David" w:cs="David"/>
          <w:bCs/>
          <w:i/>
          <w:snapToGrid w:val="0"/>
          <w:sz w:val="26"/>
          <w:szCs w:val="24"/>
          <w:u w:val="single"/>
          <w:rtl/>
        </w:rPr>
        <w:lastRenderedPageBreak/>
        <w:t xml:space="preserve">מבלי לגרוע מן האמור בחוזה זה מתחייב הקבלן למנות אחראי/ים לביקורת כמובנו על פי תקנות התכנון והבניה (בקשה להיתר, תנאיו ואגרות), התש"ל - 1970 (להלן בהתאמה: "האחראי על הביקורת", "תקנות התכנון"). </w:t>
      </w:r>
    </w:p>
    <w:p w14:paraId="314E0EC5"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bCs/>
          <w:i/>
          <w:snapToGrid w:val="0"/>
          <w:sz w:val="24"/>
          <w:szCs w:val="24"/>
          <w:u w:val="single"/>
          <w:rtl/>
        </w:rPr>
      </w:pPr>
      <w:r w:rsidRPr="00E56613">
        <w:rPr>
          <w:rFonts w:ascii="David" w:eastAsia="Times New Roman" w:hAnsi="David" w:cs="David"/>
          <w:bCs/>
          <w:i/>
          <w:snapToGrid w:val="0"/>
          <w:sz w:val="24"/>
          <w:szCs w:val="24"/>
          <w:u w:val="single"/>
          <w:rtl/>
        </w:rPr>
        <w:t>להסרת ספקות יובהר כי הקבלן יהא אחראי בלעדית למינויו ולכל עניין הכרוך בהפעלתו ובפעולתו על פי תקנות התכנון ועפ"י כל דין, של האחראי על הביקורת, וזאת על חשבונו של הקבלן בלבד. המזמין לא יתנגד, בכפיפה לקבלת אישור העירייה, קבלת כל אישור על פי דין ובכפיפה לקיום כל הוראות תקנות התכנון, כי אותו אדם ישמש כאחראי על הביקורת ו/או על הביצוע מטעם הקבלן.</w:t>
      </w:r>
    </w:p>
    <w:p w14:paraId="1A995C75"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bCs/>
          <w:i/>
          <w:snapToGrid w:val="0"/>
          <w:sz w:val="24"/>
          <w:szCs w:val="24"/>
          <w:u w:val="single"/>
          <w:rtl/>
        </w:rPr>
      </w:pPr>
      <w:r w:rsidRPr="00E56613">
        <w:rPr>
          <w:rFonts w:ascii="David" w:eastAsia="Times New Roman" w:hAnsi="David" w:cs="David"/>
          <w:bCs/>
          <w:i/>
          <w:snapToGrid w:val="0"/>
          <w:sz w:val="24"/>
          <w:szCs w:val="24"/>
          <w:u w:val="single"/>
          <w:rtl/>
        </w:rPr>
        <w:t>הקבלן ידווח למזמין בדבר מינויו של האחראי על הביקורת, בדבר קבלת אישור על פי דין למיני וכן ידווח הקבלן למזמין בדבר כל עניין אחר הכרוך באחראי על הביקורת לרבות הליכים הקשורים בהחלפתו עפ"י דין.</w:t>
      </w:r>
    </w:p>
    <w:p w14:paraId="087CBF06"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bCs/>
          <w:i/>
          <w:snapToGrid w:val="0"/>
          <w:sz w:val="24"/>
          <w:szCs w:val="24"/>
          <w:u w:val="single"/>
          <w:rtl/>
        </w:rPr>
      </w:pPr>
      <w:r w:rsidRPr="00E56613">
        <w:rPr>
          <w:rFonts w:ascii="David" w:eastAsia="Times New Roman" w:hAnsi="David" w:cs="David"/>
          <w:bCs/>
          <w:i/>
          <w:snapToGrid w:val="0"/>
          <w:sz w:val="24"/>
          <w:szCs w:val="24"/>
          <w:u w:val="single"/>
          <w:rtl/>
        </w:rPr>
        <w:t>הקבלן יהיה אחראי לכל נזק אשר יגרם למזמין בגין הפרת התחייבויותיו של הקבלן כדלעיל.</w:t>
      </w:r>
    </w:p>
    <w:p w14:paraId="34B90217"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bCs/>
          <w:i/>
          <w:snapToGrid w:val="0"/>
          <w:sz w:val="24"/>
          <w:szCs w:val="24"/>
          <w:u w:val="single"/>
          <w:rtl/>
        </w:rPr>
      </w:pPr>
      <w:r w:rsidRPr="00E56613">
        <w:rPr>
          <w:rFonts w:ascii="David" w:eastAsia="Times New Roman" w:hAnsi="David" w:cs="David"/>
          <w:bCs/>
          <w:i/>
          <w:snapToGrid w:val="0"/>
          <w:sz w:val="24"/>
          <w:szCs w:val="24"/>
          <w:u w:val="single"/>
          <w:rtl/>
        </w:rPr>
        <w:t>האחראי על הביקורת יחתום לפי דרישת המזמין על כל מסמך שיידרש ע"י הרשויות לשם דיווח בדבר מינויו.</w:t>
      </w:r>
    </w:p>
    <w:p w14:paraId="3891F154" w14:textId="77777777" w:rsidR="00E56613" w:rsidRPr="00E56613" w:rsidRDefault="00E56613" w:rsidP="00E56613">
      <w:pPr>
        <w:tabs>
          <w:tab w:val="right" w:pos="8180"/>
        </w:tabs>
        <w:spacing w:before="0" w:beforeAutospacing="0" w:after="0" w:afterAutospacing="0" w:line="240" w:lineRule="auto"/>
        <w:ind w:left="1560" w:hanging="1320"/>
        <w:jc w:val="both"/>
        <w:rPr>
          <w:rFonts w:ascii="David" w:eastAsia="Times New Roman" w:hAnsi="David" w:cs="David"/>
          <w:snapToGrid w:val="0"/>
          <w:sz w:val="24"/>
          <w:szCs w:val="24"/>
          <w:rtl/>
        </w:rPr>
      </w:pPr>
    </w:p>
    <w:p w14:paraId="51E3F1DA"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מבלי לגרוע מן האמור בחוזה זה מתחייב הקבלן למנות אחראי על ביצוע השלד כמובנו על פי תקנות התכנון (להלן: </w:t>
      </w:r>
      <w:r w:rsidRPr="00E56613">
        <w:rPr>
          <w:rFonts w:ascii="David" w:eastAsia="Times New Roman" w:hAnsi="David" w:cs="David"/>
          <w:bCs/>
          <w:i/>
          <w:snapToGrid w:val="0"/>
          <w:sz w:val="26"/>
          <w:szCs w:val="24"/>
          <w:rtl/>
        </w:rPr>
        <w:t>"האחראי על ביצוע השלד"</w:t>
      </w:r>
      <w:r w:rsidRPr="00E56613">
        <w:rPr>
          <w:rFonts w:ascii="David" w:eastAsia="Times New Roman" w:hAnsi="David" w:cs="David"/>
          <w:b/>
          <w:i/>
          <w:snapToGrid w:val="0"/>
          <w:sz w:val="26"/>
          <w:szCs w:val="24"/>
          <w:rtl/>
        </w:rPr>
        <w:t>).</w:t>
      </w:r>
    </w:p>
    <w:p w14:paraId="30C2218C"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להסרת ספקות יובהר כי הקבלן יהא אחראי בלעדית למינויו ולכל עניין הכרוך בהפעלתו ובפעולתו על פי תקנות התכנון ועפ"י כל דין, של האחראי על ביצוע השלד, וזאת על חשבונו של הקבלן בלבד.</w:t>
      </w:r>
    </w:p>
    <w:p w14:paraId="228DBA2C"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הקבלן ידווח למזמין בדבר מינויו של האחראי על ביצוע השלד, בדבר קבלת אישור על פי דין למינוי וכן ידווח הקבלן למזמין בדבר כל עניין אחר הכרוך באחראי על ביצוע השלד לרבות בהליכים הקשורים בהחלפתו עפ"י דין.</w:t>
      </w:r>
    </w:p>
    <w:p w14:paraId="322BFA4F"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הקבלן יהיה אחראי לכל נזק אשר יגרם למזמין בגין הפרת התחייבויותיו של הקבלן כדלעיל.</w:t>
      </w:r>
    </w:p>
    <w:p w14:paraId="5C2E77BF"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האחראי על ביצוע השלד יחתום לפי דרישת המזמין על כל מסמך שיידרש ע"י הרשויות לשם דיווח בדבר מינויו.</w:t>
      </w:r>
    </w:p>
    <w:p w14:paraId="7DB4CC6D"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1C135CF9"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trike/>
          <w:snapToGrid w:val="0"/>
          <w:sz w:val="24"/>
          <w:szCs w:val="24"/>
          <w:rtl/>
        </w:rPr>
      </w:pPr>
    </w:p>
    <w:p w14:paraId="2DE27B2C"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הקבלן הינו אחראי בלעדית, על חשבונו, להתאמת העבודות לתקנים ישראליים (בין שהוכרו כ"תקן רשמי" ובין שלא) ולדרישות המפרט הכללי, וכן אחראי כאמור להשגת כל האישורים ו/או הרישיונות ו/או ההיתרים הדרושים לצורך ביצוע העבודות מכל רשות מוסמכת, לרבות אך לא רק הרשות המקומית על כל מחלקותיה, הועדה המקומית לתכנון ובניה, משרד הבריאות, חברת החשמל, בזק, משטרה, מקורות, רשות הגנים הלאומיים, רשות שמורות הטבע, רשויות ניקוז, רשות העתיקות, קק"ל, מע"צ, רשות הנמלים והרכבות וכל רשות מוסמכת אחרת ויישום כל דרישותיהן ודרישות כל דין. על אף האמור לעיל, האחריות לקבלת היתר בניה חלה על המזמין. בכל מקרה יהיה הקבלן אחראי בלעדית להשגת כל אישור ו/או היתר שיידרש לצורך שימוש כלשהו בשטחים שמחוץ לאתר לרבות דרכים, דרכים זמניות, שימוש בשטחים ציבוריים פתוחים ויישא בכל העלויות הכרוכות בכך. </w:t>
      </w:r>
    </w:p>
    <w:p w14:paraId="649C2218"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יבדוק את מסמכי התכנון וכן כל מסמך המתייחס לקבלנים אחרים (להלן - "</w:t>
      </w:r>
      <w:r w:rsidRPr="00E56613">
        <w:rPr>
          <w:rFonts w:ascii="David" w:eastAsia="Times New Roman" w:hAnsi="David" w:cs="David"/>
          <w:bCs/>
          <w:i/>
          <w:snapToGrid w:val="0"/>
          <w:sz w:val="26"/>
          <w:szCs w:val="24"/>
          <w:rtl/>
        </w:rPr>
        <w:t>מסמכי הפרויקט</w:t>
      </w:r>
      <w:r w:rsidRPr="00E56613">
        <w:rPr>
          <w:rFonts w:ascii="David" w:eastAsia="Times New Roman" w:hAnsi="David" w:cs="David"/>
          <w:b/>
          <w:i/>
          <w:snapToGrid w:val="0"/>
          <w:sz w:val="26"/>
          <w:szCs w:val="24"/>
          <w:rtl/>
        </w:rPr>
        <w:t>") ויביא לתשומת לב המפקח כל אי התאמה, או סתירה, בין אלה לבין עצמם או/וגם בין איזה מהם לבין נתונים אחרים הקשורים לעבודות, לרבות ההיתר והוראות כל דין או כל טעות או השמטה בהם אשר ניתן לגלותם בבדיקה סבירה על ידי בעל מקצוע מעולה. הקבלן מתחייב להודיע למפקח מיד על כל אי התאמה, סתירה, טעות או השמטה כאמור ולנהוג לפי הוראות המפקח ובהתאם לחוק מכר (דירות).</w:t>
      </w:r>
    </w:p>
    <w:p w14:paraId="54D4EE20"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אם תוצא לפועל עבודה כלשהי על יסוד מסמך הכולל אי התאמה, סתירה, טעות או השמטה כאמור מבלי שהתגלה אותו פגם, יהיה על הקבלן לשאת בכל ההוצאות שידרשו לשם ביצוע העבודה באופן נאות. המפקח יכריע בלעדית בכל הנוגע לעניינים שפסקה זו מתייחסת אליהם.</w:t>
      </w:r>
    </w:p>
    <w:p w14:paraId="07C021B0"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70D90B2A"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lastRenderedPageBreak/>
        <w:t>יביא לתשומת לב המפקח כל הסתייגות שיש לו מהתכנון ומההוראות הכלולות בנספחים ו/או מאלה שיקבל במהלך העבודות, ומהתוצאות הצפויות מביצוען. הסתייגות כאמור תיעשה סמוך לקבלת התכנון, הנספחים או ההוראות ובמידה ולא תימסר למפקח כאמור, תוך 14 ימים בכתב, יחשב הקבלן כמאשר הסכמתו להן.</w:t>
      </w:r>
    </w:p>
    <w:p w14:paraId="518E4D3B"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הינו ערוך לביצוע העבודות, בין היתר, גם במערכת ניהול ותיאום פרויקטים באמצעות האינטרנט, כדוגמת "</w:t>
      </w:r>
      <w:r w:rsidRPr="00E56613">
        <w:rPr>
          <w:rFonts w:ascii="David" w:eastAsia="Times New Roman" w:hAnsi="David" w:cs="David"/>
          <w:b/>
          <w:i/>
          <w:snapToGrid w:val="0"/>
          <w:sz w:val="26"/>
          <w:szCs w:val="24"/>
        </w:rPr>
        <w:t>view</w:t>
      </w:r>
      <w:r w:rsidRPr="00E56613">
        <w:rPr>
          <w:rFonts w:ascii="David" w:eastAsia="Times New Roman" w:hAnsi="David" w:cs="David"/>
          <w:b/>
          <w:i/>
          <w:snapToGrid w:val="0"/>
          <w:sz w:val="26"/>
          <w:szCs w:val="24"/>
          <w:rtl/>
        </w:rPr>
        <w:t>@" של רמדור או אחרת המאושרת ע"י המזמין וכן במערכת ניהול דירות כדוגמת "אדג'י" או אחרת המאושרת על ידי המזמין, ויפעל במערכות אלו ללא כל תמורה נוספת.</w:t>
      </w:r>
      <w:r w:rsidRPr="00E56613">
        <w:rPr>
          <w:rFonts w:ascii="David" w:eastAsia="Times New Roman" w:hAnsi="David" w:cs="David" w:hint="cs"/>
          <w:b/>
          <w:i/>
          <w:snapToGrid w:val="0"/>
          <w:sz w:val="26"/>
          <w:szCs w:val="24"/>
          <w:rtl/>
        </w:rPr>
        <w:t xml:space="preserve"> </w:t>
      </w:r>
      <w:r w:rsidRPr="00E56613">
        <w:rPr>
          <w:rFonts w:ascii="David" w:eastAsia="Times New Roman" w:hAnsi="David" w:cs="David"/>
          <w:b/>
          <w:i/>
          <w:snapToGrid w:val="0"/>
          <w:sz w:val="26"/>
          <w:szCs w:val="24"/>
          <w:rtl/>
        </w:rPr>
        <w:t>מובהר בזאת שמערכת זו נועדה לשרת גם את הקבלן וגם את הייזם ולייזם תהיה זכות לנהל את כל המידע במערכת בכפוף לעדכון הקבלן. וכן כל המידע אשמור במערכת יוגדר קניינו של היזם</w:t>
      </w:r>
      <w:r w:rsidRPr="00E56613">
        <w:rPr>
          <w:rFonts w:ascii="David" w:eastAsia="Times New Roman" w:hAnsi="David" w:cs="Arial" w:hint="cs"/>
          <w:b/>
          <w:i/>
          <w:snapToGrid w:val="0"/>
          <w:sz w:val="26"/>
          <w:szCs w:val="24"/>
          <w:rtl/>
        </w:rPr>
        <w:t>.</w:t>
      </w:r>
    </w:p>
    <w:p w14:paraId="5B35BDC1"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יבצע את העבודות בהתאם להוראות כל דין. הקבלן מודע ומסכים לכך שלא יהא רשאי לתבוע בגין טענת אי ידיעת הדין ו/או בגין ציות לדין.</w:t>
      </w:r>
      <w:r w:rsidRPr="00E56613">
        <w:rPr>
          <w:rFonts w:ascii="David" w:eastAsia="Times New Roman" w:hAnsi="David" w:cs="David"/>
          <w:b/>
          <w:i/>
          <w:snapToGrid w:val="0"/>
          <w:sz w:val="24"/>
          <w:szCs w:val="24"/>
          <w:rtl/>
        </w:rPr>
        <w:t xml:space="preserve"> </w:t>
      </w:r>
      <w:r w:rsidRPr="00E56613">
        <w:rPr>
          <w:rFonts w:ascii="David" w:eastAsia="Times New Roman" w:hAnsi="David" w:cs="David"/>
          <w:b/>
          <w:i/>
          <w:snapToGrid w:val="0"/>
          <w:sz w:val="26"/>
          <w:szCs w:val="24"/>
          <w:rtl/>
        </w:rPr>
        <w:t>במקרה ויתגלו באתר עתיקות כמשמעותן בפקודת העתיקות או בכל דין בדבר עתיקות שיהיה בתוקף מזמן לזמן, או חפצים אחרים כלשהם בעלי ערך גיאולוגי או ארכיאולוגי, ינקוט הקבלן באמצעי זהירות מתאימים למניעת הפגיעה בהם או הזזתם. מיד לאחר גלוי החפץ ולפני הזזתו ממקומו יודיע למפקח על התגלית, ויקיים את הוראות הדין בדבר עתיקות. הוצאות ממשיות בפועל בגין הוצאת העתיקות יחולו על המזמין.</w:t>
      </w:r>
    </w:p>
    <w:p w14:paraId="37BD6F7A"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לא תהיה לו כל טענה ו/או דרישה ו/או תביעה כלפי המזמין בגין כל עיכוב שיגרם בביצוע העבודות בשל מניעה כלשהי בביצוע העבודות שמקורה הוראת רשות מוסמכת לרבות אך לא רק בשל גילוי עתיקות באתר, אף אם יגרמו לו נזקים והוצאות בגין עיכוב כאמור.</w:t>
      </w:r>
    </w:p>
    <w:p w14:paraId="796A7767"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כל עוד יבצע עבודות בפרויקט וישתמש לצורך כך בשטחים משותפים, ו/או מערכות משותפות, שנמסרו או עתידים להימסר לרוכשים, יישא בתשלום בגין הוצאות מים, חשמל, ניקיון, אחזקת מעליות וכד', לפי קביעת המזמין.</w:t>
      </w:r>
    </w:p>
    <w:p w14:paraId="0473B3B1"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ימסור את העבודות כשהן מושלמות לשביעות רצון המזמין, המפקח והרוכשים והינו אחראי לטיב העבודות לרבות במשך תקופות הבדק והאחריות בהתאם לחוק המכר (דירות).</w:t>
      </w:r>
    </w:p>
    <w:p w14:paraId="65C137C8"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4"/>
          <w:szCs w:val="24"/>
          <w:rtl/>
        </w:rPr>
      </w:pPr>
      <w:r w:rsidRPr="00E56613">
        <w:rPr>
          <w:rFonts w:ascii="David" w:eastAsia="Times New Roman" w:hAnsi="David" w:cs="David"/>
          <w:b/>
          <w:i/>
          <w:snapToGrid w:val="0"/>
          <w:sz w:val="26"/>
          <w:szCs w:val="24"/>
          <w:rtl/>
        </w:rPr>
        <w:t>יכין, על חשבונו, ספר הוראות תחזוקה ושימוש כאמור בסעיף 27.2.6 להלן וימסור אותו למזמין ולרוכשים עד מועד מסירת הנכס ובכפוף להוראות חוק המכר (דירות).</w:t>
      </w:r>
    </w:p>
    <w:p w14:paraId="4085F37C" w14:textId="77777777" w:rsidR="00E56613" w:rsidRPr="00CE1CB0"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4"/>
          <w:szCs w:val="24"/>
        </w:rPr>
      </w:pPr>
      <w:r w:rsidRPr="00CE1CB0">
        <w:rPr>
          <w:rFonts w:ascii="David" w:eastAsia="Times New Roman" w:hAnsi="David" w:cs="David"/>
          <w:b/>
          <w:i/>
          <w:snapToGrid w:val="0"/>
          <w:sz w:val="24"/>
          <w:szCs w:val="24"/>
          <w:rtl/>
        </w:rPr>
        <w:t>ינהל מערך אבטחת איכות (</w:t>
      </w:r>
      <w:r w:rsidRPr="00CE1CB0">
        <w:rPr>
          <w:rFonts w:ascii="David" w:eastAsia="Times New Roman" w:hAnsi="David" w:cs="David"/>
          <w:b/>
          <w:i/>
          <w:snapToGrid w:val="0"/>
          <w:sz w:val="24"/>
          <w:szCs w:val="24"/>
        </w:rPr>
        <w:t>ISO</w:t>
      </w:r>
      <w:r w:rsidRPr="00CE1CB0">
        <w:rPr>
          <w:rFonts w:ascii="David" w:eastAsia="Times New Roman" w:hAnsi="David" w:cs="David"/>
          <w:b/>
          <w:i/>
          <w:snapToGrid w:val="0"/>
          <w:sz w:val="24"/>
          <w:szCs w:val="24"/>
          <w:rtl/>
        </w:rPr>
        <w:t>) ויציג מעת לעת, לבקשת המזמין, את רשימות התיוג.</w:t>
      </w:r>
    </w:p>
    <w:p w14:paraId="6DDAB13D" w14:textId="77777777" w:rsidR="000206B7" w:rsidRPr="00CE1CB0" w:rsidRDefault="0038219B" w:rsidP="00C24089">
      <w:pPr>
        <w:numPr>
          <w:ilvl w:val="1"/>
          <w:numId w:val="23"/>
        </w:numPr>
        <w:spacing w:before="120" w:beforeAutospacing="0" w:after="120" w:afterAutospacing="0" w:line="240" w:lineRule="auto"/>
        <w:ind w:left="964" w:hanging="567"/>
        <w:jc w:val="both"/>
        <w:outlineLvl w:val="1"/>
        <w:rPr>
          <w:rFonts w:ascii="David" w:hAnsi="David" w:cs="David"/>
          <w:b/>
          <w:i/>
          <w:snapToGrid w:val="0"/>
          <w:sz w:val="24"/>
          <w:szCs w:val="24"/>
        </w:rPr>
      </w:pPr>
      <w:r w:rsidRPr="00CE1CB0">
        <w:rPr>
          <w:rFonts w:ascii="David" w:eastAsia="Times New Roman" w:hAnsi="David" w:cs="David"/>
          <w:b/>
          <w:i/>
          <w:snapToGrid w:val="0"/>
          <w:sz w:val="24"/>
          <w:szCs w:val="24"/>
          <w:rtl/>
        </w:rPr>
        <w:t>מבלי לגרוע מן האמור בחוזה זה, מתחייב הקבלן לקיים את הוראות חוק שוויון זכויות לאנשים עם מוגבלות, תשנ"ח-1998, וכן את תקנות שוויון זכויות לאנשים עם מוגבלות (התאמות נגישות לשירות), תשע"ג-2013.</w:t>
      </w:r>
      <w:r w:rsidR="000206B7" w:rsidRPr="00CE1CB0">
        <w:rPr>
          <w:rFonts w:ascii="David" w:eastAsia="Times New Roman" w:hAnsi="David" w:cs="David"/>
          <w:b/>
          <w:i/>
          <w:snapToGrid w:val="0"/>
          <w:sz w:val="24"/>
          <w:szCs w:val="24"/>
          <w:rtl/>
        </w:rPr>
        <w:t xml:space="preserve"> </w:t>
      </w:r>
    </w:p>
    <w:p w14:paraId="79CE5F27" w14:textId="77777777" w:rsidR="000206B7" w:rsidRPr="00CE1CB0" w:rsidRDefault="000206B7" w:rsidP="00C24089">
      <w:pPr>
        <w:numPr>
          <w:ilvl w:val="1"/>
          <w:numId w:val="23"/>
        </w:numPr>
        <w:spacing w:before="120" w:beforeAutospacing="0" w:after="120" w:afterAutospacing="0" w:line="240" w:lineRule="auto"/>
        <w:ind w:left="964" w:hanging="567"/>
        <w:jc w:val="both"/>
        <w:outlineLvl w:val="1"/>
        <w:rPr>
          <w:rFonts w:ascii="David" w:hAnsi="David" w:cs="David"/>
          <w:b/>
          <w:i/>
          <w:snapToGrid w:val="0"/>
          <w:sz w:val="24"/>
          <w:szCs w:val="24"/>
        </w:rPr>
      </w:pPr>
      <w:r w:rsidRPr="00CE1CB0">
        <w:rPr>
          <w:rFonts w:ascii="David" w:eastAsia="Times New Roman" w:hAnsi="David" w:cs="David"/>
          <w:b/>
          <w:i/>
          <w:snapToGrid w:val="0"/>
          <w:sz w:val="24"/>
          <w:szCs w:val="24"/>
          <w:rtl/>
        </w:rPr>
        <w:t>מבלי לגרוע מן האמור בחוזה זה, מתחייב הקבלן להכשיר את עובדיו ולבצע הדרכות לנותני השירות ו/או עובדי מחלקת התאמות שינויי דיירים, בהתאם להוראות תקנה 90 לתקנות שוויון זכויות לאנשים עם מוגבלות (התאמות נגישות לשירות), תשע"ג-2013.</w:t>
      </w:r>
      <w:r w:rsidRPr="00CE1CB0">
        <w:rPr>
          <w:rFonts w:ascii="David" w:hAnsi="David" w:cs="David"/>
          <w:color w:val="000000"/>
          <w:sz w:val="20"/>
          <w:szCs w:val="20"/>
          <w:rtl/>
        </w:rPr>
        <w:t>.</w:t>
      </w:r>
    </w:p>
    <w:p w14:paraId="7D254DE1" w14:textId="77777777" w:rsidR="0038219B" w:rsidRPr="00CE1CB0" w:rsidRDefault="0038219B" w:rsidP="00C24089">
      <w:pPr>
        <w:numPr>
          <w:ilvl w:val="1"/>
          <w:numId w:val="23"/>
        </w:numPr>
        <w:spacing w:before="120" w:beforeAutospacing="0" w:after="120" w:afterAutospacing="0" w:line="240" w:lineRule="auto"/>
        <w:ind w:left="964" w:hanging="567"/>
        <w:jc w:val="both"/>
        <w:outlineLvl w:val="1"/>
        <w:rPr>
          <w:rFonts w:ascii="David" w:hAnsi="David" w:cs="David"/>
          <w:b/>
          <w:i/>
          <w:snapToGrid w:val="0"/>
          <w:sz w:val="24"/>
          <w:szCs w:val="24"/>
          <w:rtl/>
        </w:rPr>
      </w:pPr>
      <w:r w:rsidRPr="00CE1CB0">
        <w:rPr>
          <w:rFonts w:ascii="David" w:eastAsia="Times New Roman" w:hAnsi="David" w:cs="David"/>
          <w:b/>
          <w:i/>
          <w:snapToGrid w:val="0"/>
          <w:sz w:val="24"/>
          <w:szCs w:val="24"/>
          <w:rtl/>
        </w:rPr>
        <w:t>מבלי לגרוע מן האמור בחוזה זה, מתחייב הקבלן לפעול בהתאם לתקנות התכנון והבניה (בקשה להיתר, תנאיו ואגרות), תש"ל-1970, לרבות ביצוע כלל התאמות הנגישות הדרושות במשרדי שינויי דיירים ובמשרדים באתר.</w:t>
      </w:r>
    </w:p>
    <w:p w14:paraId="1B29B48A" w14:textId="77777777" w:rsidR="00E56613" w:rsidRPr="00E56613" w:rsidRDefault="00E56613" w:rsidP="00E56613">
      <w:pPr>
        <w:spacing w:before="120" w:beforeAutospacing="0" w:after="0" w:afterAutospacing="0" w:line="240" w:lineRule="auto"/>
        <w:ind w:left="851"/>
        <w:jc w:val="both"/>
        <w:outlineLvl w:val="1"/>
        <w:rPr>
          <w:rFonts w:ascii="David" w:eastAsia="Times New Roman" w:hAnsi="David" w:cs="David"/>
          <w:b/>
          <w:i/>
          <w:snapToGrid w:val="0"/>
          <w:sz w:val="24"/>
          <w:szCs w:val="24"/>
          <w:rtl/>
        </w:rPr>
      </w:pPr>
    </w:p>
    <w:p w14:paraId="29FFD917" w14:textId="77777777" w:rsidR="00E56613" w:rsidRPr="00E56613" w:rsidRDefault="00E56613" w:rsidP="00237720">
      <w:pPr>
        <w:numPr>
          <w:ilvl w:val="0"/>
          <w:numId w:val="23"/>
        </w:numPr>
        <w:spacing w:before="120" w:beforeAutospacing="0" w:after="120" w:afterAutospacing="0" w:line="240" w:lineRule="auto"/>
        <w:ind w:left="397" w:hanging="397"/>
        <w:jc w:val="both"/>
        <w:outlineLvl w:val="0"/>
        <w:rPr>
          <w:rFonts w:ascii="David" w:eastAsia="Times New Roman" w:hAnsi="David" w:cs="David"/>
          <w:snapToGrid w:val="0"/>
          <w:sz w:val="26"/>
          <w:szCs w:val="24"/>
          <w:rtl/>
        </w:rPr>
      </w:pPr>
      <w:r w:rsidRPr="00E56613">
        <w:rPr>
          <w:rFonts w:ascii="David" w:eastAsia="Times New Roman" w:hAnsi="David" w:cs="David"/>
          <w:b/>
          <w:bCs/>
          <w:snapToGrid w:val="0"/>
          <w:sz w:val="26"/>
          <w:szCs w:val="24"/>
          <w:u w:val="single"/>
          <w:rtl/>
        </w:rPr>
        <w:t>מחיר העבודות</w:t>
      </w:r>
    </w:p>
    <w:p w14:paraId="573821B8" w14:textId="77777777" w:rsidR="00E56613" w:rsidRPr="00E56613" w:rsidRDefault="00E56613" w:rsidP="00E56613">
      <w:pPr>
        <w:spacing w:before="0" w:beforeAutospacing="0" w:after="0" w:afterAutospacing="0" w:line="240" w:lineRule="auto"/>
        <w:ind w:left="36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תמורת בצוע כל העבודות ומלוי מלא ומדויק של כל התחייבויות הקבלן בהתאם להוראות החוזה, ישלם המזמין לקבלן מחיר פאושלי כולל וסופי (להלן:"</w:t>
      </w:r>
      <w:r w:rsidRPr="00E56613">
        <w:rPr>
          <w:rFonts w:ascii="David" w:eastAsia="Times New Roman" w:hAnsi="David" w:cs="David"/>
          <w:b/>
          <w:bCs/>
          <w:snapToGrid w:val="0"/>
          <w:sz w:val="24"/>
          <w:szCs w:val="24"/>
          <w:rtl/>
        </w:rPr>
        <w:t>המחיר הכולל</w:t>
      </w:r>
      <w:r w:rsidRPr="00E56613">
        <w:rPr>
          <w:rFonts w:ascii="David" w:eastAsia="Times New Roman" w:hAnsi="David" w:cs="David"/>
          <w:snapToGrid w:val="0"/>
          <w:sz w:val="24"/>
          <w:szCs w:val="24"/>
          <w:rtl/>
        </w:rPr>
        <w:t>") כנקוב בנספח 3.1.1.</w:t>
      </w:r>
    </w:p>
    <w:p w14:paraId="1F726BEF" w14:textId="77777777" w:rsidR="00E56613" w:rsidRPr="00E56613" w:rsidRDefault="00E56613" w:rsidP="00E56613">
      <w:pPr>
        <w:spacing w:before="0" w:beforeAutospacing="0" w:after="0" w:afterAutospacing="0" w:line="240" w:lineRule="auto"/>
        <w:ind w:left="36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התמורה בגין מילוי כל התחייבויות הקבלן המפורטות בחוזה זה כלולה במחיר הכולל פרט להתחייבויות אשר נאמר בחוזה זה מפורשות כי התמורה בגין ביצוען אינה כלולה במחיר הכולל.</w:t>
      </w:r>
    </w:p>
    <w:p w14:paraId="03A36C5F" w14:textId="77777777" w:rsidR="00E56613" w:rsidRPr="00E56613" w:rsidRDefault="00E56613" w:rsidP="00E56613">
      <w:pPr>
        <w:spacing w:before="0" w:beforeAutospacing="0" w:after="0" w:afterAutospacing="0" w:line="240" w:lineRule="auto"/>
        <w:ind w:left="360"/>
        <w:jc w:val="both"/>
        <w:rPr>
          <w:rFonts w:ascii="David" w:eastAsia="Times New Roman" w:hAnsi="David" w:cs="David"/>
          <w:snapToGrid w:val="0"/>
          <w:sz w:val="24"/>
          <w:szCs w:val="24"/>
          <w:rtl/>
        </w:rPr>
      </w:pPr>
    </w:p>
    <w:p w14:paraId="2F8122FF" w14:textId="77777777" w:rsidR="00E56613" w:rsidRPr="00E56613" w:rsidRDefault="00E56613" w:rsidP="00E56613">
      <w:pPr>
        <w:spacing w:before="0" w:beforeAutospacing="0" w:after="0" w:afterAutospacing="0" w:line="240" w:lineRule="auto"/>
        <w:ind w:firstLine="36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ההוראות הבאות תחולנה על המחיר הכולל:</w:t>
      </w:r>
    </w:p>
    <w:p w14:paraId="08286A1B"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hint="cs"/>
          <w:b/>
          <w:i/>
          <w:snapToGrid w:val="0"/>
          <w:sz w:val="26"/>
          <w:szCs w:val="24"/>
          <w:rtl/>
        </w:rPr>
        <w:lastRenderedPageBreak/>
        <w:t xml:space="preserve">     </w:t>
      </w:r>
      <w:r w:rsidRPr="00E56613">
        <w:rPr>
          <w:rFonts w:ascii="David" w:eastAsia="Times New Roman" w:hAnsi="David" w:cs="David"/>
          <w:b/>
          <w:i/>
          <w:snapToGrid w:val="0"/>
          <w:sz w:val="26"/>
          <w:szCs w:val="24"/>
          <w:rtl/>
        </w:rPr>
        <w:t>המחיר הכולל כוחו יפה בין אם העבודה תבוצע בזמן אחד או בשלבים, בין אם יוזמן מהקבלן ביצוע שלב אחד בלבד ובין אם ביצוע כל השלבים או חלקם, בהתאם למפורט בנספח 3.1.1, במקום אחד או במקומות שונים באתר בכמויות גדולות או קטנות.</w:t>
      </w:r>
    </w:p>
    <w:p w14:paraId="117B3CA4"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3FD22736"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hint="cs"/>
          <w:b/>
          <w:i/>
          <w:snapToGrid w:val="0"/>
          <w:sz w:val="26"/>
          <w:szCs w:val="24"/>
          <w:rtl/>
        </w:rPr>
        <w:t xml:space="preserve">     </w:t>
      </w:r>
      <w:r w:rsidRPr="00E56613">
        <w:rPr>
          <w:rFonts w:ascii="David" w:eastAsia="Times New Roman" w:hAnsi="David" w:cs="David"/>
          <w:b/>
          <w:i/>
          <w:snapToGrid w:val="0"/>
          <w:sz w:val="26"/>
          <w:szCs w:val="24"/>
          <w:rtl/>
        </w:rPr>
        <w:t>מוסכם ומובהר כי המחיר הכולל כולל את אספקת כל החומרים והמתקנים המתוארים במפרט, ובתוכניות, לרבות שווה ערך טכני לרבות חומרים ומתקנים שלא נזכרו בחוזה זה בכל כמות ובכל תקן הנדרשים על מנת להקים את הפרויקט באיכות מעולה על פי התכניות ועל פי כל דין. שיהיו בתוקף במועד קבלת ההיתר/ים ולרבות אלה שיהיו בתוקף במועד המסירה של כל חלק בפרויקט, כך שכל חלקי הפרויקט יהיו מושלמים וראויים לאכלוס. יובהר כי במקרה של שינוי בדין המבטל תנאי שהיה בתוקף במועד קבלת ההיתר, יהא הקבלן פטור מביצוע התנאי שבוטל כאמור, רק בכפוף להסכמת המזמין מראש ובכתב.</w:t>
      </w:r>
    </w:p>
    <w:p w14:paraId="7C370EF7"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67461D74" w14:textId="77777777" w:rsid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Pr>
      </w:pPr>
      <w:r w:rsidRPr="00E56613">
        <w:rPr>
          <w:rFonts w:ascii="David" w:eastAsia="Times New Roman" w:hAnsi="David" w:cs="David" w:hint="cs"/>
          <w:b/>
          <w:i/>
          <w:snapToGrid w:val="0"/>
          <w:sz w:val="26"/>
          <w:szCs w:val="24"/>
          <w:rtl/>
        </w:rPr>
        <w:t xml:space="preserve">     </w:t>
      </w:r>
      <w:r w:rsidRPr="00E56613">
        <w:rPr>
          <w:rFonts w:ascii="David" w:eastAsia="Times New Roman" w:hAnsi="David" w:cs="David"/>
          <w:b/>
          <w:i/>
          <w:snapToGrid w:val="0"/>
          <w:sz w:val="26"/>
          <w:szCs w:val="24"/>
          <w:rtl/>
        </w:rPr>
        <w:t>מוסכם ומובהר כי המחיר הכולל כולל גם הובלה טעינה ופריקה של כל חומר מתקן או אמצעי לאתר וממנו וכן כל הרכבה הנחה וחיפוי של כל חומר או אמצעי או מתקן שהוא הדרושים לביצוע העבודות.</w:t>
      </w:r>
      <w:r w:rsidR="00EB50C8">
        <w:rPr>
          <w:rFonts w:ascii="David" w:eastAsia="Times New Roman" w:hAnsi="David" w:cs="David" w:hint="cs"/>
          <w:b/>
          <w:i/>
          <w:snapToGrid w:val="0"/>
          <w:sz w:val="26"/>
          <w:szCs w:val="24"/>
          <w:rtl/>
        </w:rPr>
        <w:t xml:space="preserve"> </w:t>
      </w:r>
    </w:p>
    <w:p w14:paraId="07E4D192" w14:textId="77777777" w:rsidR="00EB50C8" w:rsidRPr="00E56613" w:rsidRDefault="00EB50C8"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p>
    <w:p w14:paraId="70488D20"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2A5B0295"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hint="cs"/>
          <w:b/>
          <w:i/>
          <w:snapToGrid w:val="0"/>
          <w:sz w:val="26"/>
          <w:szCs w:val="24"/>
          <w:rtl/>
        </w:rPr>
        <w:t xml:space="preserve">    </w:t>
      </w:r>
      <w:r w:rsidRPr="00E56613">
        <w:rPr>
          <w:rFonts w:ascii="David" w:eastAsia="Times New Roman" w:hAnsi="David" w:cs="David"/>
          <w:b/>
          <w:i/>
          <w:snapToGrid w:val="0"/>
          <w:sz w:val="26"/>
          <w:szCs w:val="24"/>
          <w:rtl/>
        </w:rPr>
        <w:t>מוסכם כי המחיר הכולל מהווה תמורה מלאה וסופית לקבלן בגין ביצוע העבודות בהתאם לכל הוראות החוזה ולכל הפרטים המסומנים בתוכניות, במפרטים, בתנאים הכלליים לביצוע העבודה ובשאר מסמכי החוזה, והוא לא ישתנה מכל סיבה שהיא, לרבות,  ומבלי לפגוע בכלליות האמור לעיל, כתוצאה משינוי בשכר העבודה, במחירי החומרים, בהוצאות ההובלה, בשער המטבע, במדדים שונים, מיסים, היטלים ותשלומי חובה קיימים או חדשים למעט הפרשי הצמדה למדד כמפורט בסעיף 7 להלן.</w:t>
      </w:r>
    </w:p>
    <w:p w14:paraId="007ECEA5"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1BCA527B"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hint="cs"/>
          <w:b/>
          <w:i/>
          <w:snapToGrid w:val="0"/>
          <w:sz w:val="26"/>
          <w:szCs w:val="24"/>
          <w:rtl/>
        </w:rPr>
        <w:t xml:space="preserve">     </w:t>
      </w:r>
      <w:r w:rsidRPr="00E56613">
        <w:rPr>
          <w:rFonts w:ascii="David" w:eastAsia="Times New Roman" w:hAnsi="David" w:cs="David"/>
          <w:b/>
          <w:i/>
          <w:snapToGrid w:val="0"/>
          <w:sz w:val="26"/>
          <w:szCs w:val="24"/>
          <w:rtl/>
        </w:rPr>
        <w:t>הקבלן מצהיר כי בשעת קביעת המחיר הכולל היה היקף העבודות מוכר לו על כל פרטיו, ובכלל זה ביקר באתר וערך את כל הבדיקות המוקדמות ידועים לו התנאים במקום והוא הביא בחשבון מצב שוק העבודה ושכר העבודה ומצב אספקת החומרים האמצעים והשירותים הנדרשים לבצוע העבודות ומחירם, זה הקיים כיום וכל מצב או שנוי אפשרי בתהליך בצוע העבודות.</w:t>
      </w:r>
    </w:p>
    <w:p w14:paraId="3BCAF78D"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7487AA68" w14:textId="77777777" w:rsidR="00E56613" w:rsidRPr="00E56613" w:rsidRDefault="00E56613" w:rsidP="00237720">
      <w:pPr>
        <w:numPr>
          <w:ilvl w:val="1"/>
          <w:numId w:val="23"/>
        </w:numPr>
        <w:spacing w:before="120" w:beforeAutospacing="0" w:after="120" w:afterAutospacing="0" w:line="240" w:lineRule="auto"/>
        <w:ind w:left="941" w:hanging="567"/>
        <w:jc w:val="both"/>
        <w:outlineLvl w:val="1"/>
        <w:rPr>
          <w:rFonts w:ascii="David" w:eastAsia="Times New Roman" w:hAnsi="David" w:cs="David"/>
          <w:b/>
          <w:i/>
          <w:snapToGrid w:val="0"/>
          <w:sz w:val="26"/>
          <w:szCs w:val="24"/>
          <w:rtl/>
        </w:rPr>
      </w:pPr>
      <w:r w:rsidRPr="00E56613">
        <w:rPr>
          <w:rFonts w:ascii="David" w:eastAsia="Times New Roman" w:hAnsi="David" w:cs="David" w:hint="cs"/>
          <w:b/>
          <w:i/>
          <w:snapToGrid w:val="0"/>
          <w:sz w:val="26"/>
          <w:szCs w:val="24"/>
          <w:rtl/>
        </w:rPr>
        <w:t xml:space="preserve">    </w:t>
      </w:r>
      <w:r w:rsidRPr="00E56613">
        <w:rPr>
          <w:rFonts w:ascii="David" w:eastAsia="Times New Roman" w:hAnsi="David" w:cs="David"/>
          <w:b/>
          <w:i/>
          <w:snapToGrid w:val="0"/>
          <w:sz w:val="26"/>
          <w:szCs w:val="24"/>
          <w:rtl/>
        </w:rPr>
        <w:t>המחיר הכולל כולל את כל הנדרש לעבודות לביצוען ולמסירתן למזמין ו/או לרוכשים, לפי העניין, וביצוע העבודות בתקופות הבדק והאחריות לגביהן, בהתאם להוראות חוק המכר (דירות) ולהוראות החוזה לרבות רווח הקבלן, ומבלי לגרוע מכלליות האמור לעיל הינו כולל את:-</w:t>
      </w:r>
    </w:p>
    <w:p w14:paraId="13A1598F"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תאום עם כל הגורמים הפועלים באתר, ובסמוך לו לרבות כל היועצים, המזמין וכל הרשויות.</w:t>
      </w:r>
    </w:p>
    <w:p w14:paraId="2FF58D81"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כל החומרים, הפחת שלהם והמסים החלים ו/או שיחולו עליהם לרבות מס קניה, בלו, מכס, מע"מ וכו'.</w:t>
      </w:r>
    </w:p>
    <w:p w14:paraId="7A425D6F"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עבור כל הכרוך בהקמה, שימוש ופינוי האמצעים כמפורט בסעיף 18 להלן.</w:t>
      </w:r>
    </w:p>
    <w:p w14:paraId="5F0767C7"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כל הנדרש לבצוע העבודות בהתאם לתנאי החוזה, לרבות עבודות שתאורן לא מצא את ביטויו בנספחים אולם הן דרושות לבצוע העבודות או מתחייבות באופן אחר מהחוזה או מהנספחים, ולרבות כל עבודה ו/או פעולה שידרשו בכל עת עד למסירת כל חלק מחלקי הפרויקט ע"י רשות כלשהי ובכלל זה ע"י רשויות התכנון, חברת החשמל, חברת תקשורת פנים לרבות בזק, חברת הגז, רשות כיבוי אש, הג"א, פיקוד העורף, המשרד לאיכות הסביבה חברת טלוויזיה בכבלים, חברת שידורי לווין וכיו"ב. למען הסר ספק מובהר כי המחיר הכולל כולל גם תמורה מלאה לקבלן עבור כל הכרוך בהישארותו באתר והמשך ביצוע </w:t>
      </w:r>
      <w:r w:rsidRPr="00E56613">
        <w:rPr>
          <w:rFonts w:ascii="David" w:eastAsia="Times New Roman" w:hAnsi="David" w:cs="David"/>
          <w:b/>
          <w:i/>
          <w:snapToGrid w:val="0"/>
          <w:sz w:val="26"/>
          <w:szCs w:val="24"/>
          <w:rtl/>
        </w:rPr>
        <w:lastRenderedPageBreak/>
        <w:t>העבודות במשך 3 חודשים מהמועד הקובע. המועד הקובע הינו המאוחר מבין המועדים הבאים:</w:t>
      </w:r>
    </w:p>
    <w:p w14:paraId="3A253242" w14:textId="77777777" w:rsidR="00E56613" w:rsidRPr="00E56613" w:rsidRDefault="00E56613" w:rsidP="00237720">
      <w:pPr>
        <w:numPr>
          <w:ilvl w:val="3"/>
          <w:numId w:val="23"/>
        </w:numPr>
        <w:spacing w:before="120" w:beforeAutospacing="0" w:after="120" w:afterAutospacing="0" w:line="240" w:lineRule="auto"/>
        <w:ind w:left="2552" w:hanging="851"/>
        <w:jc w:val="both"/>
        <w:outlineLvl w:val="1"/>
        <w:rPr>
          <w:rFonts w:ascii="David" w:eastAsia="Times New Roman" w:hAnsi="David" w:cs="David"/>
          <w:snapToGrid w:val="0"/>
          <w:sz w:val="24"/>
          <w:szCs w:val="24"/>
          <w:rtl/>
        </w:rPr>
      </w:pPr>
      <w:r w:rsidRPr="00E56613">
        <w:rPr>
          <w:rFonts w:ascii="David" w:eastAsia="Times New Roman" w:hAnsi="David" w:cs="David"/>
          <w:b/>
          <w:i/>
          <w:snapToGrid w:val="0"/>
          <w:sz w:val="26"/>
          <w:szCs w:val="24"/>
          <w:rtl/>
        </w:rPr>
        <w:t>מועד מסירה לרוכשים של כל הדירות שנמכרו בבנין האחרון ובבניינים</w:t>
      </w:r>
      <w:r w:rsidRPr="00E56613">
        <w:rPr>
          <w:rFonts w:ascii="David" w:eastAsia="Times New Roman" w:hAnsi="David" w:cs="David"/>
          <w:snapToGrid w:val="0"/>
          <w:sz w:val="24"/>
          <w:szCs w:val="24"/>
          <w:rtl/>
        </w:rPr>
        <w:t>;</w:t>
      </w:r>
    </w:p>
    <w:p w14:paraId="4005D635" w14:textId="77777777" w:rsidR="00E56613" w:rsidRPr="00E56613" w:rsidRDefault="00E56613" w:rsidP="00237720">
      <w:pPr>
        <w:numPr>
          <w:ilvl w:val="3"/>
          <w:numId w:val="23"/>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מועד מסירת הרכוש המשותף בכל שלב או בפרויקט;</w:t>
      </w:r>
    </w:p>
    <w:p w14:paraId="3AF78CFD" w14:textId="77777777" w:rsidR="00E56613" w:rsidRPr="00E56613" w:rsidRDefault="00E56613" w:rsidP="00237720">
      <w:pPr>
        <w:numPr>
          <w:ilvl w:val="3"/>
          <w:numId w:val="23"/>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מועד גמר הפיתוח הציבורי בכל שלב או בפרויקט;</w:t>
      </w:r>
    </w:p>
    <w:p w14:paraId="45E8A8AA"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ניקוי האתר מפסולת עפ"י הוראות המפקח ולפחות אחת ליום.</w:t>
      </w:r>
    </w:p>
    <w:p w14:paraId="099B6B09"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הכשרת דרכי גישה לאתר ובאתר, דרכים זמניות ועוקפות, אחזקתן וביטולן לאחר גמר העבודות, לרבות תשלום לרשות המקומית בגין הכשרת דרכי גישה זמניות שבוצעו/יבוצעו על ידה, לאתר ולרבות תשלום עבור העסקת שוטרים בשכר להכוונת התנועה.</w:t>
      </w:r>
    </w:p>
    <w:p w14:paraId="2A65F39D"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snapToGrid w:val="0"/>
          <w:sz w:val="26"/>
          <w:szCs w:val="24"/>
          <w:rtl/>
        </w:rPr>
        <w:t>הובלת כל החומרים והאמצעים לאתר ובכלל זה העמסתם, פריקתם והתקנתם  וכן הובלת</w:t>
      </w:r>
      <w:r w:rsidRPr="00E56613">
        <w:rPr>
          <w:rFonts w:ascii="David" w:eastAsia="Times New Roman" w:hAnsi="David" w:cs="David"/>
          <w:b/>
          <w:i/>
          <w:snapToGrid w:val="0"/>
          <w:sz w:val="26"/>
          <w:szCs w:val="24"/>
          <w:rtl/>
        </w:rPr>
        <w:t xml:space="preserve"> העובדים לאתר וממנו. </w:t>
      </w:r>
    </w:p>
    <w:p w14:paraId="243FA27B"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יצור, אספקה והצבת שלטים מוארים בגבול מגרש האתר במיקום שייקבע ע"י המזמין, בגודל שלא יפחת מ- 4 </w:t>
      </w:r>
      <w:r w:rsidRPr="00E56613">
        <w:rPr>
          <w:rFonts w:ascii="David" w:eastAsia="Times New Roman" w:hAnsi="David" w:cs="David"/>
          <w:b/>
          <w:i/>
          <w:snapToGrid w:val="0"/>
          <w:sz w:val="26"/>
          <w:szCs w:val="24"/>
        </w:rPr>
        <w:t>x</w:t>
      </w:r>
      <w:r w:rsidRPr="00E56613">
        <w:rPr>
          <w:rFonts w:ascii="David" w:eastAsia="Times New Roman" w:hAnsi="David" w:cs="David"/>
          <w:b/>
          <w:i/>
          <w:snapToGrid w:val="0"/>
          <w:sz w:val="26"/>
          <w:szCs w:val="24"/>
          <w:rtl/>
        </w:rPr>
        <w:t xml:space="preserve"> 2 מ"ר וכן שני שלטים מוארים בגודל שלא יפחת מ- 10</w:t>
      </w:r>
      <w:r w:rsidRPr="00E56613">
        <w:rPr>
          <w:rFonts w:ascii="David" w:eastAsia="Times New Roman" w:hAnsi="David" w:cs="David"/>
          <w:b/>
          <w:i/>
          <w:snapToGrid w:val="0"/>
          <w:sz w:val="26"/>
          <w:szCs w:val="24"/>
        </w:rPr>
        <w:t>X</w:t>
      </w:r>
      <w:r w:rsidRPr="00E56613">
        <w:rPr>
          <w:rFonts w:ascii="David" w:eastAsia="Times New Roman" w:hAnsi="David" w:cs="David"/>
          <w:b/>
          <w:i/>
          <w:snapToGrid w:val="0"/>
          <w:sz w:val="26"/>
          <w:szCs w:val="24"/>
          <w:rtl/>
        </w:rPr>
        <w:t>2 מ"ר על גבי המנוף/ים שיוצבו באתר בנוסח שיקבע ע"י המזמין ושעיצובו יוכן ע"י הקבלן ויאושר ע"י המזמין לרבות קבלת היתר לשילוט, אגרת שילוט הוצאות חשמל להארת השילוט וכל הוצאה אחרת הכרוכה בכך. תוכן השלטים יקבע ע"י המזמין.</w:t>
      </w:r>
    </w:p>
    <w:p w14:paraId="3849175C"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סיוע להתקנת שלטים לפי דרישת המזמין על גבי חזיתות הבניינים לצרכים שיווקי</w:t>
      </w:r>
      <w:r w:rsidR="00EB50C8">
        <w:rPr>
          <w:rFonts w:ascii="David" w:eastAsia="Times New Roman" w:hAnsi="David" w:cs="David" w:hint="cs"/>
          <w:b/>
          <w:i/>
          <w:snapToGrid w:val="0"/>
          <w:sz w:val="26"/>
          <w:szCs w:val="24"/>
          <w:rtl/>
        </w:rPr>
        <w:t>י</w:t>
      </w:r>
      <w:r w:rsidRPr="00E56613">
        <w:rPr>
          <w:rFonts w:ascii="David" w:eastAsia="Times New Roman" w:hAnsi="David" w:cs="David"/>
          <w:b/>
          <w:i/>
          <w:snapToGrid w:val="0"/>
          <w:sz w:val="26"/>
          <w:szCs w:val="24"/>
          <w:rtl/>
        </w:rPr>
        <w:t>ם ושמירה עליהם.</w:t>
      </w:r>
    </w:p>
    <w:p w14:paraId="6711F39E"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התקנת גופי תאורה לפי דרישת המזמין להארת הצפה של חזיתות הבניינים לצרכים שיווקיים לרבות אחזקתם והוצאות צריכת החשמל הכרוכות בכך.</w:t>
      </w:r>
    </w:p>
    <w:p w14:paraId="36BBF460"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התקנת מעלית שירות/משא והפעלתה בין היתר לצרכי שיווק של המזמין כמפורט בסעיף 18.2.15 להלן. להסרת ספק מובהר כי הקבלן אינו </w:t>
      </w:r>
      <w:r w:rsidR="00EB50C8" w:rsidRPr="00E56613">
        <w:rPr>
          <w:rFonts w:ascii="David" w:eastAsia="Times New Roman" w:hAnsi="David" w:cs="David" w:hint="cs"/>
          <w:b/>
          <w:i/>
          <w:snapToGrid w:val="0"/>
          <w:sz w:val="26"/>
          <w:szCs w:val="24"/>
          <w:rtl/>
        </w:rPr>
        <w:t>מחויב</w:t>
      </w:r>
      <w:r w:rsidRPr="00E56613">
        <w:rPr>
          <w:rFonts w:ascii="David" w:eastAsia="Times New Roman" w:hAnsi="David" w:cs="David"/>
          <w:b/>
          <w:i/>
          <w:snapToGrid w:val="0"/>
          <w:sz w:val="26"/>
          <w:szCs w:val="24"/>
          <w:rtl/>
        </w:rPr>
        <w:t xml:space="preserve"> בהתקנת מעלית בבניינים עד 6 קומות כאמור. אך ככל שתוקם, השימוש בה על ידי המזמין כאמור לא יחויב בכל תשלום. בבניינים מעל 6 קומות יקים הקבלן מעליות שירות/משא אשר ישמשו את השיווק לכל אורך תקופת הקמת המבנה, ולא יאוחר מיציקת קומה 6.</w:t>
      </w:r>
    </w:p>
    <w:p w14:paraId="639AEA01"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תחזוקת מבנה המכירות שהוקם/יוקם באתר, (רק במקרה של תקלות שבר ובעבודה בלבד), בין אם מדובר במבנה חדש ובין אם אינו חדש. הקמת מבנה המכירות, במובחן מתחזוקתו, תיעשה ע"י המזמין ועל חשבונו.</w:t>
      </w:r>
    </w:p>
    <w:p w14:paraId="49100E1E"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הגנה ושמירה על העבודות, החומרים, האמצעים, (לרבות חומרים ואמצעים של המזמין), העובדים וצד שלישי בפני גניבה, אבדן ופגיעה.</w:t>
      </w:r>
    </w:p>
    <w:p w14:paraId="07FA6201"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כלל העלויות הכרוכות ברכישת ובקיום הביטוחים בהתאם ובכפוף להוראות חוזה זה.</w:t>
      </w:r>
    </w:p>
    <w:p w14:paraId="2B8E7052"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הנהלת עבודה, מדידה, סימון, הכנת לוחות זמנים וניהולם והוצאות משרדיות, לרבות הוצאות בגין הכנת חשבונות באופן המפורט בסעיף 8 להלן.</w:t>
      </w:r>
    </w:p>
    <w:p w14:paraId="1277B6DC"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המסים, ההיטלים, האגרות ותשלומי חובה, כולל המסים הסוציאליים, כגון - תשלומים למוסד לבטוח לאומי, מס מקביל, תשלומים לקרן לבטוח של פועלי הבניין. </w:t>
      </w:r>
    </w:p>
    <w:p w14:paraId="15AECAD3"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הוצאות הנפקת הערבויות, ויתר ההוצאות הקשורות בקיום החוזה.</w:t>
      </w:r>
    </w:p>
    <w:p w14:paraId="6DA7BD44"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אחריות לטיב העבודות ובצוע העבודות בתקופות הבדק והאחריות, בהתאם להוראות כל דין.</w:t>
      </w:r>
    </w:p>
    <w:p w14:paraId="5714D7E2"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רווח הקבלן.</w:t>
      </w:r>
    </w:p>
    <w:p w14:paraId="55AACE72"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ביצוע עבודות זמניות להפרדה בין אזורים המיועדים לאכלוס לבין אזורי עבודה ו/או אחרים. התאמות זמניות במערכות, בהסדרי תנועה, אמצעי בטיחות </w:t>
      </w:r>
      <w:r w:rsidRPr="00E56613">
        <w:rPr>
          <w:rFonts w:ascii="David" w:eastAsia="Times New Roman" w:hAnsi="David" w:cs="David"/>
          <w:b/>
          <w:i/>
          <w:snapToGrid w:val="0"/>
          <w:sz w:val="26"/>
          <w:szCs w:val="24"/>
          <w:rtl/>
        </w:rPr>
        <w:lastRenderedPageBreak/>
        <w:t>וכיו"ב, כפי שיידרשו ע"י המזמין ו/או הרשויות הרלוונטיות לאור אכלוס הפרויקט בשלבים.</w:t>
      </w:r>
    </w:p>
    <w:p w14:paraId="14BEC0FC"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ביצוע אחזקת רכוש משותף וניקיון השטחים המשותפים באתר, באופן רציף, במועדים לפי דרישת המזמין, בקשר עם הדירות שלא נמסרו באותו בנין לרוכשיהן ו/או למזמין, בגין התקופה המתחילה במועד מסירת הדירה הראשונה בבניין ומסתיימת בחלוף 3 חודשים מאז או עם מסירת כל הדירות בבניין לרוכשיהן ו/או למזמין, לפי המאוחר מביניהם.</w:t>
      </w:r>
    </w:p>
    <w:p w14:paraId="74FE47A7"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הוצאות דמי בדיקות של מערכות הכלולות בעבודות לרבות חשמל, גז, מעליות, כיבוי אש לרבות תיקי שטח, איטום, אינסטלציה וכיו"ב לרבות דמי בדיקות חוזרות ודמי בדיקות כאמור בסעיף 19 להלן.</w:t>
      </w:r>
    </w:p>
    <w:p w14:paraId="5A0FD624"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כלל ההוצאות המתחייבות לשם השגת טפסי 4 חלקיים או מלאים ותעודות גמר לרבות בטוחות להבטחת השלמת התחייבויות הקבלן לגמר ביצוע עד לקבלת תעודת גמר כדין, לפי דרישת המזמין  ו/או הרשות המקומית. ואולם יודגש כי תשלומים לחברת חשמל בגין חיבורי חשמל למבנה/ים, היטל השבחה, אגרות בניה והיטלי פיתוח יחולו על המזמין.</w:t>
      </w:r>
    </w:p>
    <w:p w14:paraId="2C970250"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כל ההוצאות הישירות והבלתי ישירות של הקבלן, הקשורות בעבודות קבלני המשנה והוצאות הקבלנים האחרים באתר.</w:t>
      </w:r>
    </w:p>
    <w:p w14:paraId="38408BBB"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בהקשר לסעיף זה, מוסכם בין הצדדים כי המחיר הכולל עבור כל שלב, כולל תמורה גם בגין תביעות כספיות נוספות ומוצדקות של הקבלן לרבות בגין תוספות ושינויים בביסוס, ביסודות ובפיתוח הצמוד וכן בגין השלמת פרטי תכנון ושינויים ו/או תוספות הנובעים מדרישות הדין, דרישות התקן ודרישות הרשויות השונות (כגון:</w:t>
      </w:r>
      <w:r w:rsidR="00EB50C8">
        <w:rPr>
          <w:rFonts w:ascii="David" w:eastAsia="Times New Roman" w:hAnsi="David" w:cs="David" w:hint="cs"/>
          <w:b/>
          <w:i/>
          <w:snapToGrid w:val="0"/>
          <w:sz w:val="26"/>
          <w:szCs w:val="24"/>
          <w:rtl/>
        </w:rPr>
        <w:t xml:space="preserve"> </w:t>
      </w:r>
      <w:r w:rsidRPr="00E56613">
        <w:rPr>
          <w:rFonts w:ascii="David" w:eastAsia="Times New Roman" w:hAnsi="David" w:cs="David"/>
          <w:b/>
          <w:i/>
          <w:snapToGrid w:val="0"/>
          <w:sz w:val="26"/>
          <w:szCs w:val="24"/>
          <w:rtl/>
        </w:rPr>
        <w:t>רשות מקומית, כיבוי אש, פיקוד העורף, מוסד תכנון, חברת החשמל, בזק) וכל זאת הן במהלך הביצוע והן בסיומו ועד לקבלת תעודת גמר לאותו שלב.</w:t>
      </w:r>
    </w:p>
    <w:p w14:paraId="1F3D6884" w14:textId="77777777" w:rsidR="00E56613" w:rsidRPr="00E56613" w:rsidRDefault="00E56613" w:rsidP="00E56613">
      <w:pPr>
        <w:spacing w:before="120" w:beforeAutospacing="0" w:after="120" w:afterAutospacing="0" w:line="240" w:lineRule="auto"/>
        <w:ind w:left="1701"/>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מוסכם כי דרישות כספיות של הקבלן ככל ובמידה שתאושרנה ע"י המזמין תשולמנה רק במקרים המפורטים כדלהלן:</w:t>
      </w:r>
    </w:p>
    <w:p w14:paraId="11DF52CB" w14:textId="77777777" w:rsidR="00E56613" w:rsidRPr="00E56613" w:rsidRDefault="00E56613" w:rsidP="00237720">
      <w:pPr>
        <w:numPr>
          <w:ilvl w:val="3"/>
          <w:numId w:val="23"/>
        </w:numPr>
        <w:spacing w:before="120" w:beforeAutospacing="0" w:after="120" w:afterAutospacing="0" w:line="240" w:lineRule="auto"/>
        <w:ind w:left="2552" w:hanging="851"/>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שיפורי סטנדרט שנועדו לשיפור הפרויקט שיוזמו והוזמנו בנפרד ובכתב על ידי המזמין מעבר למצוין בחוזה על נספחיו. (במקרה של הפחתות בסטנדרט כאמור, יזוכה המזמין בעלות העבודות שבוטלו ו/או שונו).</w:t>
      </w:r>
    </w:p>
    <w:p w14:paraId="3F77EA1F" w14:textId="77777777" w:rsidR="00E56613" w:rsidRPr="00E56613" w:rsidRDefault="00E56613" w:rsidP="00237720">
      <w:pPr>
        <w:numPr>
          <w:ilvl w:val="3"/>
          <w:numId w:val="23"/>
        </w:numPr>
        <w:spacing w:before="120" w:beforeAutospacing="0" w:after="120" w:afterAutospacing="0" w:line="240" w:lineRule="auto"/>
        <w:ind w:left="2552" w:hanging="851"/>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עבודות שתידרשנה בעקבות טעויות תכנוניות בתכניות שסופקו ע"י המזמין ו/או שתכנונן באחריותו עפ"י חוזה זה, שנתגלו לאחר ביצוע ושלא ניתן היה לגלותן כאמור בסעיף 5.15 לחוזה. מובהר כי האמור לא יחול בקשר עם טעויות תכנוניות בתכניות שיוכנו ע"י הקבלן ו/או ע"י מי מטעמו לרבות תכניות קונסטרוקציה ו/או טעויות בגין תיאום תכנון שבאחריות הקבלן לתאמו עפ"י החוזה. מובהר כי האמור לא יחול בקשר עם טעויות בתכניות ו/במפרטים שסופקו על ידי המזמין, שנתגלו לפני ביצוע (גם אם הקבלן התקשר עם קבלני משנה וספקים לפי התוכניות ו/או המפרטים השגויים.</w:t>
      </w:r>
    </w:p>
    <w:p w14:paraId="765D7FD3" w14:textId="77777777" w:rsidR="00E56613" w:rsidRPr="00E56613" w:rsidRDefault="00E56613" w:rsidP="00E56613">
      <w:pPr>
        <w:spacing w:before="120" w:beforeAutospacing="0" w:after="120" w:afterAutospacing="0" w:line="240" w:lineRule="auto"/>
        <w:ind w:left="2552"/>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השיפוי בגין תיקון הטעות לא יכלול את שאמור היה להתבצע לולא הטעות, ויהיה בגין עבודות בפועל ולא בגין תקורות לו"ז, רווח, וכיוצא בזה, והכול בהסכמת ובאישור המפקח.</w:t>
      </w:r>
    </w:p>
    <w:p w14:paraId="7BFDB650" w14:textId="77777777" w:rsidR="00E56613" w:rsidRPr="00E56613" w:rsidRDefault="00E56613" w:rsidP="00237720">
      <w:pPr>
        <w:numPr>
          <w:ilvl w:val="3"/>
          <w:numId w:val="23"/>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הגדלת שטחי בנייה.</w:t>
      </w:r>
    </w:p>
    <w:p w14:paraId="4F481439"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כל יתר ההוצאות המתחייבות מהחוזה ומביצועו, הן הישירות והן העקיפות, ובכלל זה התקורה והוצאות המימון.</w:t>
      </w:r>
    </w:p>
    <w:p w14:paraId="1B3C9D9C" w14:textId="77777777" w:rsidR="00E56613" w:rsidRPr="00E56613" w:rsidRDefault="00E56613" w:rsidP="00EB50C8">
      <w:pPr>
        <w:spacing w:before="120" w:beforeAutospacing="0" w:after="120" w:afterAutospacing="0" w:line="240" w:lineRule="auto"/>
        <w:ind w:left="170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כל אלה אלא אם הותנה במפורש אחרת בחוזה.</w:t>
      </w:r>
    </w:p>
    <w:p w14:paraId="7F772769" w14:textId="77777777" w:rsidR="00E56613" w:rsidRPr="00E56613" w:rsidRDefault="00E56613" w:rsidP="00E56613">
      <w:pPr>
        <w:spacing w:before="120" w:beforeAutospacing="0" w:after="120" w:afterAutospacing="0" w:line="240" w:lineRule="auto"/>
        <w:jc w:val="both"/>
        <w:outlineLvl w:val="1"/>
        <w:rPr>
          <w:rFonts w:ascii="David" w:eastAsia="Times New Roman" w:hAnsi="David" w:cs="David"/>
          <w:b/>
          <w:i/>
          <w:snapToGrid w:val="0"/>
          <w:sz w:val="26"/>
          <w:szCs w:val="24"/>
          <w:rtl/>
        </w:rPr>
      </w:pPr>
    </w:p>
    <w:p w14:paraId="192FDAC3" w14:textId="77777777" w:rsidR="00E56613" w:rsidRPr="00E56613" w:rsidRDefault="00E56613" w:rsidP="00237720">
      <w:pPr>
        <w:numPr>
          <w:ilvl w:val="0"/>
          <w:numId w:val="23"/>
        </w:numPr>
        <w:spacing w:before="120" w:beforeAutospacing="0" w:after="120" w:afterAutospacing="0" w:line="240" w:lineRule="auto"/>
        <w:ind w:left="397" w:hanging="397"/>
        <w:jc w:val="both"/>
        <w:outlineLvl w:val="0"/>
        <w:rPr>
          <w:rFonts w:ascii="David" w:eastAsia="Times New Roman" w:hAnsi="David" w:cs="David"/>
          <w:snapToGrid w:val="0"/>
          <w:sz w:val="26"/>
          <w:szCs w:val="24"/>
          <w:rtl/>
        </w:rPr>
      </w:pPr>
      <w:r w:rsidRPr="00E56613">
        <w:rPr>
          <w:rFonts w:ascii="David" w:eastAsia="Times New Roman" w:hAnsi="David" w:cs="David"/>
          <w:b/>
          <w:bCs/>
          <w:snapToGrid w:val="0"/>
          <w:sz w:val="26"/>
          <w:szCs w:val="24"/>
          <w:u w:val="single"/>
          <w:rtl/>
        </w:rPr>
        <w:t>הצמדה</w:t>
      </w:r>
    </w:p>
    <w:p w14:paraId="5BE828CE" w14:textId="77777777" w:rsidR="00E56613" w:rsidRPr="00E56613" w:rsidRDefault="00E56613" w:rsidP="00E56613">
      <w:pPr>
        <w:spacing w:before="0" w:beforeAutospacing="0" w:after="0" w:afterAutospacing="0" w:line="240" w:lineRule="auto"/>
        <w:ind w:left="36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lastRenderedPageBreak/>
        <w:t>המגיע לקבלן לפי כל חשבון ביניים לאחר בצוע הניכויים לפי סעיף 8.2.4 להלן, ויתרת המגיע לפי החשבון הסופי, יהיו צמודים למדד תשומות הבניה למגורים בעיקור שעות קיץ בהתאם ובכפוף למפורט בנספח 3.1.1.</w:t>
      </w:r>
    </w:p>
    <w:p w14:paraId="747248FD" w14:textId="77777777" w:rsidR="00E56613" w:rsidRPr="00E56613" w:rsidRDefault="00E56613" w:rsidP="00E56613">
      <w:pPr>
        <w:spacing w:before="0" w:beforeAutospacing="0" w:after="0" w:afterAutospacing="0" w:line="240" w:lineRule="auto"/>
        <w:ind w:left="36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למניעת ספק מובהר בזאת כי תוספת תשלום בגין הפרשי הצמדה למדד לא תחול על התקופה שבין סיום העבודות עפ"י לוח הזמנים המפורט כהגדרתו בסעיף 1.1 לעיל, לבין סיום העבודה בפועל והקבלן לא יהיה זכאי לכל תוספת תשלום עקב כך, אלא באם אושרה לו הארכת מועד לביצוע ע"י המפקח, בכתב.</w:t>
      </w:r>
    </w:p>
    <w:p w14:paraId="5F67102A" w14:textId="77777777" w:rsidR="00D904AB" w:rsidRDefault="00D904AB">
      <w:pPr>
        <w:bidi w:val="0"/>
        <w:spacing w:before="0" w:beforeAutospacing="0" w:after="160" w:afterAutospacing="0" w:line="259" w:lineRule="auto"/>
        <w:rPr>
          <w:rFonts w:ascii="David" w:eastAsia="Times New Roman" w:hAnsi="David" w:cs="David"/>
          <w:snapToGrid w:val="0"/>
          <w:sz w:val="24"/>
          <w:szCs w:val="24"/>
          <w:rtl/>
        </w:rPr>
      </w:pPr>
      <w:r>
        <w:rPr>
          <w:rFonts w:ascii="David" w:eastAsia="Times New Roman" w:hAnsi="David" w:cs="David"/>
          <w:snapToGrid w:val="0"/>
          <w:sz w:val="24"/>
          <w:szCs w:val="24"/>
          <w:rtl/>
        </w:rPr>
        <w:br w:type="page"/>
      </w:r>
    </w:p>
    <w:p w14:paraId="0FE3F7A6" w14:textId="77777777" w:rsidR="00E56613" w:rsidRPr="00E56613" w:rsidRDefault="00E56613" w:rsidP="00E56613">
      <w:pPr>
        <w:spacing w:before="0" w:beforeAutospacing="0" w:after="0" w:afterAutospacing="0" w:line="360" w:lineRule="auto"/>
        <w:ind w:left="1480" w:hanging="709"/>
        <w:jc w:val="both"/>
        <w:rPr>
          <w:rFonts w:ascii="David" w:eastAsia="Times New Roman" w:hAnsi="David" w:cs="David"/>
          <w:snapToGrid w:val="0"/>
          <w:sz w:val="24"/>
          <w:szCs w:val="24"/>
          <w:rtl/>
        </w:rPr>
      </w:pPr>
    </w:p>
    <w:p w14:paraId="37A04D5C" w14:textId="77777777" w:rsidR="00E56613" w:rsidRPr="00E56613" w:rsidRDefault="00E56613" w:rsidP="00237720">
      <w:pPr>
        <w:numPr>
          <w:ilvl w:val="0"/>
          <w:numId w:val="23"/>
        </w:numPr>
        <w:spacing w:before="120" w:beforeAutospacing="0" w:after="120" w:afterAutospacing="0" w:line="240" w:lineRule="auto"/>
        <w:ind w:left="397" w:hanging="397"/>
        <w:jc w:val="both"/>
        <w:outlineLvl w:val="0"/>
        <w:rPr>
          <w:rFonts w:ascii="David" w:eastAsia="Times New Roman" w:hAnsi="David" w:cs="David"/>
          <w:snapToGrid w:val="0"/>
          <w:sz w:val="26"/>
          <w:szCs w:val="24"/>
          <w:rtl/>
        </w:rPr>
      </w:pPr>
      <w:r w:rsidRPr="00E56613">
        <w:rPr>
          <w:rFonts w:ascii="David" w:eastAsia="Times New Roman" w:hAnsi="David" w:cs="David"/>
          <w:b/>
          <w:bCs/>
          <w:snapToGrid w:val="0"/>
          <w:sz w:val="26"/>
          <w:szCs w:val="24"/>
          <w:u w:val="single"/>
          <w:rtl/>
        </w:rPr>
        <w:t>הגשת חשבונות ותשלומם</w:t>
      </w:r>
    </w:p>
    <w:p w14:paraId="1BC482CA"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בוטל.</w:t>
      </w:r>
    </w:p>
    <w:p w14:paraId="5CDA33FB"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בראשית כל חודש ולא יאוחר מאשר עד ה- 5 בו, על הקבלן להגיש למפקח חשבון ביניים (במדיה מגנטית בפורמט משרד השיכון) בצירוף העתק מודפס וחתום, המתייחס ומפרט את העבודות שבוצעו מיום תחילת העבודות ועד תום החודש הגרגוריאני החולף במדד היסודי. החשבונות יוגשו ע"י הקבלן תוך פירוט חלוקה ליחידות דיור ולשטחים משותפים על פי לוח התשלומים.</w:t>
      </w:r>
    </w:p>
    <w:p w14:paraId="3A0911A8" w14:textId="77777777" w:rsidR="00E56613" w:rsidRPr="00E56613" w:rsidRDefault="00E56613" w:rsidP="00237720">
      <w:pPr>
        <w:numPr>
          <w:ilvl w:val="2"/>
          <w:numId w:val="24"/>
        </w:numPr>
        <w:spacing w:before="120" w:beforeAutospacing="0" w:after="120" w:afterAutospacing="0" w:line="240" w:lineRule="auto"/>
        <w:jc w:val="both"/>
        <w:outlineLvl w:val="1"/>
        <w:rPr>
          <w:rFonts w:ascii="David" w:eastAsia="Times New Roman" w:hAnsi="David" w:cs="David"/>
          <w:b/>
          <w:i/>
          <w:snapToGrid w:val="0"/>
          <w:sz w:val="26"/>
          <w:szCs w:val="24"/>
          <w:rtl/>
        </w:rPr>
      </w:pPr>
      <w:r w:rsidRPr="00E56613">
        <w:rPr>
          <w:rFonts w:ascii="David" w:eastAsia="Times New Roman" w:hAnsi="David" w:cs="David"/>
          <w:b/>
          <w:i/>
          <w:sz w:val="26"/>
          <w:szCs w:val="24"/>
          <w:rtl/>
        </w:rPr>
        <w:t xml:space="preserve">    על אף האמור לעיל הקבלן לא יהיה רשאי להגיש חשבון ביניים ולקבל סכום כלשהו בגינו בקשר לעבודות שבוצעו בחודש הגרגוריאני החולף אשר בוצעו בהקדמה לעומת לוח הזמנים הכללי שאושר ע"י המזמין, ואשר הקדמת</w:t>
      </w:r>
      <w:r w:rsidRPr="00E56613">
        <w:rPr>
          <w:rFonts w:ascii="David" w:eastAsia="Times New Roman" w:hAnsi="David" w:cs="David"/>
          <w:b/>
          <w:i/>
          <w:snapToGrid w:val="0"/>
          <w:sz w:val="26"/>
          <w:szCs w:val="24"/>
          <w:rtl/>
        </w:rPr>
        <w:t xml:space="preserve"> ביצוען בגינן לא אושרה מראש ובכתב ע"י המפקח.</w:t>
      </w:r>
    </w:p>
    <w:p w14:paraId="08F71BF9" w14:textId="77777777" w:rsidR="00E56613" w:rsidRPr="00E56613" w:rsidRDefault="00E56613" w:rsidP="00E56613">
      <w:pPr>
        <w:spacing w:before="120" w:beforeAutospacing="0" w:after="120" w:afterAutospacing="0" w:line="240" w:lineRule="auto"/>
        <w:ind w:left="1701"/>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הקבלן לא יהיה רשאי להגיש חשבון ביניים אלא בצירוף יומני עבודה בגין החודש הרלוונטי הנכונים עד למועד הגשת החשבון.</w:t>
      </w:r>
    </w:p>
    <w:p w14:paraId="0AF8CCF1"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חשבון ביניים שהוגש כאמור ייבדק על ידי המפקח תוך פרק הזמן מהגשתו הנקוב בנספח 3.1.1, והמפקח יאשר או יאשר חלקית או ידחה בכתב, כפי שימצא לנכון, בתוך אותו מועד, את התשלום המגיע לקבלן שיחושב על פי מועד הביצוע והעבודות שבוצעו בפועל במסגרת אותו שלב. אשור המפקח בכתב כאמור הוא תנאי מוקדם לבצוע כל תשלום.</w:t>
      </w:r>
    </w:p>
    <w:p w14:paraId="05DAF6D9"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החשבונות יהיו מצטברים ויפורטו עפ"י העבודה שבוצעה כאמור, הכל לפי הנחיות המפקח. </w:t>
      </w:r>
    </w:p>
    <w:p w14:paraId="3C3C8646"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4"/>
          <w:szCs w:val="24"/>
          <w:rtl/>
        </w:rPr>
      </w:pPr>
      <w:r w:rsidRPr="00E56613">
        <w:rPr>
          <w:rFonts w:ascii="David" w:eastAsia="Times New Roman" w:hAnsi="David" w:cs="David"/>
          <w:b/>
          <w:i/>
          <w:snapToGrid w:val="0"/>
          <w:sz w:val="26"/>
          <w:szCs w:val="24"/>
          <w:rtl/>
        </w:rPr>
        <w:t xml:space="preserve">    בכפוף לכך שהקבלן יגיש את חשבון הביניים כאמור בסעיף 8.2.1 לעיל ויקיים את כל יתר התחייבויותיו עפ"י חוזה זה שהגיע המועד לביצוען במועדן ישלם המזמין לקבלן את סכום חשבון הביניים שאושר בכתב על ידי המפקח תוך פרק הזמן הנקוב בנספח 3.1.1, אך זאת בניכוי</w:t>
      </w:r>
    </w:p>
    <w:p w14:paraId="78F8020B"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האחוז הנקוב בנספח 3.1.1 מחשבון הביניים אשר יעוכב בידי המזמין וישולם על ידו רק לאחר אשור החשבון הסופי ע"י המפקח ועד כמה שיקבע ע"י המפקח כמגיע לקבלן. הסכום המנוכה יישא הפרשי הצמדה למדד אך לא יישא כל ריבית.</w:t>
      </w:r>
    </w:p>
    <w:p w14:paraId="5D735F4C"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כל הסכומים ששולמו או שנזקפו כמשולמים ע"ח חשבונות הביניים הקודמים במדד היסודי וכל סכום שהמזמין זכאי לקבל או לגבות מהקבלן לפי סעיף 8.4 להלן לסכום זה יוסיף המזמין את תוספת ההצמדה כאמור בסעיף 7 לעיל, ינכה את החלק היחסי במקדמה, ככל וניתנה לקבלן, כשהיא צמודה למדד ואת דמי הביטוח כמפורט בסעיף 16.2 להלן.</w:t>
      </w:r>
    </w:p>
    <w:p w14:paraId="2E1BD7D4"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snapToGrid w:val="0"/>
          <w:sz w:val="26"/>
          <w:szCs w:val="24"/>
          <w:rtl/>
        </w:rPr>
        <w:t>על אף האמור לעיל לא ישולם חשבון הביניים הראשון אלא אם הגיש הקבלן למזמין את לוח</w:t>
      </w:r>
      <w:r w:rsidRPr="00E56613">
        <w:rPr>
          <w:rFonts w:ascii="David" w:eastAsia="Times New Roman" w:hAnsi="David" w:cs="David"/>
          <w:b/>
          <w:i/>
          <w:snapToGrid w:val="0"/>
          <w:sz w:val="26"/>
          <w:szCs w:val="24"/>
          <w:rtl/>
        </w:rPr>
        <w:t xml:space="preserve"> הזמנים המעודכן כמותנה בסעיף 10.7 להלן, את המפורט בסעיף 10.10.2 להלן ואת אישור קיום הביטוחים הנזכר בסעיף 16.9 להלן, ולא ישולם כל חשבון ביניים אחר אלא אם הגיש הקבלן למזמין דו"ח על התקדמות בצוע העבודות, הגיש תכניות עדות ומדידות של העבודות חתומות ע"י מודד מוסמך ועדכן את לוח הזמנים בהתאם להוראות החוזה ולשביעות רצון המפקח.</w:t>
      </w:r>
    </w:p>
    <w:p w14:paraId="7D33A519"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תנאי לביצוע תשלום כלשהו ע"ח המחיר הכולל הינו המצאת אישור בדבר ניהול ספרי הקבלן כדין, חתום ע"י רו"ח או רשויות המס, כנדרש. </w:t>
      </w:r>
    </w:p>
    <w:p w14:paraId="41519C0E"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4"/>
          <w:szCs w:val="24"/>
          <w:rtl/>
        </w:rPr>
      </w:pPr>
    </w:p>
    <w:p w14:paraId="72DC952E"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4"/>
          <w:szCs w:val="24"/>
        </w:rPr>
      </w:pPr>
      <w:r w:rsidRPr="00E56613">
        <w:rPr>
          <w:rFonts w:ascii="David" w:eastAsia="Times New Roman" w:hAnsi="David" w:cs="David"/>
          <w:b/>
          <w:i/>
          <w:snapToGrid w:val="0"/>
          <w:sz w:val="24"/>
          <w:szCs w:val="24"/>
          <w:rtl/>
        </w:rPr>
        <w:t xml:space="preserve">כמו כן ככל שהקבלן לא ימציא למזמין אישור תקף בדבר פטור מניכוי מס במקור, קודם לביצוע כל תשלום ע"ח המחיר הכולל, ינוכה מס במקור כדין, מכל סכום ע"ח המחיר הכולל שישולם ע"י המזמין. למען הסר ספק מובהר </w:t>
      </w:r>
      <w:r w:rsidRPr="00E56613">
        <w:rPr>
          <w:rFonts w:ascii="David" w:eastAsia="Times New Roman" w:hAnsi="David" w:cs="David"/>
          <w:b/>
          <w:i/>
          <w:snapToGrid w:val="0"/>
          <w:sz w:val="24"/>
          <w:szCs w:val="24"/>
          <w:rtl/>
        </w:rPr>
        <w:lastRenderedPageBreak/>
        <w:t>ומוסכם כי המצאת אישור בדבר ניכוי המס במקור, תיחשב כביצוע תשלום של המזמין ע"ח המחיר הכולל, בגובה הסכום הנקוב באישור.</w:t>
      </w:r>
    </w:p>
    <w:p w14:paraId="13540C96" w14:textId="77777777" w:rsidR="00E56613" w:rsidRPr="00E56613" w:rsidRDefault="00E56613" w:rsidP="00E56613">
      <w:pPr>
        <w:widowControl w:val="0"/>
        <w:spacing w:before="0" w:beforeAutospacing="0" w:after="0" w:afterAutospacing="0" w:line="240" w:lineRule="auto"/>
        <w:ind w:left="3140" w:hanging="1000"/>
        <w:jc w:val="both"/>
        <w:rPr>
          <w:rFonts w:ascii="David" w:eastAsia="Times New Roman" w:hAnsi="David" w:cs="David"/>
          <w:snapToGrid w:val="0"/>
          <w:sz w:val="24"/>
          <w:szCs w:val="24"/>
          <w:rtl/>
        </w:rPr>
      </w:pPr>
    </w:p>
    <w:p w14:paraId="1A73882C"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למניעת ספקות מוצהר במפורש כי כל עוד לא בוצע שלב הביניים האחרון, כל תשלום יחשב כתשלום ע"ח החשבון הסופי כמוגדר להלן, וכי אשור חשבון ביניים ע"י המפקח או/וגם בצוע איזה תשלום שהוא לא יחשב כאשור איזה מחשבונות הביניים או/וגם כאשור או קבלה של כל חלק של העבודות.</w:t>
      </w:r>
    </w:p>
    <w:p w14:paraId="5D3BC3DE" w14:textId="77777777" w:rsidR="00E56613" w:rsidRPr="00E56613" w:rsidRDefault="00E56613" w:rsidP="00E56613">
      <w:pPr>
        <w:spacing w:before="120" w:beforeAutospacing="0" w:after="0" w:afterAutospacing="0" w:line="240" w:lineRule="auto"/>
        <w:jc w:val="both"/>
        <w:outlineLvl w:val="1"/>
        <w:rPr>
          <w:rFonts w:ascii="David" w:eastAsia="Times New Roman" w:hAnsi="David" w:cs="David"/>
          <w:b/>
          <w:i/>
          <w:snapToGrid w:val="0"/>
          <w:sz w:val="26"/>
          <w:szCs w:val="24"/>
          <w:rtl/>
        </w:rPr>
      </w:pPr>
    </w:p>
    <w:p w14:paraId="58D60B37"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סמוך לאחר תאריך גמר כל העבודות והתחייבויות הקבלן, בכל שלב בפרויקט, ובכפוף להשלמת האמור בסעיף 8.3.4 להלן על הקבלן להגיש למזמין חשבון סופי (להלן - "</w:t>
      </w:r>
      <w:r w:rsidRPr="00E56613">
        <w:rPr>
          <w:rFonts w:ascii="David" w:eastAsia="Times New Roman" w:hAnsi="David" w:cs="David"/>
          <w:bCs/>
          <w:i/>
          <w:snapToGrid w:val="0"/>
          <w:sz w:val="26"/>
          <w:szCs w:val="24"/>
          <w:rtl/>
        </w:rPr>
        <w:t>החשבון הסופי</w:t>
      </w:r>
      <w:r w:rsidRPr="00E56613">
        <w:rPr>
          <w:rFonts w:ascii="David" w:eastAsia="Times New Roman" w:hAnsi="David" w:cs="David"/>
          <w:b/>
          <w:i/>
          <w:snapToGrid w:val="0"/>
          <w:sz w:val="26"/>
          <w:szCs w:val="24"/>
          <w:rtl/>
        </w:rPr>
        <w:t>") אשר יתייחס לכל העבודות שבוצעו ע"י הקבלן באותו השלב ויבוסס על ביצוע מלא ומדויק על פי כל הוראות החוזה, התכניות והמפרטים.</w:t>
      </w:r>
    </w:p>
    <w:p w14:paraId="26792894" w14:textId="77777777" w:rsidR="00E56613" w:rsidRPr="00E56613" w:rsidRDefault="00E56613" w:rsidP="00E56613">
      <w:pPr>
        <w:widowControl w:val="0"/>
        <w:spacing w:before="0" w:beforeAutospacing="0" w:after="0" w:afterAutospacing="0" w:line="240" w:lineRule="auto"/>
        <w:ind w:left="1701"/>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על אף האמור לעיל, הקבלן יגיש חשבון סופי כאמור אף לפני השלמת עבודות גמר בחלק מהדירות אשר לגביהן ניתנה הנחיה מפורשת בכתב מאת המזמין, לעכב השלמתן. להבטחת השלמת הגמר בדירות אלה, יעכב המזמין סכום מהחשבון הסופי, כפי שיקבע ע"י המפקח, עד להשלמתן.</w:t>
      </w:r>
    </w:p>
    <w:p w14:paraId="11168950"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החשבון הסופי שיגיש הקבלן, ימצה את כל דרישותיו ותביעותיו מהמזמין, ואין לקבלן הזכות לבוא למזמין בכל תביעה או דרישה שלא מצאה ביטוי מפורט בחשבון הסופי והוא יהיה מנוע מלהציג דרישה או תביעה כזאת.</w:t>
      </w:r>
    </w:p>
    <w:p w14:paraId="289E89D8" w14:textId="77777777" w:rsidR="00E56613" w:rsidRPr="00E56613" w:rsidRDefault="00E56613" w:rsidP="00E56613">
      <w:pPr>
        <w:spacing w:before="120" w:beforeAutospacing="0" w:after="120" w:afterAutospacing="0" w:line="240" w:lineRule="auto"/>
        <w:ind w:left="170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חשבון סופי שהוגש למפקח ייבדק על ידו תוך פרק הזמן מהגשתו הנקוב בנספח 3.1.1, והמפקח יאשר בתעודה בכתב תוך אותו מועד את החשבון, כולו או חלקו, כפי שימצא לנכון. אשור בכתב כאמור הוא תנאי מוקדם לבצוע כל תשלום. האמור לעיל לגבי מועד הבדיקה ע"י המפקח מותנה במילוי התחייבויות הקבלן לפי סעיף 25 להלן.</w:t>
      </w:r>
    </w:p>
    <w:p w14:paraId="651AFDC1" w14:textId="77777777" w:rsidR="007C2C6F" w:rsidRDefault="007C2C6F" w:rsidP="007C2C6F">
      <w:pPr>
        <w:numPr>
          <w:ilvl w:val="2"/>
          <w:numId w:val="24"/>
        </w:numPr>
        <w:tabs>
          <w:tab w:val="left" w:pos="1112"/>
        </w:tabs>
        <w:spacing w:before="120" w:beforeAutospacing="0" w:after="120" w:afterAutospacing="0" w:line="240" w:lineRule="auto"/>
        <w:ind w:left="1791"/>
        <w:jc w:val="both"/>
        <w:outlineLvl w:val="1"/>
        <w:rPr>
          <w:rFonts w:ascii="David" w:eastAsia="Times New Roman" w:hAnsi="David" w:cs="David"/>
          <w:b/>
          <w:i/>
          <w:snapToGrid w:val="0"/>
          <w:sz w:val="26"/>
          <w:szCs w:val="24"/>
        </w:rPr>
      </w:pPr>
      <w:r w:rsidRPr="007C2C6F">
        <w:rPr>
          <w:rFonts w:ascii="David" w:eastAsia="Times New Roman" w:hAnsi="David" w:cs="David"/>
          <w:b/>
          <w:i/>
          <w:snapToGrid w:val="0"/>
          <w:sz w:val="26"/>
          <w:szCs w:val="24"/>
          <w:rtl/>
        </w:rPr>
        <w:t>שחרור החשבון הסופי לקבלן יתבצע רק לאחר גמר תיקון הליקויים המופיעים בפרוטוקולי המסירה של הדירות והשטחים הציבוריים וחתימת הדיירים על גמר התיקון.</w:t>
      </w:r>
    </w:p>
    <w:p w14:paraId="5785D098" w14:textId="77777777" w:rsidR="00E56613" w:rsidRPr="00E56613" w:rsidRDefault="00E56613" w:rsidP="00936C35">
      <w:pPr>
        <w:tabs>
          <w:tab w:val="left" w:pos="1112"/>
        </w:tabs>
        <w:spacing w:before="120" w:beforeAutospacing="0" w:after="120" w:afterAutospacing="0" w:line="240" w:lineRule="auto"/>
        <w:ind w:left="179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יתרת המגיע לקבלן על פי החשבון הסופי (לאחר הפחתת התשלומים ששולמו בגין חשבונות הביניים), עד כמה שאושר על-ידי המפקח, תשולם לקבלן תוך פרק הזמן הנקוב בנספח 3.1.1 מהמועד בו התמלאו כל התנאים המוקדמים הבאים:-</w:t>
      </w:r>
    </w:p>
    <w:p w14:paraId="43A03E3F"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מסירת העבודות למזמין ולרוכשים ועמידה בכל תנאי התכניות, המפרט הטכני ויתר הוראות החוזה.</w:t>
      </w:r>
    </w:p>
    <w:p w14:paraId="7580C75B"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קבלת תעודת אשור החשבון הסופי ע"י המפקח.</w:t>
      </w:r>
    </w:p>
    <w:p w14:paraId="686CF168"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קבלת תעודת גמר חתומה כדין ע"י הרשויות המוסמכות.</w:t>
      </w:r>
    </w:p>
    <w:p w14:paraId="36760CA8"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מסירת הערבות הבנקאית כאמור בסעיף 9.4 להלן למזמין.</w:t>
      </w:r>
    </w:p>
    <w:p w14:paraId="69D055C1" w14:textId="77777777" w:rsidR="00E56613" w:rsidRPr="00E56613" w:rsidRDefault="00EB50C8"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Pr>
          <w:rFonts w:ascii="David" w:eastAsia="Times New Roman" w:hAnsi="David" w:cs="David"/>
          <w:b/>
          <w:i/>
          <w:snapToGrid w:val="0"/>
          <w:sz w:val="26"/>
          <w:szCs w:val="24"/>
          <w:rtl/>
        </w:rPr>
        <w:t>מסירת ת</w:t>
      </w:r>
      <w:r w:rsidR="00E56613" w:rsidRPr="00E56613">
        <w:rPr>
          <w:rFonts w:ascii="David" w:eastAsia="Times New Roman" w:hAnsi="David" w:cs="David"/>
          <w:b/>
          <w:i/>
          <w:snapToGrid w:val="0"/>
          <w:sz w:val="26"/>
          <w:szCs w:val="24"/>
          <w:rtl/>
        </w:rPr>
        <w:t>כניות עדות (</w:t>
      </w:r>
      <w:r w:rsidR="00E56613" w:rsidRPr="00E56613">
        <w:rPr>
          <w:rFonts w:ascii="David" w:eastAsia="Times New Roman" w:hAnsi="David" w:cs="David"/>
          <w:b/>
          <w:i/>
          <w:snapToGrid w:val="0"/>
          <w:sz w:val="20"/>
          <w:szCs w:val="24"/>
        </w:rPr>
        <w:t>AS MADE</w:t>
      </w:r>
      <w:r w:rsidR="00E56613" w:rsidRPr="00E56613">
        <w:rPr>
          <w:rFonts w:ascii="David" w:eastAsia="Times New Roman" w:hAnsi="David" w:cs="David"/>
          <w:b/>
          <w:i/>
          <w:snapToGrid w:val="0"/>
          <w:sz w:val="26"/>
          <w:szCs w:val="24"/>
          <w:rtl/>
        </w:rPr>
        <w:t>) הסברים מילוליים וכל ספרי המתקנים ו/או הוראות התחזוקה והשימוש של כל המערכות, לפי קביעת המפקח.</w:t>
      </w:r>
    </w:p>
    <w:p w14:paraId="7876CD50"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המצאת הצהרת היעדר תביעות חתומה בנוסח נספח 3.1.16 לחוזה.</w:t>
      </w:r>
    </w:p>
    <w:p w14:paraId="00AF6E1A" w14:textId="77777777" w:rsidR="00E56613" w:rsidRPr="00E56613" w:rsidRDefault="00E56613" w:rsidP="00E56613">
      <w:pPr>
        <w:widowControl w:val="0"/>
        <w:spacing w:before="0" w:beforeAutospacing="0" w:after="0" w:afterAutospacing="0" w:line="240" w:lineRule="auto"/>
        <w:ind w:left="3660" w:hanging="520"/>
        <w:jc w:val="both"/>
        <w:rPr>
          <w:rFonts w:ascii="David" w:eastAsia="Times New Roman" w:hAnsi="David" w:cs="David"/>
          <w:snapToGrid w:val="0"/>
          <w:sz w:val="24"/>
          <w:szCs w:val="24"/>
          <w:rtl/>
        </w:rPr>
      </w:pPr>
    </w:p>
    <w:p w14:paraId="651F8E9F" w14:textId="77777777" w:rsidR="00E56613" w:rsidRPr="00E56613" w:rsidRDefault="00E56613" w:rsidP="00E56613">
      <w:pPr>
        <w:widowControl w:val="0"/>
        <w:spacing w:before="0" w:beforeAutospacing="0" w:after="0" w:afterAutospacing="0" w:line="240" w:lineRule="auto"/>
        <w:ind w:left="2552"/>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מלוי התנאים המוקדמים הנ"ל הוא תנאי לכל זכאות של הקבלן לפי החשבון הסופי.</w:t>
      </w:r>
    </w:p>
    <w:p w14:paraId="06AF45EE" w14:textId="77777777" w:rsidR="00E56613" w:rsidRPr="00E56613" w:rsidRDefault="00E56613" w:rsidP="00E56613">
      <w:pPr>
        <w:widowControl w:val="0"/>
        <w:spacing w:before="0" w:beforeAutospacing="0" w:after="0" w:afterAutospacing="0" w:line="240" w:lineRule="auto"/>
        <w:ind w:left="2552"/>
        <w:jc w:val="both"/>
        <w:rPr>
          <w:rFonts w:ascii="David" w:eastAsia="Times New Roman" w:hAnsi="David" w:cs="David"/>
          <w:snapToGrid w:val="0"/>
          <w:sz w:val="24"/>
          <w:szCs w:val="24"/>
          <w:u w:val="single"/>
          <w:rtl/>
        </w:rPr>
      </w:pPr>
      <w:r w:rsidRPr="00E56613">
        <w:rPr>
          <w:rFonts w:ascii="David" w:eastAsia="Times New Roman" w:hAnsi="David" w:cs="David"/>
          <w:snapToGrid w:val="0"/>
          <w:sz w:val="24"/>
          <w:szCs w:val="24"/>
          <w:rtl/>
        </w:rPr>
        <w:t>על אף האמור לעיל, תשלום בגין עבודה שטרם בוצעה ו/או הושלמה לפי קביעת המפקח, יעוכב ממילא וישולם בתוך פרק זמן כאמור לעיל, מהמועד בו נתקיימו התנאים המוקדמים דלעיל בקשר לאותה עבודה.</w:t>
      </w:r>
    </w:p>
    <w:p w14:paraId="0D1A6413" w14:textId="77777777" w:rsidR="00E56613" w:rsidRPr="00E56613" w:rsidRDefault="00E56613" w:rsidP="00E56613">
      <w:pPr>
        <w:widowControl w:val="0"/>
        <w:spacing w:before="0" w:beforeAutospacing="0" w:after="0" w:afterAutospacing="0" w:line="240" w:lineRule="auto"/>
        <w:ind w:left="2620" w:hanging="640"/>
        <w:jc w:val="both"/>
        <w:rPr>
          <w:rFonts w:ascii="David" w:eastAsia="Times New Roman" w:hAnsi="David" w:cs="David"/>
          <w:snapToGrid w:val="0"/>
          <w:sz w:val="24"/>
          <w:szCs w:val="24"/>
          <w:rtl/>
        </w:rPr>
      </w:pPr>
    </w:p>
    <w:p w14:paraId="487DF19D"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lastRenderedPageBreak/>
        <w:t xml:space="preserve">    בכל מקרה של פיגור בתשלום חשבון ביניים מאושר או החשבון הסופי המאושר מעבר למועדים הנקובים לעיל לתשלומם, יישא התשלום בפיגור רבית בשיעור הנקוב בנספח 3.1.1 והוא לא יהיה צמוד למדד. היה והקבלן איחר בהגשת חשבון ביניים - ייווסף לפרק הזמן לתשלום חשבון הביניים ממועד אישורו, אותו פרק זמן שבו איחר הקבלן בהגשת חשבון הביניים. אין באמור כדי לגרוע מסעיף 30.4 להלן.</w:t>
      </w:r>
    </w:p>
    <w:p w14:paraId="22AADD2B" w14:textId="77777777" w:rsidR="00E56613" w:rsidRPr="00E56613" w:rsidRDefault="00E56613" w:rsidP="00E56613">
      <w:pPr>
        <w:widowControl w:val="0"/>
        <w:spacing w:before="0" w:beforeAutospacing="0" w:after="0" w:afterAutospacing="0" w:line="240" w:lineRule="auto"/>
        <w:ind w:left="3140" w:hanging="1000"/>
        <w:jc w:val="both"/>
        <w:rPr>
          <w:rFonts w:ascii="David" w:eastAsia="Times New Roman" w:hAnsi="David" w:cs="David"/>
          <w:snapToGrid w:val="0"/>
          <w:sz w:val="24"/>
          <w:szCs w:val="24"/>
          <w:rtl/>
        </w:rPr>
      </w:pPr>
    </w:p>
    <w:p w14:paraId="0FF378E4"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היה והתברר לפי החשבון הסופי כי שולם לקבלן יותר מהמגיע לו אזי יחזיר הקבלן את תשלום היתרה מיד לפי דרישת המזמין כשתשלום זה צמוד למדד, כשהמדד היסודי הוא המדד במועד בו נוצר תשלום היתר והמדד הקובע הוא המדד שהתפרסם לאחרונה לפני החזרתו למזמין. במידה והקבלן יפגר בביצוע תשלום היתרה ו/או כל חלק הימנה מעבר ל-15 יום מיום קבלת דרישת המזמין, יישא התשלום בפיגור ריבית החשב הכללי, כפי שתהא מעת לעת.</w:t>
      </w:r>
    </w:p>
    <w:p w14:paraId="0A717422" w14:textId="77777777" w:rsidR="00E56613" w:rsidRPr="00E56613" w:rsidRDefault="00E56613" w:rsidP="00E56613">
      <w:pPr>
        <w:widowControl w:val="0"/>
        <w:spacing w:before="0" w:beforeAutospacing="0" w:after="0" w:afterAutospacing="0" w:line="240" w:lineRule="auto"/>
        <w:ind w:left="1701"/>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על אף האמור, היה והקבלן איחר בהגשת החשבון הסופי ייווסף לפרק הזמן לתשלום החשבון הסופי ממועד אישורו, אותו פרק זמן שבו איחר הקבלן בהגשת החשבון הסופי.</w:t>
      </w:r>
    </w:p>
    <w:p w14:paraId="3D8103C2"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הזכות למזמין לנכות מכל תשלום מהתשלומים לפי סעיפים 8.2 ו/או 8.3 לעיל כל סכום המגיע אותה עת מהקבלן למזמין עפ"י הוראות החוזה וזאת בין אם נזכרה זכות כזו מפורשות בחוזה ובין אם לאו, ומבלי לגרוע מזכות המזמין לגבות כל סכום המגיע לו מהקבלן בכל דרך אחרת.</w:t>
      </w:r>
    </w:p>
    <w:p w14:paraId="197A074A"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כל חשבון ביניים והחשבון הסופי יערכו על בסיס מצטבר ובמתואם עם התכניות והמפרטים ויכללו את הבאות:</w:t>
      </w:r>
    </w:p>
    <w:p w14:paraId="7976653D"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פירוט העבודות שבוצעו בפועל בהתייחס לחשבון המוגש ובמצטבר.</w:t>
      </w:r>
    </w:p>
    <w:p w14:paraId="4E16E0AD"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דו"ח על התקדמות העבודות.</w:t>
      </w:r>
    </w:p>
    <w:p w14:paraId="5EB62F14"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חישוב הצמדה.</w:t>
      </w:r>
    </w:p>
    <w:p w14:paraId="0E38F121"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כל פירוט ונתונים אחרים שידרשו ע"י המפקח.</w:t>
      </w:r>
    </w:p>
    <w:p w14:paraId="398730D1"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יחד עם כל חשבון ביניים יגיש הקבלן למזמין במסמך נפרד, חשבון המתייחס לשנויים שבוצעו בחודש שקדם לחודש הגשת החשבון ואשר יכלול את פירוט השינויים ומחיריהם. למען הסר ספק מובהר כי הקבלן לא יהיה זכאי לתשלום בעבור שינוי או תוספת למעט בגין האמור בסעיף 6.6.25.1-6.6.25.3.</w:t>
      </w:r>
    </w:p>
    <w:p w14:paraId="126893C0"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בכל מקרה שהקבלן יכלול בחשבון ביניים או בחשבון הסופי, לראשונה, כמויות או עבודות שבוצעו בתקופה שלפני החודש החולף להגשת החשבון, אזי הוא לא יהא זכאי לכל הפרשי הצמדה ולכל תשלום אחר הנובעים מתביעתן על ידו באחור.</w:t>
      </w:r>
    </w:p>
    <w:p w14:paraId="50F8EDB6"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כמו כן לא יהא הקבלן זכאי לכל הצמדה ולכל תשלום אחר בגין אחור בתשלום עבור פריטי חשבון ביניים או סופי שהמפקח לא אישר תשלומם עקב הפרת סעיף 8.5 לעיל ע"י הקבלן.</w:t>
      </w:r>
    </w:p>
    <w:p w14:paraId="78C44B76"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המזמין ישלם לקבלן את מס הערך המוסף בגין הסכומים ששולמו על ידו לקבלן לפי סעיף 8 זה, ובלבד שהוגשה למזמין חשבונית מס כדין. מס הערך המוסף ישולם סמוך לפני המועד שבו על הקבלן לדווח לשלטונות מס ערך מוסף על ההכנסה שמס הערך המוסף מתייחס אליה.</w:t>
      </w:r>
    </w:p>
    <w:p w14:paraId="1D8FE0BC"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הזכות למזמין לנכות מס מהמגיע לקבלן ככל שנדרש עפ"י הדין.</w:t>
      </w:r>
    </w:p>
    <w:p w14:paraId="33AD514F"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4"/>
          <w:szCs w:val="24"/>
          <w:rtl/>
        </w:rPr>
      </w:pPr>
      <w:r w:rsidRPr="00E56613">
        <w:rPr>
          <w:rFonts w:ascii="David" w:eastAsia="Times New Roman" w:hAnsi="David" w:cs="David"/>
          <w:b/>
          <w:i/>
          <w:snapToGrid w:val="0"/>
          <w:sz w:val="26"/>
          <w:szCs w:val="24"/>
          <w:rtl/>
        </w:rPr>
        <w:t xml:space="preserve">   הזכות למזמין לעכב בצוע תשלום לקבלן עד להגשת דיווח כמותנה בסעיף 10.7 להלן ולקבלן לא יגיע פיצוי כלשהו, ובכלל זה גם לא הפרשי הצמדה בגין עיכוב זה.</w:t>
      </w:r>
    </w:p>
    <w:p w14:paraId="1B150258"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p>
    <w:p w14:paraId="100797C1"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הקבלן יגיש למפקח בסוף כל חודש רשימה שתפרט את כל תביעותיו לתשלומים שלא הוסכם עליהם במפורש ואשר לפי דעתו הוא זכאי להם עקב בצוע העבודות או כל אירוע אחר במשך החודש החולף. אין באמור לעיל כדי לגרוע מחובת הקבלן לכלול כל תביעות כאמור בחשבונות הביניים ובחשבון הסופי.</w:t>
      </w:r>
    </w:p>
    <w:p w14:paraId="0E5579EB"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lastRenderedPageBreak/>
        <w:t>תביעה שלא הוכללה ברשימת התביעות כאמור בסעיף 8.12.1 רואים את הקבלן כאילו ויתר עליה לחלוטין וללא תנאי אלא אם הודיע בכתב בסוף החודש כאמור על כוונתו להגיש את התביעה ואכן הגישה לא יאוחר מאשר תוך חודש נוסף.</w:t>
      </w:r>
    </w:p>
    <w:p w14:paraId="0032E5B2"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בכל מקרה שיתברר כי אכן מגיע לקבלן תשלום בגין נשוא התביעה כאמור, יקבע תשלום זה לפי ערך התביעה בחודש בו בוצעה העבודה נשוא התביעה ובלבד שנכללה ברשימת התביעות, במועדה כמפורט בסעיף 8.12.2 לעיל.</w:t>
      </w:r>
    </w:p>
    <w:p w14:paraId="3BA28F6B"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האמור בסעיף זה אינו גורע מהמותנה בסעיף 22 להלן.</w:t>
      </w:r>
    </w:p>
    <w:p w14:paraId="6664C6B9"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על אף האמור לעיל במקרה והקבלן יקדים ביוזמתו ביצוע עבודות או כל חלק מהן לעומת לוח הזמנים המאושר ע"י המזמין, רשאי המזמין שלא לשלם לקבלן את חשבונות הביניים ו/או את החשבון הסופי לפי מועד הביצוע בפועל אלא לפי המועד שנקבע לביצועו עפ"י לוח הזמנים המאושר. כמו כן, אין המזמין חייב לספק לקבלן הנחיות ביצוע ותכניות ביצוע בהתאם לקצב עבודתו של הקבלן אלא לפי לוח הזמנים שאושר.</w:t>
      </w:r>
    </w:p>
    <w:p w14:paraId="4328A10A" w14:textId="77777777" w:rsidR="00E56613" w:rsidRPr="00E56613" w:rsidRDefault="00E56613" w:rsidP="00E56613">
      <w:pPr>
        <w:spacing w:before="0" w:beforeAutospacing="0" w:after="0" w:afterAutospacing="0" w:line="360" w:lineRule="auto"/>
        <w:ind w:left="3140" w:hanging="1000"/>
        <w:jc w:val="both"/>
        <w:rPr>
          <w:rFonts w:ascii="David" w:eastAsia="Times New Roman" w:hAnsi="David" w:cs="David"/>
          <w:snapToGrid w:val="0"/>
          <w:sz w:val="24"/>
          <w:szCs w:val="24"/>
          <w:rtl/>
        </w:rPr>
      </w:pPr>
    </w:p>
    <w:p w14:paraId="08B6E3D0" w14:textId="77777777" w:rsidR="00E56613" w:rsidRPr="00E56613" w:rsidRDefault="00E56613" w:rsidP="00237720">
      <w:pPr>
        <w:numPr>
          <w:ilvl w:val="0"/>
          <w:numId w:val="24"/>
        </w:numPr>
        <w:spacing w:before="120" w:beforeAutospacing="0" w:after="120" w:afterAutospacing="0" w:line="240" w:lineRule="auto"/>
        <w:ind w:left="397" w:hanging="397"/>
        <w:jc w:val="both"/>
        <w:outlineLvl w:val="0"/>
        <w:rPr>
          <w:rFonts w:ascii="David" w:eastAsia="Times New Roman" w:hAnsi="David" w:cs="David"/>
          <w:snapToGrid w:val="0"/>
          <w:sz w:val="26"/>
          <w:szCs w:val="24"/>
          <w:rtl/>
        </w:rPr>
      </w:pPr>
      <w:r w:rsidRPr="00E56613">
        <w:rPr>
          <w:rFonts w:ascii="David" w:eastAsia="Times New Roman" w:hAnsi="David" w:cs="David"/>
          <w:b/>
          <w:bCs/>
          <w:snapToGrid w:val="0"/>
          <w:sz w:val="26"/>
          <w:szCs w:val="24"/>
          <w:u w:val="single"/>
          <w:rtl/>
        </w:rPr>
        <w:t>ערבויות</w:t>
      </w:r>
    </w:p>
    <w:p w14:paraId="6B4E5A9B" w14:textId="77777777" w:rsidR="00E56613" w:rsidRPr="00E56613" w:rsidRDefault="00E56613" w:rsidP="00237720">
      <w:pPr>
        <w:numPr>
          <w:ilvl w:val="1"/>
          <w:numId w:val="24"/>
        </w:numPr>
        <w:spacing w:before="120" w:beforeAutospacing="0" w:after="120" w:afterAutospacing="0" w:line="240" w:lineRule="auto"/>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תוך 3 ימים מחתימת חוזה זה ימסור הקבלן למזמין ערבות בנקאית בסכום השווה לאחוז הנקוב בנספח 3.1.1 ממחיר העבודות, ללא מע"מ בגינו, בהתאם לשיעורו עפ"י דין, אשר תשמש להבטחת תשלום כל סכומים שיגיעו מהקבלן למזמין או לרוכשים שהזמינו שינויים ו/או שדרוגים מהקבלן בהתאם להוראות החוזה, לרבות אך מבלי לפגוע בכלליות האמור לעיל:</w:t>
      </w:r>
    </w:p>
    <w:p w14:paraId="37F6E76B"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תשלום כל הפיצויים, דמי הנזק, השפוי, ההפסדים וההוצאות שיגיעו למזמין מאת הקבלן בכל מקרה של הפרת התחייבות כלשהי מהתחייבויותיו של הקבלן לפי החוזה.</w:t>
      </w:r>
    </w:p>
    <w:p w14:paraId="1618B822"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תשלום כל סכומים שהמזמין ישלם לקבלן או/וגם ע"ח הקבלן בהתאם להוראות חוזה זה.</w:t>
      </w:r>
    </w:p>
    <w:p w14:paraId="4D5CB609"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ההוראות הבאות תחולנה על הערבויות הנזכרות בסעיפים 9.1 לעיל ו- 9.3  להלן: </w:t>
      </w:r>
    </w:p>
    <w:p w14:paraId="78C04E42"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נוסח הערבויות יהיה כמפורט בנספח 3.1.11.</w:t>
      </w:r>
    </w:p>
    <w:p w14:paraId="048735C3"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סכום הערבויות יהיה צמוד במלואו למדד כשהמדד היסודי הוא כהגדרתו בנספח 3.1.1.</w:t>
      </w:r>
    </w:p>
    <w:p w14:paraId="52263003"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על הקבלן להאריך את תוקפן של הערבויות למשך שנה כל פעם, או למשך תקופה אחרת ככל שיורה המזמין בכתב, ובלבד שאלה תהיינה בתוקף רצוף עד למתן תעודת הגמר הנזכרת בסעיף 27.2 להלן וזאת מבלי לגרוע מזכות המזמין לפי סעיף 9.3.4 להלן.</w:t>
      </w:r>
    </w:p>
    <w:p w14:paraId="1E0CC972"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בכל מקרה שיגיע למזמין סכום כלשהו מהקבלן, או במקרה שלא ניתנה תעודת הגמר עד למועד המיועד לגמר העבודות כקבוע בסעיף 10.1 להלן או בכל מקרה של איחור במסירה מעבר למועד הקבוע בחוזה זה, או בכל מקרה שהקבלן לא מבצע תיקונים באופן ובמועדים לפי דרישת המפקח או נכשל בתיקונם או מתנער מליתן אחריות בדק למזמין ו/או לרוכשים בהתאם לחוק המכר (דירות) ו/או מסרב להצטרף כנתבע בהליך כמתואר בסעיף 15.8 להלן ו/או נמנע מלפעול בהתאם לאמור בסעיף 15 כאמור, או נמנע מלהאריך תוקף ערבות מהערבויות המפורטות בסעיף 9 לעיל ולהלן עד 30 יום לפני מועד תפוגת תוקפן או נמנע מלפעול בהתאם להוראות סעיף 9.4 להלן במועד שנקבע ע"י אותה רשות או בכל מקרה אחר בו הקבלן אינו ממלא אחר הוראות החוזה, יהיה המזמין זכאי לדרוש את פירעון הערבויות, כולן או חלקן, בבת אחת או בחלקים חלקים במספר פעמים, וזאת בלא שיהיה חייב להוכיח או לבסס את דרישתו, והקבלן מתחייב שלא לנקוט בכל פעולה למניעת או לעיכוב כל תשלום שהמזמין ידרוש בתוקף הערבויות ובכלל זה, מתחייב שלא לבקש צו מניעה זמני ו/או קבוע ו/או עיכוב ביצוע בקשר עם חילוט הערבויות.</w:t>
      </w:r>
    </w:p>
    <w:p w14:paraId="6B98D288"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lastRenderedPageBreak/>
        <w:t>מוצהר למניעת ספקות, כי אין סכום הערבויות מגביל את המזמין בתביעותיו מהקבלן, ובמידה והמגיע למזמין מהקבלן יעלה על סכום הערבויות, יהיה המזמין זכאי לגבות מהקבלן את הסכום העודף בכל דרך שימצא לנכון.</w:t>
      </w:r>
    </w:p>
    <w:p w14:paraId="60D1AD7B"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hint="cs"/>
          <w:b/>
          <w:i/>
          <w:snapToGrid w:val="0"/>
          <w:sz w:val="26"/>
          <w:szCs w:val="24"/>
          <w:rtl/>
        </w:rPr>
        <w:t xml:space="preserve">     </w:t>
      </w:r>
      <w:r w:rsidRPr="00E56613">
        <w:rPr>
          <w:rFonts w:ascii="David" w:eastAsia="Times New Roman" w:hAnsi="David" w:cs="David"/>
          <w:b/>
          <w:i/>
          <w:snapToGrid w:val="0"/>
          <w:sz w:val="26"/>
          <w:szCs w:val="24"/>
          <w:rtl/>
        </w:rPr>
        <w:t>עם גמר בצוע כל העבודות בכל שלב בפרויקט ומסירתן למזמין ולרוכשים ולפני סילוק החשבון הסופי ימסור הקבלן למזמין ערבות בנקאית וזאת בהתאם להוראות דלקמן:</w:t>
      </w:r>
    </w:p>
    <w:p w14:paraId="66F92E1C"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הערבות תהיה על סך 5% מהמחיר הכולל ללא המע"מ בגינו כשהוא צמוד במלואו למדד עד למועד מסירת העבודות ותקופתה תהיה שווה לתקופת הבדק כנקוב בסעיף 28 להלן.</w:t>
      </w:r>
    </w:p>
    <w:p w14:paraId="006ACDA1"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כלל החשבון הסופי תוספות למחיר הכולל בסך העולה על 5% - תגדל הערבות הבנקאית ב- 5% מסכום התוספת (להלן: "</w:t>
      </w:r>
      <w:r w:rsidRPr="00E56613">
        <w:rPr>
          <w:rFonts w:ascii="David" w:eastAsia="Times New Roman" w:hAnsi="David" w:cs="David"/>
          <w:b/>
          <w:bCs/>
          <w:snapToGrid w:val="0"/>
          <w:sz w:val="24"/>
          <w:szCs w:val="24"/>
          <w:rtl/>
        </w:rPr>
        <w:t>מחיר העבודות</w:t>
      </w:r>
      <w:r w:rsidRPr="00E56613">
        <w:rPr>
          <w:rFonts w:ascii="David" w:eastAsia="Times New Roman" w:hAnsi="David" w:cs="David"/>
          <w:snapToGrid w:val="0"/>
          <w:sz w:val="24"/>
          <w:szCs w:val="24"/>
          <w:rtl/>
        </w:rPr>
        <w:t>").</w:t>
      </w:r>
    </w:p>
    <w:p w14:paraId="1C5F4AB8"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בתום 36 חודשים מיום מסירת העבודות ולאחר קבלת אישור</w:t>
      </w:r>
      <w:r w:rsidRPr="00E56613">
        <w:rPr>
          <w:rFonts w:ascii="David" w:eastAsia="Times New Roman" w:hAnsi="David" w:cs="David"/>
          <w:snapToGrid w:val="0"/>
          <w:sz w:val="24"/>
          <w:szCs w:val="24"/>
        </w:rPr>
        <w:t xml:space="preserve"> </w:t>
      </w:r>
      <w:r w:rsidRPr="00E56613">
        <w:rPr>
          <w:rFonts w:ascii="David" w:eastAsia="Times New Roman" w:hAnsi="David" w:cs="David"/>
          <w:snapToGrid w:val="0"/>
          <w:sz w:val="24"/>
          <w:szCs w:val="24"/>
          <w:rtl/>
        </w:rPr>
        <w:t>המפקח באשר לביצוע תיקוני הבדק והאחריות במועד זה ע"י הקבלן, וכן בכפיפה להיעדר תביעות מצד הרוכשים באשר לאיכות הבניה וכל הכרוך בכך, תוקטן הערבות באופן שתהיה על סך  2.5% ממחיר העבודות הצמוד כאמור, ללא המע"מ בגינו.</w:t>
      </w:r>
    </w:p>
    <w:p w14:paraId="0EC23549"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על אף האמור לעיל, בתום 60 חודשים מיום מסירת העבודות ובכפוף לקבלת אישור המפקח באשר להשלמת ביצוע תיקוני הבדק והאחריות עד למועד זה ע"י הקבלן, וכן בכפיפה להיעדר תביעות מצד הרוכשים באשר לאיכות הבניה וכל הכרוך בכך, תוחזר הערבות לקבלן.</w:t>
      </w:r>
    </w:p>
    <w:p w14:paraId="4B82F897" w14:textId="77777777" w:rsidR="00E56613" w:rsidRPr="00E56613" w:rsidRDefault="00E56613" w:rsidP="00E56613">
      <w:pPr>
        <w:spacing w:before="0" w:beforeAutospacing="0" w:after="0" w:afterAutospacing="0" w:line="240" w:lineRule="auto"/>
        <w:ind w:left="2783"/>
        <w:jc w:val="both"/>
        <w:rPr>
          <w:rFonts w:ascii="David" w:eastAsia="Times New Roman" w:hAnsi="David" w:cs="David"/>
          <w:snapToGrid w:val="0"/>
          <w:sz w:val="24"/>
          <w:szCs w:val="24"/>
          <w:rtl/>
        </w:rPr>
      </w:pPr>
    </w:p>
    <w:p w14:paraId="7A878A7D"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4"/>
          <w:szCs w:val="24"/>
          <w:rtl/>
        </w:rPr>
        <w:t>הערבות תהיה להבטחת תשלום כל הנזקים (ובכלל זה כל תשלום שיעשה ע"י המזמין) שיגרמו למזמין בגין מעשה ו/או מחדל של הקבלן לרבות אך לא רק הפרת התחייבות מהתחייבויותיו עפ"י חוזה זה. המזמין רשאי להורות לקבלן והקבלן מתחייב לפעול בתוך 7 ימים ממועד קבלת הוראה כאמור, לתיקון נוסח ערבות זו כך שהעירייה תתווסף כמוטב על פיה, להבטחת תשלום כל הנזקים שיגרמו גם לעירייה בגין מעשה ו/או מחדל של הקבלן כאמור.</w:t>
      </w:r>
    </w:p>
    <w:p w14:paraId="3CD8C676"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הוראות סעיף 9.1 לעיל תחולנה בשנויים המחויבים גם על הערבות שתינתן בהתאם להוראות סעיף 9.3 זה.</w:t>
      </w:r>
    </w:p>
    <w:p w14:paraId="634269D1"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מבלי לגרוע מהאמור בס"ק 9.3.1 לעיל מוסכם כדלקמן:</w:t>
      </w:r>
    </w:p>
    <w:p w14:paraId="05E265AC"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מתחייב להאריך תוקף הערבות מעת לעת, עד לגמר תקופת הבדק כהגדרתה בסעיף 28 להלן או עד לקבלת אישור המזמין בדבר השלמת ביצוע התיקונים הנדרשים בתקופות הבדק והאחריות, או עד למשך התקופה שתידרש לשם הבטחת זכות המזמין לשיפוי מלא מהקבלן בגין תביעות ליקויי בניה לפי המאוחר מביניהם.</w:t>
      </w:r>
    </w:p>
    <w:p w14:paraId="59633CCB"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די בקיומן של טענות ו/או דרישות ו/או תביעות רוכשים בעניין ליקויי בניה, מכל מין וסוג שהוא, כדי להוות עילה למימוש הערבות ו/או להארכת תוקפה, לפי קביעת המזמין וזאת מבלי לגרוע מטענות המזמין וזכויותיו הדיוניות להתגונן מפני דרישות ו/או תביעות כאמור ו/או להכחישן.</w:t>
      </w:r>
    </w:p>
    <w:p w14:paraId="4F201242"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snapToGrid w:val="0"/>
          <w:sz w:val="26"/>
          <w:szCs w:val="24"/>
          <w:rtl/>
        </w:rPr>
        <w:t>המזמין זכאי להוסיף ולהחזיק בערבות, גם לאחר תום תקופת הבדק כהגדרתה בסעיף 28 להלן,</w:t>
      </w:r>
      <w:r w:rsidRPr="00E56613">
        <w:rPr>
          <w:rFonts w:ascii="David" w:eastAsia="Times New Roman" w:hAnsi="David" w:cs="David"/>
          <w:b/>
          <w:i/>
          <w:snapToGrid w:val="0"/>
          <w:sz w:val="26"/>
          <w:szCs w:val="24"/>
          <w:rtl/>
        </w:rPr>
        <w:t xml:space="preserve"> ככל שהדבר דרוש להבטחת התחייבויות הקבלן להשלים את ביצוע כל התיקונים הנדרשים בתקופות הבדק והאחריות וזאת מבלי לגרוע מיתר האמור בסעיף 9.3.4 לעיל ולהלן.</w:t>
      </w:r>
    </w:p>
    <w:p w14:paraId="1C695801"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אי הארכה או אי תיקון ליקויים בתקופות הבדק והאחריות כאמור מהווה, כשלעצמו, מבלי לגרוע מכל סיבה אחרת, עילה למימוש הערבות ו/או להארכת תוקפה ו/או זכות לעכבה בידי המזמין.</w:t>
      </w:r>
    </w:p>
    <w:p w14:paraId="1061D2AB"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למען הסר ספק מובהר כי אין בזכויות המזמין לעכב הערבות בידיו ו/או להאריך תוקפה כאמור לעיל, כדי לגרוע מזכויות המזמין עפ"י החוזה ועפ"י כל דין לרבות זכותו למימוש הערבות בהתקיים כל אחת משאר העילות הקבועות בסעיף 27 להלן.</w:t>
      </w:r>
    </w:p>
    <w:p w14:paraId="13DB955C"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hint="cs"/>
          <w:b/>
          <w:i/>
          <w:snapToGrid w:val="0"/>
          <w:sz w:val="26"/>
          <w:szCs w:val="24"/>
          <w:rtl/>
        </w:rPr>
        <w:lastRenderedPageBreak/>
        <w:t xml:space="preserve">     </w:t>
      </w:r>
      <w:r w:rsidRPr="00E56613">
        <w:rPr>
          <w:rFonts w:ascii="David" w:eastAsia="Times New Roman" w:hAnsi="David" w:cs="David"/>
          <w:b/>
          <w:i/>
          <w:snapToGrid w:val="0"/>
          <w:sz w:val="26"/>
          <w:szCs w:val="24"/>
          <w:rtl/>
        </w:rPr>
        <w:t>מבלי לגרוע מהאמור לעיל, הקבלן ימציא בטחונות לפי דרישת כל רשות מוסמכת, כתנאי לאישורה לקבלת טפסי 4 ו/או טפסי 4 חלקיים, להבטחת קיום דרישות אותה רשות, ככל שקיום דרישות אלה חל עפ"י חוזה זה על הקבלן.</w:t>
      </w:r>
    </w:p>
    <w:p w14:paraId="69FD967A" w14:textId="77777777" w:rsidR="00E56613" w:rsidRPr="00E56613" w:rsidRDefault="00E56613" w:rsidP="00E56613">
      <w:pPr>
        <w:spacing w:before="120" w:beforeAutospacing="0" w:after="0" w:afterAutospacing="0" w:line="240" w:lineRule="auto"/>
        <w:jc w:val="both"/>
        <w:outlineLvl w:val="1"/>
        <w:rPr>
          <w:rFonts w:ascii="David" w:eastAsia="Times New Roman" w:hAnsi="David" w:cs="David"/>
          <w:b/>
          <w:i/>
          <w:snapToGrid w:val="0"/>
          <w:sz w:val="26"/>
          <w:szCs w:val="24"/>
          <w:rtl/>
        </w:rPr>
      </w:pPr>
    </w:p>
    <w:p w14:paraId="4082BF08" w14:textId="77777777" w:rsidR="00E56613" w:rsidRPr="00E56613" w:rsidRDefault="00E56613" w:rsidP="00237720">
      <w:pPr>
        <w:numPr>
          <w:ilvl w:val="0"/>
          <w:numId w:val="24"/>
        </w:numPr>
        <w:spacing w:before="120" w:beforeAutospacing="0" w:after="120" w:afterAutospacing="0" w:line="240" w:lineRule="auto"/>
        <w:ind w:left="397" w:hanging="397"/>
        <w:jc w:val="both"/>
        <w:outlineLvl w:val="0"/>
        <w:rPr>
          <w:rFonts w:ascii="David" w:eastAsia="Times New Roman" w:hAnsi="David" w:cs="David"/>
          <w:snapToGrid w:val="0"/>
          <w:sz w:val="26"/>
          <w:szCs w:val="24"/>
          <w:rtl/>
        </w:rPr>
      </w:pPr>
      <w:r w:rsidRPr="00E56613">
        <w:rPr>
          <w:rFonts w:ascii="David" w:eastAsia="Times New Roman" w:hAnsi="David" w:cs="David"/>
          <w:b/>
          <w:bCs/>
          <w:snapToGrid w:val="0"/>
          <w:sz w:val="26"/>
          <w:szCs w:val="24"/>
          <w:u w:val="single"/>
          <w:rtl/>
        </w:rPr>
        <w:t>לוח זמנים שלבי בצוע ודיווח</w:t>
      </w:r>
    </w:p>
    <w:p w14:paraId="72E76148"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מתחייב להתחיל בבצוע העבודות לא יאוחר מאשר תוך 10 ימים מדרישת המזמין בכתב (להלן -"</w:t>
      </w:r>
      <w:r w:rsidRPr="00E56613">
        <w:rPr>
          <w:rFonts w:ascii="David" w:eastAsia="Times New Roman" w:hAnsi="David" w:cs="David"/>
          <w:bCs/>
          <w:i/>
          <w:snapToGrid w:val="0"/>
          <w:sz w:val="26"/>
          <w:szCs w:val="24"/>
          <w:rtl/>
        </w:rPr>
        <w:t>צו התחלת עבודה</w:t>
      </w:r>
      <w:r w:rsidRPr="00E56613">
        <w:rPr>
          <w:rFonts w:ascii="David" w:eastAsia="Times New Roman" w:hAnsi="David" w:cs="David"/>
          <w:b/>
          <w:i/>
          <w:snapToGrid w:val="0"/>
          <w:sz w:val="26"/>
          <w:szCs w:val="24"/>
          <w:rtl/>
        </w:rPr>
        <w:t>") ולהשלים בצוען, כמפורט בסעיף 27 להלן, תוך פרק הזמן מצו התחלת עבודה לאותו שלב הנקוב בנספח 3.1.1 (להלן ולעיל - "</w:t>
      </w:r>
      <w:r w:rsidRPr="00E56613">
        <w:rPr>
          <w:rFonts w:ascii="David" w:eastAsia="Times New Roman" w:hAnsi="David" w:cs="David"/>
          <w:bCs/>
          <w:i/>
          <w:snapToGrid w:val="0"/>
          <w:sz w:val="26"/>
          <w:szCs w:val="24"/>
          <w:rtl/>
        </w:rPr>
        <w:t>המועד המיועד למסירת העבודות</w:t>
      </w:r>
      <w:r w:rsidRPr="00E56613">
        <w:rPr>
          <w:rFonts w:ascii="David" w:eastAsia="Times New Roman" w:hAnsi="David" w:cs="David"/>
          <w:b/>
          <w:i/>
          <w:snapToGrid w:val="0"/>
          <w:sz w:val="26"/>
          <w:szCs w:val="24"/>
          <w:rtl/>
        </w:rPr>
        <w:t>") ובהתאם ללוח הזמנים הכללי המצורף כנספח 3.1.10 לחוזה זה, ובלבד שהקבלן קיבל תכניות עבודה ומפרטים המאפשרים את התחלת ביצוע העבודות. במקרה וימונה מפקח, המזמין ידאג להעביר לקבלן תכניות ומפרטים כאמור, בכפוף לסעיף 5.7.3 לעיל.</w:t>
      </w:r>
    </w:p>
    <w:p w14:paraId="318BFD05"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על הקבלן להעביר לאישור המפקח לוח זמנים מפורט לביצוע העבודות על בסיס לוח הזמנים הכללי עד לא יאוחר מ- 30 יום ממועד קבלת צו התחלת עבודה.</w:t>
      </w:r>
    </w:p>
    <w:p w14:paraId="62767804" w14:textId="77777777" w:rsidR="00E56613" w:rsidRPr="00E56613" w:rsidRDefault="00E56613" w:rsidP="00E56613">
      <w:pPr>
        <w:spacing w:before="0" w:beforeAutospacing="0" w:after="0" w:afterAutospacing="0" w:line="240" w:lineRule="auto"/>
        <w:ind w:left="3312" w:hanging="1000"/>
        <w:jc w:val="both"/>
        <w:rPr>
          <w:rFonts w:ascii="David" w:eastAsia="Times New Roman" w:hAnsi="David" w:cs="David"/>
          <w:snapToGrid w:val="0"/>
          <w:sz w:val="24"/>
          <w:szCs w:val="24"/>
          <w:u w:val="single"/>
          <w:rtl/>
        </w:rPr>
      </w:pPr>
    </w:p>
    <w:p w14:paraId="75E70B10"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מוסכם כי באם לא יינתן צו התחלת עבודה בתוך 120 יום ממועד חתימת חוזה זה ע"י כל הצדדים, יבוטל חוזה זה מאליו והקבלן לא יהא זכאי לכל סעד נוסף בגין זאת.</w:t>
      </w:r>
    </w:p>
    <w:p w14:paraId="3BA06E4E" w14:textId="77777777" w:rsidR="00E56613" w:rsidRPr="00E56613" w:rsidRDefault="00E56613" w:rsidP="00E56613">
      <w:pPr>
        <w:spacing w:before="0" w:beforeAutospacing="0" w:after="0" w:afterAutospacing="0" w:line="240" w:lineRule="auto"/>
        <w:ind w:left="3312" w:hanging="1000"/>
        <w:jc w:val="both"/>
        <w:rPr>
          <w:rFonts w:ascii="David" w:eastAsia="Times New Roman" w:hAnsi="David" w:cs="David"/>
          <w:snapToGrid w:val="0"/>
          <w:sz w:val="24"/>
          <w:szCs w:val="24"/>
          <w:u w:val="single"/>
          <w:rtl/>
        </w:rPr>
      </w:pPr>
    </w:p>
    <w:p w14:paraId="14B48C2B"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המזמין זכאי להורות לקבלן לבצע שלב אחד או יותר משלבי הבניה בפרויקט. לגבי כל שלב, יינתן צו התחלת עבודה בנפרד. הקבלן מתחייב לבצע שלב אחד או יותר משלבי הבניה בפרויקט, לפי הוראת המזמין, בהתאם למחירים הנקובים בנספח 3.1.1.</w:t>
      </w:r>
    </w:p>
    <w:p w14:paraId="6D71FB53"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p>
    <w:p w14:paraId="48C397B6"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לפני מתן או בעת מתן צו התחלת העבודה יעמיד המזמין לרשות הקבלן את האתר או אותו חלק ממנו הדרוש להתחלת בצוע העבודות בהתאם ללוח הזמנים לפי דעתו של המפקח, ולאחר מכן יעמיד המזמין לרשות הקבלן מזמן לזמן חלקים נוספים מהאתר הכול כפי שיידרש לבצוע העבודות בהתאם ללוח הזמנים.</w:t>
      </w:r>
    </w:p>
    <w:p w14:paraId="12A00500"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הזכות למזמין לדרוש מהקבלן למסור למזמין חלקים של העבודות או/וגם של האתר עוד לפני השלמת כל העבודות והקבלן חייב למלא אחר דרישת המזמין.</w:t>
      </w:r>
    </w:p>
    <w:p w14:paraId="1FEC8959"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הזכות למזמין לדרוש מהקבלן לדחות מסירת חלקים של העבודות שהושלמו עד למסירת כל העבודות נשוא חוזה זה.</w:t>
      </w:r>
    </w:p>
    <w:p w14:paraId="505DE596"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הזכות למזמין להכניס ולהתקין באתר ציוד, אביזרים, ריהוט ומכונות אף קודם להשלמת כל העבודות בכל עת ומקום שיקבעו ויאושרו ע"י המפקח בדירות לדוגמא ובמבואות הראשיות בלבד, אף אם טרם נמסרו העבודות ע"י הקבלן למזמין ו/או לרוכשים לרבות מטלטלין של הרוכשים, בהתאם להנחיית המזמין, והקבלן מתחייב לאפשר זאת למזמין ולרוכשים ולנקוט בכל האמצעים אשר יבטיחו את שלמות הציוד, האביזרים, הריהוט והמכונות ואת העוסקים בהם.</w:t>
      </w:r>
    </w:p>
    <w:p w14:paraId="3D3D858E" w14:textId="77777777" w:rsidR="00E56613" w:rsidRPr="00E56613" w:rsidRDefault="00E56613" w:rsidP="00E56613">
      <w:pPr>
        <w:spacing w:before="120" w:beforeAutospacing="0" w:after="0" w:afterAutospacing="0" w:line="240" w:lineRule="auto"/>
        <w:jc w:val="both"/>
        <w:outlineLvl w:val="1"/>
        <w:rPr>
          <w:rFonts w:ascii="David" w:eastAsia="Times New Roman" w:hAnsi="David" w:cs="David"/>
          <w:b/>
          <w:i/>
          <w:snapToGrid w:val="0"/>
          <w:sz w:val="26"/>
          <w:szCs w:val="24"/>
          <w:rtl/>
        </w:rPr>
      </w:pPr>
    </w:p>
    <w:p w14:paraId="7C397F29" w14:textId="77777777" w:rsidR="00E56613" w:rsidRPr="00E56613" w:rsidRDefault="00E56613" w:rsidP="00E56613">
      <w:pPr>
        <w:spacing w:before="120" w:beforeAutospacing="0" w:after="0" w:afterAutospacing="0" w:line="240" w:lineRule="auto"/>
        <w:jc w:val="both"/>
        <w:outlineLvl w:val="1"/>
        <w:rPr>
          <w:rFonts w:ascii="David" w:eastAsia="Times New Roman" w:hAnsi="David" w:cs="David"/>
          <w:b/>
          <w:i/>
          <w:snapToGrid w:val="0"/>
          <w:sz w:val="26"/>
          <w:szCs w:val="24"/>
          <w:rtl/>
        </w:rPr>
      </w:pPr>
    </w:p>
    <w:p w14:paraId="44D03B49"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p>
    <w:p w14:paraId="037F2EDF"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הקבלן מצהיר כי ידוע לו עד כמה חיונית השלמת בצוע העבודות במועד המיועד לגמר העבודות בשים לב לכך שכל עיכוב בהשלמת העבודות יגרום מאליו לעיכוב בשימוש בעבודות למטרתם.</w:t>
      </w:r>
    </w:p>
    <w:p w14:paraId="4135E233"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בכל מקרה של איחור במסירת העבודות למזמין, כמפורט בסעיף 27 להלן, ישלם הקבלן למזמין כפיצוי מוסכם ומוערך מראש את הסכום הנקוב בנספח 3.1.1 לכל יום של אחור.</w:t>
      </w:r>
    </w:p>
    <w:p w14:paraId="4B33996A"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סכומי הפיצויים הנ"ל צמודים למדד כשהמדד היסודי הוא כנקוב בנספח 3.1.1 והמדד הקובע הוא המדד שהתפרסם לאחרונה לפני מועד תשלום הפיצויים בפועל.</w:t>
      </w:r>
    </w:p>
    <w:p w14:paraId="15915E03"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lastRenderedPageBreak/>
        <w:t>המזמין זכאי לנכות סכומי הפיצויים הנ"ל מהמגיע לקבלן או/וגם לגבותם בכל דרך אחרת.</w:t>
      </w:r>
    </w:p>
    <w:p w14:paraId="04D05F27"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סכום הפיצויים הנ"ל נקבע לאחר הערכה שקולה וזהירה של מינימום הנזקים שיגרמו למזמין עקב אי השלמת בצוע העבודות ומסירתן במועד, אולם במקרה והנזק בפועל, יעלה על סכומי הפיצויים הנ"ל יהיה המזמין זכאי לגבות מהקבלן את הפיצויים הנ"ל וכל סכום נוסף עד לכסוי הנזק בפועל.</w:t>
      </w:r>
    </w:p>
    <w:p w14:paraId="48DF0846"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אין בתשלום הפיצויים הנ"ל כדי לשחרר את הקבלן מאיזה מהתחייבויותיו לפי חוזה זה.</w:t>
      </w:r>
    </w:p>
    <w:p w14:paraId="2F4D4C9B"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מתחייב לבצע העבודות באופן התואם את לוח הזמנים המפורט המאושר ע"י המפקח ונציג המזמין ולשלבן בעבודות הקבלנים האחרים באתר באופן שלא תעוכב כל עבודה שהיא.</w:t>
      </w:r>
    </w:p>
    <w:p w14:paraId="4380B4B8"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rtl/>
        </w:rPr>
      </w:pPr>
      <w:r w:rsidRPr="00E56613">
        <w:rPr>
          <w:rFonts w:ascii="David" w:eastAsia="Times New Roman" w:hAnsi="David" w:cs="David"/>
          <w:b/>
          <w:i/>
          <w:snapToGrid w:val="0"/>
          <w:sz w:val="26"/>
          <w:szCs w:val="24"/>
          <w:rtl/>
        </w:rPr>
        <w:t xml:space="preserve">על הקבלן </w:t>
      </w:r>
      <w:r w:rsidRPr="00E56613">
        <w:rPr>
          <w:rFonts w:ascii="David" w:eastAsia="Times New Roman" w:hAnsi="David" w:cs="David"/>
          <w:b/>
          <w:i/>
          <w:snapToGrid w:val="0"/>
          <w:rtl/>
        </w:rPr>
        <w:t>לדווח מדי כל חודש למפקח  בדיווח פרטני בכתב  על התקדמות העבודות ועבודות הקבלנים האחרים, ולעדכן את לוח הזמנים המפורט בתוכנת "</w:t>
      </w:r>
      <w:r w:rsidRPr="00E56613">
        <w:rPr>
          <w:rFonts w:ascii="David" w:eastAsia="Times New Roman" w:hAnsi="David" w:cs="David"/>
          <w:b/>
          <w:i/>
          <w:snapToGrid w:val="0"/>
        </w:rPr>
        <w:t>m.s. project</w:t>
      </w:r>
      <w:r w:rsidRPr="00E56613">
        <w:rPr>
          <w:rFonts w:ascii="David" w:eastAsia="Times New Roman" w:hAnsi="David" w:cs="David"/>
          <w:b/>
          <w:i/>
          <w:snapToGrid w:val="0"/>
          <w:rtl/>
        </w:rPr>
        <w:t>", או בתוכנה דומה  לפי קביעת המזמין מעת לעת, הכול לפי דרישת המפקח ולהנחת דעתו.</w:t>
      </w:r>
    </w:p>
    <w:p w14:paraId="3BA1CB97"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עדכון לוח הזמנים המפורט והשנויים שיתחייבו מכך מיועדים רק על מנת לשקף סדר העבודות, הקשר ביניהן והזמן המוקצב לביצוען, ואין בהם כדי לקבוע תאריכים חדשים לבצוע העבודות ומסירתן ו/או כדי להקדים המועדים שנקבעו לביצוע תשלומים בגינם עפ"י לוח התשלומים המפורט בנספח 3.1.11 ו/או כדי לשחרר הקבלן מהתחייבותו לבצוע העבודות ומסירתן בהתאם ללוח הזמנים הכללי.</w:t>
      </w:r>
    </w:p>
    <w:p w14:paraId="490C240A"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71CF78B5"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למרות המועדים לבצוע העבודות הקבועים בלוח הזמנים יהא המפקח קובע בלעדית באיזה מועדים תתבצענה העבודות ויהא זכאי מעת לעת להורות לקבלן את מועדי העבודה ולשנות מועדים אלה, ובכלל זה להאט ו/או לעכב ביצוע חלק מהעבודות לרבות אך לא רק לעכב ביצוע עבודות גמר בכל שלב שלהם בדירות (לאחר שנחתמה בקשת התקשרות לרכישת הדירה) ולעכב התקנת ארונות, משטח (שיש), כיור, סוללה וחיפוי קירות במטבח, ריצוף, הקמת מחיצות ע"ג ריצוף, חיפוי קירות, התקנת ארונות, כלים סניטריים וסוללות בחדרים רטובים והתקנת יחידות מיזוג אויר, מאיידים ומעבים ככל שנדרשו בחוזה זה (בדירות שטרם נמכרו) ו/או להאיץ ביצוע עבודות בחלק מהדירות, הכול לפי קביעת המפקח אף אם זו מנוגדת לסדר הביצוע שקבע לעצמו הקבלן, ועל הקבלן לבצע את העבודות בהתאם להוראות המפקח. יחד עם זאת הקבלן יהיה רשאי להבהיר עמדתו בפני המפקח.</w:t>
      </w:r>
    </w:p>
    <w:p w14:paraId="3F56B93B"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למניעת ספקות מוצהר במפורש, כי מועדי העבודה שיקבעו ע"י המפקח וכל שנוי שיערך בהם על ידו, לא יצדיקו דחית מועד השלמת בצוע העבודות ולא יהוו צידוק לאחור בהשלמת בצוע העבודות, אלא אם אושרה דחייה לפי סעיף 10.12 להלן. כמו כן, לא יצדיק הדבר שנוי במחיר הכולל.</w:t>
      </w:r>
    </w:p>
    <w:p w14:paraId="7D0CE179"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כמו כן המזמין רשאי להורות לקבלן לדחות את השלמת העבודות המתוארות לעיל בדירות לא מכורות בתנאים כדלקמן -בדירות שאינן דירות גג עד 6 חודשים לאחר קבלת טופס 4, תהיה ללא תמורה נוספת. בגין השלמת עבודות בדירה שעבודות בה עוכבו למעלה 6 חודשים כאמור לעיל, יהיה זכאי הקבלן לקבלת תוספת קבועה סופית וממצה כמפורט בנספח 3.1.1. בכל הנוגע לדירות גג המזמין רשאי להורות על עיכוב בכל עבודות הגמר בדירות גג עד ל-12 חודשים לאחר קבלת טופס 4. בגין השלמת עבודות בדירה שעבודות בה עוכבו למעלה מ-12 חודשים כאמור יהיה זכאי הקבלן לקבלת תוספת קבועה סופית וממצה כמפורט בנספח 3.1.1.</w:t>
      </w:r>
    </w:p>
    <w:p w14:paraId="7232E560"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25968EFC"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מתחייב להתמיד בבצוע העבודות בשקידה, באמצעים ובקצב המבטיחים השלמתן במועד המיועד לגמר העבודות, ובלבד שקצב זה לא יהיה איטי מזה הקבוע בלוח הזמנים.</w:t>
      </w:r>
    </w:p>
    <w:p w14:paraId="1BF81DCF"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המפקח יהיה קובע בלעדית, סופית וללא עוררין אם באיזה שלב שהוא של בצוע העבודות אין הקבלן ממלא אחר התחייבותו כאמור, ובמקרה של קביעה כזו יהיה המזמין זכאי לפעול בהתאם להוראות סעיף 24 להלן. </w:t>
      </w:r>
    </w:p>
    <w:p w14:paraId="189C53E3"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הקבלן מצהיר ומתחייב כי בהתחייבו להשלים את בצוע העבודות במועד המיועד לגמר העבודות הביא בחשבון את כל גורמי העיכוב האפשריים ובכלל זה - אך מבלי לפגוע בכלליות האמור לעיל - שרות מילואים של עובדים ושוק העבודה, החומרים והשירותים </w:t>
      </w:r>
      <w:r w:rsidRPr="00E56613">
        <w:rPr>
          <w:rFonts w:ascii="David" w:eastAsia="Times New Roman" w:hAnsi="David" w:cs="David"/>
          <w:snapToGrid w:val="0"/>
          <w:sz w:val="24"/>
          <w:szCs w:val="24"/>
          <w:rtl/>
        </w:rPr>
        <w:lastRenderedPageBreak/>
        <w:t>כפי שהוא עלול להיות במשך בצוע העבודה, עבודות המבוצעות ע"י קבלני משנה, קבלנים מיוחדים וקבלנים אחרים, עבודות נוספות או/וגם שנויים אפשריים בעבודות וכן כל גורמי טבע כגון: מזג אויר וכו', ואולם אין באמור לעיל כדי להביא בחשבון גיוס כללי לצבא.</w:t>
      </w:r>
    </w:p>
    <w:p w14:paraId="404ADC18"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p>
    <w:p w14:paraId="12EA5A24"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הקבלן ימציא למפקח, לפי דרישתו מזמן לזמן, פירוט ודיווח מלא בכתב על בצוע העבודות ודרכי הבצוע, לרבות רשימת מתקנים ומבני עזר שיש בדעת הקבלן להשתמש בהם, רשימת בתי המלאכה בהם תבוצענה עבודות, מצבת כוח אדם, תזרים מזומנים וכל מידע אחר שהמפקח ידרוש. המצאת החומר האמור ע"י הקבלן למפקח, בין שאישר אותו המפקח במפורש ובין שלא אישרו, אינה פוטרת את הקבלן מאחריות כלשהי המוטלת עליו. נדרש הקבלן ע"י המפקח להגיש דיווח איזה שהוא כאמור לעיל, יהיה כל תשלום שעל המזמין לשלם לקבלן מותנה בהגשת הדיווח קודם לכן.</w:t>
      </w:r>
    </w:p>
    <w:p w14:paraId="4390CD40"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ימציא לפי דרישת המזמין, תכנית שתפרט את אמצעי ההרמה ו/או אמצעי ההובלה ו/או השינוע ו/או האכסון של החומרים וכל ציוד אחר ו/או את התבניות לביצוע החלקים היצוקים באתר, ו/או את אופן הרכבתם ופירוקם ו/או מועדי ההרכבה והפירוק, ו/או תיאור הפיגומים ו/או התבניות ו/או שיטות היציקה ו/או סוג מעליות המשא הזמניות והיכן בכוונתו למקמן. אישור המזמין ו/או מתכנניו ו/או מנהל הפרויקט מטעמו לכל אשר יוצע בפניהם עפ"י סעיף זה, לא ישחרר את הקבלן מאחריות לביצוע כל אלה ולא יגרע הימנה והקבלן יוותר האחראי הבלעדי לביצוע ויישא בכל ההוצאות הכרוכות בכך. על הקבלן להגיש תכניות התארגנות באתר. כל שטחי ההתארגנות של הקבלן יהיו בתחומי המגרש.</w:t>
      </w:r>
    </w:p>
    <w:p w14:paraId="251EF69B"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הקבלן רשאי לבקש מהרשות המקומית, אישורים להתארגנות או להצבת ציוד מחוץ לתחומי המגרש, אך מחויבותו כלפי המזמין לא תהיה מותנית בקבלת אישורים אלה.</w:t>
      </w:r>
    </w:p>
    <w:p w14:paraId="2FE7506E"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למען הסר ספק מובהר כי המזמין לא יישא בהוצאות כלשהן שתיגרמנה לקבלן בגין או לשם קבלת אישורים כאמור.</w:t>
      </w:r>
    </w:p>
    <w:p w14:paraId="580567AC"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מבלי לגרוע מהאמור בסעיף 10.10.1 ימציא הקבלן תוך 7 ימים מתאריך חתימת חוזה זה למפקח את האישורים למינוי ממונה על בטיחות, אחראי על הביקורת, אחראי על תכנון השלד ואחראי על ביצוע השלד ותכנית התארגנות שתפרט את מקום התקנת והפעלת האמצעים, דרכי הגישה וכל יתר הנדרש לבצוע העבודות וכל מידע אחר שיידרש ע"י המפקח. </w:t>
      </w:r>
    </w:p>
    <w:p w14:paraId="626717E9"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תכנית ההתארגנות טעונה אשור המפקח ובכל מקרה הקבלן לא יתחיל בבצוע העבודות אם טרם מונו האחראים הנזכרים לעיל. לא הגיש הקבלן למפקח את תכנית ההתארגנות כאמור, יראו את התקופה בה על הקבלן לבצע העבודות כאילו התחילה בתום 7 ימים מהמועד בו היה עליו להגיש למפקח את תכנית ההתארגנות אף שלא ניתן צו התחלת עבודה.</w:t>
      </w:r>
    </w:p>
    <w:p w14:paraId="280D2B19" w14:textId="77777777" w:rsidR="00E56613" w:rsidRPr="00E56613" w:rsidRDefault="00E56613" w:rsidP="00E56613">
      <w:pPr>
        <w:spacing w:before="120" w:beforeAutospacing="0" w:after="120" w:afterAutospacing="0" w:line="240" w:lineRule="auto"/>
        <w:jc w:val="both"/>
        <w:outlineLvl w:val="1"/>
        <w:rPr>
          <w:rFonts w:ascii="David" w:eastAsia="Times New Roman" w:hAnsi="David" w:cs="David"/>
          <w:b/>
          <w:i/>
          <w:snapToGrid w:val="0"/>
          <w:sz w:val="26"/>
          <w:szCs w:val="24"/>
          <w:rtl/>
        </w:rPr>
      </w:pPr>
    </w:p>
    <w:p w14:paraId="1C3B35AD"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אם בכל זמן שהוא יהיה המפקח בדעה שקצב בצוע העבודות איטי מדי מכדי להבטיח את השלמת בצוע העבודות במועד המיועד לגמר העבודות, או השלמת חלק של העבודות לפי לוח הזמנים, יודיע המפקח לקבלן בכתב והקבלן ינקוט מיד באמצעים הדרושים בכדי להבטיח את השלמת בצוע העבודות במועד ויודיע על אמצעים אלה למפקח בכתב.</w:t>
      </w:r>
    </w:p>
    <w:p w14:paraId="2686EE4A"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היה המפקח בדעה שהאמצעים שנקט בהם הקבלן כאמור בסעיף 10.11.1 לעיל אינם מספיקים בכדי להבטיח השלמת בצוע העבודות במועד המיועד לגמר העבודות, יורה המפקח לקבלן בכתב על האמצעים שלדעת המפקח יש לנקוט בהם - לרבות אך מבלי לפגוע בכלליות האמור לעיל - תוספת כוח אדם (לרבות שעות נוספות ומשמרות נוספות) ו/או תוספת אמצעים, ועל הקבלן לנקוט מיד בצעדים המתחייבים.</w:t>
      </w:r>
    </w:p>
    <w:p w14:paraId="21704874"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למען הסר ספק מובהר כי הקבלן לא יהיה רשאי לתבוע כל תשלום נוסף בגין עבודה ביותר מאשר משמרת אחת של פועלים ליום, אף לא בגין עבודת לילה.</w:t>
      </w:r>
    </w:p>
    <w:p w14:paraId="6B984D20"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lastRenderedPageBreak/>
        <w:t>לא מלא הקבלן את התחייבותו כאמור בסעיפים 10.11.1 ו</w:t>
      </w:r>
      <w:r w:rsidRPr="00E56613">
        <w:rPr>
          <w:rFonts w:ascii="David" w:eastAsia="Times New Roman" w:hAnsi="David" w:cs="David"/>
          <w:b/>
          <w:i/>
          <w:snapToGrid w:val="0"/>
          <w:sz w:val="26"/>
          <w:szCs w:val="24"/>
        </w:rPr>
        <w:t>–</w:t>
      </w:r>
      <w:r w:rsidRPr="00E56613">
        <w:rPr>
          <w:rFonts w:ascii="David" w:eastAsia="Times New Roman" w:hAnsi="David" w:cs="David"/>
          <w:b/>
          <w:i/>
          <w:snapToGrid w:val="0"/>
          <w:sz w:val="26"/>
          <w:szCs w:val="24"/>
          <w:rtl/>
        </w:rPr>
        <w:t xml:space="preserve"> 10.11.2 לעיל, יהיה המזמין זכאי לנהוג באחת או יותר מהדרכים הבאות:</w:t>
      </w:r>
    </w:p>
    <w:p w14:paraId="4CD3AD4D"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במידה שקצב הבצוע איטי מחמת שחומרים הנדרשים לעבודות לא סופקו ו/או נאגרו ע"י הקבלן במועד הנדרש לבצוע העבודות לפי לוח הזמנים, זכאי המזמין לספק חומרים לקבלן ובמקרה זה יפחת ממחיר העבודות סכום השווה לעלות החומרים ואספקתם בפועל כשהיא צמודה למדד.</w:t>
      </w:r>
    </w:p>
    <w:p w14:paraId="6FAC335E"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לבצע את העבודות או כל חלק מהן באמצעות קבלן אחר או נוסף ובמקרה זה יפחת ממחיר העבודות הסכום שישולם לאותו קבלן כשהוא צמוד למדד.</w:t>
      </w:r>
    </w:p>
    <w:p w14:paraId="3C3B9988"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לנהוג בהתאם להוראות סעיף 24 להלן.</w:t>
      </w:r>
    </w:p>
    <w:p w14:paraId="557DBDF6" w14:textId="77777777" w:rsidR="00E56613" w:rsidRPr="00E56613" w:rsidRDefault="00E56613" w:rsidP="00E56613">
      <w:pPr>
        <w:spacing w:before="0" w:beforeAutospacing="0" w:after="0" w:afterAutospacing="0" w:line="240" w:lineRule="auto"/>
        <w:ind w:left="2552"/>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כל אלה מבלי לגרוע מכל זכות אחרת של המזמין לפי החוזה ולפי כל דין.</w:t>
      </w:r>
    </w:p>
    <w:p w14:paraId="53ED721D" w14:textId="77777777" w:rsidR="00E56613" w:rsidRPr="00E56613" w:rsidRDefault="00E56613" w:rsidP="00E56613">
      <w:pPr>
        <w:spacing w:before="0" w:beforeAutospacing="0" w:after="0" w:afterAutospacing="0" w:line="240" w:lineRule="auto"/>
        <w:ind w:left="2900" w:hanging="340"/>
        <w:jc w:val="both"/>
        <w:rPr>
          <w:rFonts w:ascii="David" w:eastAsia="Times New Roman" w:hAnsi="David" w:cs="David"/>
          <w:snapToGrid w:val="0"/>
          <w:sz w:val="24"/>
          <w:szCs w:val="24"/>
          <w:rtl/>
        </w:rPr>
      </w:pPr>
    </w:p>
    <w:p w14:paraId="573FA404"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דחיות במועד לגמר בצוע העבודות תינתנה על ידי המפקח אם תופרע עבודת הקבלן עקב רשלנותם של המזמין או של המפקח או עקב שנויים או כח עליון, כל אלה במידה שהמפקח קבע כי התקיימו וכי הם מצדיקים דחיית מועד גמר העבודות. המונח "כח עליון" בסעיף זה יכלול אך ורק שריפה ורעידת אדמה שפגעו בעבודות או גיוס כללי או שביתה כללית. כל דחייה עפ"י סעיף זה תהיה אך ורק לתקופה שנקבעה ע"י המפקח כמוצדקת בנסיבות הקבועות בסעיף זה, ולא תשמש עילה לכל תשלום נוסף או/וגם לפיצוי לקבלן אלא אם אישר המפקח אחרת. </w:t>
      </w:r>
    </w:p>
    <w:p w14:paraId="3F84135B"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תנאי לדיון בבקשת דחייה עפ"י סעיף זה הוא שהקבלן בקש זאת לא יאוחר מאשר תוך 15 יום מהמועד בו חל האירוע אשר לטענתו מצדיק הדחייה, והוכיח להנחת דעת המפקח קיומו של אירוע זה, רישומו במועד התרחשותו ביומן העבודה ומידת השפעתו על בצוע העבודות.</w:t>
      </w:r>
    </w:p>
    <w:p w14:paraId="48E76519"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במקרה שנתנה פקודת שנויים המצמצמת היקף העבודות, יקבע המפקח את הזמן הנחסך ולפי דרישתו, יוקדם המועד לגמר בצוע העבודות.</w:t>
      </w:r>
    </w:p>
    <w:p w14:paraId="701E3E28"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התקופה לבצוע העבודות כמוגדר בלוח הזמנים, בכפוף אך ורק להתאמות בלוח הזמנים שהמפקח אישר לפי סעיף 10.12 לעיל, תחשב כתקופת הבצוע המאושרת לצרכי חוזה זה.</w:t>
      </w:r>
    </w:p>
    <w:p w14:paraId="534368B6"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יעשה כל האפשרי להחשת קצב ביצוע העבודות או להאטתו אף מעבר למתחייב מלוח הזמנים אם יתבקש לעשות זאת ע"י המפקח ויהיה נכון וערוך להחשת או האטת הקצב כאמור ויחולו הוראות סעיף 10.8 לעיל.</w:t>
      </w:r>
    </w:p>
    <w:p w14:paraId="5C14E269"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המזמין שומר לעצמו זכות לא לקבל מהקבלן את העבודות לפני המועד המיועד למסירת העבודות.</w:t>
      </w:r>
    </w:p>
    <w:p w14:paraId="283EBD3F"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אם ירצה המזמין בהמשך שרותיו של הקבלן לעניין תחזוקת דירות לא מכורות ודחיית מועד מסירתן מעבר ל-3 חודשים מהמועד הקובע כאמור בסעיף 6.6.5 לעיל ישלם המזמין לקבלן סכום סופי נוסף בסך 500 ₪ לחודש לכל יח"ד שמועד מסירתה נדחה, יובהר כי הקבלן לא יישא בתשלומי ארנונה וועד הבית החל מהמועד הקובע ואלה ישולמו על ידי המזמין, ככל ויחולו.</w:t>
      </w:r>
    </w:p>
    <w:p w14:paraId="09EEF155"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תקופת הביצוע שנקבעה כוללת 60 יום בגין תביעת הקבלן להארכת זמן הביצוע. תביעות הקבלן להארכת תקופת הביצוע תידונה לאחר ניכוי 60 יום מתקופת הביצוע כאמור לעיל. המזמין רשאי שלא לאשר את מסירת החזקה במבנה/דירה ו/או את החשבון הסופי שיוגש בקשר לכך לפני גמר תקופת הביצוע המוגדרת בסעיף זה.</w:t>
      </w:r>
    </w:p>
    <w:p w14:paraId="2EACFC62" w14:textId="77777777" w:rsidR="00E56613" w:rsidRPr="00E56613" w:rsidRDefault="00E56613" w:rsidP="00E56613">
      <w:pPr>
        <w:spacing w:before="0" w:beforeAutospacing="0" w:after="0" w:afterAutospacing="0" w:line="360" w:lineRule="auto"/>
        <w:ind w:left="2140" w:hanging="600"/>
        <w:jc w:val="both"/>
        <w:rPr>
          <w:rFonts w:ascii="David" w:eastAsia="Times New Roman" w:hAnsi="David" w:cs="David"/>
          <w:snapToGrid w:val="0"/>
          <w:sz w:val="24"/>
          <w:szCs w:val="24"/>
          <w:rtl/>
        </w:rPr>
      </w:pPr>
    </w:p>
    <w:p w14:paraId="3D5AFF6A" w14:textId="77777777" w:rsidR="00E56613" w:rsidRPr="00E56613" w:rsidRDefault="00E56613" w:rsidP="00237720">
      <w:pPr>
        <w:numPr>
          <w:ilvl w:val="0"/>
          <w:numId w:val="24"/>
        </w:numPr>
        <w:spacing w:before="120" w:beforeAutospacing="0" w:after="120" w:afterAutospacing="0" w:line="240" w:lineRule="auto"/>
        <w:ind w:left="397" w:hanging="397"/>
        <w:jc w:val="both"/>
        <w:outlineLvl w:val="0"/>
        <w:rPr>
          <w:rFonts w:ascii="David" w:eastAsia="Times New Roman" w:hAnsi="David" w:cs="David"/>
          <w:snapToGrid w:val="0"/>
          <w:sz w:val="26"/>
          <w:szCs w:val="24"/>
          <w:rtl/>
        </w:rPr>
      </w:pPr>
      <w:r w:rsidRPr="00E56613">
        <w:rPr>
          <w:rFonts w:ascii="David" w:eastAsia="Times New Roman" w:hAnsi="David" w:cs="David"/>
          <w:b/>
          <w:bCs/>
          <w:snapToGrid w:val="0"/>
          <w:sz w:val="26"/>
          <w:szCs w:val="24"/>
          <w:u w:val="single"/>
          <w:rtl/>
        </w:rPr>
        <w:t>הסבת החוזה וקבלני משנה</w:t>
      </w:r>
    </w:p>
    <w:p w14:paraId="670547BE" w14:textId="77777777" w:rsidR="00E56613" w:rsidRPr="00E56613" w:rsidRDefault="00E56613" w:rsidP="00E56613">
      <w:pPr>
        <w:spacing w:before="120" w:beforeAutospacing="0" w:after="0" w:afterAutospacing="0" w:line="240" w:lineRule="auto"/>
        <w:jc w:val="both"/>
        <w:outlineLvl w:val="0"/>
        <w:rPr>
          <w:rFonts w:ascii="David" w:eastAsia="Times New Roman" w:hAnsi="David" w:cs="David"/>
          <w:snapToGrid w:val="0"/>
          <w:sz w:val="26"/>
          <w:szCs w:val="24"/>
          <w:rtl/>
        </w:rPr>
      </w:pPr>
    </w:p>
    <w:p w14:paraId="509E33BE"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אין הקבלן רשאי למסור, להסב, להמחות או להעביר לאחרים כל זכויות ו/או התחייבויות לפי החוזה, אלא בתנאים ובמידה שהמזמין הסכים בכתב ומראש, לרבות </w:t>
      </w:r>
      <w:r w:rsidRPr="00E56613">
        <w:rPr>
          <w:rFonts w:ascii="David" w:eastAsia="Times New Roman" w:hAnsi="David" w:cs="David"/>
          <w:b/>
          <w:i/>
          <w:snapToGrid w:val="0"/>
          <w:sz w:val="26"/>
          <w:szCs w:val="24"/>
          <w:rtl/>
        </w:rPr>
        <w:lastRenderedPageBreak/>
        <w:t>לזהות הנמחים ו/או הנעברים. העסקת קבלני משנה תהא באישור מוקדם של המזמין בפועל בכתב.</w:t>
      </w:r>
    </w:p>
    <w:p w14:paraId="6033D331"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מבלי לגרוע מסעדי המזמין עפ"י חוזה זה ועפ"י כל דין, במקרה של הפרת התחייבות זו ע"י הקבלן, לא יהיה זכאי הקבלן ו/או אותו נמחה ו/או נעבר לתמורה כלשהי בגין ביצוע העבודות שתעשנה ע"י אותו נמחה ו/או נעבר.</w:t>
      </w:r>
    </w:p>
    <w:p w14:paraId="3F39F078"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המזמין רשאי להסב ו/או להעביר ו/או לשעבד בכל צורה שהיא את הזכויות והערבויות עפ"י החוזה לכל גורם ולרבות לבנק המלווה את הפרויקט וזאת ללא צורך בהסכמת הקבלן.</w:t>
      </w:r>
    </w:p>
    <w:p w14:paraId="2CCAF420"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אין הקבלן רשאי להסב לאחר את החוזה או כל חלק ממנו או לבצע עבודה כלשהי ע"י קבלן משנה מבלי הסכמת המפקח בכתב, ואף אם יקבל הסכמה זאת, לא יופטר מאחריותו ומהתחייבויותיו לפי החוזה, יישא באחריות מלאה לכל מעשיו ומחדליו של כל קבלן משנה כזה ויהיה אחראי כלפי המזמין באופן מלא בכל הנוגע לעבודה המבוצעת ע"י קבלן המשנה, כאילו על הקבלן לבצעה ואכן בצעה בעצמו.</w:t>
      </w:r>
    </w:p>
    <w:p w14:paraId="010442E0"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מבלי לגרוע מהאמור לעיל, ביצוע עבודות פיתוח ותשתיות מחוץ לגבולות מקרקעי הפרויקט ע"י קבלני משנה, טעון בנוסף גם אישורם ע"י הרשות המקומית, ככל שזו תדרוש זאת.</w:t>
      </w:r>
    </w:p>
    <w:p w14:paraId="1B863749"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מבלי לגרוע מאחריות הקבלן לפי סעיף 11.3 לעיל, על הקבלן להבטיח כי על כל קבלן משנה תחולנה כל התחייבויות הקבלן לפי החוזה וכי ימלא אחריהם, ומבלי לגרוע מכלליות האמור לעיל להבטיח שקבלן המשנה יציית להוראות המפקח כמפורט בחוזה. על הקבלן לכלול בכל חוזה שיעשה בינו לבין קבלן משנה הוראות המבטאות את האמור לעיל בסעיף זה והמבטיחות את ביצועו.</w:t>
      </w:r>
    </w:p>
    <w:p w14:paraId="0703AFEF"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יפסיק עבודת קבלן משנה לפי דרישת המפקח, ועליו לגרום לכך שקבלן המשנה לא יבוא בכל טענה ובכל תביעה כלפי המזמין בקשר עם הפסקת עבודתו.</w:t>
      </w:r>
    </w:p>
    <w:p w14:paraId="33811C95"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 xml:space="preserve">המפקח רשאי להורות לקבלן והקבלן מתחייב להרחיק משטח העבודה כל עובד של הקבלן ו/או כל קבלן משנה ו/או כל  מי מטעמו ועל הקבלן להחליפו באחר למען ביצוע העבודה. ההחלפה הנ"ל תיעשה באחריותו ועל חשבונו של הקבלן. </w:t>
      </w:r>
    </w:p>
    <w:p w14:paraId="7B325D86" w14:textId="77777777" w:rsidR="00E56613" w:rsidRPr="00E56613" w:rsidRDefault="00E56613" w:rsidP="00E56613">
      <w:pPr>
        <w:spacing w:before="0" w:beforeAutospacing="0" w:after="0" w:afterAutospacing="0" w:line="360" w:lineRule="auto"/>
        <w:ind w:left="2900" w:right="2900" w:hanging="340"/>
        <w:jc w:val="both"/>
        <w:rPr>
          <w:rFonts w:ascii="David" w:eastAsia="Times New Roman" w:hAnsi="David" w:cs="David"/>
          <w:snapToGrid w:val="0"/>
          <w:sz w:val="24"/>
          <w:szCs w:val="24"/>
          <w:rtl/>
        </w:rPr>
      </w:pPr>
    </w:p>
    <w:p w14:paraId="563ADA9F" w14:textId="77777777" w:rsidR="00E56613" w:rsidRPr="00E56613" w:rsidRDefault="00E56613" w:rsidP="00237720">
      <w:pPr>
        <w:numPr>
          <w:ilvl w:val="0"/>
          <w:numId w:val="24"/>
        </w:numPr>
        <w:spacing w:before="120" w:beforeAutospacing="0" w:after="120" w:afterAutospacing="0" w:line="240" w:lineRule="auto"/>
        <w:ind w:left="397" w:hanging="397"/>
        <w:jc w:val="both"/>
        <w:outlineLvl w:val="0"/>
        <w:rPr>
          <w:rFonts w:ascii="David" w:eastAsia="Times New Roman" w:hAnsi="David" w:cs="David"/>
          <w:snapToGrid w:val="0"/>
          <w:sz w:val="26"/>
          <w:szCs w:val="24"/>
          <w:rtl/>
        </w:rPr>
      </w:pPr>
      <w:r w:rsidRPr="00E56613">
        <w:rPr>
          <w:rFonts w:ascii="David" w:eastAsia="Times New Roman" w:hAnsi="David" w:cs="David"/>
          <w:b/>
          <w:bCs/>
          <w:snapToGrid w:val="0"/>
          <w:sz w:val="26"/>
          <w:szCs w:val="24"/>
          <w:u w:val="single"/>
          <w:rtl/>
        </w:rPr>
        <w:t>קבלנים וגורמים אחרים באתר</w:t>
      </w:r>
    </w:p>
    <w:p w14:paraId="2AE1EE70" w14:textId="77777777" w:rsidR="00E56613" w:rsidRPr="00E56613" w:rsidRDefault="00E56613" w:rsidP="00E56613">
      <w:pPr>
        <w:spacing w:before="120" w:beforeAutospacing="0" w:after="0" w:afterAutospacing="0" w:line="240" w:lineRule="auto"/>
        <w:ind w:left="397"/>
        <w:jc w:val="both"/>
        <w:outlineLvl w:val="0"/>
        <w:rPr>
          <w:rFonts w:ascii="David" w:eastAsia="Times New Roman" w:hAnsi="David" w:cs="David"/>
          <w:b/>
          <w:bCs/>
          <w:snapToGrid w:val="0"/>
          <w:sz w:val="26"/>
          <w:szCs w:val="24"/>
          <w:rtl/>
        </w:rPr>
      </w:pPr>
      <w:r w:rsidRPr="00E56613">
        <w:rPr>
          <w:rFonts w:ascii="David" w:eastAsia="Times New Roman" w:hAnsi="David" w:cs="David"/>
          <w:b/>
          <w:bCs/>
          <w:snapToGrid w:val="0"/>
          <w:sz w:val="26"/>
          <w:szCs w:val="24"/>
          <w:rtl/>
        </w:rPr>
        <w:t>קבלנים מיוחדים</w:t>
      </w:r>
    </w:p>
    <w:p w14:paraId="38850F03"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4"/>
          <w:szCs w:val="24"/>
          <w:rtl/>
        </w:rPr>
      </w:pPr>
      <w:r w:rsidRPr="00E56613">
        <w:rPr>
          <w:rFonts w:ascii="David" w:eastAsia="Times New Roman" w:hAnsi="David" w:cs="David"/>
          <w:b/>
          <w:i/>
          <w:snapToGrid w:val="0"/>
          <w:sz w:val="26"/>
          <w:szCs w:val="24"/>
          <w:rtl/>
        </w:rPr>
        <w:t>המזמין זכאי למסור כל עבודה שאינה כלולה בעבודות, לביצועם של קבלנים אחרים שיקבעו ע"י המזמין לפי החלטתו הבלעדית (להלן - "</w:t>
      </w:r>
      <w:r w:rsidRPr="00E56613">
        <w:rPr>
          <w:rFonts w:ascii="David" w:eastAsia="Times New Roman" w:hAnsi="David" w:cs="David"/>
          <w:bCs/>
          <w:i/>
          <w:snapToGrid w:val="0"/>
          <w:sz w:val="26"/>
          <w:szCs w:val="24"/>
          <w:rtl/>
        </w:rPr>
        <w:t>קבלנים מיוחדים</w:t>
      </w:r>
      <w:r w:rsidRPr="00E56613">
        <w:rPr>
          <w:rFonts w:ascii="David" w:eastAsia="Times New Roman" w:hAnsi="David" w:cs="David"/>
          <w:b/>
          <w:i/>
          <w:snapToGrid w:val="0"/>
          <w:sz w:val="26"/>
          <w:szCs w:val="24"/>
          <w:rtl/>
        </w:rPr>
        <w:t>").</w:t>
      </w:r>
    </w:p>
    <w:p w14:paraId="639DB523"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4"/>
          <w:szCs w:val="24"/>
          <w:rtl/>
        </w:rPr>
      </w:pPr>
      <w:r w:rsidRPr="00E56613">
        <w:rPr>
          <w:rFonts w:ascii="David" w:eastAsia="Times New Roman" w:hAnsi="David" w:cs="David"/>
          <w:b/>
          <w:i/>
          <w:snapToGrid w:val="0"/>
          <w:sz w:val="26"/>
          <w:szCs w:val="24"/>
          <w:rtl/>
        </w:rPr>
        <w:t>הקבלן מתחייב לספק ללא תשלום את השירותים הבאים ככל הנדרש לבצוע עבודות הקבלנים המיוחדים ולתעדם ביומן העבודה:</w:t>
      </w:r>
    </w:p>
    <w:p w14:paraId="343AF1C2"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השאלת תכניות הפרויקט לעיון ומתן הדרכה והסברים על הפרויקט, שלבי הבצוע ושילוב עבודות הגורמים השונים הפועלים באתר.</w:t>
      </w:r>
    </w:p>
    <w:p w14:paraId="5459647C"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מתן מידע על העבודות שכבר בוצעו באתר והמערכות הקיימות בו או בסביבתו.</w:t>
      </w:r>
    </w:p>
    <w:p w14:paraId="0470CE0E"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הכנת נקודות מיקום וגובה בכל חלקי האתר.</w:t>
      </w:r>
    </w:p>
    <w:p w14:paraId="769D9CDD"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הדרכה על כללי העבודה הנדרשים מבחינת בטיחות האתר וכל המבוצע בו ומבחינת בטיחות מבנים וכבישים בסביבתו.</w:t>
      </w:r>
    </w:p>
    <w:p w14:paraId="1797C9D1"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הכנת מקומות התארגנות ואחסון בתחומי האתר (בשטחים פתוחים או במחסנים נעולים כפי שיקבע ע"י המפקח).</w:t>
      </w:r>
    </w:p>
    <w:p w14:paraId="35261066"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שמירה על חומרי ואמצעי הקבלנים המיוחדים ועל עבודותיהם.</w:t>
      </w:r>
    </w:p>
    <w:p w14:paraId="104FD8BF"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שימוש באמצעי הרמה ושינוע כולל שימוש בעגורן ובמעלית שרות.</w:t>
      </w:r>
    </w:p>
    <w:p w14:paraId="623AD9FF"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שימוש בשירותים, וכן שימוש חלקי במשרד הקבלן באתר.</w:t>
      </w:r>
    </w:p>
    <w:p w14:paraId="06C9F7D6"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שימוש בחשמל ובמים ובמוליכיהם.</w:t>
      </w:r>
    </w:p>
    <w:p w14:paraId="0D358B50"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lastRenderedPageBreak/>
        <w:t>הצבת פגומים, כולל פיגום למעלית, סעדים ומתקנים אחרים, או שימוש באמצעים כאמור.</w:t>
      </w:r>
    </w:p>
    <w:p w14:paraId="5A2E22E0"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אספקה של חומר קטן כגון טיט, צמנט, אגרגט וכו'.</w:t>
      </w:r>
    </w:p>
    <w:p w14:paraId="36FCC8A9"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שלוב עבודת הקבלנים המיוחדים בלוח הזמנים, ותאום עבודותיהם עם עבודות אחרות בבנ</w:t>
      </w:r>
      <w:r w:rsidR="00762722">
        <w:rPr>
          <w:rFonts w:ascii="David" w:eastAsia="Times New Roman" w:hAnsi="David" w:cs="David" w:hint="cs"/>
          <w:b/>
          <w:i/>
          <w:snapToGrid w:val="0"/>
          <w:sz w:val="26"/>
          <w:szCs w:val="24"/>
          <w:rtl/>
        </w:rPr>
        <w:t>י</w:t>
      </w:r>
      <w:r w:rsidRPr="00E56613">
        <w:rPr>
          <w:rFonts w:ascii="David" w:eastAsia="Times New Roman" w:hAnsi="David" w:cs="David"/>
          <w:b/>
          <w:i/>
          <w:snapToGrid w:val="0"/>
          <w:sz w:val="26"/>
          <w:szCs w:val="24"/>
          <w:rtl/>
        </w:rPr>
        <w:t>ין בהתאם ללוח הזמנים באופן שיבטיח את השלמת העבודות (לרבות אלה של הקבלנים המיוחדים) לא יאוחר מאשר במועד המיועד לגמר העבודות (ובלבד שבכל מקרה שקבלן מיוחד יפסיק עבודתו לפני השלמתה ידאג המזמין למסירת השלמת העבודה לקבלן מיוחד אחר בהקדם האפשרי).</w:t>
      </w:r>
    </w:p>
    <w:p w14:paraId="1AAADAB5"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בצוע עבודות הכנה לבצוע עבודות הקבלנים המיוחדים (כגון - מגרעות, חורים, חריצים, סיתותים וחציבות ואיטומם, על כל הכרוך בכך).</w:t>
      </w:r>
    </w:p>
    <w:p w14:paraId="27950708"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השתתפות במסירת עבודות קבלנים מיוחדים, פקוח על בצוע התיקונים עד למסירה הסופית, וסיוע בבדיקת אישור חשבונות הקבלנים המיוחדים.</w:t>
      </w:r>
    </w:p>
    <w:p w14:paraId="1B3B7701"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בצוע כל התיקונים שיהיו מתחייבים מעבודות הקבלנים המיוחדים, לרבות אלה שיתחייבו מתיקונים שיעשו ע"י הקבלנים המיוחדים בתוקף האחריות שאלה יתנו בגין העבודות שיבוצעו על ידם.</w:t>
      </w:r>
    </w:p>
    <w:p w14:paraId="53512493"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המזמין יודיע לקבלן שם כל קבלן מיוחד ופרטי העבודה שנמסרה לו, לרבות מועד סיומה המיועד, סמוך לאחר ההתקשרות עמו.</w:t>
      </w:r>
    </w:p>
    <w:p w14:paraId="6AF4F29E"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4"/>
          <w:szCs w:val="24"/>
          <w:rtl/>
        </w:rPr>
      </w:pPr>
      <w:r w:rsidRPr="00E56613">
        <w:rPr>
          <w:rFonts w:ascii="David" w:eastAsia="Times New Roman" w:hAnsi="David" w:cs="David"/>
          <w:b/>
          <w:i/>
          <w:snapToGrid w:val="0"/>
          <w:sz w:val="26"/>
          <w:szCs w:val="24"/>
          <w:rtl/>
        </w:rPr>
        <w:t>בתמורה להתחייבויות הקבלן לפי סעיף 12 זה לעיל ולהלן ולביצוען, כולל כסוי כל הוצאותיו ורווחיו, ישלם המזמין לקבלן סכום בשיעור הנקוב בנספח 3.1.1 ממחיר עבודות מסוימות של קבלנים מיוחדים (להלן-"</w:t>
      </w:r>
      <w:r w:rsidRPr="00E56613">
        <w:rPr>
          <w:rFonts w:ascii="David" w:eastAsia="Times New Roman" w:hAnsi="David" w:cs="David"/>
          <w:bCs/>
          <w:i/>
          <w:snapToGrid w:val="0"/>
          <w:sz w:val="26"/>
          <w:szCs w:val="24"/>
          <w:rtl/>
        </w:rPr>
        <w:t>עמלת הקבלן</w:t>
      </w:r>
      <w:r w:rsidRPr="00E56613">
        <w:rPr>
          <w:rFonts w:ascii="David" w:eastAsia="Times New Roman" w:hAnsi="David" w:cs="David"/>
          <w:b/>
          <w:i/>
          <w:snapToGrid w:val="0"/>
          <w:sz w:val="26"/>
          <w:szCs w:val="24"/>
          <w:rtl/>
        </w:rPr>
        <w:t>").</w:t>
      </w:r>
    </w:p>
    <w:p w14:paraId="520C81B9" w14:textId="77777777" w:rsidR="00E56613" w:rsidRPr="00E56613" w:rsidRDefault="00E56613" w:rsidP="00E56613">
      <w:pPr>
        <w:spacing w:before="120" w:beforeAutospacing="0" w:after="0" w:afterAutospacing="0" w:line="240" w:lineRule="auto"/>
        <w:ind w:left="964"/>
        <w:jc w:val="both"/>
        <w:outlineLvl w:val="1"/>
        <w:rPr>
          <w:rFonts w:ascii="David" w:eastAsia="Times New Roman" w:hAnsi="David" w:cs="David"/>
          <w:b/>
          <w:i/>
          <w:snapToGrid w:val="0"/>
          <w:sz w:val="24"/>
          <w:szCs w:val="24"/>
          <w:rtl/>
        </w:rPr>
      </w:pPr>
      <w:r w:rsidRPr="00E56613">
        <w:rPr>
          <w:rFonts w:ascii="David" w:eastAsia="Times New Roman" w:hAnsi="David" w:cs="David"/>
          <w:b/>
          <w:i/>
          <w:snapToGrid w:val="0"/>
          <w:sz w:val="24"/>
          <w:szCs w:val="24"/>
          <w:rtl/>
        </w:rPr>
        <w:t>עמלת הקבלן תשולם עם תשלום חשבון ביניים של הקבלן הכולל את עמלת הקבלן בגין חשבונות ביניים ששולמו לקבלנים מיוחדים, לפני הגשתו.</w:t>
      </w:r>
    </w:p>
    <w:p w14:paraId="44D96675"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למען הסר ספק מובהר כי בכל מקרה רשויות מוסמכות, חברת חשמל, בזק, חברות הכבלים, חברת הלוין וכל גוף שיבוא במקומם, לא יהוו קבלנים מיוחדים לעניין זכאות הקבלן לעמלה כאמור, ובכלל זה גם קבלני ריהוט, ציוד ואביזרים בדירות/קומה לדוגמא. לרבות קבלני ריהוט וציוד עבור השטחים המשותפים למניעת ספקות מוצהר במפורש כי התחייבותו של הקבלן לספק שירותים כמוגדר בסעיף 12.2 לעיל, תתייחס גם לאותו חלק מעבודות הקבלנים המיוחדים מהם לא משולמת עמלת הקבלן.</w:t>
      </w:r>
    </w:p>
    <w:p w14:paraId="633C5E95"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הקבלן יהיה רשאי להתקשר עם חברת גז שתיקבע על-ידו, באישור המזמין, לבצוע עבודות הגז בבניין. בהתקשרות בין הקבלן לבין חברת הגז יובטח שחברת הגז לא תיגבה מדיירי הבניין מעבר לתשלום החודשי הקבוע ולתשלום בגין צריכת הגז, יותר מ- 380 ₪ כולל מע"מ (לרבות בגין: ריכוז מונים, התקנת מונה וחיבור לרשת הגז, ברזי בטחון לנקודות הגז, צנרת, השלמה ואביזרים ממוצע הגז הראשי בדירה ועד למכשירים, מס קניה, פיקדון עבור ציוד מושאל, תוספת אחסון ומלאי גז ומקדמה על חשבון צריכת הגז), ובכל מקרה לא יותר מהסכום המותר על פי דין.</w:t>
      </w:r>
    </w:p>
    <w:p w14:paraId="1E05704B"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הזכות למזמין לדרוש מהקבלן כי ההתקשרות עם קבלן מיוחד תהיה ישירות בין הקבלן לבין הקבלן המיוחד. על הקבלן למלא אחר דרישה כאמור של המזמין, ובמקרה זה תחולנה ההוראות דלקמן: </w:t>
      </w:r>
    </w:p>
    <w:p w14:paraId="51B1B1E1"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יחתום על הסכם עם הקבלן המיוחד בנוסח שיקבע ע"י המזמין, או במקרה שהמזמין כבר חתם על הסכם עם הקבלן המיוחד - על חוזה משולש שהצדדים לו הקבלן המזמין והקבלן המיוחד בנוסח הרצוף לחוזה (נספח 3.1.13) או בנוסח אחר כפי שיוסכם בין המזמין לבין הקבלנים המיוחדים (להלן - "</w:t>
      </w:r>
      <w:r w:rsidRPr="00E56613">
        <w:rPr>
          <w:rFonts w:ascii="David" w:eastAsia="Times New Roman" w:hAnsi="David" w:cs="David"/>
          <w:bCs/>
          <w:i/>
          <w:snapToGrid w:val="0"/>
          <w:sz w:val="26"/>
          <w:szCs w:val="24"/>
          <w:rtl/>
        </w:rPr>
        <w:t>הסכם הקבלן המיוחד</w:t>
      </w:r>
      <w:r w:rsidRPr="00E56613">
        <w:rPr>
          <w:rFonts w:ascii="David" w:eastAsia="Times New Roman" w:hAnsi="David" w:cs="David"/>
          <w:b/>
          <w:i/>
          <w:snapToGrid w:val="0"/>
          <w:sz w:val="26"/>
          <w:szCs w:val="24"/>
          <w:rtl/>
        </w:rPr>
        <w:t>").</w:t>
      </w:r>
    </w:p>
    <w:p w14:paraId="2901ED44"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snapToGrid w:val="0"/>
          <w:sz w:val="26"/>
          <w:szCs w:val="24"/>
          <w:rtl/>
        </w:rPr>
        <w:t>יראו את העבודה נשוא הסכם הקבלן המיוחד כאילו נכללה בעבודות נשוא חוזה זה, הקבלן יהיה</w:t>
      </w:r>
      <w:r w:rsidRPr="00E56613">
        <w:rPr>
          <w:rFonts w:ascii="David" w:eastAsia="Times New Roman" w:hAnsi="David" w:cs="David"/>
          <w:b/>
          <w:i/>
          <w:snapToGrid w:val="0"/>
          <w:sz w:val="26"/>
          <w:szCs w:val="24"/>
          <w:rtl/>
        </w:rPr>
        <w:t xml:space="preserve"> אחראי כלפי המזמין לבצועה, וכל הוראות חוזה זה המתייחסות לעבודות, לביצוען ומועד מסירתן יחולו על עבודות הקבלן המיוחד.</w:t>
      </w:r>
    </w:p>
    <w:p w14:paraId="49F80C17"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יראו את הקבלן המיוחד לכל עניין כקבלן משנה של הקבלן, והאחריות המלאה בכל הנוגע לעבודה המתבצעת על ידו תחול על הקבלן. ואולם עריכת המדידות והחשבונות עם הקבלן המיוחד ותשלום המגיע לו יעשו ע"י קבלן או ישירות ע"י המזמין, כפי שהמזמין יקבע לפני ההתקשרות עם הקבלן המיוחד.</w:t>
      </w:r>
    </w:p>
    <w:p w14:paraId="4BF4A5A6"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lastRenderedPageBreak/>
        <w:t>על הקבלן לדאוג לבטוח הקבלן המיוחד והעבודות שתבוצענה על ידו, וכן לדאוג לבטוח צד ג' בגינו, הכול לפי העקרונות המפורטים בסעיף 16 להלן.</w:t>
      </w:r>
    </w:p>
    <w:p w14:paraId="03839C3D" w14:textId="77777777" w:rsidR="00E56613" w:rsidRPr="00E56613" w:rsidRDefault="00E56613" w:rsidP="00E56613">
      <w:pPr>
        <w:spacing w:before="0" w:beforeAutospacing="0" w:after="0" w:afterAutospacing="0" w:line="240" w:lineRule="auto"/>
        <w:ind w:left="3140" w:hanging="1000"/>
        <w:jc w:val="both"/>
        <w:rPr>
          <w:rFonts w:ascii="David" w:eastAsia="Times New Roman" w:hAnsi="David" w:cs="David"/>
          <w:snapToGrid w:val="0"/>
          <w:sz w:val="24"/>
          <w:szCs w:val="24"/>
          <w:rtl/>
        </w:rPr>
      </w:pPr>
    </w:p>
    <w:p w14:paraId="6B0D75D9"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הערבויות לקיום תנאי החוזה עם הקבלנים המיוחדים יהיו וישארו לטובת המזמין.</w:t>
      </w:r>
    </w:p>
    <w:p w14:paraId="7E6EEDAE"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למרות האמור בסעיפים 12.4 ו </w:t>
      </w:r>
      <w:r w:rsidRPr="00E56613">
        <w:rPr>
          <w:rFonts w:ascii="David" w:eastAsia="Times New Roman" w:hAnsi="David" w:cs="David"/>
          <w:b/>
          <w:i/>
          <w:snapToGrid w:val="0"/>
          <w:sz w:val="26"/>
          <w:szCs w:val="24"/>
        </w:rPr>
        <w:t>–</w:t>
      </w:r>
      <w:r w:rsidRPr="00E56613">
        <w:rPr>
          <w:rFonts w:ascii="David" w:eastAsia="Times New Roman" w:hAnsi="David" w:cs="David"/>
          <w:b/>
          <w:i/>
          <w:snapToGrid w:val="0"/>
          <w:sz w:val="26"/>
          <w:szCs w:val="24"/>
          <w:rtl/>
        </w:rPr>
        <w:t xml:space="preserve"> 12.5 לעיל לא יהיה הקבלן זכאי לכל עמלה שהיא בגין כל עבודה נוספת שזכה בה בהשתתפו במכרז של המזמין לקבלנים מיוחדים. למטרות פסקת משנה זו "הקבלן" משמעו - לרבות כל חברת בת, או חברת אם של הקבלן או כל חברה הנשלטת ע"י הקבלן, או כל גוף אחר שלפי שקול דעתו הבלעדי של המפקח קיימת בינו לבין הקבלן זיקה כזו המצדיקה שלילת העמלה הנ"ל מהקבלן.</w:t>
      </w:r>
    </w:p>
    <w:p w14:paraId="00A12320" w14:textId="77777777" w:rsidR="00E56613" w:rsidRPr="00E56613" w:rsidRDefault="00E56613" w:rsidP="00EB50C8">
      <w:pPr>
        <w:spacing w:before="120" w:beforeAutospacing="0" w:after="120" w:afterAutospacing="0" w:line="240" w:lineRule="auto"/>
        <w:ind w:left="397"/>
        <w:jc w:val="both"/>
        <w:outlineLvl w:val="1"/>
        <w:rPr>
          <w:rFonts w:ascii="David" w:eastAsia="Times New Roman" w:hAnsi="David" w:cs="David"/>
          <w:bCs/>
          <w:i/>
          <w:snapToGrid w:val="0"/>
          <w:sz w:val="26"/>
          <w:szCs w:val="24"/>
        </w:rPr>
      </w:pPr>
      <w:r w:rsidRPr="00E56613">
        <w:rPr>
          <w:rFonts w:ascii="David" w:eastAsia="Times New Roman" w:hAnsi="David" w:cs="David"/>
          <w:bCs/>
          <w:i/>
          <w:snapToGrid w:val="0"/>
          <w:sz w:val="26"/>
          <w:szCs w:val="24"/>
          <w:rtl/>
        </w:rPr>
        <w:t>קבלנים אחרים</w:t>
      </w:r>
    </w:p>
    <w:p w14:paraId="40CD404B"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המזמין זכאי להורות כי על קבלנים מיוחדים שיקבעו על ידו תחולנה הוראות סעיף 12.7 זה (להלן - "</w:t>
      </w:r>
      <w:r w:rsidRPr="00E56613">
        <w:rPr>
          <w:rFonts w:ascii="David" w:eastAsia="Times New Roman" w:hAnsi="David" w:cs="David"/>
          <w:bCs/>
          <w:i/>
          <w:snapToGrid w:val="0"/>
          <w:sz w:val="26"/>
          <w:szCs w:val="24"/>
          <w:rtl/>
        </w:rPr>
        <w:t>קבלנים אחרים</w:t>
      </w:r>
      <w:r w:rsidRPr="00E56613">
        <w:rPr>
          <w:rFonts w:ascii="David" w:eastAsia="Times New Roman" w:hAnsi="David" w:cs="David"/>
          <w:b/>
          <w:i/>
          <w:snapToGrid w:val="0"/>
          <w:sz w:val="26"/>
          <w:szCs w:val="24"/>
          <w:rtl/>
        </w:rPr>
        <w:t>") ואזי לא תחולנה עליהם הוראות סעיפים 12.2 ו- 12.4 לעיל.  למטרות סעיף 12.7 זה יראו את עובדי המזמין כ"קבלנים אחרים".</w:t>
      </w:r>
    </w:p>
    <w:p w14:paraId="1D284388"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הקבלן יאפשר עבודת הקבלנים האחרים וישתף ויתאם פעולה אתם בהתאם להוראות המפקח. לפי דרישת המזמין יאפשר הקבלן לקבלנים האחרים את השימוש במידת המצוי והאפשר בשירותים ובאמצעים שברשותו, לרבות אמצעי הרמה, מים וחשמל וזאת ללא תשלום. למניעת ספק מוצהר במפורש כי הקבלנים האחרים יהיו רשאים לנצל שטחים לאכסון, להקים מחסנים ולעשות באתר כל הנדרש לבצוע עבודותיהם.</w:t>
      </w:r>
    </w:p>
    <w:p w14:paraId="2CB385E2"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אם בצוע העבודות כולו או חלקו תלוי ו/או קשור בבצוע הנכון של עבודת קבלנים מיוחדים, או כל גורם אחר הפועל באתר (לרבות חברת החשמל, משרד התקשורת וכו') (להלן בשם הכולל - "</w:t>
      </w:r>
      <w:r w:rsidRPr="00E56613">
        <w:rPr>
          <w:rFonts w:ascii="David" w:eastAsia="Times New Roman" w:hAnsi="David" w:cs="David"/>
          <w:bCs/>
          <w:i/>
          <w:snapToGrid w:val="0"/>
          <w:sz w:val="26"/>
          <w:szCs w:val="24"/>
          <w:rtl/>
        </w:rPr>
        <w:t>שאר הקבלנים</w:t>
      </w:r>
      <w:r w:rsidRPr="00E56613">
        <w:rPr>
          <w:rFonts w:ascii="David" w:eastAsia="Times New Roman" w:hAnsi="David" w:cs="David"/>
          <w:b/>
          <w:i/>
          <w:snapToGrid w:val="0"/>
          <w:sz w:val="26"/>
          <w:szCs w:val="24"/>
          <w:rtl/>
        </w:rPr>
        <w:t>"), על הקבלן לבדוק את עבודתם של שאר הקבלנים, ולהודיע מיד למפקח בכתב על כל גורם בעבודתם העלול לגרום קושי או שבוש בבצוע העבודות על ידי הקבלן. העדר הודעתו של הקבלן למפקח כנ"ל יתפרש כהסכמה מצד הקבלן, כי עבודות שאר הקבלנים בוצעו כיאות ומתאימות לבצוע עבודות הקבלן לפי החוזה.</w:t>
      </w:r>
    </w:p>
    <w:p w14:paraId="7E2401E5"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ידוע לקבלן כי אף לפני מסירת העבודות יתכן ויפעלו באתר שאר הקבלנים, ופעולתם עלולה לגרום להפרעה לעבודות הקבלן ולפגיעה בהם. הקבלן לא יבוא בכל טענה בגין פגיעה בעבודות כתוצאה מפעולת קבלנים אחרים, ובלבד שתיקון פגיעות ונזקים שיגרמו לעבודות ע"י קבלנים אחרים באשמתם, ובלא שהקבלן יכול היה למנעם ע"י אמצעי שמירה, הגנה ו/או תאום, יעשה ע"י הקבלן תמורת תשלום שיקבע ע"י המפקח.</w:t>
      </w:r>
    </w:p>
    <w:p w14:paraId="4669A361"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u w:val="single"/>
          <w:rtl/>
        </w:rPr>
      </w:pPr>
      <w:r w:rsidRPr="00E56613">
        <w:rPr>
          <w:rFonts w:ascii="David" w:eastAsia="Times New Roman" w:hAnsi="David" w:cs="David"/>
          <w:snapToGrid w:val="0"/>
          <w:sz w:val="24"/>
          <w:szCs w:val="24"/>
          <w:rtl/>
        </w:rPr>
        <w:t>דרישה כספית כאמור, ככל שתועלה ע"י הקבלן ותימצא מוצדקת, תקוזז בהתאם לגובהה מהתוספת בשיעור 5% הכלולה במחיר הכולל כאמור בסעיף 6.6.23 לעיל.</w:t>
      </w:r>
    </w:p>
    <w:p w14:paraId="5DAD9D5F"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מתחייב לבצע את עבודתו תוך שיתוף פעולה ותיאום מלא עם כל שאר הקבלנים להגן על העבודות בפניהם ולציית לכל הוראות המפקח בנדון.</w:t>
      </w:r>
    </w:p>
    <w:p w14:paraId="687B3D3F"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לא יהיה זכאי לקבל תשלום כלשהו תמורת מלוי התחייבויותיו לפי סעיפים 12.7, 12.8 ו- 12.9 לעיל.</w:t>
      </w:r>
    </w:p>
    <w:p w14:paraId="5AE97DC4" w14:textId="77777777" w:rsidR="00E56613" w:rsidRPr="00E56613" w:rsidRDefault="00E56613" w:rsidP="00E56613">
      <w:pPr>
        <w:spacing w:before="120" w:beforeAutospacing="0" w:after="120" w:afterAutospacing="0" w:line="240" w:lineRule="auto"/>
        <w:ind w:left="397"/>
        <w:jc w:val="both"/>
        <w:outlineLvl w:val="1"/>
        <w:rPr>
          <w:rFonts w:ascii="David" w:eastAsia="Times New Roman" w:hAnsi="David" w:cs="David"/>
          <w:b/>
          <w:i/>
          <w:snapToGrid w:val="0"/>
          <w:sz w:val="26"/>
          <w:szCs w:val="24"/>
        </w:rPr>
      </w:pPr>
      <w:r w:rsidRPr="00E56613">
        <w:rPr>
          <w:rFonts w:ascii="David" w:eastAsia="Times New Roman" w:hAnsi="David" w:cs="David" w:hint="cs"/>
          <w:b/>
          <w:i/>
          <w:snapToGrid w:val="0"/>
          <w:sz w:val="26"/>
          <w:szCs w:val="24"/>
          <w:rtl/>
        </w:rPr>
        <w:t xml:space="preserve">12.12 </w:t>
      </w:r>
      <w:r w:rsidRPr="00E56613">
        <w:rPr>
          <w:rFonts w:ascii="David" w:eastAsia="Times New Roman" w:hAnsi="David" w:cs="David"/>
          <w:b/>
          <w:i/>
          <w:snapToGrid w:val="0"/>
          <w:sz w:val="26"/>
          <w:szCs w:val="24"/>
          <w:rtl/>
        </w:rPr>
        <w:t>ספק ממונה</w:t>
      </w:r>
    </w:p>
    <w:p w14:paraId="4A8AA6EA" w14:textId="77777777" w:rsidR="00E56613" w:rsidRPr="00E56613" w:rsidRDefault="00E56613" w:rsidP="00E56613">
      <w:pPr>
        <w:spacing w:before="120" w:beforeAutospacing="0" w:after="120" w:afterAutospacing="0" w:line="240" w:lineRule="auto"/>
        <w:ind w:left="964"/>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המזמין רשאי להנחות את הקבלן והקבלן מתחייב  להתקשר עם ספק (להלן: "</w:t>
      </w:r>
      <w:r w:rsidRPr="00E56613">
        <w:rPr>
          <w:rFonts w:ascii="David" w:eastAsia="Times New Roman" w:hAnsi="David" w:cs="David"/>
          <w:bCs/>
          <w:i/>
          <w:snapToGrid w:val="0"/>
          <w:sz w:val="26"/>
          <w:szCs w:val="24"/>
          <w:rtl/>
        </w:rPr>
        <w:t>הספק הממונה</w:t>
      </w:r>
      <w:r w:rsidRPr="00E56613">
        <w:rPr>
          <w:rFonts w:ascii="David" w:eastAsia="Times New Roman" w:hAnsi="David" w:cs="David"/>
          <w:b/>
          <w:i/>
          <w:snapToGrid w:val="0"/>
          <w:sz w:val="26"/>
          <w:szCs w:val="24"/>
          <w:rtl/>
        </w:rPr>
        <w:t>"), וזאת מבלי שיהיה בכך להטיל על המזמין חבות ו/או אחריות כלשהי. לפי דרישת המזמין יעביר הקבלן למזמין, נוסח ותנאי ההסכם שבכוונת הקבלן לחתום עם הספק הממונה. התקשר הקבלן עם ספק ממונה כאמור, תחול עליו מלוא האחריות בקשר עם ההתקשרות עם אותו ספק ממונה.</w:t>
      </w:r>
      <w:r w:rsidRPr="00E56613">
        <w:rPr>
          <w:rFonts w:ascii="David" w:eastAsia="Times New Roman" w:hAnsi="David" w:cs="David" w:hint="cs"/>
          <w:b/>
          <w:i/>
          <w:snapToGrid w:val="0"/>
          <w:sz w:val="26"/>
          <w:szCs w:val="24"/>
          <w:rtl/>
        </w:rPr>
        <w:t xml:space="preserve"> ול</w:t>
      </w:r>
      <w:r w:rsidRPr="00E56613">
        <w:rPr>
          <w:rFonts w:ascii="David" w:eastAsia="Times New Roman" w:hAnsi="David" w:cs="Arial" w:hint="cs"/>
          <w:b/>
          <w:i/>
          <w:snapToGrid w:val="0"/>
          <w:sz w:val="26"/>
          <w:szCs w:val="24"/>
          <w:rtl/>
        </w:rPr>
        <w:t>א תהיה לקבלן כל טענה מכל סוג שהו כלפי המזמין בקשר עם התקשרות זו.</w:t>
      </w:r>
    </w:p>
    <w:p w14:paraId="44322943" w14:textId="77777777" w:rsidR="00E56613" w:rsidRPr="00E56613" w:rsidRDefault="00E56613" w:rsidP="00E56613">
      <w:pPr>
        <w:spacing w:before="120" w:beforeAutospacing="0" w:after="120" w:afterAutospacing="0" w:line="240" w:lineRule="auto"/>
        <w:ind w:left="964"/>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 xml:space="preserve">עבודות/חומרים שלגביהן נקבע בחוזה זה מחיר יסוד יוזמנו ע"י הקבלן מהספק הממונה שיקבע ע"י המזמין. תנאי ההתקשרות בין הקבלן ממונים לספק הממונה לאביזרים קצה בתחום החשמל, כולל תאורה, ספק אבן, פרקט, דקים,  ארונות מטבח, שיש למטבח, ספק לרצוף, לחפוי, לכלים סניטריים, לברזים וארונות אמבטיה, לדלתות פנים וחוץ </w:t>
      </w:r>
      <w:r w:rsidRPr="00E56613">
        <w:rPr>
          <w:rFonts w:ascii="David" w:eastAsia="Times New Roman" w:hAnsi="David" w:cs="David"/>
          <w:b/>
          <w:i/>
          <w:snapToGrid w:val="0"/>
          <w:sz w:val="26"/>
          <w:szCs w:val="24"/>
          <w:rtl/>
        </w:rPr>
        <w:lastRenderedPageBreak/>
        <w:t>ולפרקט, יקבעו ע"י המזמין בהתאם לנספחים 3.1.26,3.1.27,3.1.28,3.1.29. למען הסר ספק, לא תשולם לקבלן כל עמלה בגין הנ"ל.</w:t>
      </w:r>
    </w:p>
    <w:p w14:paraId="5365C967" w14:textId="77777777" w:rsidR="00E56613" w:rsidRPr="00E56613" w:rsidRDefault="00E56613" w:rsidP="00E56613">
      <w:pPr>
        <w:spacing w:before="120" w:beforeAutospacing="0" w:after="0" w:afterAutospacing="0" w:line="240" w:lineRule="auto"/>
        <w:ind w:left="851"/>
        <w:jc w:val="both"/>
        <w:outlineLvl w:val="1"/>
        <w:rPr>
          <w:rFonts w:ascii="David" w:eastAsia="Times New Roman" w:hAnsi="David" w:cs="David"/>
          <w:b/>
          <w:i/>
          <w:snapToGrid w:val="0"/>
          <w:sz w:val="26"/>
          <w:szCs w:val="24"/>
          <w:rtl/>
        </w:rPr>
      </w:pPr>
    </w:p>
    <w:p w14:paraId="02EC5B00" w14:textId="77777777" w:rsidR="00E56613" w:rsidRPr="00E56613" w:rsidRDefault="00E56613" w:rsidP="00237720">
      <w:pPr>
        <w:numPr>
          <w:ilvl w:val="0"/>
          <w:numId w:val="24"/>
        </w:numPr>
        <w:spacing w:before="120" w:beforeAutospacing="0" w:after="120" w:afterAutospacing="0" w:line="240" w:lineRule="auto"/>
        <w:ind w:left="397" w:hanging="397"/>
        <w:jc w:val="both"/>
        <w:outlineLvl w:val="0"/>
        <w:rPr>
          <w:rFonts w:ascii="David" w:eastAsia="Times New Roman" w:hAnsi="David" w:cs="David"/>
          <w:snapToGrid w:val="0"/>
          <w:sz w:val="26"/>
          <w:szCs w:val="24"/>
          <w:rtl/>
        </w:rPr>
      </w:pPr>
      <w:r w:rsidRPr="00E56613">
        <w:rPr>
          <w:rFonts w:ascii="David" w:eastAsia="Times New Roman" w:hAnsi="David" w:cs="David"/>
          <w:b/>
          <w:bCs/>
          <w:snapToGrid w:val="0"/>
          <w:sz w:val="26"/>
          <w:szCs w:val="24"/>
          <w:u w:val="single"/>
          <w:rtl/>
        </w:rPr>
        <w:t>שמירה השגחה ובטיחות</w:t>
      </w:r>
    </w:p>
    <w:p w14:paraId="406BB5AA"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מיום חתימת החוזה ועד למתן תעודת גמר העבודות (להלן -"</w:t>
      </w:r>
      <w:r w:rsidRPr="00E56613">
        <w:rPr>
          <w:rFonts w:ascii="David" w:eastAsia="Times New Roman" w:hAnsi="David" w:cs="David"/>
          <w:bCs/>
          <w:i/>
          <w:snapToGrid w:val="0"/>
          <w:sz w:val="26"/>
          <w:szCs w:val="24"/>
          <w:rtl/>
        </w:rPr>
        <w:t>תקופת העבודות</w:t>
      </w:r>
      <w:r w:rsidRPr="00E56613">
        <w:rPr>
          <w:rFonts w:ascii="David" w:eastAsia="Times New Roman" w:hAnsi="David" w:cs="David"/>
          <w:b/>
          <w:i/>
          <w:snapToGrid w:val="0"/>
          <w:sz w:val="26"/>
          <w:szCs w:val="24"/>
          <w:rtl/>
        </w:rPr>
        <w:t>") אחראי הקבלן לשמירת האתר ולהשגחה עליו ועל כל הנמצא ושימצא בו, ועליו לנקוט בכל האמצעים המתחייבים מאחריות זו.</w:t>
      </w:r>
    </w:p>
    <w:p w14:paraId="7F250A1B"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מתחייב לקיים בקפדנות אחר הוראות כל החוקים המתייחסים להעסקת עובדים ולבצוע העבודות נשוא חוזה זה, ומסכים ומצהיר בזה כי למטרות העבודות הוא בלעדית הינו "מבצע הבניה" ו"מנהל העבודה" למטרות החוקים הנ"ל, אחראי בלעדית לכל חובותיהם של אלה עפ"י החוקים הנ"ל, והינו מתחייב לשפות את המזמין בגין כל תביעה שתוגש נגדו בכל הנוגע לכך מיד לפי דרישתו של המזמין.</w:t>
      </w:r>
    </w:p>
    <w:p w14:paraId="4B01AC5D"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מנהל העבודה</w:t>
      </w:r>
      <w:r w:rsidRPr="00E56613">
        <w:rPr>
          <w:rFonts w:ascii="David" w:eastAsia="Times New Roman" w:hAnsi="David" w:cs="David" w:hint="cs"/>
          <w:b/>
          <w:i/>
          <w:snapToGrid w:val="0"/>
          <w:sz w:val="26"/>
          <w:szCs w:val="24"/>
          <w:rtl/>
        </w:rPr>
        <w:t>, מנהל הפרויקט מטעם הקבלן ו</w:t>
      </w:r>
      <w:r w:rsidRPr="00E56613">
        <w:rPr>
          <w:rFonts w:ascii="David" w:eastAsia="Times New Roman" w:hAnsi="David" w:cs="David"/>
          <w:b/>
          <w:i/>
          <w:snapToGrid w:val="0"/>
          <w:sz w:val="26"/>
          <w:szCs w:val="24"/>
          <w:rtl/>
        </w:rPr>
        <w:t>מהנדס האתר כמוגדר בסעיף 17.3 להלן יהיו מצויים באתר בכל זמן בו מבוצעות העבודות וישגיחו ברציפות על בצוען בהתאם להוראות חוזה זה וינהגו לפי הוראות תקנות הבטיחות בעבודה (עבודות בניה), התשמ"ח-1988.</w:t>
      </w:r>
    </w:p>
    <w:p w14:paraId="1A3E3DAF" w14:textId="77777777" w:rsidR="00E56613" w:rsidRPr="00E56613" w:rsidRDefault="00E56613" w:rsidP="00E56613">
      <w:pPr>
        <w:spacing w:before="120" w:beforeAutospacing="0" w:after="0" w:afterAutospacing="0" w:line="240" w:lineRule="auto"/>
        <w:jc w:val="both"/>
        <w:outlineLvl w:val="1"/>
        <w:rPr>
          <w:rFonts w:ascii="David" w:eastAsia="Times New Roman" w:hAnsi="David" w:cs="David"/>
          <w:b/>
          <w:i/>
          <w:snapToGrid w:val="0"/>
          <w:sz w:val="26"/>
          <w:szCs w:val="24"/>
          <w:rtl/>
        </w:rPr>
      </w:pPr>
    </w:p>
    <w:p w14:paraId="60D12A81"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p>
    <w:p w14:paraId="53587F16"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הקבלן אחראי לשלמות כל החומרים והעבודות וזאת עד למועד מסירת העבודות למזמין, ועליו לתקן או להחליף באחר על חשבונו ולפי הוראות המפקח כל חלק של העבודות וכל חומר שיאבד או ייפגם. אחריות הקבלן כאמור חלה גם לגבי ח</w:t>
      </w:r>
      <w:r w:rsidR="00EB50C8">
        <w:rPr>
          <w:rFonts w:ascii="David" w:eastAsia="Times New Roman" w:hAnsi="David" w:cs="David" w:hint="cs"/>
          <w:b/>
          <w:i/>
          <w:snapToGrid w:val="0"/>
          <w:sz w:val="26"/>
          <w:szCs w:val="24"/>
          <w:rtl/>
        </w:rPr>
        <w:t>ו</w:t>
      </w:r>
      <w:r w:rsidRPr="00E56613">
        <w:rPr>
          <w:rFonts w:ascii="David" w:eastAsia="Times New Roman" w:hAnsi="David" w:cs="David"/>
          <w:b/>
          <w:i/>
          <w:snapToGrid w:val="0"/>
          <w:sz w:val="26"/>
          <w:szCs w:val="24"/>
          <w:rtl/>
        </w:rPr>
        <w:t>מרים שנמסרו למזמין בתהליך בצוע העבודות, כל עוד לא הושלמה העבודה לגביהם ואושרה מסירתם למזמין באופן הקבוע בסעיף 27 להלן.</w:t>
      </w:r>
    </w:p>
    <w:p w14:paraId="0510623C"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מבלי לגרוע מהוראות סעיף 13.1 לעיל, במקרה של קלקול, אבידה או גניבת חומרים או אמצעים מרכוש הקבלן, יישא הקבלן בכל ההפסד, ושום אחריות לא תחול על המזמין, ואילו במקרה של קלקול, אבידה או גניבת חומרים, ציוד כלים מכשירים וכל רכוש אחר של המזמין שיהיו באתר, יהיה על הקבלן לשפות את המזמין באופן מלא לפי דרישתו הראשונה.</w:t>
      </w:r>
    </w:p>
    <w:p w14:paraId="60955935"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מבלי לגרוע מכלליות התחייבויות הקבלן בהתאם להוראות החוזה מתחייב הקבלן על חשבונו:</w:t>
      </w:r>
    </w:p>
    <w:p w14:paraId="5C8C360C"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להקים גדר מלוחות חדשים עשויים מפח </w:t>
      </w:r>
      <w:r w:rsidR="00EB50C8" w:rsidRPr="00E56613">
        <w:rPr>
          <w:rFonts w:ascii="David" w:eastAsia="Times New Roman" w:hAnsi="David" w:cs="David" w:hint="cs"/>
          <w:b/>
          <w:i/>
          <w:snapToGrid w:val="0"/>
          <w:sz w:val="26"/>
          <w:szCs w:val="24"/>
          <w:rtl/>
        </w:rPr>
        <w:t>מגולוו</w:t>
      </w:r>
      <w:r w:rsidR="00EB50C8" w:rsidRPr="00E56613">
        <w:rPr>
          <w:rFonts w:ascii="David" w:eastAsia="Times New Roman" w:hAnsi="David" w:cs="David" w:hint="eastAsia"/>
          <w:b/>
          <w:i/>
          <w:snapToGrid w:val="0"/>
          <w:sz w:val="26"/>
          <w:szCs w:val="24"/>
          <w:rtl/>
        </w:rPr>
        <w:t>ן</w:t>
      </w:r>
      <w:r w:rsidRPr="00E56613">
        <w:rPr>
          <w:rFonts w:ascii="David" w:eastAsia="Times New Roman" w:hAnsi="David" w:cs="David"/>
          <w:b/>
          <w:i/>
          <w:snapToGrid w:val="0"/>
          <w:sz w:val="26"/>
          <w:szCs w:val="24"/>
          <w:rtl/>
        </w:rPr>
        <w:t xml:space="preserve"> צבוע כדוגמת איסכורית או שו"ע טכני צמודים אחד לשני באופן שיהוו קיר אטום בגובה שלא יפחת מ- </w:t>
      </w:r>
      <w:smartTag w:uri="urn:schemas-microsoft-com:office:smarttags" w:element="metricconverter">
        <w:smartTagPr>
          <w:attr w:name="ProductID" w:val="2 מטר"/>
        </w:smartTagPr>
        <w:r w:rsidRPr="00E56613">
          <w:rPr>
            <w:rFonts w:ascii="David" w:eastAsia="Times New Roman" w:hAnsi="David" w:cs="David"/>
            <w:b/>
            <w:i/>
            <w:snapToGrid w:val="0"/>
            <w:sz w:val="26"/>
            <w:szCs w:val="24"/>
            <w:rtl/>
          </w:rPr>
          <w:t>2 מטר</w:t>
        </w:r>
      </w:smartTag>
      <w:r w:rsidRPr="00E56613">
        <w:rPr>
          <w:rFonts w:ascii="David" w:eastAsia="Times New Roman" w:hAnsi="David" w:cs="David"/>
          <w:b/>
          <w:i/>
          <w:snapToGrid w:val="0"/>
          <w:sz w:val="26"/>
          <w:szCs w:val="24"/>
          <w:rtl/>
        </w:rPr>
        <w:t xml:space="preserve"> לרבות כיסויי הגנה לאנשים ומכוניות בשילוב שערים או גידור אחר בכל מקום לפי דרישת הרשויות, או לפי כל מפרט אחר שיקבע ע"י המפקח </w:t>
      </w:r>
      <w:r w:rsidRPr="00E56613">
        <w:rPr>
          <w:rFonts w:ascii="David" w:eastAsia="Times New Roman" w:hAnsi="David" w:cs="David" w:hint="cs"/>
          <w:b/>
          <w:i/>
          <w:snapToGrid w:val="0"/>
          <w:sz w:val="26"/>
          <w:szCs w:val="24"/>
          <w:rtl/>
        </w:rPr>
        <w:t xml:space="preserve">ובלבד שלא יפחת מהמפרט האמור בנספח 3.1.33 ולנספח 3.1.43 </w:t>
      </w:r>
      <w:r w:rsidRPr="00E56613">
        <w:rPr>
          <w:rFonts w:ascii="David" w:eastAsia="Times New Roman" w:hAnsi="David" w:cs="David"/>
          <w:b/>
          <w:i/>
          <w:snapToGrid w:val="0"/>
          <w:sz w:val="26"/>
          <w:szCs w:val="24"/>
          <w:rtl/>
        </w:rPr>
        <w:t>וכן למקם הגדר בהתחשב בחפירה, מרחב עבודה ודיפון בקו מגרש והכול בכפיפה להוראות רשויות מוסמכות</w:t>
      </w:r>
      <w:r w:rsidRPr="00E56613">
        <w:rPr>
          <w:rFonts w:ascii="David" w:eastAsia="Times New Roman" w:hAnsi="David" w:cs="David" w:hint="cs"/>
          <w:b/>
          <w:i/>
          <w:snapToGrid w:val="0"/>
          <w:sz w:val="26"/>
          <w:szCs w:val="24"/>
          <w:rtl/>
        </w:rPr>
        <w:t>.</w:t>
      </w:r>
    </w:p>
    <w:p w14:paraId="0A024480" w14:textId="77777777" w:rsidR="00E56613" w:rsidRPr="00E56613" w:rsidRDefault="00E56613" w:rsidP="00E56613">
      <w:pPr>
        <w:spacing w:before="120" w:beforeAutospacing="0" w:after="120" w:afterAutospacing="0" w:line="240" w:lineRule="auto"/>
        <w:ind w:left="1699"/>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מוסכם כי המזמין רשאי להתקין שלטי פרסומת ו/או אחרים על הגדר או בכל מקום בשטח האתר לפי שיקול דעתו הבלעדי והמוחלט.</w:t>
      </w:r>
    </w:p>
    <w:p w14:paraId="140AA9AF" w14:textId="77777777" w:rsidR="00E56613" w:rsidRPr="00E56613" w:rsidRDefault="00E56613" w:rsidP="00E56613">
      <w:pPr>
        <w:spacing w:before="120" w:beforeAutospacing="0" w:after="120" w:afterAutospacing="0" w:line="240" w:lineRule="auto"/>
        <w:ind w:left="1699"/>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מובהר כי כל פרסום מטעם הקבלן ו/או קבלני המשנה ו/או הספקים אסור בתחום האתר </w:t>
      </w:r>
      <w:r w:rsidR="00EB50C8" w:rsidRPr="00E56613">
        <w:rPr>
          <w:rFonts w:ascii="David" w:eastAsia="Times New Roman" w:hAnsi="David" w:cs="David" w:hint="cs"/>
          <w:b/>
          <w:i/>
          <w:snapToGrid w:val="0"/>
          <w:sz w:val="26"/>
          <w:szCs w:val="24"/>
          <w:rtl/>
        </w:rPr>
        <w:t>ובבניי</w:t>
      </w:r>
      <w:r w:rsidR="00EB50C8" w:rsidRPr="00E56613">
        <w:rPr>
          <w:rFonts w:ascii="David" w:eastAsia="Times New Roman" w:hAnsi="David" w:cs="David" w:hint="eastAsia"/>
          <w:b/>
          <w:i/>
          <w:snapToGrid w:val="0"/>
          <w:sz w:val="26"/>
          <w:szCs w:val="24"/>
          <w:rtl/>
        </w:rPr>
        <w:t>ן</w:t>
      </w:r>
      <w:r w:rsidRPr="00E56613">
        <w:rPr>
          <w:rFonts w:ascii="David" w:eastAsia="Times New Roman" w:hAnsi="David" w:cs="David"/>
          <w:b/>
          <w:i/>
          <w:snapToGrid w:val="0"/>
          <w:sz w:val="26"/>
          <w:szCs w:val="24"/>
          <w:rtl/>
        </w:rPr>
        <w:t>. למרות האמור לעיל, תותר התקנת שלטים לצורכי התמצאות בלבד ע"ג מכולות ו/או מחסנים של הקבלן ו/או קבלני המשנה ו/או הספקים ובלבד שהשלטים כאמור לא יהיו גדולים מ- 80</w:t>
      </w:r>
      <w:r w:rsidRPr="00E56613">
        <w:rPr>
          <w:rFonts w:ascii="David" w:eastAsia="Times New Roman" w:hAnsi="David" w:cs="David"/>
          <w:b/>
          <w:i/>
          <w:snapToGrid w:val="0"/>
          <w:sz w:val="26"/>
          <w:szCs w:val="24"/>
        </w:rPr>
        <w:t>X</w:t>
      </w:r>
      <w:r w:rsidRPr="00E56613">
        <w:rPr>
          <w:rFonts w:ascii="David" w:eastAsia="Times New Roman" w:hAnsi="David" w:cs="David"/>
          <w:b/>
          <w:i/>
          <w:snapToGrid w:val="0"/>
          <w:sz w:val="26"/>
          <w:szCs w:val="24"/>
          <w:rtl/>
        </w:rPr>
        <w:t>80 ס"מ לכל גורם ולא יהיו גבוהים מגובה הגדר התוחמת את האתר.</w:t>
      </w:r>
    </w:p>
    <w:p w14:paraId="781C677A"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להציב שמירה באתר בכל שעות</w:t>
      </w:r>
      <w:r w:rsidRPr="00E56613">
        <w:rPr>
          <w:rFonts w:ascii="David" w:eastAsia="Times New Roman" w:hAnsi="David" w:cs="David" w:hint="cs"/>
          <w:b/>
          <w:i/>
          <w:snapToGrid w:val="0"/>
          <w:sz w:val="26"/>
          <w:szCs w:val="24"/>
          <w:rtl/>
        </w:rPr>
        <w:t xml:space="preserve"> העבודה ובכל השעות</w:t>
      </w:r>
      <w:r w:rsidRPr="00E56613">
        <w:rPr>
          <w:rFonts w:ascii="David" w:eastAsia="Times New Roman" w:hAnsi="David" w:cs="David"/>
          <w:b/>
          <w:i/>
          <w:snapToGrid w:val="0"/>
          <w:sz w:val="26"/>
          <w:szCs w:val="24"/>
          <w:rtl/>
        </w:rPr>
        <w:t xml:space="preserve"> בהן לא מתבצעת עבודה באתר לרבות בחגים ושבתות ובמועדי ישראל ולמנוע כל כניסה לאתר אלא ברשות הקבלן, המזמין או המפקח. להציב שמירה כאמור גם במשרד המכירות, בין אם הוא מצוי באתר ובין אם הוא סמוך לו. אין באמור לעיל כדי לגרוע </w:t>
      </w:r>
      <w:r w:rsidRPr="00E56613">
        <w:rPr>
          <w:rFonts w:ascii="David" w:eastAsia="Times New Roman" w:hAnsi="David" w:cs="David"/>
          <w:b/>
          <w:i/>
          <w:snapToGrid w:val="0"/>
          <w:sz w:val="26"/>
          <w:szCs w:val="24"/>
          <w:rtl/>
        </w:rPr>
        <w:lastRenderedPageBreak/>
        <w:t>מאחריותו של הקבלן לכל אובדן, נזק, פגיעה או גניבה שייגרמו כתוצאה מכך שהקבלן לא הציב שמירה בשעות העבודה.</w:t>
      </w:r>
    </w:p>
    <w:p w14:paraId="74BAA968"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לקיים סידורי בטיחות מקסימאליים אשר יבטיחו את שלום כל הנמצא באתר. ידוע לקבלן כי אי קיום נהלים אלה עלול לפגוע בזכויות עפ"י פוליסת הביטוח שנערכה בגין ביצוע הפרויקט. לספק ולקיים שמירה ושאר אמצעי זהירות ובטיחות להגנתו בטחונו ונוחיותו של הצבור בכל מקום שיהיה צורך בכך או שיידרש ע"י המפקח ו/או ע"י הרשות המקומית או שיהיה דרוש עפ"י הדין לרבות במשרד המכירות באתר או הסמוך לאתר, לפי העניין.</w:t>
      </w:r>
    </w:p>
    <w:p w14:paraId="3801DED0"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לשמור על ניקיון האתר וכל הכלול בו.</w:t>
      </w:r>
    </w:p>
    <w:p w14:paraId="3ACD97EC"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להרחיק מהאתר כל פסולת ושיירי בנין בכל עת שיידרש ע"י המפקח ולהעבירה למקום המיועד להשלכת פסולת מסוגה על פי דין.</w:t>
      </w:r>
    </w:p>
    <w:p w14:paraId="7C4A01B6"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לדאוג שהדרכים והשבילים לאתר וממנו יהיו פנויים בכל עת לתנועה חופשית.</w:t>
      </w:r>
    </w:p>
    <w:p w14:paraId="3E30A02C"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לפעול בהתאם להוראות בטיחות למבקרים כדלקמן:</w:t>
      </w:r>
    </w:p>
    <w:p w14:paraId="6A7D97F7"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להציב שלטי אזהרה בכניסה לאתר, בכניסה למבנה, ולפני משרד המכירות בהם יירשם:</w:t>
      </w:r>
      <w:r w:rsidR="00EB50C8">
        <w:rPr>
          <w:rFonts w:ascii="David" w:eastAsia="Times New Roman" w:hAnsi="David" w:cs="David" w:hint="cs"/>
          <w:b/>
          <w:i/>
          <w:snapToGrid w:val="0"/>
          <w:sz w:val="26"/>
          <w:szCs w:val="24"/>
          <w:rtl/>
        </w:rPr>
        <w:t xml:space="preserve"> </w:t>
      </w:r>
      <w:r w:rsidRPr="00E56613">
        <w:rPr>
          <w:rFonts w:ascii="David" w:eastAsia="Times New Roman" w:hAnsi="David" w:cs="David"/>
          <w:b/>
          <w:i/>
          <w:snapToGrid w:val="0"/>
          <w:sz w:val="26"/>
          <w:szCs w:val="24"/>
          <w:rtl/>
        </w:rPr>
        <w:t>"הכניסה לאתר דרך משרד המכירות ובליווי נציג הקבלן. אין להיכנס למבנה/ים ללא ליווי וללא הצטיידות ב</w:t>
      </w:r>
      <w:r w:rsidRPr="00E56613">
        <w:rPr>
          <w:rFonts w:ascii="David" w:eastAsia="Times New Roman" w:hAnsi="David" w:cs="David" w:hint="cs"/>
          <w:b/>
          <w:i/>
          <w:snapToGrid w:val="0"/>
          <w:sz w:val="26"/>
          <w:szCs w:val="24"/>
          <w:rtl/>
        </w:rPr>
        <w:t>קסדת</w:t>
      </w:r>
      <w:r w:rsidRPr="00E56613">
        <w:rPr>
          <w:rFonts w:ascii="David" w:eastAsia="Times New Roman" w:hAnsi="David" w:cs="David"/>
          <w:b/>
          <w:i/>
          <w:snapToGrid w:val="0"/>
          <w:sz w:val="26"/>
          <w:szCs w:val="24"/>
          <w:rtl/>
        </w:rPr>
        <w:t xml:space="preserve"> מגן."</w:t>
      </w:r>
    </w:p>
    <w:p w14:paraId="6F3BD2B8"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להעמיד לרשות המבקרים </w:t>
      </w:r>
      <w:r w:rsidRPr="00E56613">
        <w:rPr>
          <w:rFonts w:ascii="David" w:eastAsia="Times New Roman" w:hAnsi="David" w:cs="David" w:hint="cs"/>
          <w:b/>
          <w:i/>
          <w:snapToGrid w:val="0"/>
          <w:sz w:val="26"/>
          <w:szCs w:val="24"/>
          <w:rtl/>
        </w:rPr>
        <w:t>קסדות</w:t>
      </w:r>
      <w:r w:rsidRPr="00E56613">
        <w:rPr>
          <w:rFonts w:ascii="David" w:eastAsia="Times New Roman" w:hAnsi="David" w:cs="David"/>
          <w:b/>
          <w:i/>
          <w:snapToGrid w:val="0"/>
          <w:sz w:val="26"/>
          <w:szCs w:val="24"/>
          <w:rtl/>
        </w:rPr>
        <w:t xml:space="preserve"> מגן במשרד המכירות ובמשרד לשינויי רוכשים. להדריך וללוות מבקרים לדירות בדרך בטוחה וללא מכשולים.</w:t>
      </w:r>
    </w:p>
    <w:p w14:paraId="650FBD93"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hint="cs"/>
          <w:b/>
          <w:i/>
          <w:snapToGrid w:val="0"/>
          <w:sz w:val="26"/>
          <w:szCs w:val="24"/>
          <w:rtl/>
        </w:rPr>
        <w:t xml:space="preserve">בהתאם לדרישות ולתכנון היזם, הקבלן יבנה מעבר בטוח לדיירים ורוכשי דירות פוטנציאליים שיאפשר גישה מכובדת ובטוחה ממשרד </w:t>
      </w:r>
      <w:r w:rsidRPr="00E56613">
        <w:rPr>
          <w:rFonts w:ascii="David" w:eastAsia="Times New Roman" w:hAnsi="David" w:cs="David"/>
          <w:b/>
          <w:i/>
          <w:snapToGrid w:val="0"/>
          <w:sz w:val="26"/>
          <w:szCs w:val="24"/>
          <w:rtl/>
        </w:rPr>
        <w:t>המכירות ו/או חוץ הפרויקט אל תוך הפרויקט לרבות לדירה לדוגמא והלובי הקומתי  בהתאם למפרט המצורף _</w:t>
      </w:r>
      <w:r w:rsidRPr="00E56613">
        <w:rPr>
          <w:rFonts w:ascii="David" w:eastAsia="Times New Roman" w:hAnsi="David" w:cs="David" w:hint="cs"/>
          <w:b/>
          <w:i/>
          <w:snapToGrid w:val="0"/>
          <w:sz w:val="26"/>
          <w:szCs w:val="24"/>
          <w:rtl/>
        </w:rPr>
        <w:t>3.1.43</w:t>
      </w:r>
      <w:r w:rsidRPr="00E56613">
        <w:rPr>
          <w:rFonts w:ascii="David" w:eastAsia="Times New Roman" w:hAnsi="David" w:cs="David"/>
          <w:b/>
          <w:i/>
          <w:snapToGrid w:val="0"/>
          <w:sz w:val="26"/>
          <w:szCs w:val="24"/>
          <w:rtl/>
        </w:rPr>
        <w:t xml:space="preserve"> בנוסף, על הקבלן לבנות בכל הכניסות למבנה/ים גגוני הגנה בפני נפילת חומרים/אמצעים מהמבנה.</w:t>
      </w:r>
      <w:r w:rsidRPr="00E56613">
        <w:rPr>
          <w:rFonts w:ascii="David" w:eastAsia="Times New Roman" w:hAnsi="David" w:cs="David" w:hint="cs"/>
          <w:b/>
          <w:i/>
          <w:snapToGrid w:val="0"/>
          <w:sz w:val="26"/>
          <w:szCs w:val="24"/>
          <w:rtl/>
        </w:rPr>
        <w:t xml:space="preserve"> </w:t>
      </w:r>
    </w:p>
    <w:p w14:paraId="27E89D6D" w14:textId="77777777" w:rsidR="00E56613" w:rsidRPr="00E56613" w:rsidRDefault="00E56613" w:rsidP="00E56613">
      <w:pPr>
        <w:spacing w:before="0" w:beforeAutospacing="0" w:after="0" w:afterAutospacing="0" w:line="240" w:lineRule="auto"/>
        <w:ind w:left="4120" w:hanging="960"/>
        <w:jc w:val="both"/>
        <w:rPr>
          <w:rFonts w:ascii="David" w:eastAsia="Times New Roman" w:hAnsi="David" w:cs="David"/>
          <w:snapToGrid w:val="0"/>
          <w:sz w:val="24"/>
          <w:szCs w:val="24"/>
          <w:rtl/>
        </w:rPr>
      </w:pPr>
    </w:p>
    <w:p w14:paraId="21EC1D17"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לפעול למניעת מפגעים לרבות חיתוך חוטים, מסמרים וברזלים היוצאים מן הקירות/ מעקה חדר המדרגות, התקנת והפעלת  תאורה בחדרי מדרגות ובמקומות חשוכים, שלבי דריכה רחבים ומעוגנים במהלכי מדרגות משופעים שלא הושלמו וכד'.</w:t>
      </w:r>
    </w:p>
    <w:p w14:paraId="7A24C18F"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p>
    <w:p w14:paraId="6F2292B7"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הקבלן מתחייב שתוך כדי בצוע העבודות לא תהיה פגיעה בנוחות הצבור (לרבות מתקנים, בנינים ו/או הדיירים בסביבה וביכולתם לתפקד באופן תקין), ולא תהיה כל הפרעה בזכות השימוש והמעבר של כל אדם בכביש, דרך וכיו"ב או בזכות השימוש וההחזקה ברכוש ציבורי כלשהו ובכלל זה ימנע מיצירת מטרדי רעש ומטרדים אחרים.</w:t>
      </w:r>
    </w:p>
    <w:p w14:paraId="1C637BC8"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הקבלן אחראי שכל נזק או קלקול שיגרם עקב בצוע העבודות לכביש, דרך, מדרכה, שביל, רשת מים, ביוב, תיעול, חשמל, תשתיות ו/או מערכות </w:t>
      </w:r>
      <w:r w:rsidR="00EB50C8" w:rsidRPr="00E56613">
        <w:rPr>
          <w:rFonts w:ascii="David" w:eastAsia="Times New Roman" w:hAnsi="David" w:cs="David" w:hint="cs"/>
          <w:b/>
          <w:i/>
          <w:snapToGrid w:val="0"/>
          <w:sz w:val="26"/>
          <w:szCs w:val="24"/>
          <w:rtl/>
        </w:rPr>
        <w:t>טלוויזי</w:t>
      </w:r>
      <w:r w:rsidR="00EB50C8" w:rsidRPr="00E56613">
        <w:rPr>
          <w:rFonts w:ascii="David" w:eastAsia="Times New Roman" w:hAnsi="David" w:cs="David" w:hint="eastAsia"/>
          <w:b/>
          <w:i/>
          <w:snapToGrid w:val="0"/>
          <w:sz w:val="26"/>
          <w:szCs w:val="24"/>
          <w:rtl/>
        </w:rPr>
        <w:t>ה</w:t>
      </w:r>
      <w:r w:rsidRPr="00E56613">
        <w:rPr>
          <w:rFonts w:ascii="David" w:eastAsia="Times New Roman" w:hAnsi="David" w:cs="David"/>
          <w:b/>
          <w:i/>
          <w:snapToGrid w:val="0"/>
          <w:sz w:val="26"/>
          <w:szCs w:val="24"/>
          <w:rtl/>
        </w:rPr>
        <w:t xml:space="preserve"> בכבלים, טלגרף, טלפון, צינורות או מובילים אחרים וכיו"ב, (להלן בסעיף זה בשם הכולל - "</w:t>
      </w:r>
      <w:r w:rsidRPr="00E56613">
        <w:rPr>
          <w:rFonts w:ascii="David" w:eastAsia="Times New Roman" w:hAnsi="David" w:cs="David"/>
          <w:bCs/>
          <w:i/>
          <w:snapToGrid w:val="0"/>
          <w:sz w:val="26"/>
          <w:szCs w:val="24"/>
          <w:rtl/>
        </w:rPr>
        <w:t>מתקנים</w:t>
      </w:r>
      <w:r w:rsidRPr="00E56613">
        <w:rPr>
          <w:rFonts w:ascii="David" w:eastAsia="Times New Roman" w:hAnsi="David" w:cs="David"/>
          <w:b/>
          <w:i/>
          <w:snapToGrid w:val="0"/>
          <w:sz w:val="26"/>
          <w:szCs w:val="24"/>
          <w:rtl/>
        </w:rPr>
        <w:t>") בין בתחומי האתר ובין מחוצה לו, בין ברשות היחיד ובין ברשות הרבים, בין שהנזק או הקלקול נגרמו באקראי ובין שהיו מעשה הכרחי וצפוי מראש בבצוע העבודות, יתוקן מיידית על חשבונו הוא באופן היעיל ביותר ולשביעות רצונו של המפקח ושל כל אדם או רשות המוסמכים לפקח על המתקנים.</w:t>
      </w:r>
    </w:p>
    <w:p w14:paraId="2F906087"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לפני בצוע עבודות העשויות לפגוע במתקנים המצויים מתחת לפני הקרקע, מתחייב הקבלן להיוודע אצל המפקח וכן אצל הרשויות המוסמכות בדבר המצאות מתקן כאמור במקום בצוע אותן עבודות, ולנקוט בכל האמצעים שידרשו ע"י המפקח או הרשויות המוסמכות לשם ההגנה והטפול במתקנים.</w:t>
      </w:r>
    </w:p>
    <w:p w14:paraId="50D3EFB6"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snapToGrid w:val="0"/>
          <w:sz w:val="26"/>
          <w:szCs w:val="24"/>
          <w:rtl/>
        </w:rPr>
        <w:lastRenderedPageBreak/>
        <w:t>הקבלן אחראי שתוך כדי בצוע העבודות, לא תהיינה הדרכים המובילות לאתר נתונות שלא לצורך</w:t>
      </w:r>
      <w:r w:rsidRPr="00E56613">
        <w:rPr>
          <w:rFonts w:ascii="David" w:eastAsia="Times New Roman" w:hAnsi="David" w:cs="David"/>
          <w:b/>
          <w:i/>
          <w:snapToGrid w:val="0"/>
          <w:sz w:val="26"/>
          <w:szCs w:val="24"/>
          <w:rtl/>
        </w:rPr>
        <w:t xml:space="preserve"> לתנועה או הפרעות אחרות שיקשו על התנועה הרגילה בהן, ושלצורך הובלתם של משאות מיוחדים יתקבל תחילה הרישיון הדרוש לשם כך מהרשות המוסמכת, וינקטו כל האמצעים לרבות - בחירתן של הדרכים, כלי הרכב וזמני ההובלה - כך שתמעט ככל האפשר ההפרעה לתנועה הרגילה בדרכים האמורות וימנע ככל האפשר נזק לדרכים.</w:t>
      </w:r>
    </w:p>
    <w:p w14:paraId="6D9FFCB2"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אם לשם בצוע העבודות יהא צורך להעביר חפץ כלשהו, באופן שההעברה עלולה לגרום נזק למתקנים באם לא ישתמשו באמצעי הגנה מיוחדים - יודיע הקבלן בכתב למפקח, לפני ההעברה, על פרטי החפץ שיש להעבירו, ועל תכניתו להבטחת אמצעי הגנה מתאימים. הקבלן יהיה רשאי לבצע את אמצעי ההגנה בהתאם לתכניתו אך ורק לאחר שיקבל את א</w:t>
      </w:r>
      <w:r w:rsidR="00EB50C8">
        <w:rPr>
          <w:rFonts w:ascii="David" w:eastAsia="Times New Roman" w:hAnsi="David" w:cs="David" w:hint="cs"/>
          <w:b/>
          <w:i/>
          <w:snapToGrid w:val="0"/>
          <w:sz w:val="26"/>
          <w:szCs w:val="24"/>
          <w:rtl/>
        </w:rPr>
        <w:t>י</w:t>
      </w:r>
      <w:r w:rsidRPr="00E56613">
        <w:rPr>
          <w:rFonts w:ascii="David" w:eastAsia="Times New Roman" w:hAnsi="David" w:cs="David"/>
          <w:b/>
          <w:i/>
          <w:snapToGrid w:val="0"/>
          <w:sz w:val="26"/>
          <w:szCs w:val="24"/>
          <w:rtl/>
        </w:rPr>
        <w:t>שורו של המפקח ולאחר שיהיה בידו רישיון מתאים מהרשויות המוסמכות.</w:t>
      </w:r>
    </w:p>
    <w:p w14:paraId="2DAE21DD"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מבלי לגרוע מהתחייבויות הקבלן דלעיל ולהלן, הקבלן יהיה האחראי הבלעדי לבטיחות העבודות, העובדים והציבור ולנקיטת כל אמצעי הזהירות הדרושים למניעת תאונות עבודה לרבות תאונות הקשורות בעבודות חפירה, הנחת הצינורות, הובלת חומרים, הפעלת ציוד חפירה וציוד מכני וכו'. הקבלן ינקוט בכל אמצעי הזהירות הדרושים להבטחת חיי אדם ורכוש באתר או בסביבתו בעת ביצוע העבודות ויקפיד על קיום כל הוראות דיני התכנון והבניה, הוראות משרד העבודה והוראות כל דין. הקבלן יתקין דרכי גישה זמניות, פיגומים, דיפונים, מעקות, גדרות זמניות, אורות ושלטי אזהרה כנדרש, לרבות שמירה, כדי להזהיר את הציבור מתאונות העלולות להיגרם בשל הימצאותם של חפירות, בורות, תעלות, ערימות עפר, חומרים ומכשולים אחרים באתר. בשעות החשיכה ידאג הקבלן לתאורה מספקת בפינות ולאורך התעלות המגודרות. מיד עם סיום יום העבודה בכל חלק של האתר חייב הקבלן למלא את כל הבורות והחפירות, ליישר את הערימות והעפר ולסלק את כל המכשולים שנותרו באתר כתוצאה מביצוע העבודות.</w:t>
      </w:r>
    </w:p>
    <w:p w14:paraId="0C55F607" w14:textId="77777777" w:rsidR="00E56613" w:rsidRPr="00EB50C8" w:rsidRDefault="00E56613" w:rsidP="00EB50C8">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hint="cs"/>
          <w:b/>
          <w:i/>
          <w:snapToGrid w:val="0"/>
          <w:sz w:val="26"/>
          <w:szCs w:val="24"/>
          <w:rtl/>
        </w:rPr>
        <w:t>טרם אכלוס, ממונה הבטיחות מטעם הקבלן יאשר את מוכנות הפרויקט הכולל את שטח הפיתוח, המבנה והחניון לכניסת דיירים. ככל והפרויקט יאוכלס בצורה הדרגתית, ממונה הבטיחות מטעם הקבלן הראשי יאשר את מוכנות המבנה לאכלוס ביחס לשאר חלקי האתר שנמצאים עדיין בבניה.</w:t>
      </w:r>
    </w:p>
    <w:p w14:paraId="58CC1CBE" w14:textId="77777777" w:rsidR="00E56613" w:rsidRPr="00E56613" w:rsidRDefault="00E56613" w:rsidP="00E56613">
      <w:pPr>
        <w:spacing w:before="0" w:beforeAutospacing="0" w:after="0" w:afterAutospacing="0" w:line="240" w:lineRule="auto"/>
        <w:ind w:left="3140" w:hanging="1000"/>
        <w:jc w:val="both"/>
        <w:rPr>
          <w:rFonts w:ascii="David" w:eastAsia="Times New Roman" w:hAnsi="David" w:cs="David"/>
          <w:snapToGrid w:val="0"/>
          <w:sz w:val="24"/>
          <w:szCs w:val="24"/>
          <w:rtl/>
        </w:rPr>
      </w:pPr>
    </w:p>
    <w:p w14:paraId="297799B0" w14:textId="77777777" w:rsidR="00E56613" w:rsidRPr="00E56613" w:rsidRDefault="00E56613" w:rsidP="00237720">
      <w:pPr>
        <w:numPr>
          <w:ilvl w:val="0"/>
          <w:numId w:val="24"/>
        </w:numPr>
        <w:spacing w:before="120" w:beforeAutospacing="0" w:after="120" w:afterAutospacing="0" w:line="240" w:lineRule="auto"/>
        <w:ind w:left="397" w:hanging="397"/>
        <w:jc w:val="both"/>
        <w:outlineLvl w:val="0"/>
        <w:rPr>
          <w:rFonts w:ascii="David" w:eastAsia="Times New Roman" w:hAnsi="David" w:cs="David"/>
          <w:snapToGrid w:val="0"/>
          <w:sz w:val="26"/>
          <w:szCs w:val="24"/>
          <w:rtl/>
        </w:rPr>
      </w:pPr>
      <w:r w:rsidRPr="00E56613">
        <w:rPr>
          <w:rFonts w:ascii="David" w:eastAsia="Times New Roman" w:hAnsi="David" w:cs="David"/>
          <w:b/>
          <w:bCs/>
          <w:snapToGrid w:val="0"/>
          <w:sz w:val="26"/>
          <w:szCs w:val="24"/>
          <w:u w:val="single"/>
          <w:rtl/>
        </w:rPr>
        <w:t>קומה ודירה לדוגמא</w:t>
      </w:r>
    </w:p>
    <w:p w14:paraId="6C4FC7A8" w14:textId="77777777" w:rsidR="00E56613" w:rsidRPr="00E56613" w:rsidRDefault="00E56613" w:rsidP="00E56613">
      <w:pPr>
        <w:spacing w:before="0" w:beforeAutospacing="0" w:after="0" w:afterAutospacing="0" w:line="240" w:lineRule="auto"/>
        <w:ind w:left="397"/>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הקבלן מתחייב לפי דרישת המזמין  לבצע דירה לדוגמא כמבנה עצמאי בסמוך למבנה המכירות של המזמין וכן קומה לדוגמא או כל חלק ממנה (לרבות השלמה מלאה של כל הדירות בקומה ושטחים משותפים בכל אחד מהבניינים המפורטים בנספח 3.1.1 לרבות השלמת עבודות גמר בהן ובשטחים המשותפים שבקומה, לשם קבלת אישור המפקח לפרטי ביצוע אופייניים לצרכי השיווק של המזמין ולשימושו בכל עת. כולל פיתוח צמוד ודרכי גישה נוחות ומוגנות לשימוש לקוחות המזמין (אף אם זמניות) לרבות הכשרת מקומות חניה בסמוך למבנה/ים לצרכים שיווקיים של המזמין. מועד השלמת הקומה לדוגמא - תוך 3 חודשים ממועד גמר יציקת תקרת הקומה. מועד השלמת הדירה לדוגמא בסמוך למבנה המכירות- תוך 3 חודשים ממועד צו התחלת עבודה. מיקום הקומה לדוגמא - עפ"י הנחיות המפקח. הקומה והדירה לדוגמא תיבנינה לפי המפרט הסטנדרטי אלא אם ניתנה הוראה אחרת מאת המזמין. הקבלן יבצע ויהיה אחראי לתחזוקת מעבר מוגן לקומה לדוגמא.</w:t>
      </w:r>
    </w:p>
    <w:p w14:paraId="4BAB6640" w14:textId="77777777" w:rsidR="00E56613" w:rsidRPr="00E56613" w:rsidRDefault="00E56613" w:rsidP="00E56613">
      <w:pPr>
        <w:spacing w:before="0" w:beforeAutospacing="0" w:after="0" w:afterAutospacing="0" w:line="240" w:lineRule="auto"/>
        <w:ind w:left="397"/>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שינויים לעומת מפרטי המכר שיוזמנו ע"י המזמין בהיקף של עד 1</w:t>
      </w:r>
      <w:r w:rsidRPr="00E56613">
        <w:rPr>
          <w:rFonts w:ascii="David" w:eastAsia="Times New Roman" w:hAnsi="David" w:cs="David" w:hint="cs"/>
          <w:snapToGrid w:val="0"/>
          <w:sz w:val="26"/>
          <w:szCs w:val="24"/>
          <w:rtl/>
        </w:rPr>
        <w:t>5</w:t>
      </w:r>
      <w:r w:rsidRPr="00E56613">
        <w:rPr>
          <w:rFonts w:ascii="David" w:eastAsia="Times New Roman" w:hAnsi="David" w:cs="David"/>
          <w:snapToGrid w:val="0"/>
          <w:sz w:val="26"/>
          <w:szCs w:val="24"/>
          <w:rtl/>
        </w:rPr>
        <w:t>,000 ש"ח לכל קומה לדוגמא ולדירה לדוגמא בהתאם למפורט בסעי</w:t>
      </w:r>
      <w:r w:rsidR="00345EDB">
        <w:rPr>
          <w:rFonts w:ascii="David" w:eastAsia="Times New Roman" w:hAnsi="David" w:cs="David" w:hint="cs"/>
          <w:snapToGrid w:val="0"/>
          <w:sz w:val="26"/>
          <w:szCs w:val="24"/>
          <w:rtl/>
        </w:rPr>
        <w:t>ף</w:t>
      </w:r>
      <w:r w:rsidRPr="00E56613">
        <w:rPr>
          <w:rFonts w:ascii="David" w:eastAsia="Times New Roman" w:hAnsi="David" w:cs="David"/>
          <w:snapToGrid w:val="0"/>
          <w:sz w:val="26"/>
          <w:szCs w:val="24"/>
          <w:rtl/>
        </w:rPr>
        <w:t xml:space="preserve"> 22 (שינויי המזמין) כלולים במחיר הכולל.</w:t>
      </w:r>
    </w:p>
    <w:p w14:paraId="097E8696" w14:textId="77777777" w:rsidR="00E56613" w:rsidRPr="00E56613" w:rsidRDefault="00E56613" w:rsidP="00E56613">
      <w:pPr>
        <w:spacing w:before="0" w:beforeAutospacing="0" w:after="0" w:afterAutospacing="0" w:line="240" w:lineRule="auto"/>
        <w:ind w:left="397"/>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הקבלן מתחייב לבצע בקומה תיקונים, חידוש צבע, ניקיון, פוליש הריצוף וכל יתר העבודות הדרושות לצורך מסירתה לרוכשים בתוך 60 יום ממועד קבלת הודעת המזמין בדבר הכנתה למסירה לרוכשים. על אף האמור לעיל, תיקונים מהותיים שאינם נובעים מבלאי סביר ואשר נגרמו בגין רשלנות המזמין ו/או לקוחותיו ימומנו ע"י המזמין.</w:t>
      </w:r>
    </w:p>
    <w:p w14:paraId="55FDDA18" w14:textId="77777777" w:rsidR="00E56613" w:rsidRPr="00E56613" w:rsidRDefault="00E56613" w:rsidP="00E56613">
      <w:pPr>
        <w:spacing w:before="0" w:beforeAutospacing="0" w:after="0" w:afterAutospacing="0" w:line="240" w:lineRule="auto"/>
        <w:ind w:left="360"/>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הקבלן ימסור מפתחות לקומה ולדירות בקומה לשימוש נציג המכירות ולקוחות המזמין. מבלי לגרוע מהאמור לעיל, אחראי הקבלן לניקיונה השוטף של הקומה לדוגמא.</w:t>
      </w:r>
    </w:p>
    <w:p w14:paraId="06A4AE01"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76B40353" w14:textId="77777777" w:rsidR="00E56613" w:rsidRPr="00E56613" w:rsidRDefault="00E56613" w:rsidP="00237720">
      <w:pPr>
        <w:numPr>
          <w:ilvl w:val="0"/>
          <w:numId w:val="24"/>
        </w:numPr>
        <w:spacing w:before="120" w:beforeAutospacing="0" w:after="120" w:afterAutospacing="0" w:line="240" w:lineRule="auto"/>
        <w:ind w:left="397" w:hanging="397"/>
        <w:jc w:val="both"/>
        <w:outlineLvl w:val="0"/>
        <w:rPr>
          <w:rFonts w:ascii="David" w:eastAsia="Times New Roman" w:hAnsi="David" w:cs="David"/>
          <w:snapToGrid w:val="0"/>
          <w:sz w:val="26"/>
          <w:szCs w:val="24"/>
          <w:rtl/>
        </w:rPr>
      </w:pPr>
      <w:r w:rsidRPr="00E56613">
        <w:rPr>
          <w:rFonts w:ascii="David" w:eastAsia="Times New Roman" w:hAnsi="David" w:cs="David"/>
          <w:b/>
          <w:bCs/>
          <w:snapToGrid w:val="0"/>
          <w:sz w:val="26"/>
          <w:szCs w:val="24"/>
          <w:u w:val="single"/>
          <w:rtl/>
        </w:rPr>
        <w:t>אחריות לנזקים ולעבודות</w:t>
      </w:r>
    </w:p>
    <w:p w14:paraId="72F0725F"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lastRenderedPageBreak/>
        <w:t>הקבלן אחראי לכל נזק כמפורט להלן, הנגרם, במישרין או בעקיפין, עקב בצוע העבודות , בגין מעשה או מחדל של הקבלן, עובדיו, קבלני משנה ועובדיהם וכל מי שנתון למרות הקבלן או קבלני משנה או פועל לפי הזמנתם או ברשותם, וכן לכל נזק שהוא תוצאה של גורם אחר אשר על הקבלן לכסותו בבטוח כמוגדר בסעיף 16 להלן. ואלה הנזקים:</w:t>
      </w:r>
    </w:p>
    <w:p w14:paraId="0D60A405"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נזק גוף (כולל - מוות, חבלה, פגיעה או לקוי גופני נפשי או שכלי) לכל אדם, לרבות המפקח, המזמין ועובדיו, הקבלן, קבלני משנה, קבלנים מיוחדים ואחרים ועובדיהם ו/או רוכשים.</w:t>
      </w:r>
    </w:p>
    <w:p w14:paraId="4F8110E2"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אבדן, פגיעה או/וגם נזק לעבודות, לחומרים, לאמצעים ולכל רכוש איזה שהוא, כולל רכושם של אלה המפורטים בסעיף 15.1.1 לעיל.</w:t>
      </w:r>
    </w:p>
    <w:p w14:paraId="2571895E"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הוראות סעיף זה תחולנה גם על כל פגיעה, אבדן או נזק שיגרמו תוך כדי או עקב בצוע עבודות בדק בהתאם להוראות סעיף 28 להלן. האחריות דלעיל חלה בין אם הנזק אירע או נתגלה בתקופת העבודות או בתקופת הבדק ובין אם בכל זמן אחר.</w:t>
      </w:r>
    </w:p>
    <w:p w14:paraId="0FAF97C5" w14:textId="77777777" w:rsidR="00E56613" w:rsidRPr="00E56613" w:rsidRDefault="00E56613" w:rsidP="00E56613">
      <w:pPr>
        <w:spacing w:before="0" w:beforeAutospacing="0" w:after="0" w:afterAutospacing="0" w:line="240" w:lineRule="auto"/>
        <w:ind w:left="360"/>
        <w:jc w:val="both"/>
        <w:rPr>
          <w:rFonts w:ascii="David" w:eastAsia="Times New Roman" w:hAnsi="David" w:cs="David"/>
          <w:snapToGrid w:val="0"/>
          <w:sz w:val="24"/>
          <w:szCs w:val="24"/>
          <w:rtl/>
        </w:rPr>
      </w:pPr>
    </w:p>
    <w:p w14:paraId="5E5E1204"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יהיה חייב לשפות ולפצות את המזמין מיד לפי דרישתו הראשונה באופן מלא בעד כל הוצאה, הפסד, מניעת רווח, אחריות תביעה, דרישה לרבות דרישות תיקונים ודרישות כספיות, או הליכים משפטיים בגין אותן פגיעות, אובדן או נזק שהקבלן אחראי להם כאמור בסעיף 15.1 לעיל ובלבד שהמזמין לא מנע מהקבלן הזדמנות לטפל בעניין לרבות כאמור בסעיף 15.3 להסכם זה. במידה והקבלן סבור כי קיים ניגוד עניינים בין ייצוג המזמין לייצוג הקבלן ידאג הקבלן כי הטיפול ייעשה ע"י שני עו"ד שונים ממשרדים נפרדים. היה והקבלן לא יעשה כן, לא יהיה רשאי הקבלן לחזור בכל טענה למזמין והקבלן יישא במלוא האחריות בגין התביעה.</w:t>
      </w:r>
    </w:p>
    <w:p w14:paraId="59E61F29"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על אף האמור לעיל, הקבלן מתחייב לשפות ולפצות את המזמין באופן מלא, בתוך 7 ימים ממועד קבלת דרישת המזמין בכתב, ואף קודם לקיומו ו/או השלמתו של בירור משפטי כאמור בסעיף 15.3 להלן, בעד כל הוצאה ו/או הפסד ו/או אובדן ו/או נזק לתשתיות ו/או מערכות ציבוריות/עירוניות אשר הפיצוי בגין גרימתם יידרש מהמזמין ע"י הרשות המקומית ו/או ע"י מי מטעמה. זאת בכפיפה לקביעת המפקח כי שוכנע בנסיבות העניין, שהקבלן אחראי כאמור בסעיף 15.1 לגרימת ההוצאה ו/או ההפסד ו/או האובדן ו/או הנזק דנן וכי אלה אכן נגרמו לתשתיות ו/או מערכות ציבוריות/עירוניות. מוסכם כי הוראת סעיף 15.5 להלן תחול גם במקרה כאמור.</w:t>
      </w:r>
    </w:p>
    <w:p w14:paraId="6C463D76"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בכל מקרה בו יקבל המזמין דרישה או תביעה כלשהיא שעילתה נזכרת בסעיף זה לעיל ולהלן, יעביר העתק הימנה לקבלן. הקבלן, ימנה על חשבונו, פרקליט, על מנת להתגונן בפני אותה תביעה או דרישה בשם המזמין. הקבלן מתחייב לדאוג כי קיום תביעה או דרישה כלשהם לא יגרמו למזמין כל נזק לרבות, מבלי לפגוע בכלליות האמור, הטלת עיקולים או סנקציות משפטיות אחרות כנגד המזמין. </w:t>
      </w:r>
    </w:p>
    <w:p w14:paraId="5DB0C257"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מבלי לגרוע מחובת הקבלן כאמור, הקבלן מתחייב לעשות כל שביכולתו להסיר כל עיקול ו/או צו שפוטי או מעין שפוטי אחר אשר יוטל כנגד המזמין, בתוך 60 יום מיום הטלתו של אותו צו.</w:t>
      </w:r>
    </w:p>
    <w:p w14:paraId="611C61CA"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אין באמור לעיל כדי לגרוע מזכותו של המזמין למנות פרקליט מטעמו על מנת להתגונן בפני אותה התביעה.</w:t>
      </w:r>
    </w:p>
    <w:p w14:paraId="18E06896"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מבלי לפגוע באחריות הקבלן כאמור לעיל בסעיף זה חייב הקבלן לתקן, מיד לפי דרישת המזמין או הניזוק, כל נזק לרכוש שנגרם בעטיו על חשבונו הוא ולשביעות רצונו של המפקח. למפקח הרשות לבחון בכל עת את האמצעים בהם נקט הקבלן למניעת נזק כאמור ולתיקונו, ועל הקבלן לציית להוראות שתינתנה ע"י המפקח. לא תוקן הנזק ע"י הקבלן במועד שנקבע ע"י המפקח, אזי הזכות למזמין לתקן הנזק על חשבון הקבלן ועל הקבלן לשפות את המזמין מיד לפי דרישתו בגין כל הוצאה שהמזמין הוציא לשם תיקון הנזק.</w:t>
      </w:r>
    </w:p>
    <w:p w14:paraId="7419130A"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מבלי לגרוע מהאמור, הסכומים שעל הקבלן לשלם למזמין לפי סעיף 15 זה לעיל ולהלן יחשבו כחוב המגיע מהקבלן למזמין לפי החוזה והמזמין יהיה זכאי לנכותו מכל סכום שיגיע ממנו לקבלן או/וגם לגבותו בכל דרך אחרת לרבות בדרך של חילוט הערבויות שבידיו או/וגם להסיבו לאחר ללא צורך בהסכמת הקבלן. תעודה חתומה ע"י המפקח המאשרת החוב הנ"ל תהיה ראיה מכרעת ללא עוררין בדבר הסכום הנקוב בה.</w:t>
      </w:r>
    </w:p>
    <w:p w14:paraId="00FC4A97"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lastRenderedPageBreak/>
        <w:t>על אף האמור לעיל לא יהיה הקבלן אחראי לכל נזק שיגרם מחמת מלחמה, פעולות איבה, פלישת אויב ופעולות מדינה אויבת, ואולם הוא חייב לפי דרישת המזמין ותמורת המחיר שיוסכם ביניהם לשקם כל נזק כאמור. בהעדר הסכמה לגבי המחיר יקבע זה ע"י המפקח.</w:t>
      </w:r>
    </w:p>
    <w:p w14:paraId="69C64251"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יהיה חייב לתקן לפי דרישת המזמין גם כל נזק הנגרם לעבודות מחמת גורם שהקבלן אינו אחראי לו ו/או גורם שלא חלה על הקבלן החובה לבטחו, ואולם במקרה זה תחולנה הוצאות התיקון על המזמין.</w:t>
      </w:r>
    </w:p>
    <w:p w14:paraId="75EB17DB"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אחריות הקבלן על פי סעיף זה תחול גם בקשר לכל מעשה או מחדל של הקבלן או מי מטעמו כאמור בסעיף 15.1 בקשר עם עבודות הבדק והאחריות בהן מחויב הקבלן בתקופת הבדק בהתאם להוראות חוזה זה והדין בכלל וסעיף 28 בפרט.</w:t>
      </w:r>
    </w:p>
    <w:p w14:paraId="56FF3095"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מבלי לגרוע מכלליות האמור לעיל מובהר כדלקמן:</w:t>
      </w:r>
    </w:p>
    <w:p w14:paraId="16F7A012" w14:textId="77777777" w:rsidR="00E56613" w:rsidRPr="00E56613" w:rsidRDefault="00E56613" w:rsidP="00E56613">
      <w:pPr>
        <w:spacing w:before="0" w:beforeAutospacing="0" w:after="0" w:afterAutospacing="0" w:line="240" w:lineRule="auto"/>
        <w:ind w:left="3140" w:hanging="1000"/>
        <w:jc w:val="both"/>
        <w:rPr>
          <w:rFonts w:ascii="David" w:eastAsia="Times New Roman" w:hAnsi="David" w:cs="David"/>
          <w:snapToGrid w:val="0"/>
          <w:sz w:val="24"/>
          <w:szCs w:val="24"/>
          <w:rtl/>
        </w:rPr>
      </w:pPr>
    </w:p>
    <w:p w14:paraId="34C48125"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מתחייב ליתן תגובה מפורטת בכתב תוך 7 ימים ממועד קבלת תלונה כלשהי מצד הרשות המקומית ו/או מאן דהוא אחר בקשר עם העבודות שבוצעו על ידו למתלונן, לאחר שנוסחה אושר מראש ע"י המזמין וכן לצורך כך להמציא למזמין מיידית העתק כל תלונה כאמור בקשר עם העבודות ו/או הפרויקט שנתקבלה אצלו והעתק מכתב התגובה מטעמו שנשלח בפועל.</w:t>
      </w:r>
    </w:p>
    <w:p w14:paraId="719B4187"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הקבלן מתחייב להצטרף לטיפול בתלונת רוכשים, אף אם נתקבלה לראשונה אצל המזמין ובכל מקרה מתחייב לנהל את ההגנה בגין תביעה זו שעילתה ליקויי בניה. </w:t>
      </w:r>
    </w:p>
    <w:p w14:paraId="6C2DD71E"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מבלי לגרוע משאר סעדי המזמין עפ"י חוזה זה ועפ"י כל דין. במידה והקבלן לא יטפל בהליך ולא יתגונן למרות האמור בסעיף 15 דלעיל, יהא המזמין רשאי לטפל בעניין בעצמו ו/או להתפשר ולעשות כמיטב שיקול דעתו ולקבלן לא תהא כל טענה או תביעה בשל כך כנגד המזמין.</w:t>
      </w:r>
    </w:p>
    <w:p w14:paraId="35A29C80"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על אף האמור בכל דין, הקבלן יישא באחריות מלאה ובלעדית בכל הנוגע לתלונות ו/או תביעות שעילתן ליקויי בניה בפרויקט, מכל מין וסוג שהוא לרבות מצד המזמין.</w:t>
      </w:r>
    </w:p>
    <w:p w14:paraId="3A5AA50E"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trike/>
          <w:snapToGrid w:val="0"/>
          <w:sz w:val="26"/>
          <w:szCs w:val="24"/>
          <w:rtl/>
        </w:rPr>
      </w:pPr>
      <w:r w:rsidRPr="00E56613">
        <w:rPr>
          <w:rFonts w:ascii="David" w:eastAsia="Times New Roman" w:hAnsi="David" w:cs="David"/>
          <w:b/>
          <w:i/>
          <w:snapToGrid w:val="0"/>
          <w:sz w:val="26"/>
          <w:szCs w:val="24"/>
          <w:rtl/>
        </w:rPr>
        <w:t>בכל מקרה שבו ישלח המזמין לקבלן, הודעת צד ג', יחולו כל הוצאות ההליך, לרבות סכומים שייפסקו לחובת המזמין, על הקבלן, ללא כל קשר לתוצאות פסק הדין והקבלן מתחייב לשלמם מיד לפי דרישת המזמין.</w:t>
      </w:r>
    </w:p>
    <w:p w14:paraId="427AD9A9"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בכל הליך משפטי שעילתו ליקויי בניה בפרויקט יישא הקבלן בעלויות המומחה וכן בשכרו של המומחה מטעם בית המשפט הן בגין חוות דעת שתוגשנה על ידו, הן בגין תשובותיו לשאלות הבהרה והן בגין זימונו לעדות.</w:t>
      </w:r>
    </w:p>
    <w:p w14:paraId="7DFCFE7C"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בעלויות בגין לקויי בניה שמקורם בתכנון לקוי, ככל שהתכנון לא הוזמן על ידי הקבלן או מי מטעמו, יישא המזמין לרבות בגין הוצאות ההגנה והמומחים.</w:t>
      </w:r>
    </w:p>
    <w:p w14:paraId="6DBBCFEF" w14:textId="77777777" w:rsidR="00E56613" w:rsidRPr="00E56613" w:rsidRDefault="00E56613" w:rsidP="0038219B">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הוראות סעיף 15 זה תחולנה גם במקרה של ניהול גישור או הליך משפטי אחר מחוץ לכותלי בית המשפט.</w:t>
      </w:r>
    </w:p>
    <w:p w14:paraId="5924EB73" w14:textId="77777777" w:rsidR="00E56613" w:rsidRPr="00E56613" w:rsidRDefault="00E56613" w:rsidP="00E56613">
      <w:pPr>
        <w:spacing w:before="0" w:beforeAutospacing="0" w:after="0" w:afterAutospacing="0" w:line="240" w:lineRule="auto"/>
        <w:ind w:left="3140" w:right="3140" w:hanging="1000"/>
        <w:jc w:val="both"/>
        <w:rPr>
          <w:rFonts w:ascii="David" w:eastAsia="Times New Roman" w:hAnsi="David" w:cs="David"/>
          <w:snapToGrid w:val="0"/>
          <w:sz w:val="24"/>
          <w:szCs w:val="24"/>
          <w:rtl/>
        </w:rPr>
      </w:pPr>
    </w:p>
    <w:p w14:paraId="78697CB5"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הפרת התחייבות מהתחייבויות הקבלן הנזכרות בסעיף זה לעיל שלא תוקנה בתוך 15 יום ממועד קבלת דרישת המזמין בכתב, תיחשב הפרה יסודית של חוזה זה.</w:t>
      </w:r>
    </w:p>
    <w:p w14:paraId="01E2151B" w14:textId="77777777" w:rsidR="00E56613" w:rsidRPr="00E56613" w:rsidRDefault="00E56613" w:rsidP="00E56613">
      <w:pPr>
        <w:spacing w:before="0" w:beforeAutospacing="0" w:after="0" w:afterAutospacing="0" w:line="240" w:lineRule="auto"/>
        <w:ind w:left="2140" w:right="2140" w:hanging="600"/>
        <w:jc w:val="both"/>
        <w:rPr>
          <w:rFonts w:ascii="David" w:eastAsia="Times New Roman" w:hAnsi="David" w:cs="David"/>
          <w:snapToGrid w:val="0"/>
          <w:sz w:val="24"/>
          <w:szCs w:val="24"/>
          <w:rtl/>
        </w:rPr>
      </w:pPr>
    </w:p>
    <w:p w14:paraId="59506F45" w14:textId="77777777" w:rsidR="00E56613" w:rsidRPr="00E56613" w:rsidRDefault="00E56613" w:rsidP="00237720">
      <w:pPr>
        <w:numPr>
          <w:ilvl w:val="0"/>
          <w:numId w:val="24"/>
        </w:numPr>
        <w:spacing w:before="120" w:beforeAutospacing="0" w:after="120" w:afterAutospacing="0" w:line="240" w:lineRule="auto"/>
        <w:ind w:left="397" w:hanging="397"/>
        <w:jc w:val="both"/>
        <w:outlineLvl w:val="0"/>
        <w:rPr>
          <w:rFonts w:ascii="David" w:eastAsia="Times New Roman" w:hAnsi="David" w:cs="David"/>
          <w:snapToGrid w:val="0"/>
          <w:sz w:val="26"/>
          <w:szCs w:val="24"/>
          <w:rtl/>
        </w:rPr>
      </w:pPr>
      <w:r w:rsidRPr="00E56613">
        <w:rPr>
          <w:rFonts w:ascii="David" w:eastAsia="Times New Roman" w:hAnsi="David" w:cs="David"/>
          <w:b/>
          <w:bCs/>
          <w:snapToGrid w:val="0"/>
          <w:sz w:val="26"/>
          <w:szCs w:val="24"/>
          <w:u w:val="single"/>
          <w:rtl/>
        </w:rPr>
        <w:t>ביטוח</w:t>
      </w:r>
    </w:p>
    <w:p w14:paraId="7DC98853" w14:textId="77777777" w:rsidR="00281271" w:rsidRDefault="00281271" w:rsidP="00F9429A">
      <w:pPr>
        <w:numPr>
          <w:ilvl w:val="1"/>
          <w:numId w:val="24"/>
        </w:numPr>
        <w:spacing w:before="120" w:beforeAutospacing="0" w:after="120" w:afterAutospacing="0" w:line="240" w:lineRule="auto"/>
        <w:ind w:left="964" w:hanging="567"/>
        <w:jc w:val="both"/>
        <w:outlineLvl w:val="1"/>
        <w:rPr>
          <w:rFonts w:cs="David"/>
          <w:szCs w:val="24"/>
        </w:rPr>
      </w:pPr>
      <w:r w:rsidRPr="00BF5A2A">
        <w:rPr>
          <w:rFonts w:cs="David"/>
          <w:szCs w:val="24"/>
          <w:rtl/>
        </w:rPr>
        <w:t>מבלי לגרוע  מאחריות הקבלן לפי חוזה זה או לפי כל דין, ומבלי שהמזמין נוטל</w:t>
      </w:r>
      <w:r w:rsidRPr="00BF5A2A">
        <w:rPr>
          <w:rFonts w:cs="David" w:hint="cs"/>
          <w:szCs w:val="24"/>
          <w:rtl/>
        </w:rPr>
        <w:t xml:space="preserve"> </w:t>
      </w:r>
      <w:r w:rsidRPr="00BF5A2A">
        <w:rPr>
          <w:rFonts w:cs="David"/>
          <w:szCs w:val="24"/>
          <w:rtl/>
        </w:rPr>
        <w:t xml:space="preserve">על עצמו </w:t>
      </w:r>
      <w:r w:rsidRPr="00BF5A2A">
        <w:rPr>
          <w:rFonts w:cs="David" w:hint="cs"/>
          <w:szCs w:val="24"/>
          <w:rtl/>
        </w:rPr>
        <w:t>א</w:t>
      </w:r>
      <w:r w:rsidRPr="00BF5A2A">
        <w:rPr>
          <w:rFonts w:cs="David"/>
          <w:szCs w:val="24"/>
          <w:rtl/>
        </w:rPr>
        <w:t xml:space="preserve">חריות כלשהי כלפי הקבלן, מצהיר המזמין כי ערך פוליסות ביטוח </w:t>
      </w:r>
      <w:r w:rsidRPr="00BF5A2A">
        <w:rPr>
          <w:rFonts w:cs="David" w:hint="cs"/>
          <w:szCs w:val="24"/>
          <w:rtl/>
        </w:rPr>
        <w:t xml:space="preserve"> </w:t>
      </w:r>
      <w:r w:rsidRPr="00BF5A2A">
        <w:rPr>
          <w:rFonts w:cs="David"/>
          <w:szCs w:val="24"/>
          <w:rtl/>
        </w:rPr>
        <w:t>עבודות קבלניות כמפורט בהמשך (להלן - "</w:t>
      </w:r>
      <w:r w:rsidRPr="00720409">
        <w:rPr>
          <w:rFonts w:cs="David"/>
          <w:bCs/>
          <w:szCs w:val="24"/>
          <w:rtl/>
        </w:rPr>
        <w:t>ביטוח עבודות קבלניות</w:t>
      </w:r>
      <w:r w:rsidRPr="00BF5A2A">
        <w:rPr>
          <w:rFonts w:cs="David"/>
          <w:szCs w:val="24"/>
          <w:rtl/>
        </w:rPr>
        <w:t xml:space="preserve">") על מנת להגן על עצמו ו/או על הבאים מכוחו מפני אבדן, נזק או אחריות הקשורים או </w:t>
      </w:r>
      <w:r w:rsidRPr="00BF5A2A">
        <w:rPr>
          <w:rFonts w:cs="David" w:hint="cs"/>
          <w:szCs w:val="24"/>
          <w:rtl/>
        </w:rPr>
        <w:t xml:space="preserve"> </w:t>
      </w:r>
      <w:r w:rsidRPr="00BF5A2A">
        <w:rPr>
          <w:rFonts w:cs="David"/>
          <w:szCs w:val="24"/>
          <w:rtl/>
        </w:rPr>
        <w:t>הנובעים מביצוע העבודות נשוא חוזה זה. בכפוף לתנאים, סייגים, גבולות אחריות המבטח וסכומי ההשתתפות העצמית הכלולים בביטוח עבודות ההקמה, יכלול ביטוח העבודות הקבלניות את פרקי הביטוח המפורטים להלן:</w:t>
      </w:r>
    </w:p>
    <w:p w14:paraId="377FDC54" w14:textId="77777777" w:rsidR="00281271" w:rsidRPr="00F9429A" w:rsidRDefault="00281271" w:rsidP="00281271">
      <w:pPr>
        <w:pStyle w:val="Heading21"/>
        <w:keepNext w:val="0"/>
        <w:widowControl/>
        <w:numPr>
          <w:ilvl w:val="2"/>
          <w:numId w:val="24"/>
        </w:numPr>
        <w:spacing w:before="120" w:after="240"/>
        <w:jc w:val="both"/>
        <w:rPr>
          <w:b/>
          <w:bCs w:val="0"/>
          <w:rtl/>
        </w:rPr>
      </w:pPr>
      <w:r w:rsidRPr="00F9429A">
        <w:rPr>
          <w:b/>
          <w:bCs w:val="0"/>
          <w:rtl/>
        </w:rPr>
        <w:lastRenderedPageBreak/>
        <w:t xml:space="preserve">פרק (1) - ביטוח מפני אבדן או נזק פיזי ובלתי צפוי </w:t>
      </w:r>
      <w:r w:rsidRPr="00F9429A">
        <w:rPr>
          <w:rFonts w:hint="cs"/>
          <w:b/>
          <w:bCs w:val="0"/>
          <w:rtl/>
        </w:rPr>
        <w:t xml:space="preserve">שייגרם </w:t>
      </w:r>
      <w:r w:rsidRPr="00F9429A">
        <w:rPr>
          <w:b/>
          <w:bCs w:val="0"/>
          <w:rtl/>
        </w:rPr>
        <w:t>ל</w:t>
      </w:r>
      <w:r w:rsidRPr="00F9429A">
        <w:rPr>
          <w:rFonts w:hint="cs"/>
          <w:b/>
          <w:bCs w:val="0"/>
          <w:rtl/>
        </w:rPr>
        <w:t xml:space="preserve">עבודות באתר </w:t>
      </w:r>
      <w:r w:rsidRPr="00F9429A">
        <w:rPr>
          <w:b/>
          <w:bCs w:val="0"/>
          <w:rtl/>
        </w:rPr>
        <w:t>במשך תקופת ביצוע</w:t>
      </w:r>
      <w:r w:rsidRPr="00F9429A">
        <w:rPr>
          <w:rFonts w:hint="cs"/>
          <w:b/>
          <w:bCs w:val="0"/>
          <w:rtl/>
        </w:rPr>
        <w:t>ן</w:t>
      </w:r>
      <w:r w:rsidRPr="00F9429A">
        <w:rPr>
          <w:b/>
          <w:bCs w:val="0"/>
          <w:rtl/>
        </w:rPr>
        <w:t>. למען הסר ספק, מודגש כי פרק זה אינו חל על ציוד</w:t>
      </w:r>
      <w:r w:rsidRPr="00F9429A">
        <w:rPr>
          <w:rFonts w:hint="cs"/>
          <w:b/>
          <w:bCs w:val="0"/>
          <w:rtl/>
        </w:rPr>
        <w:t>, כלים</w:t>
      </w:r>
      <w:r w:rsidRPr="00F9429A">
        <w:rPr>
          <w:b/>
          <w:bCs w:val="0"/>
          <w:rtl/>
        </w:rPr>
        <w:t xml:space="preserve"> ואמצעים אחרים המשמשים את הקבלן לצורך ביצוע ה</w:t>
      </w:r>
      <w:r w:rsidRPr="00F9429A">
        <w:rPr>
          <w:rFonts w:hint="cs"/>
          <w:b/>
          <w:bCs w:val="0"/>
          <w:rtl/>
        </w:rPr>
        <w:t>עבודות</w:t>
      </w:r>
      <w:r w:rsidRPr="00F9429A">
        <w:rPr>
          <w:b/>
          <w:bCs w:val="0"/>
          <w:rtl/>
        </w:rPr>
        <w:t>, כאשר חובת ביטוחם מוטלת על הקבלן כאמור בסעי</w:t>
      </w:r>
      <w:r w:rsidRPr="00F9429A">
        <w:rPr>
          <w:rFonts w:hint="cs"/>
          <w:b/>
          <w:bCs w:val="0"/>
          <w:rtl/>
        </w:rPr>
        <w:t xml:space="preserve">ף </w:t>
      </w:r>
      <w:r w:rsidRPr="00F9429A">
        <w:rPr>
          <w:b/>
          <w:bCs w:val="0"/>
          <w:rtl/>
        </w:rPr>
        <w:fldChar w:fldCharType="begin"/>
      </w:r>
      <w:r w:rsidRPr="00F9429A">
        <w:rPr>
          <w:b/>
          <w:bCs w:val="0"/>
          <w:rtl/>
        </w:rPr>
        <w:instrText xml:space="preserve"> </w:instrText>
      </w:r>
      <w:r w:rsidRPr="00F9429A">
        <w:rPr>
          <w:rFonts w:hint="cs"/>
          <w:b/>
          <w:bCs w:val="0"/>
        </w:rPr>
        <w:instrText>REF</w:instrText>
      </w:r>
      <w:r w:rsidRPr="00F9429A">
        <w:rPr>
          <w:rFonts w:hint="cs"/>
          <w:b/>
          <w:bCs w:val="0"/>
          <w:rtl/>
        </w:rPr>
        <w:instrText xml:space="preserve"> _</w:instrText>
      </w:r>
      <w:r w:rsidRPr="00F9429A">
        <w:rPr>
          <w:rFonts w:hint="cs"/>
          <w:b/>
          <w:bCs w:val="0"/>
        </w:rPr>
        <w:instrText>Ref323461429 \r \h</w:instrText>
      </w:r>
      <w:r w:rsidRPr="00F9429A">
        <w:rPr>
          <w:b/>
          <w:bCs w:val="0"/>
          <w:rtl/>
        </w:rPr>
        <w:instrText xml:space="preserve">  \* </w:instrText>
      </w:r>
      <w:r w:rsidRPr="00F9429A">
        <w:rPr>
          <w:b/>
          <w:bCs w:val="0"/>
        </w:rPr>
        <w:instrText>MERGEFORMAT</w:instrText>
      </w:r>
      <w:r w:rsidRPr="00F9429A">
        <w:rPr>
          <w:b/>
          <w:bCs w:val="0"/>
          <w:rtl/>
        </w:rPr>
        <w:instrText xml:space="preserve"> </w:instrText>
      </w:r>
      <w:r w:rsidRPr="00F9429A">
        <w:rPr>
          <w:b/>
          <w:bCs w:val="0"/>
          <w:rtl/>
        </w:rPr>
      </w:r>
      <w:r w:rsidRPr="00F9429A">
        <w:rPr>
          <w:b/>
          <w:bCs w:val="0"/>
          <w:rtl/>
        </w:rPr>
        <w:fldChar w:fldCharType="separate"/>
      </w:r>
      <w:r w:rsidRPr="00F9429A">
        <w:rPr>
          <w:b/>
          <w:bCs w:val="0"/>
          <w:cs/>
        </w:rPr>
        <w:t>‎</w:t>
      </w:r>
      <w:r w:rsidRPr="00F9429A">
        <w:rPr>
          <w:b/>
          <w:bCs w:val="0"/>
          <w:rtl/>
        </w:rPr>
        <w:fldChar w:fldCharType="end"/>
      </w:r>
      <w:r w:rsidRPr="00F9429A">
        <w:rPr>
          <w:rFonts w:hint="cs"/>
          <w:b/>
          <w:bCs w:val="0"/>
          <w:rtl/>
        </w:rPr>
        <w:t xml:space="preserve">16.6 </w:t>
      </w:r>
      <w:r w:rsidRPr="00F9429A">
        <w:rPr>
          <w:b/>
          <w:bCs w:val="0"/>
          <w:rtl/>
        </w:rPr>
        <w:t>ל</w:t>
      </w:r>
      <w:r w:rsidRPr="00F9429A">
        <w:rPr>
          <w:rFonts w:hint="cs"/>
          <w:b/>
          <w:bCs w:val="0"/>
          <w:rtl/>
        </w:rPr>
        <w:t>הל</w:t>
      </w:r>
      <w:r w:rsidRPr="00F9429A">
        <w:rPr>
          <w:b/>
          <w:bCs w:val="0"/>
          <w:rtl/>
        </w:rPr>
        <w:t>ן.</w:t>
      </w:r>
    </w:p>
    <w:p w14:paraId="3F3445E0" w14:textId="77777777" w:rsidR="00281271" w:rsidRPr="00F9429A" w:rsidRDefault="00281271" w:rsidP="00281271">
      <w:pPr>
        <w:pStyle w:val="Heading21"/>
        <w:keepNext w:val="0"/>
        <w:widowControl/>
        <w:numPr>
          <w:ilvl w:val="2"/>
          <w:numId w:val="24"/>
        </w:numPr>
        <w:spacing w:before="120" w:after="240"/>
        <w:jc w:val="both"/>
        <w:rPr>
          <w:b/>
          <w:bCs w:val="0"/>
          <w:rtl/>
        </w:rPr>
      </w:pPr>
      <w:r w:rsidRPr="00F9429A">
        <w:rPr>
          <w:b/>
          <w:bCs w:val="0"/>
          <w:rtl/>
        </w:rPr>
        <w:t>פרק (2) - אחריות כלפי צד ג'</w:t>
      </w:r>
      <w:r w:rsidRPr="00F9429A">
        <w:rPr>
          <w:rFonts w:hint="cs"/>
          <w:b/>
          <w:bCs w:val="0"/>
          <w:rtl/>
        </w:rPr>
        <w:t xml:space="preserve"> </w:t>
      </w:r>
      <w:r w:rsidRPr="00F9429A">
        <w:rPr>
          <w:b/>
          <w:bCs w:val="0"/>
          <w:rtl/>
        </w:rPr>
        <w:t>חבות כלפי צד שלישי בגין פגיעה גופנית או נזק לרכוש שייגרמו במשך תקופת ביצוע</w:t>
      </w:r>
      <w:r w:rsidRPr="00F9429A">
        <w:rPr>
          <w:rFonts w:hint="cs"/>
          <w:b/>
          <w:bCs w:val="0"/>
          <w:rtl/>
        </w:rPr>
        <w:t xml:space="preserve"> העבודות ועקב ביצוען</w:t>
      </w:r>
      <w:r w:rsidRPr="00F9429A">
        <w:rPr>
          <w:b/>
          <w:bCs w:val="0"/>
          <w:rtl/>
        </w:rPr>
        <w:t xml:space="preserve"> בגבול אחריות </w:t>
      </w:r>
      <w:r w:rsidRPr="00F9429A">
        <w:rPr>
          <w:rFonts w:hint="cs"/>
          <w:b/>
          <w:bCs w:val="0"/>
          <w:rtl/>
        </w:rPr>
        <w:t>ב</w:t>
      </w:r>
      <w:r w:rsidRPr="00F9429A">
        <w:rPr>
          <w:b/>
          <w:bCs w:val="0"/>
          <w:rtl/>
        </w:rPr>
        <w:t>סך</w:t>
      </w:r>
      <w:r w:rsidRPr="00F9429A">
        <w:rPr>
          <w:rFonts w:hint="cs"/>
          <w:b/>
          <w:bCs w:val="0"/>
          <w:rtl/>
        </w:rPr>
        <w:t xml:space="preserve"> של 20,000,000 ₪  בגין מקרה ביטוח אחד ובמצטבר ע"פ הפרק.</w:t>
      </w:r>
    </w:p>
    <w:p w14:paraId="53698787" w14:textId="77777777" w:rsidR="00281271" w:rsidRPr="00F9429A" w:rsidRDefault="00281271" w:rsidP="00281271">
      <w:pPr>
        <w:pStyle w:val="Heading21"/>
        <w:keepNext w:val="0"/>
        <w:widowControl/>
        <w:numPr>
          <w:ilvl w:val="2"/>
          <w:numId w:val="24"/>
        </w:numPr>
        <w:spacing w:before="120" w:after="240"/>
        <w:jc w:val="both"/>
        <w:rPr>
          <w:b/>
          <w:bCs w:val="0"/>
        </w:rPr>
      </w:pPr>
      <w:r w:rsidRPr="00F9429A">
        <w:rPr>
          <w:b/>
          <w:bCs w:val="0"/>
          <w:rtl/>
        </w:rPr>
        <w:t>פרק (3) - אחריות מעבידים</w:t>
      </w:r>
      <w:r w:rsidRPr="00F9429A">
        <w:rPr>
          <w:rFonts w:hint="cs"/>
          <w:b/>
          <w:bCs w:val="0"/>
          <w:rtl/>
        </w:rPr>
        <w:t xml:space="preserve"> </w:t>
      </w:r>
      <w:r w:rsidRPr="00F9429A">
        <w:rPr>
          <w:b/>
          <w:bCs w:val="0"/>
          <w:rtl/>
        </w:rPr>
        <w:t>חבות כלפי עובדים בגין פגיעה גופנית הנגרמת באתר במשך תקופת הביצוע, תוך כדי ועקב ביצוע העבודות.</w:t>
      </w:r>
      <w:r w:rsidRPr="00F9429A">
        <w:rPr>
          <w:rFonts w:hint="cs"/>
          <w:b/>
          <w:bCs w:val="0"/>
          <w:rtl/>
        </w:rPr>
        <w:t xml:space="preserve"> בגבול אחריות בסך של 20,000,000 ש"ח לתובע, לאירוע ובמצטבר ע"פ הפרק. למען הסר ספק, יצוין כי השיפוי ע"פ הפרק חל מעבר לכל סכום המשולם או אמור להיות משולם ע"י המוסד לביטוח לאומי.</w:t>
      </w:r>
    </w:p>
    <w:p w14:paraId="12812821" w14:textId="77777777" w:rsidR="00281271" w:rsidRPr="00F9429A" w:rsidRDefault="00281271" w:rsidP="00281271">
      <w:pPr>
        <w:pStyle w:val="Heading21"/>
        <w:keepNext w:val="0"/>
        <w:widowControl/>
        <w:numPr>
          <w:ilvl w:val="1"/>
          <w:numId w:val="24"/>
        </w:numPr>
        <w:spacing w:before="120" w:after="240"/>
        <w:jc w:val="both"/>
        <w:rPr>
          <w:b/>
          <w:bCs w:val="0"/>
        </w:rPr>
      </w:pPr>
      <w:r w:rsidRPr="00F9429A">
        <w:rPr>
          <w:rFonts w:hint="cs"/>
          <w:b/>
          <w:bCs w:val="0"/>
          <w:rtl/>
        </w:rPr>
        <w:t>מובהר בזאת כי ביטוח העבודות הקבלניות חל במשותף על עבודות קבלניות נוספות המבוצעות מטעם המזמין.</w:t>
      </w:r>
    </w:p>
    <w:p w14:paraId="7FED248B" w14:textId="77777777" w:rsidR="00281271" w:rsidRPr="00F9429A" w:rsidRDefault="00281271" w:rsidP="00281271">
      <w:pPr>
        <w:pStyle w:val="Heading21"/>
        <w:keepNext w:val="0"/>
        <w:widowControl/>
        <w:numPr>
          <w:ilvl w:val="1"/>
          <w:numId w:val="24"/>
        </w:numPr>
        <w:spacing w:before="120" w:after="240"/>
        <w:jc w:val="both"/>
        <w:rPr>
          <w:b/>
          <w:bCs w:val="0"/>
          <w:rtl/>
        </w:rPr>
      </w:pPr>
      <w:r w:rsidRPr="00F9429A">
        <w:rPr>
          <w:b/>
          <w:bCs w:val="0"/>
          <w:rtl/>
        </w:rPr>
        <w:t xml:space="preserve">שם המבוטח בביטוח העבודות הקבלניות יכלול גם את הקבלן </w:t>
      </w:r>
      <w:r w:rsidRPr="00F9429A">
        <w:rPr>
          <w:rFonts w:hint="cs"/>
          <w:b/>
          <w:bCs w:val="0"/>
          <w:rtl/>
        </w:rPr>
        <w:t xml:space="preserve">ו/או קבלני המשנה </w:t>
      </w:r>
      <w:r w:rsidRPr="00F9429A">
        <w:rPr>
          <w:b/>
          <w:bCs w:val="0"/>
          <w:rtl/>
        </w:rPr>
        <w:t>והקבלן ישתתף בדמי הביטוח של ביטוח זה.</w:t>
      </w:r>
      <w:r w:rsidRPr="00F9429A">
        <w:rPr>
          <w:rFonts w:hint="cs"/>
          <w:b/>
          <w:bCs w:val="0"/>
          <w:rtl/>
        </w:rPr>
        <w:t xml:space="preserve"> </w:t>
      </w:r>
      <w:r w:rsidRPr="00F9429A">
        <w:rPr>
          <w:b/>
          <w:bCs w:val="0"/>
          <w:rtl/>
        </w:rPr>
        <w:t xml:space="preserve">השתתפות הקבלן תהיה על ידי ניכוי משכר החוזה, כשהוא צמוד למדד של סכום השווה ל- </w:t>
      </w:r>
      <w:r w:rsidRPr="00F9429A">
        <w:rPr>
          <w:rFonts w:hint="cs"/>
          <w:b/>
          <w:bCs w:val="0"/>
          <w:highlight w:val="yellow"/>
          <w:rtl/>
        </w:rPr>
        <w:t>_______</w:t>
      </w:r>
      <w:r w:rsidRPr="00F9429A">
        <w:rPr>
          <w:b/>
          <w:bCs w:val="0"/>
          <w:rtl/>
        </w:rPr>
        <w:t xml:space="preserve"> פרומיל</w:t>
      </w:r>
      <w:r w:rsidRPr="00F9429A">
        <w:rPr>
          <w:rFonts w:hint="cs"/>
          <w:b/>
          <w:bCs w:val="0"/>
          <w:rtl/>
        </w:rPr>
        <w:t xml:space="preserve"> </w:t>
      </w:r>
      <w:r w:rsidRPr="00F9429A">
        <w:rPr>
          <w:b/>
          <w:bCs w:val="0"/>
          <w:rtl/>
        </w:rPr>
        <w:t>ממנו. הניכוי יבוצע מכל חשבון חלקי או אחר שיגיש הקבלן למזמין.</w:t>
      </w:r>
    </w:p>
    <w:p w14:paraId="479FEF4B" w14:textId="77777777" w:rsidR="00281271" w:rsidRPr="00F9429A" w:rsidRDefault="00281271" w:rsidP="00281271">
      <w:pPr>
        <w:pStyle w:val="Heading21"/>
        <w:keepNext w:val="0"/>
        <w:widowControl/>
        <w:numPr>
          <w:ilvl w:val="1"/>
          <w:numId w:val="24"/>
        </w:numPr>
        <w:spacing w:before="120" w:after="240"/>
        <w:jc w:val="both"/>
        <w:rPr>
          <w:b/>
          <w:bCs w:val="0"/>
          <w:rtl/>
        </w:rPr>
      </w:pPr>
      <w:r w:rsidRPr="00F9429A">
        <w:rPr>
          <w:b/>
          <w:bCs w:val="0"/>
          <w:rtl/>
        </w:rPr>
        <w:t>בכפוף למילוי כל התחייבויותיו של הקבלן על פי החוזה, מוסכם כי בקרות מקרה ביטוח, המבוטח על פי פרק (1) של ביטוח העבודות הקבלניות לעבודות נשוא חוזה זה, מתחייב המזמין להעביר לקבלן כספים מתוך תגמולי הביטוח אשר יתקבלו בפועל מאת המבטח (אם יתקבלו) בגין הנזק שנגרם לקבלן עד לסכום הדרוש לשם קימום האובדן או הנזק לעבודות על ידי הקבלן.</w:t>
      </w:r>
    </w:p>
    <w:p w14:paraId="5DABE164" w14:textId="77777777" w:rsidR="00281271" w:rsidRPr="00F9429A" w:rsidRDefault="00281271" w:rsidP="00281271">
      <w:pPr>
        <w:pStyle w:val="Heading21"/>
        <w:keepNext w:val="0"/>
        <w:widowControl/>
        <w:numPr>
          <w:ilvl w:val="1"/>
          <w:numId w:val="24"/>
        </w:numPr>
        <w:spacing w:before="120" w:after="240"/>
        <w:jc w:val="both"/>
        <w:rPr>
          <w:b/>
          <w:bCs w:val="0"/>
          <w:rtl/>
        </w:rPr>
      </w:pPr>
      <w:r w:rsidRPr="00F9429A">
        <w:rPr>
          <w:rFonts w:hint="cs"/>
          <w:b/>
          <w:bCs w:val="0"/>
          <w:rtl/>
        </w:rPr>
        <w:t>בכפוף להתחייבות הקבלן לשמירת סודיות</w:t>
      </w:r>
      <w:r w:rsidRPr="00F9429A">
        <w:rPr>
          <w:b/>
          <w:bCs w:val="0"/>
          <w:rtl/>
        </w:rPr>
        <w:t xml:space="preserve"> </w:t>
      </w:r>
      <w:r w:rsidRPr="00F9429A">
        <w:rPr>
          <w:rFonts w:hint="cs"/>
          <w:b/>
          <w:bCs w:val="0"/>
          <w:rtl/>
        </w:rPr>
        <w:t>ו</w:t>
      </w:r>
      <w:r w:rsidRPr="00F9429A">
        <w:rPr>
          <w:b/>
          <w:bCs w:val="0"/>
          <w:rtl/>
        </w:rPr>
        <w:t>לדרישת הקבלן בכתב יאפשר המזמין לקבלן לעיין בפוליסת ביטוח העבודות הקבלניות</w:t>
      </w:r>
      <w:r w:rsidRPr="00F9429A">
        <w:rPr>
          <w:rFonts w:hint="cs"/>
          <w:b/>
          <w:bCs w:val="0"/>
          <w:rtl/>
        </w:rPr>
        <w:t xml:space="preserve"> במשרדי המזמין בעותק מפוליסת ביטוח העבודות הקבלניות</w:t>
      </w:r>
      <w:r w:rsidRPr="00F9429A">
        <w:rPr>
          <w:b/>
          <w:bCs w:val="0"/>
          <w:rtl/>
        </w:rPr>
        <w:t xml:space="preserve">, </w:t>
      </w:r>
      <w:r w:rsidRPr="00F9429A">
        <w:rPr>
          <w:rFonts w:hint="cs"/>
          <w:b/>
          <w:bCs w:val="0"/>
          <w:rtl/>
        </w:rPr>
        <w:t>וה</w:t>
      </w:r>
      <w:r w:rsidRPr="00F9429A">
        <w:rPr>
          <w:b/>
          <w:bCs w:val="0"/>
          <w:rtl/>
        </w:rPr>
        <w:t xml:space="preserve">קבלן מתחייב ללמוד את תוכן פוליסת ביטוח העבודות הקבלניות ולהיות בקי בכל תנאיה וזאת לפני תחילת ביצוע העבודות. </w:t>
      </w:r>
    </w:p>
    <w:p w14:paraId="25F2AEAB" w14:textId="77777777" w:rsidR="00281271" w:rsidRPr="00F9429A" w:rsidRDefault="00281271" w:rsidP="00281271">
      <w:pPr>
        <w:pStyle w:val="Heading21"/>
        <w:keepNext w:val="0"/>
        <w:widowControl/>
        <w:numPr>
          <w:ilvl w:val="1"/>
          <w:numId w:val="24"/>
        </w:numPr>
        <w:spacing w:before="120" w:after="240"/>
        <w:jc w:val="both"/>
        <w:rPr>
          <w:b/>
          <w:bCs w:val="0"/>
          <w:rtl/>
        </w:rPr>
      </w:pPr>
      <w:r w:rsidRPr="00F9429A">
        <w:rPr>
          <w:b/>
          <w:bCs w:val="0"/>
          <w:rtl/>
        </w:rPr>
        <w:t>הקבלן מצהיר ומאשר בזה</w:t>
      </w:r>
      <w:r w:rsidRPr="00F9429A">
        <w:rPr>
          <w:rFonts w:hint="cs"/>
          <w:b/>
          <w:bCs w:val="0"/>
          <w:rtl/>
        </w:rPr>
        <w:t xml:space="preserve"> בשמו ובשם קבלני משנה מטעמו</w:t>
      </w:r>
      <w:r w:rsidRPr="00F9429A">
        <w:rPr>
          <w:b/>
          <w:bCs w:val="0"/>
          <w:rtl/>
        </w:rPr>
        <w:t xml:space="preserve"> כי הוא יהיה מנוע מלהעלות טענה, תביעה או דרישה מכל מין או סוג שהוא באשר לתוכן או היקף ביטוח העבודות הקבלניות.</w:t>
      </w:r>
      <w:r w:rsidRPr="00F9429A">
        <w:rPr>
          <w:rFonts w:hint="cs"/>
          <w:b/>
          <w:bCs w:val="0"/>
          <w:rtl/>
        </w:rPr>
        <w:t xml:space="preserve"> </w:t>
      </w:r>
      <w:r w:rsidRPr="00F9429A">
        <w:rPr>
          <w:b/>
          <w:bCs w:val="0"/>
          <w:rtl/>
        </w:rPr>
        <w:t>ככל שלדעת הקבלן קיים צורך להרחיב את היקף ביטוח העבודות הקבלניות או לערוך ביטוחים נוספים, מתחייב הקבלן להוסיף או לערוך את הביטוח הנוסף כאמור, על חשבונו הוא.</w:t>
      </w:r>
    </w:p>
    <w:p w14:paraId="6A239AD4" w14:textId="77777777" w:rsidR="00281271" w:rsidRPr="00F9429A" w:rsidRDefault="00281271" w:rsidP="00281271">
      <w:pPr>
        <w:pStyle w:val="Heading21"/>
        <w:keepNext w:val="0"/>
        <w:widowControl/>
        <w:numPr>
          <w:ilvl w:val="1"/>
          <w:numId w:val="24"/>
        </w:numPr>
        <w:spacing w:before="120" w:after="240"/>
        <w:jc w:val="both"/>
        <w:rPr>
          <w:b/>
          <w:bCs w:val="0"/>
        </w:rPr>
      </w:pPr>
      <w:r w:rsidRPr="00F9429A">
        <w:rPr>
          <w:b/>
          <w:bCs w:val="0"/>
          <w:rtl/>
        </w:rPr>
        <w:t>הצדדים מתחייבים לשתף פעולה ככל שיידרש לשם שמירה ומימוש של זכויותיהם על פי ביטוח העבודות הקבלניות.</w:t>
      </w:r>
      <w:r w:rsidRPr="00F9429A">
        <w:rPr>
          <w:rFonts w:hint="cs"/>
          <w:b/>
          <w:bCs w:val="0"/>
          <w:rtl/>
        </w:rPr>
        <w:t xml:space="preserve"> כמו כן מתחייב הקבלן לקיים את תנאי ביטוח העבודות הקבלניות במלואם, ובכלל זה להודיע בכתב למזמין ולמבטח מייד עם היוודע לו על קרות אירוע העשוי לשמש עילה לתביעה ע"פ ביטוח העבודות הקבלניות.</w:t>
      </w:r>
    </w:p>
    <w:p w14:paraId="72F7A682" w14:textId="77777777" w:rsidR="00281271" w:rsidRPr="00F9429A" w:rsidRDefault="00281271" w:rsidP="00F9429A">
      <w:pPr>
        <w:pStyle w:val="Heading21"/>
        <w:keepNext w:val="0"/>
        <w:widowControl/>
        <w:numPr>
          <w:ilvl w:val="1"/>
          <w:numId w:val="24"/>
        </w:numPr>
        <w:spacing w:before="120" w:after="240"/>
        <w:jc w:val="both"/>
        <w:rPr>
          <w:b/>
          <w:bCs w:val="0"/>
          <w:rtl/>
        </w:rPr>
      </w:pPr>
      <w:r w:rsidRPr="00F9429A">
        <w:rPr>
          <w:b/>
          <w:bCs w:val="0"/>
          <w:rtl/>
        </w:rPr>
        <w:t xml:space="preserve">בקרות מקרה ביטוח </w:t>
      </w:r>
      <w:r w:rsidRPr="00F9429A">
        <w:rPr>
          <w:rFonts w:hint="cs"/>
          <w:b/>
          <w:bCs w:val="0"/>
          <w:rtl/>
        </w:rPr>
        <w:t xml:space="preserve">בקשר עם העבודות </w:t>
      </w:r>
      <w:r w:rsidRPr="00F9429A">
        <w:rPr>
          <w:b/>
          <w:bCs w:val="0"/>
          <w:rtl/>
        </w:rPr>
        <w:t>שבאחריותו של הקבלן</w:t>
      </w:r>
      <w:r w:rsidRPr="00F9429A">
        <w:rPr>
          <w:rFonts w:hint="cs"/>
          <w:b/>
          <w:bCs w:val="0"/>
          <w:rtl/>
        </w:rPr>
        <w:t>,</w:t>
      </w:r>
      <w:r w:rsidRPr="00F9429A">
        <w:rPr>
          <w:b/>
          <w:bCs w:val="0"/>
          <w:rtl/>
        </w:rPr>
        <w:t xml:space="preserve"> או הנגרם לאדם המועסק על ידי הקבלן או </w:t>
      </w:r>
      <w:r w:rsidRPr="00F9429A">
        <w:rPr>
          <w:rFonts w:hint="cs"/>
          <w:b/>
          <w:bCs w:val="0"/>
          <w:rtl/>
        </w:rPr>
        <w:t xml:space="preserve">ע"י </w:t>
      </w:r>
      <w:r w:rsidRPr="00F9429A">
        <w:rPr>
          <w:b/>
          <w:bCs w:val="0"/>
          <w:rtl/>
        </w:rPr>
        <w:t>מי מטעמו או הנגרם לצד ג' כלשהו עקב מעשה או מחדל</w:t>
      </w:r>
      <w:r w:rsidRPr="00F9429A">
        <w:rPr>
          <w:rFonts w:hint="cs"/>
          <w:b/>
          <w:bCs w:val="0"/>
          <w:rtl/>
        </w:rPr>
        <w:t xml:space="preserve"> </w:t>
      </w:r>
      <w:r w:rsidRPr="00F9429A">
        <w:rPr>
          <w:b/>
          <w:bCs w:val="0"/>
          <w:rtl/>
        </w:rPr>
        <w:t xml:space="preserve">של הקבלן או מי מטעמו, </w:t>
      </w:r>
      <w:r w:rsidRPr="00F9429A">
        <w:rPr>
          <w:rFonts w:hint="cs"/>
          <w:b/>
          <w:bCs w:val="0"/>
          <w:rtl/>
        </w:rPr>
        <w:t>ישא</w:t>
      </w:r>
      <w:r w:rsidRPr="00F9429A">
        <w:rPr>
          <w:b/>
          <w:bCs w:val="0"/>
          <w:rtl/>
        </w:rPr>
        <w:t xml:space="preserve"> הקבלן באופן בלעדי בסכו</w:t>
      </w:r>
      <w:r w:rsidRPr="00F9429A">
        <w:rPr>
          <w:rFonts w:hint="cs"/>
          <w:b/>
          <w:bCs w:val="0"/>
          <w:rtl/>
        </w:rPr>
        <w:t>מי</w:t>
      </w:r>
      <w:r w:rsidRPr="00F9429A">
        <w:rPr>
          <w:b/>
          <w:bCs w:val="0"/>
          <w:rtl/>
        </w:rPr>
        <w:t xml:space="preserve"> ההשתתפו</w:t>
      </w:r>
      <w:r w:rsidRPr="00F9429A">
        <w:rPr>
          <w:rFonts w:hint="cs"/>
          <w:b/>
          <w:bCs w:val="0"/>
          <w:rtl/>
        </w:rPr>
        <w:t>יו</w:t>
      </w:r>
      <w:r w:rsidRPr="00F9429A">
        <w:rPr>
          <w:b/>
          <w:bCs w:val="0"/>
          <w:rtl/>
        </w:rPr>
        <w:t>ת העצמי</w:t>
      </w:r>
      <w:r w:rsidRPr="00F9429A">
        <w:rPr>
          <w:rFonts w:hint="cs"/>
          <w:b/>
          <w:bCs w:val="0"/>
          <w:rtl/>
        </w:rPr>
        <w:t>ו</w:t>
      </w:r>
      <w:r w:rsidRPr="00F9429A">
        <w:rPr>
          <w:b/>
          <w:bCs w:val="0"/>
          <w:rtl/>
        </w:rPr>
        <w:t>ת (בהתאם למקרה) החל</w:t>
      </w:r>
      <w:r w:rsidRPr="00F9429A">
        <w:rPr>
          <w:rFonts w:hint="cs"/>
          <w:b/>
          <w:bCs w:val="0"/>
          <w:rtl/>
        </w:rPr>
        <w:t>ים</w:t>
      </w:r>
      <w:r w:rsidRPr="00F9429A">
        <w:rPr>
          <w:b/>
          <w:bCs w:val="0"/>
          <w:rtl/>
        </w:rPr>
        <w:t xml:space="preserve"> על הפוליס</w:t>
      </w:r>
      <w:r w:rsidRPr="00F9429A">
        <w:rPr>
          <w:rFonts w:hint="cs"/>
          <w:b/>
          <w:bCs w:val="0"/>
          <w:rtl/>
        </w:rPr>
        <w:t>ות</w:t>
      </w:r>
      <w:r w:rsidRPr="00F9429A">
        <w:rPr>
          <w:b/>
          <w:bCs w:val="0"/>
          <w:rtl/>
        </w:rPr>
        <w:t xml:space="preserve"> לביטוח עבודות קבלניות.</w:t>
      </w:r>
      <w:r w:rsidRPr="00F9429A">
        <w:rPr>
          <w:b/>
          <w:bCs w:val="0"/>
        </w:rPr>
        <w:t xml:space="preserve"> </w:t>
      </w:r>
    </w:p>
    <w:p w14:paraId="21BBADDC" w14:textId="77777777" w:rsidR="00281271" w:rsidRPr="00F9429A" w:rsidRDefault="00281271" w:rsidP="00F9429A">
      <w:pPr>
        <w:pStyle w:val="Heading21"/>
        <w:keepNext w:val="0"/>
        <w:widowControl/>
        <w:numPr>
          <w:ilvl w:val="1"/>
          <w:numId w:val="24"/>
        </w:numPr>
        <w:spacing w:before="120" w:after="240"/>
        <w:jc w:val="both"/>
        <w:rPr>
          <w:b/>
          <w:bCs w:val="0"/>
          <w:rtl/>
        </w:rPr>
      </w:pPr>
      <w:r w:rsidRPr="00F9429A">
        <w:rPr>
          <w:rFonts w:hint="cs"/>
          <w:b/>
          <w:bCs w:val="0"/>
          <w:rtl/>
        </w:rPr>
        <w:t xml:space="preserve">ביטוח העבודות הקבלניות יהיה בתוקף בתקופת הביצוע על-פי לוח הזמנים המקורי של העבודות. היה ובמועד סיום תקופת הביצוע, על פי ביטוח העבודות הקבלניות, נותרו עבודות כלשהן לביצוע על ידי הקבלן, מכל סיבה שהיא, אזי רשאי המזמין על-פי בחירתו, להצהיר על הארכת תוקף ביטוח העבודות הקבלניות או להורות לקבלן כי יערוך על חשבונו, ביטוח עבודות קבלניות על שמו, על שם קבלני משנה מטעמו ועל שם המזמין, </w:t>
      </w:r>
      <w:r w:rsidRPr="00F9429A">
        <w:rPr>
          <w:rFonts w:hint="cs"/>
          <w:b/>
          <w:bCs w:val="0"/>
          <w:rtl/>
        </w:rPr>
        <w:lastRenderedPageBreak/>
        <w:t>המבטח את עבודות הקבלן שנותרו לביצוע בפרויקט, וזאת בהיקף כיסוי אשר לא יפחת מהיקף הכיסוי הניתן על פי נוסח הפוליסה הידועה "ביט 2013" (או נוסח פוליסת "ביט" המקביל לו במועד עריכת הביטוח), על כל הרחבותיו.</w:t>
      </w:r>
      <w:r w:rsidRPr="00F9429A">
        <w:rPr>
          <w:rFonts w:hint="cs"/>
          <w:b/>
          <w:bCs w:val="0"/>
          <w:rtl/>
        </w:rPr>
        <w:tab/>
      </w:r>
      <w:r w:rsidRPr="00F9429A">
        <w:rPr>
          <w:b/>
          <w:bCs w:val="0"/>
          <w:rtl/>
        </w:rPr>
        <w:br/>
      </w:r>
      <w:r w:rsidRPr="00F9429A">
        <w:rPr>
          <w:rFonts w:hint="cs"/>
          <w:b/>
          <w:bCs w:val="0"/>
          <w:rtl/>
        </w:rPr>
        <w:t xml:space="preserve">במקרה כזה, יכסה הביטוח כאמור את מלוא ערכן של העבודות שטרם בוצעו על-ידי הקבלן ו/או טרם נמסרו לידי המזמין, ויכלול פרק אחריות כלפי צד ג' בגבול אחריות של 8,000,000 ש"ח לאירוע ובמצטבר לתקופת הביטוח וכן פרק ביטוח אחריות מעבידים בגבול אחריות של 20,000,000 ש"ח לתובע, לאירוע ובמצטבר על פי הפרק. עוד יצוין כי הביטוח יהיה קודם לכל ביטוח אחר הנערך על ידי המזמין וכי הביטוח לא יבוטל ולא ישונה לרעה אלא אם תשלח למזמין הודעה על כך בדואר רשום, לפחות 60 יום מראש.   </w:t>
      </w:r>
    </w:p>
    <w:p w14:paraId="3809824D" w14:textId="77777777" w:rsidR="00281271" w:rsidRPr="00F9429A" w:rsidRDefault="00281271" w:rsidP="00F9429A">
      <w:pPr>
        <w:numPr>
          <w:ilvl w:val="1"/>
          <w:numId w:val="24"/>
        </w:numPr>
        <w:spacing w:before="120" w:beforeAutospacing="0" w:after="120" w:afterAutospacing="0" w:line="240" w:lineRule="auto"/>
        <w:ind w:left="964" w:hanging="567"/>
        <w:jc w:val="both"/>
        <w:outlineLvl w:val="1"/>
        <w:rPr>
          <w:b/>
          <w:rtl/>
        </w:rPr>
      </w:pPr>
      <w:r w:rsidRPr="00F9429A">
        <w:rPr>
          <w:rFonts w:cs="David"/>
          <w:b/>
          <w:szCs w:val="24"/>
          <w:rtl/>
        </w:rPr>
        <w:t xml:space="preserve">מבלי לגרוע מאחריות הקבלן על-פי חוזה זה או על פי כל דין, מתחייב הקבלן </w:t>
      </w:r>
      <w:r w:rsidRPr="00F9429A">
        <w:rPr>
          <w:rFonts w:cs="David" w:hint="cs"/>
          <w:b/>
          <w:szCs w:val="24"/>
          <w:rtl/>
        </w:rPr>
        <w:t xml:space="preserve">כי לפני תחילת ביצוע עבודתו ו/או העמדת אתר העבודה לרשותו </w:t>
      </w:r>
      <w:r w:rsidRPr="00F9429A">
        <w:rPr>
          <w:rFonts w:cs="David"/>
          <w:b/>
          <w:szCs w:val="24"/>
          <w:rtl/>
        </w:rPr>
        <w:t>–</w:t>
      </w:r>
      <w:r w:rsidRPr="00F9429A">
        <w:rPr>
          <w:rFonts w:cs="David" w:hint="cs"/>
          <w:b/>
          <w:szCs w:val="24"/>
          <w:rtl/>
        </w:rPr>
        <w:t xml:space="preserve"> המוקדם מביניכם ועד מסירתה הסופית של העבודה לחברה ו/או למזמין תהיינה בידיו פוליסות ביטוח תקפות שהוצאו </w:t>
      </w:r>
      <w:r w:rsidRPr="00F9429A">
        <w:rPr>
          <w:rFonts w:cs="David"/>
          <w:b/>
          <w:szCs w:val="24"/>
          <w:rtl/>
        </w:rPr>
        <w:t xml:space="preserve">על חשבונו </w:t>
      </w:r>
      <w:r w:rsidRPr="00F9429A">
        <w:rPr>
          <w:rFonts w:cs="David" w:hint="cs"/>
          <w:b/>
          <w:szCs w:val="24"/>
          <w:rtl/>
        </w:rPr>
        <w:t xml:space="preserve">ועל שמו הכל כמפורט </w:t>
      </w:r>
      <w:r w:rsidRPr="00F9429A">
        <w:rPr>
          <w:rFonts w:cs="David"/>
          <w:b/>
          <w:szCs w:val="24"/>
          <w:rtl/>
        </w:rPr>
        <w:t>להלן (שכולם יחד יקראו "ביטוחי הקבלן")</w:t>
      </w:r>
      <w:r w:rsidRPr="00F9429A">
        <w:rPr>
          <w:rFonts w:cs="David" w:hint="cs"/>
          <w:b/>
          <w:szCs w:val="24"/>
          <w:rtl/>
        </w:rPr>
        <w:t xml:space="preserve"> וזאת בתנאים המפורטים ב"במפרט ביטוח עבודות קבלניות" המצורף להסכם זה ומהווה חלק בלתי נפרד הימנו ומסומן כנספח "ו</w:t>
      </w:r>
      <w:r w:rsidRPr="00F9429A">
        <w:rPr>
          <w:rFonts w:cs="David" w:hint="cs"/>
          <w:b/>
          <w:szCs w:val="24"/>
        </w:rPr>
        <w:t>X</w:t>
      </w:r>
      <w:r w:rsidRPr="00F9429A">
        <w:rPr>
          <w:rFonts w:cs="David" w:hint="cs"/>
          <w:b/>
          <w:szCs w:val="24"/>
          <w:rtl/>
        </w:rPr>
        <w:t xml:space="preserve">1" (להלן: "מפרט ביטוחי הקבלן") המבוטחות אצל חברת ביטוח מורשית בישראל ובעלת מוניטין  וכן יועבר אישור ביטוח המסומן כנספח </w:t>
      </w:r>
      <w:r w:rsidRPr="00F9429A">
        <w:rPr>
          <w:rFonts w:cs="David"/>
          <w:b/>
          <w:szCs w:val="24"/>
        </w:rPr>
        <w:t>X</w:t>
      </w:r>
      <w:r w:rsidRPr="00F9429A">
        <w:rPr>
          <w:rFonts w:cs="David" w:hint="cs"/>
          <w:b/>
          <w:szCs w:val="24"/>
          <w:rtl/>
        </w:rPr>
        <w:t xml:space="preserve"> 2 (להלן: "</w:t>
      </w:r>
      <w:r w:rsidRPr="00F9429A">
        <w:rPr>
          <w:rFonts w:cs="David"/>
          <w:b/>
          <w:szCs w:val="24"/>
          <w:rtl/>
        </w:rPr>
        <w:t xml:space="preserve"> אישור קיום ביטוחים</w:t>
      </w:r>
      <w:r w:rsidRPr="00F9429A">
        <w:rPr>
          <w:rFonts w:cs="David" w:hint="cs"/>
          <w:b/>
          <w:szCs w:val="24"/>
          <w:rtl/>
        </w:rPr>
        <w:t xml:space="preserve">)". </w:t>
      </w:r>
    </w:p>
    <w:p w14:paraId="5FD89259" w14:textId="77777777" w:rsidR="00281271" w:rsidRPr="00F9429A" w:rsidRDefault="00281271" w:rsidP="00F9429A">
      <w:pPr>
        <w:numPr>
          <w:ilvl w:val="1"/>
          <w:numId w:val="24"/>
        </w:numPr>
        <w:spacing w:before="120" w:beforeAutospacing="0" w:after="120" w:afterAutospacing="0" w:line="240" w:lineRule="auto"/>
        <w:ind w:left="964" w:hanging="567"/>
        <w:jc w:val="both"/>
        <w:outlineLvl w:val="1"/>
        <w:rPr>
          <w:rFonts w:cs="David"/>
          <w:b/>
          <w:szCs w:val="24"/>
          <w:rtl/>
        </w:rPr>
      </w:pPr>
      <w:r w:rsidRPr="00F9429A">
        <w:rPr>
          <w:rFonts w:cs="David"/>
          <w:b/>
          <w:szCs w:val="24"/>
          <w:rtl/>
        </w:rPr>
        <w:t>ביטוח חובה כנדרש על-פי דין בגין פגיעה גופנית עקב השימוש בכלי רכב</w:t>
      </w:r>
      <w:r w:rsidRPr="00F9429A">
        <w:rPr>
          <w:rFonts w:cs="David" w:hint="cs"/>
          <w:b/>
          <w:szCs w:val="24"/>
          <w:rtl/>
        </w:rPr>
        <w:t xml:space="preserve"> בבעלות ו/או בשימושו של הקבלן</w:t>
      </w:r>
      <w:r w:rsidRPr="00F9429A">
        <w:rPr>
          <w:rFonts w:cs="David"/>
          <w:b/>
          <w:szCs w:val="24"/>
          <w:rtl/>
        </w:rPr>
        <w:t xml:space="preserve">, וכן ביטוח אחריות בגין </w:t>
      </w:r>
      <w:r w:rsidRPr="00F9429A">
        <w:rPr>
          <w:rFonts w:cs="David" w:hint="cs"/>
          <w:b/>
          <w:szCs w:val="24"/>
          <w:rtl/>
        </w:rPr>
        <w:t>נזק ל</w:t>
      </w:r>
      <w:r w:rsidRPr="00F9429A">
        <w:rPr>
          <w:rFonts w:cs="David"/>
          <w:b/>
          <w:szCs w:val="24"/>
          <w:rtl/>
        </w:rPr>
        <w:t xml:space="preserve">רכוש של צד שלישי עקב השימוש בכלי רכב עד לסך  </w:t>
      </w:r>
      <w:r w:rsidRPr="00F9429A">
        <w:rPr>
          <w:rFonts w:cs="David" w:hint="cs"/>
          <w:b/>
          <w:szCs w:val="24"/>
          <w:rtl/>
        </w:rPr>
        <w:t xml:space="preserve">500,000 ₪ </w:t>
      </w:r>
      <w:r w:rsidRPr="00F9429A">
        <w:rPr>
          <w:rFonts w:cs="David"/>
          <w:b/>
          <w:szCs w:val="24"/>
          <w:rtl/>
        </w:rPr>
        <w:t xml:space="preserve"> בגין נזק אחד.</w:t>
      </w:r>
    </w:p>
    <w:p w14:paraId="12733A06" w14:textId="77777777" w:rsidR="00281271" w:rsidRPr="00F9429A" w:rsidRDefault="00281271" w:rsidP="00F9429A">
      <w:pPr>
        <w:numPr>
          <w:ilvl w:val="1"/>
          <w:numId w:val="24"/>
        </w:numPr>
        <w:spacing w:before="120" w:beforeAutospacing="0" w:after="120" w:afterAutospacing="0" w:line="240" w:lineRule="auto"/>
        <w:ind w:left="964" w:hanging="567"/>
        <w:jc w:val="both"/>
        <w:outlineLvl w:val="1"/>
        <w:rPr>
          <w:rFonts w:cs="David"/>
          <w:b/>
          <w:szCs w:val="24"/>
          <w:rtl/>
        </w:rPr>
      </w:pPr>
      <w:r w:rsidRPr="00F9429A">
        <w:rPr>
          <w:rFonts w:cs="David"/>
          <w:b/>
          <w:szCs w:val="24"/>
          <w:rtl/>
        </w:rPr>
        <w:t>ביטוח לציוד המשמש לעבודות הפרוייקט ואינו מהווה חלק ממנו</w:t>
      </w:r>
      <w:r w:rsidRPr="00F9429A">
        <w:rPr>
          <w:rFonts w:cs="David" w:hint="cs"/>
          <w:b/>
          <w:szCs w:val="24"/>
          <w:rtl/>
        </w:rPr>
        <w:t>, ומבלי לגרוע מכלליות האמור לרבות לציוד עבודה, כלי עבודה, ציוד מכני הנדסי וכיו"ב</w:t>
      </w:r>
      <w:r w:rsidRPr="00F9429A">
        <w:rPr>
          <w:rFonts w:cs="David"/>
          <w:b/>
          <w:szCs w:val="24"/>
          <w:rtl/>
        </w:rPr>
        <w:t>.</w:t>
      </w:r>
    </w:p>
    <w:p w14:paraId="6985BBEA" w14:textId="77777777" w:rsidR="00281271" w:rsidRPr="00F9429A" w:rsidRDefault="00281271" w:rsidP="00F9429A">
      <w:pPr>
        <w:numPr>
          <w:ilvl w:val="1"/>
          <w:numId w:val="24"/>
        </w:numPr>
        <w:spacing w:before="120" w:beforeAutospacing="0" w:after="120" w:afterAutospacing="0" w:line="240" w:lineRule="auto"/>
        <w:ind w:left="964" w:hanging="567"/>
        <w:jc w:val="both"/>
        <w:outlineLvl w:val="1"/>
        <w:rPr>
          <w:rFonts w:cs="David"/>
          <w:b/>
          <w:szCs w:val="24"/>
          <w:rtl/>
        </w:rPr>
      </w:pPr>
      <w:r w:rsidRPr="00F9429A">
        <w:rPr>
          <w:rFonts w:cs="David"/>
          <w:b/>
          <w:szCs w:val="24"/>
          <w:rtl/>
        </w:rPr>
        <w:t xml:space="preserve">ביטוח אחריות המוצר שגבול אחריות המבטח על פיו לא יפחת מסך </w:t>
      </w:r>
      <w:r w:rsidRPr="00F9429A">
        <w:rPr>
          <w:rFonts w:cs="David" w:hint="cs"/>
          <w:b/>
          <w:szCs w:val="24"/>
          <w:rtl/>
        </w:rPr>
        <w:t>16,000,000 ₪ (במילים: שישה עשר מיליון ₪) למקרה ובסה"כ לתקופת ביטוח שנתית</w:t>
      </w:r>
      <w:r w:rsidRPr="00F9429A">
        <w:rPr>
          <w:rFonts w:cs="David"/>
          <w:b/>
          <w:szCs w:val="24"/>
          <w:rtl/>
        </w:rPr>
        <w:t>, בגין כל פגיעה או נזק העלול לה</w:t>
      </w:r>
      <w:r w:rsidRPr="00F9429A">
        <w:rPr>
          <w:rFonts w:cs="David" w:hint="cs"/>
          <w:b/>
          <w:szCs w:val="24"/>
          <w:rtl/>
        </w:rPr>
        <w:t>י</w:t>
      </w:r>
      <w:r w:rsidRPr="00F9429A">
        <w:rPr>
          <w:rFonts w:cs="David"/>
          <w:b/>
          <w:szCs w:val="24"/>
          <w:rtl/>
        </w:rPr>
        <w:t>גרם עקב פגם כלשהו בעבודות, וזאת ממועד מסירת העבודות או חלקן למזמין ולמשך כל התקופה בה קיימת אחריות זו לפי החוזה או לפי כל דין. שם המבוטח יורחב לכלול גם את המזמין. הכיסוי יכלול במפורש גם סעיף "חבות צולבת".</w:t>
      </w:r>
    </w:p>
    <w:p w14:paraId="4A86E1A4" w14:textId="77777777" w:rsidR="00281271" w:rsidRPr="00F9429A" w:rsidRDefault="00281271" w:rsidP="00F9429A">
      <w:pPr>
        <w:numPr>
          <w:ilvl w:val="1"/>
          <w:numId w:val="24"/>
        </w:numPr>
        <w:spacing w:before="120" w:beforeAutospacing="0" w:after="120" w:afterAutospacing="0" w:line="240" w:lineRule="auto"/>
        <w:ind w:left="964" w:hanging="567"/>
        <w:jc w:val="both"/>
        <w:outlineLvl w:val="1"/>
        <w:rPr>
          <w:rFonts w:cs="David"/>
          <w:b/>
          <w:szCs w:val="24"/>
        </w:rPr>
      </w:pPr>
      <w:r w:rsidRPr="00F9429A">
        <w:rPr>
          <w:rFonts w:cs="David"/>
          <w:b/>
          <w:szCs w:val="24"/>
          <w:rtl/>
        </w:rPr>
        <w:t xml:space="preserve">ביטוח אחריות מקצועית שגבול אחריות המבטח על פיו לא יפחת מסך </w:t>
      </w:r>
      <w:r w:rsidRPr="00F9429A">
        <w:rPr>
          <w:rFonts w:cs="David" w:hint="cs"/>
          <w:b/>
          <w:szCs w:val="24"/>
          <w:rtl/>
        </w:rPr>
        <w:t>6,000,000 ₪  (במילים: שישה מיליון ₪) למקרה ולתקופת ביטוח שנתית</w:t>
      </w:r>
      <w:r w:rsidRPr="00F9429A">
        <w:rPr>
          <w:rFonts w:cs="David"/>
          <w:b/>
          <w:szCs w:val="24"/>
          <w:rtl/>
        </w:rPr>
        <w:t xml:space="preserve">, וזאת למשך כל התקופה בה קיימת אחריות זו לפי החוזה או לפי כל דין. שם המבוטח יורחב לכלול גם את המזמין. הכיסוי יכלול במפורש גם סעיף </w:t>
      </w:r>
      <w:r w:rsidRPr="00F9429A">
        <w:rPr>
          <w:rFonts w:cs="David" w:hint="cs"/>
          <w:b/>
          <w:szCs w:val="24"/>
          <w:rtl/>
        </w:rPr>
        <w:t>"</w:t>
      </w:r>
      <w:r w:rsidRPr="00F9429A">
        <w:rPr>
          <w:rFonts w:cs="David"/>
          <w:b/>
          <w:szCs w:val="24"/>
          <w:rtl/>
        </w:rPr>
        <w:t>חבות צולבת</w:t>
      </w:r>
      <w:r w:rsidRPr="00F9429A">
        <w:rPr>
          <w:rFonts w:cs="David" w:hint="cs"/>
          <w:b/>
          <w:szCs w:val="24"/>
          <w:rtl/>
        </w:rPr>
        <w:t>"</w:t>
      </w:r>
      <w:r w:rsidRPr="00F9429A">
        <w:rPr>
          <w:rFonts w:cs="David"/>
          <w:b/>
          <w:szCs w:val="24"/>
          <w:rtl/>
        </w:rPr>
        <w:t>.</w:t>
      </w:r>
    </w:p>
    <w:p w14:paraId="338B1E0E" w14:textId="77777777" w:rsidR="00281271" w:rsidRPr="00F9429A" w:rsidRDefault="00281271" w:rsidP="00F9429A">
      <w:pPr>
        <w:numPr>
          <w:ilvl w:val="1"/>
          <w:numId w:val="24"/>
        </w:numPr>
        <w:spacing w:before="120" w:beforeAutospacing="0" w:after="120" w:afterAutospacing="0" w:line="240" w:lineRule="auto"/>
        <w:ind w:left="964" w:hanging="567"/>
        <w:jc w:val="both"/>
        <w:outlineLvl w:val="1"/>
        <w:rPr>
          <w:rFonts w:cs="David"/>
          <w:b/>
          <w:szCs w:val="24"/>
        </w:rPr>
      </w:pPr>
      <w:r w:rsidRPr="00F9429A">
        <w:rPr>
          <w:rFonts w:cs="David" w:hint="cs"/>
          <w:b/>
          <w:szCs w:val="24"/>
          <w:rtl/>
        </w:rPr>
        <w:t>היקף הכיסוי בפוליסות חבות המוצר והאחריות המקצועית יהיה כמפורט באישור עריכת הביטוח המצורף להסכם זה ומהווה חלק בלתי נפרד ממנו.</w:t>
      </w:r>
    </w:p>
    <w:p w14:paraId="7B0CD1E1" w14:textId="77777777" w:rsidR="00281271" w:rsidRPr="00F9429A" w:rsidRDefault="00281271" w:rsidP="00F9429A">
      <w:pPr>
        <w:numPr>
          <w:ilvl w:val="1"/>
          <w:numId w:val="24"/>
        </w:numPr>
        <w:spacing w:before="120" w:beforeAutospacing="0" w:after="120" w:afterAutospacing="0" w:line="240" w:lineRule="auto"/>
        <w:ind w:left="964" w:hanging="567"/>
        <w:jc w:val="both"/>
        <w:outlineLvl w:val="1"/>
        <w:rPr>
          <w:rFonts w:cs="David"/>
          <w:b/>
          <w:szCs w:val="24"/>
          <w:rtl/>
        </w:rPr>
      </w:pPr>
      <w:r w:rsidRPr="00F9429A">
        <w:rPr>
          <w:rFonts w:cs="David"/>
          <w:b/>
          <w:szCs w:val="24"/>
          <w:rtl/>
        </w:rPr>
        <w:t xml:space="preserve">היה ולדעת הקבלן יש צורך בעריכת ביטוחים נוספים ו/או משלימים כלשהם לביטוחי הקבלן או לביטוח העבודות הקבלניות, מתחייב הקבלן לערוך ולקיים את הביטוח המשלים ו/או הביטוח הנוסף כאמור, כאשר בכל ביטוח נוסף ו/או משלים </w:t>
      </w:r>
      <w:r w:rsidRPr="00F9429A">
        <w:rPr>
          <w:rFonts w:cs="David" w:hint="cs"/>
          <w:b/>
          <w:szCs w:val="24"/>
          <w:rtl/>
        </w:rPr>
        <w:t xml:space="preserve">לעניין ביטוח רכוש </w:t>
      </w:r>
      <w:r w:rsidRPr="00F9429A">
        <w:rPr>
          <w:rFonts w:cs="David"/>
          <w:b/>
          <w:szCs w:val="24"/>
          <w:rtl/>
        </w:rPr>
        <w:t xml:space="preserve">ייכלל סעיף בדבר ויתור על זכות תחלוף לטובת </w:t>
      </w:r>
      <w:r w:rsidRPr="00F9429A">
        <w:rPr>
          <w:rFonts w:cs="David" w:hint="cs"/>
          <w:b/>
          <w:szCs w:val="24"/>
          <w:rtl/>
        </w:rPr>
        <w:t xml:space="preserve">המזמין </w:t>
      </w:r>
      <w:r w:rsidRPr="00F9429A">
        <w:rPr>
          <w:rFonts w:cs="David"/>
          <w:b/>
          <w:szCs w:val="24"/>
          <w:rtl/>
        </w:rPr>
        <w:t>והבאים מטעמ</w:t>
      </w:r>
      <w:r w:rsidRPr="00F9429A">
        <w:rPr>
          <w:rFonts w:cs="David" w:hint="cs"/>
          <w:b/>
          <w:szCs w:val="24"/>
          <w:rtl/>
        </w:rPr>
        <w:t>ו, ו</w:t>
      </w:r>
      <w:r w:rsidRPr="00F9429A">
        <w:rPr>
          <w:rFonts w:cs="David"/>
          <w:b/>
          <w:szCs w:val="24"/>
          <w:rtl/>
        </w:rPr>
        <w:t xml:space="preserve">בכל ביטוח נוסף ו/או משלים </w:t>
      </w:r>
      <w:r w:rsidRPr="00F9429A">
        <w:rPr>
          <w:rFonts w:cs="David" w:hint="cs"/>
          <w:b/>
          <w:szCs w:val="24"/>
          <w:rtl/>
        </w:rPr>
        <w:t xml:space="preserve">לעניין ביטוחי חבויות </w:t>
      </w:r>
      <w:r w:rsidRPr="00F9429A">
        <w:rPr>
          <w:rFonts w:cs="David"/>
          <w:b/>
          <w:szCs w:val="24"/>
          <w:rtl/>
        </w:rPr>
        <w:t xml:space="preserve">יורחב הביטוח לשפות את </w:t>
      </w:r>
      <w:r w:rsidRPr="00F9429A">
        <w:rPr>
          <w:rFonts w:cs="David" w:hint="cs"/>
          <w:b/>
          <w:szCs w:val="24"/>
          <w:rtl/>
        </w:rPr>
        <w:t>המזמין בגין אחריות שעלולה להיות מוטלת עליו עקב מעשה ו/או מחדל של הקבלן ו/או של מי מהבאים מטעמו וזאת</w:t>
      </w:r>
      <w:r w:rsidRPr="00F9429A">
        <w:rPr>
          <w:rFonts w:cs="David"/>
          <w:b/>
          <w:szCs w:val="24"/>
          <w:rtl/>
        </w:rPr>
        <w:t xml:space="preserve"> בכפוף לסעיף אחריות צולבת.</w:t>
      </w:r>
      <w:r w:rsidRPr="00F9429A">
        <w:rPr>
          <w:rFonts w:cs="David"/>
          <w:b/>
          <w:szCs w:val="24"/>
        </w:rPr>
        <w:t xml:space="preserve"> </w:t>
      </w:r>
    </w:p>
    <w:p w14:paraId="35DC99ED" w14:textId="77777777" w:rsidR="00281271" w:rsidRPr="00F9429A" w:rsidRDefault="00281271" w:rsidP="00F9429A">
      <w:pPr>
        <w:numPr>
          <w:ilvl w:val="1"/>
          <w:numId w:val="24"/>
        </w:numPr>
        <w:spacing w:before="120" w:beforeAutospacing="0" w:after="120" w:afterAutospacing="0" w:line="240" w:lineRule="auto"/>
        <w:ind w:left="964" w:hanging="567"/>
        <w:jc w:val="both"/>
        <w:outlineLvl w:val="1"/>
        <w:rPr>
          <w:rFonts w:cs="David"/>
          <w:b/>
          <w:szCs w:val="24"/>
          <w:rtl/>
        </w:rPr>
      </w:pPr>
      <w:r w:rsidRPr="00F9429A">
        <w:rPr>
          <w:rFonts w:cs="David"/>
          <w:b/>
          <w:szCs w:val="24"/>
          <w:rtl/>
        </w:rPr>
        <w:t>ביטוחי הקבלן יכללו תנאי מפורש על-פיו המבטח אינו רשאי לבטלם ו/או לצמצם את היקפם,</w:t>
      </w:r>
      <w:r w:rsidRPr="00F9429A">
        <w:rPr>
          <w:rFonts w:cs="David" w:hint="cs"/>
          <w:b/>
          <w:szCs w:val="24"/>
          <w:rtl/>
        </w:rPr>
        <w:t xml:space="preserve"> ו/או שלא לחדשם</w:t>
      </w:r>
      <w:r w:rsidRPr="00F9429A">
        <w:rPr>
          <w:rFonts w:cs="David"/>
          <w:b/>
          <w:szCs w:val="24"/>
          <w:rtl/>
        </w:rPr>
        <w:t xml:space="preserve"> אלא אם כן מסר המבטח למזמין הודעה בדואר רשום על כוונתו לעשות כן 60 יום מראש.</w:t>
      </w:r>
    </w:p>
    <w:p w14:paraId="6B09F63B" w14:textId="77777777" w:rsidR="00281271" w:rsidRPr="00F9429A" w:rsidRDefault="00281271" w:rsidP="00F9429A">
      <w:pPr>
        <w:numPr>
          <w:ilvl w:val="1"/>
          <w:numId w:val="24"/>
        </w:numPr>
        <w:spacing w:before="120" w:beforeAutospacing="0" w:after="120" w:afterAutospacing="0" w:line="240" w:lineRule="auto"/>
        <w:ind w:left="964" w:hanging="567"/>
        <w:jc w:val="both"/>
        <w:outlineLvl w:val="1"/>
        <w:rPr>
          <w:rFonts w:cs="David"/>
          <w:b/>
          <w:szCs w:val="24"/>
          <w:rtl/>
        </w:rPr>
      </w:pPr>
      <w:r w:rsidRPr="00F9429A">
        <w:rPr>
          <w:rFonts w:cs="David"/>
          <w:b/>
          <w:szCs w:val="24"/>
          <w:rtl/>
        </w:rPr>
        <w:t>ביטוחי הקבלן יכללו תנאי מפורש על פיו הינם ביטוחים ראשוניים לכל ביטוח אחר שנערך על ידי המזמין או לטובתו. כן יצוין בביטוחי הקבלן כי רק הוא לבדו יהיה חייב בתשלום הפרמיה.</w:t>
      </w:r>
    </w:p>
    <w:p w14:paraId="78382D2A" w14:textId="77777777" w:rsidR="00281271" w:rsidRPr="00F9429A" w:rsidRDefault="00281271" w:rsidP="00F9429A">
      <w:pPr>
        <w:numPr>
          <w:ilvl w:val="1"/>
          <w:numId w:val="24"/>
        </w:numPr>
        <w:spacing w:before="120" w:beforeAutospacing="0" w:after="120" w:afterAutospacing="0" w:line="240" w:lineRule="auto"/>
        <w:ind w:left="964" w:hanging="567"/>
        <w:jc w:val="both"/>
        <w:outlineLvl w:val="1"/>
        <w:rPr>
          <w:rFonts w:cs="David"/>
          <w:b/>
          <w:szCs w:val="24"/>
          <w:rtl/>
        </w:rPr>
      </w:pPr>
      <w:r w:rsidRPr="00F9429A">
        <w:rPr>
          <w:rFonts w:cs="David"/>
          <w:b/>
          <w:szCs w:val="24"/>
          <w:rtl/>
        </w:rPr>
        <w:t>ביטוחי הקבלן יכללו סעיף מפורש בדבר ויתור על זכותו לתחלוף (</w:t>
      </w:r>
      <w:r w:rsidRPr="00F9429A">
        <w:rPr>
          <w:rFonts w:cs="David"/>
          <w:b/>
          <w:szCs w:val="24"/>
        </w:rPr>
        <w:t>SUBROGATION</w:t>
      </w:r>
      <w:r w:rsidRPr="00F9429A">
        <w:rPr>
          <w:rFonts w:cs="David"/>
          <w:b/>
          <w:szCs w:val="24"/>
          <w:rtl/>
        </w:rPr>
        <w:t xml:space="preserve">) </w:t>
      </w:r>
      <w:r w:rsidRPr="00F9429A">
        <w:rPr>
          <w:rFonts w:cs="David" w:hint="cs"/>
          <w:b/>
          <w:szCs w:val="24"/>
          <w:rtl/>
        </w:rPr>
        <w:t>נ</w:t>
      </w:r>
      <w:r w:rsidRPr="00F9429A">
        <w:rPr>
          <w:rFonts w:cs="David"/>
          <w:b/>
          <w:szCs w:val="24"/>
          <w:rtl/>
        </w:rPr>
        <w:t>גד כל יחיד מיחידי המבוטח, בני משפחותיהם, וכל אדם או גוף שלמבוטח זיקה אליו או שהמבוטח התחייב בכתב לשפותו, או הקשור לעבודה.</w:t>
      </w:r>
    </w:p>
    <w:p w14:paraId="1E29AEA7" w14:textId="77777777" w:rsidR="00281271" w:rsidRPr="00F9429A" w:rsidRDefault="00281271" w:rsidP="00F9429A">
      <w:pPr>
        <w:numPr>
          <w:ilvl w:val="1"/>
          <w:numId w:val="24"/>
        </w:numPr>
        <w:spacing w:before="120" w:beforeAutospacing="0" w:after="120" w:afterAutospacing="0" w:line="240" w:lineRule="auto"/>
        <w:ind w:left="964" w:hanging="567"/>
        <w:jc w:val="both"/>
        <w:outlineLvl w:val="1"/>
        <w:rPr>
          <w:rFonts w:cs="David"/>
          <w:b/>
          <w:szCs w:val="24"/>
          <w:rtl/>
        </w:rPr>
      </w:pPr>
      <w:r w:rsidRPr="00F9429A">
        <w:rPr>
          <w:rFonts w:cs="David" w:hint="cs"/>
          <w:b/>
          <w:szCs w:val="24"/>
          <w:rtl/>
        </w:rPr>
        <w:lastRenderedPageBreak/>
        <w:t>ה</w:t>
      </w:r>
      <w:r w:rsidRPr="00F9429A">
        <w:rPr>
          <w:rFonts w:cs="David"/>
          <w:b/>
          <w:szCs w:val="24"/>
          <w:rtl/>
        </w:rPr>
        <w:t xml:space="preserve">קבלן מתחייב להמציא </w:t>
      </w:r>
      <w:r w:rsidRPr="00F9429A">
        <w:rPr>
          <w:rFonts w:cs="David" w:hint="cs"/>
          <w:b/>
          <w:szCs w:val="24"/>
          <w:rtl/>
        </w:rPr>
        <w:t xml:space="preserve">לידי המזמין לא יאוחר משבעה ימים מקבלת צו התחלת העבודה ובכל מקרה טרם כניסתו לאתר העבודה, את אישור עריכת הביטוח המצורף להסכם זה כחלק בלתי נפרד הימנו ומסומן </w:t>
      </w:r>
      <w:r w:rsidRPr="00F9429A">
        <w:rPr>
          <w:rFonts w:cs="David" w:hint="cs"/>
          <w:b/>
          <w:szCs w:val="24"/>
          <w:highlight w:val="yellow"/>
          <w:rtl/>
        </w:rPr>
        <w:t>כנספח #</w:t>
      </w:r>
      <w:r w:rsidRPr="00F9429A">
        <w:rPr>
          <w:rFonts w:cs="David" w:hint="cs"/>
          <w:b/>
          <w:szCs w:val="24"/>
          <w:rtl/>
        </w:rPr>
        <w:t xml:space="preserve">, כשהוא חתום על ידי מבטחו. </w:t>
      </w:r>
      <w:r w:rsidRPr="00F9429A">
        <w:rPr>
          <w:rFonts w:cs="David"/>
          <w:b/>
          <w:szCs w:val="24"/>
          <w:rtl/>
        </w:rPr>
        <w:t xml:space="preserve">בכל מקרה של אי התאמה בין האמור בהעתקי ביטוחי הקבלן לבין האמור בחוזה זה, לדרישת המזמין, מתחייב הקבלן לגרום לשינוי הביטוחים האמורים על מנת להתאימם להוראות חוזה זה. מוסכם בזה במפורש כי אין בעריכת הביטוחים האמורים, בהמצאתם </w:t>
      </w:r>
      <w:r w:rsidRPr="00F9429A">
        <w:rPr>
          <w:rFonts w:cs="David" w:hint="cs"/>
          <w:b/>
          <w:szCs w:val="24"/>
          <w:rtl/>
        </w:rPr>
        <w:t>ו</w:t>
      </w:r>
      <w:r w:rsidRPr="00F9429A">
        <w:rPr>
          <w:rFonts w:cs="David"/>
          <w:b/>
          <w:szCs w:val="24"/>
          <w:rtl/>
        </w:rPr>
        <w:t xml:space="preserve">/או בשינוים כדי להוות אישור בדבר התאמתם ולא תטיל אחריות כלשהו על המזמין </w:t>
      </w:r>
      <w:r w:rsidRPr="00F9429A">
        <w:rPr>
          <w:rFonts w:cs="David" w:hint="cs"/>
          <w:b/>
          <w:szCs w:val="24"/>
          <w:rtl/>
        </w:rPr>
        <w:t xml:space="preserve">ו/או מי מטעמו </w:t>
      </w:r>
      <w:r w:rsidRPr="00F9429A">
        <w:rPr>
          <w:rFonts w:cs="David"/>
          <w:b/>
          <w:szCs w:val="24"/>
          <w:rtl/>
        </w:rPr>
        <w:t>ולא תצמצם את אחריותו של הקבלן על-פי הסכם זה או על-פי כל דין.</w:t>
      </w:r>
    </w:p>
    <w:p w14:paraId="401E0307" w14:textId="77777777" w:rsidR="00281271" w:rsidRPr="00F9429A" w:rsidRDefault="00281271" w:rsidP="00F9429A">
      <w:pPr>
        <w:numPr>
          <w:ilvl w:val="1"/>
          <w:numId w:val="24"/>
        </w:numPr>
        <w:spacing w:before="120" w:beforeAutospacing="0" w:after="120" w:afterAutospacing="0" w:line="240" w:lineRule="auto"/>
        <w:ind w:left="964" w:hanging="567"/>
        <w:jc w:val="both"/>
        <w:outlineLvl w:val="1"/>
        <w:rPr>
          <w:rFonts w:cs="David"/>
          <w:b/>
          <w:szCs w:val="24"/>
          <w:rtl/>
        </w:rPr>
      </w:pPr>
      <w:r w:rsidRPr="00F9429A">
        <w:rPr>
          <w:rFonts w:cs="David"/>
          <w:b/>
          <w:szCs w:val="24"/>
          <w:rtl/>
        </w:rPr>
        <w:t>למען הסר ספק, מודגש במפורש כי הקבלן ישא בעצמו בסכומי ההשתתפות העצמית הנקובים בפוליסות הביטוח. סכומים אלה יהיו נתונים לקיזוז על ידי המזמין מכל סכום שיגיע לקבלן על פי הסכם זה.</w:t>
      </w:r>
    </w:p>
    <w:p w14:paraId="5A66EC86" w14:textId="77777777" w:rsidR="00281271" w:rsidRPr="00F9429A" w:rsidRDefault="00281271" w:rsidP="00F9429A">
      <w:pPr>
        <w:numPr>
          <w:ilvl w:val="1"/>
          <w:numId w:val="24"/>
        </w:numPr>
        <w:spacing w:before="120" w:beforeAutospacing="0" w:after="120" w:afterAutospacing="0" w:line="240" w:lineRule="auto"/>
        <w:ind w:left="964" w:hanging="567"/>
        <w:jc w:val="both"/>
        <w:outlineLvl w:val="1"/>
        <w:rPr>
          <w:rFonts w:cs="David"/>
          <w:b/>
          <w:szCs w:val="24"/>
          <w:rtl/>
        </w:rPr>
      </w:pPr>
      <w:r w:rsidRPr="00F9429A">
        <w:rPr>
          <w:rFonts w:cs="David"/>
          <w:b/>
          <w:szCs w:val="24"/>
          <w:rtl/>
        </w:rPr>
        <w:t xml:space="preserve">הקבלן מתחייב לקיים את תנאי כל הביטוחים הנערכים על פי האמור </w:t>
      </w:r>
      <w:r w:rsidRPr="00F9429A">
        <w:rPr>
          <w:rFonts w:cs="David" w:hint="cs"/>
          <w:b/>
          <w:szCs w:val="24"/>
          <w:rtl/>
        </w:rPr>
        <w:t xml:space="preserve">בסעיף 16 זה. </w:t>
      </w:r>
      <w:r w:rsidRPr="00F9429A">
        <w:rPr>
          <w:rFonts w:cs="David"/>
          <w:b/>
          <w:szCs w:val="24"/>
          <w:rtl/>
        </w:rPr>
        <w:t>כן מתחייב הקבלן לשתף פעולה עם המזמין לשם שמירה ומימוש של זכויות</w:t>
      </w:r>
      <w:r w:rsidRPr="00F9429A">
        <w:rPr>
          <w:rFonts w:cs="David" w:hint="cs"/>
          <w:b/>
          <w:szCs w:val="24"/>
          <w:rtl/>
        </w:rPr>
        <w:t xml:space="preserve"> </w:t>
      </w:r>
      <w:r w:rsidRPr="00F9429A">
        <w:rPr>
          <w:rFonts w:cs="David"/>
          <w:b/>
          <w:szCs w:val="24"/>
          <w:rtl/>
        </w:rPr>
        <w:t>המזמין</w:t>
      </w:r>
      <w:r w:rsidRPr="00F9429A">
        <w:rPr>
          <w:rFonts w:cs="David" w:hint="cs"/>
          <w:b/>
          <w:szCs w:val="24"/>
          <w:rtl/>
        </w:rPr>
        <w:t xml:space="preserve"> על </w:t>
      </w:r>
      <w:r w:rsidRPr="00F9429A">
        <w:rPr>
          <w:rFonts w:cs="David"/>
          <w:b/>
          <w:szCs w:val="24"/>
          <w:rtl/>
        </w:rPr>
        <w:t>פיהם.</w:t>
      </w:r>
    </w:p>
    <w:p w14:paraId="398CA75F" w14:textId="77777777" w:rsidR="00281271" w:rsidRPr="00F9429A" w:rsidRDefault="00281271" w:rsidP="00F9429A">
      <w:pPr>
        <w:numPr>
          <w:ilvl w:val="1"/>
          <w:numId w:val="24"/>
        </w:numPr>
        <w:spacing w:before="120" w:beforeAutospacing="0" w:after="120" w:afterAutospacing="0" w:line="240" w:lineRule="auto"/>
        <w:ind w:left="964" w:hanging="567"/>
        <w:jc w:val="both"/>
        <w:outlineLvl w:val="1"/>
        <w:rPr>
          <w:rFonts w:cs="David"/>
          <w:b/>
          <w:szCs w:val="24"/>
        </w:rPr>
      </w:pPr>
      <w:r w:rsidRPr="00F9429A">
        <w:rPr>
          <w:rFonts w:cs="David"/>
          <w:b/>
          <w:szCs w:val="24"/>
          <w:rtl/>
        </w:rPr>
        <w:t>הקבלן מתחייב כי בהתקשרותו עם קבלני משנה שיבצעו עבודות מטעמו, לא יכלול הודעה כלשהי על פיה הוא מוותר (בשמו, בשם המזמין, או בשם המבטחת שתערוך את הפוליסה לביטוח עבודות ההקמה) על זכות חזרה, שיפוי או שיבוב כנגד אותם קבלנים או פוטר אותם מאחריותם על פי דין או הסכם. האמור בסעיף זה מתייחס בין היתר גם לקבלני שמירה, קבלני מזון, קבלני הובלה קבלני הרמה (הנפה), או נותני ש</w:t>
      </w:r>
      <w:r w:rsidRPr="00F9429A">
        <w:rPr>
          <w:rFonts w:cs="David" w:hint="cs"/>
          <w:b/>
          <w:szCs w:val="24"/>
          <w:rtl/>
        </w:rPr>
        <w:t>י</w:t>
      </w:r>
      <w:r w:rsidRPr="00F9429A">
        <w:rPr>
          <w:rFonts w:cs="David"/>
          <w:b/>
          <w:szCs w:val="24"/>
          <w:rtl/>
        </w:rPr>
        <w:t>רותים דומים, יצרנים או ספקים של ציוד וחומרים.</w:t>
      </w:r>
      <w:r w:rsidRPr="00F9429A">
        <w:rPr>
          <w:rFonts w:cs="David" w:hint="cs"/>
          <w:b/>
          <w:szCs w:val="24"/>
          <w:rtl/>
        </w:rPr>
        <w:t xml:space="preserve"> </w:t>
      </w:r>
      <w:r w:rsidRPr="00F9429A">
        <w:rPr>
          <w:rFonts w:cs="David"/>
          <w:b/>
          <w:szCs w:val="24"/>
          <w:rtl/>
        </w:rPr>
        <w:t>הקבלן מצהיר כי ידוע לו כי אי ויתור על זכויות כאמור, מהווה תנאי לזכויות הקבלן והמזמין על פי פוליסת ביטוח עבודות ההקמה, והוא ישפה את המזמין בגין הפרת דרישה זו.</w:t>
      </w:r>
    </w:p>
    <w:p w14:paraId="63FDC76B" w14:textId="77777777" w:rsidR="00281271" w:rsidRPr="00F9429A" w:rsidRDefault="00281271" w:rsidP="00F9429A">
      <w:pPr>
        <w:numPr>
          <w:ilvl w:val="1"/>
          <w:numId w:val="24"/>
        </w:numPr>
        <w:spacing w:before="120" w:beforeAutospacing="0" w:after="120" w:afterAutospacing="0" w:line="240" w:lineRule="auto"/>
        <w:ind w:left="964" w:hanging="567"/>
        <w:jc w:val="both"/>
        <w:outlineLvl w:val="1"/>
        <w:rPr>
          <w:rFonts w:cs="David"/>
          <w:b/>
          <w:szCs w:val="24"/>
          <w:rtl/>
        </w:rPr>
      </w:pPr>
      <w:r w:rsidRPr="00F9429A">
        <w:rPr>
          <w:rFonts w:cs="David"/>
          <w:b/>
          <w:szCs w:val="24"/>
          <w:rtl/>
        </w:rPr>
        <w:t xml:space="preserve">המזמין שומר לעצמו את הזכות לבצע שינויים בפוליסת ביטוח העבודות הקבלניות הנזכרת בסעיף </w:t>
      </w:r>
      <w:r w:rsidRPr="00F9429A">
        <w:rPr>
          <w:rFonts w:cs="David" w:hint="cs"/>
          <w:b/>
          <w:szCs w:val="24"/>
          <w:rtl/>
        </w:rPr>
        <w:t xml:space="preserve">16.1 </w:t>
      </w:r>
      <w:r w:rsidRPr="00F9429A">
        <w:rPr>
          <w:rFonts w:cs="David"/>
          <w:b/>
          <w:szCs w:val="24"/>
          <w:rtl/>
        </w:rPr>
        <w:t>לעיל, אולם כל שינוי שיש בו כדי לצמצם את היקף הכיסוי הניתן לקבלן יובא לידיעתו בכתב.</w:t>
      </w:r>
    </w:p>
    <w:p w14:paraId="19D840E5" w14:textId="77777777" w:rsidR="00281271" w:rsidRPr="00F9429A" w:rsidRDefault="00281271" w:rsidP="00F9429A">
      <w:pPr>
        <w:numPr>
          <w:ilvl w:val="1"/>
          <w:numId w:val="24"/>
        </w:numPr>
        <w:spacing w:before="120" w:beforeAutospacing="0" w:after="120" w:afterAutospacing="0" w:line="240" w:lineRule="auto"/>
        <w:ind w:left="964" w:hanging="567"/>
        <w:jc w:val="both"/>
        <w:outlineLvl w:val="1"/>
        <w:rPr>
          <w:rFonts w:cs="David"/>
          <w:b/>
          <w:szCs w:val="24"/>
          <w:rtl/>
        </w:rPr>
      </w:pPr>
      <w:r w:rsidRPr="00F9429A">
        <w:rPr>
          <w:rFonts w:cs="David" w:hint="cs"/>
          <w:b/>
          <w:szCs w:val="24"/>
          <w:rtl/>
        </w:rPr>
        <w:t>ה</w:t>
      </w:r>
      <w:r w:rsidRPr="00F9429A">
        <w:rPr>
          <w:rFonts w:cs="David"/>
          <w:b/>
          <w:szCs w:val="24"/>
          <w:rtl/>
        </w:rPr>
        <w:t>וראות סעיפים אלה אינן באות לגרוע מחיובי הקבלן לפי חוזה זה.</w:t>
      </w:r>
    </w:p>
    <w:p w14:paraId="183E4FAF" w14:textId="77777777" w:rsidR="00281271" w:rsidRPr="00F9429A" w:rsidRDefault="00281271" w:rsidP="00F9429A">
      <w:pPr>
        <w:numPr>
          <w:ilvl w:val="1"/>
          <w:numId w:val="24"/>
        </w:numPr>
        <w:spacing w:before="120" w:beforeAutospacing="0" w:after="120" w:afterAutospacing="0" w:line="240" w:lineRule="auto"/>
        <w:ind w:left="964" w:hanging="567"/>
        <w:jc w:val="both"/>
        <w:outlineLvl w:val="1"/>
        <w:rPr>
          <w:rFonts w:cs="David"/>
          <w:b/>
          <w:szCs w:val="24"/>
          <w:rtl/>
        </w:rPr>
      </w:pPr>
      <w:r w:rsidRPr="00F9429A">
        <w:rPr>
          <w:rFonts w:cs="David"/>
          <w:b/>
          <w:szCs w:val="24"/>
          <w:rtl/>
        </w:rPr>
        <w:t>לא התקשר הקבלן בכל חוזי הביטוח, אשר עליו להתקשר בהם על פי הוראות החוזה, או שלא קיים במלואן ו/או במועדן את כל דרישות חוזי הביטוח, יחולו ההוראות הבאות:</w:t>
      </w:r>
    </w:p>
    <w:p w14:paraId="2983B2C9" w14:textId="77777777" w:rsidR="00281271" w:rsidRPr="00F9429A" w:rsidRDefault="00281271" w:rsidP="00F9429A">
      <w:pPr>
        <w:numPr>
          <w:ilvl w:val="1"/>
          <w:numId w:val="24"/>
        </w:numPr>
        <w:spacing w:before="120" w:beforeAutospacing="0" w:after="120" w:afterAutospacing="0" w:line="240" w:lineRule="auto"/>
        <w:ind w:left="964" w:hanging="567"/>
        <w:jc w:val="both"/>
        <w:outlineLvl w:val="1"/>
        <w:rPr>
          <w:rFonts w:cs="David"/>
          <w:b/>
          <w:szCs w:val="24"/>
          <w:rtl/>
        </w:rPr>
      </w:pPr>
      <w:r w:rsidRPr="00F9429A">
        <w:rPr>
          <w:rFonts w:cs="David"/>
          <w:b/>
          <w:szCs w:val="24"/>
          <w:rtl/>
        </w:rPr>
        <w:t>המזמין רשאי, לאחר שנתן לקבלן התראה של 15 (חמישה עשר) ימים, להתקשר בחוזי ביטוח תחתיו ו/או לשלם דמי ביטוח, לרבות דמים, ריב</w:t>
      </w:r>
      <w:r w:rsidRPr="00F9429A">
        <w:rPr>
          <w:rFonts w:cs="David" w:hint="cs"/>
          <w:b/>
          <w:szCs w:val="24"/>
          <w:rtl/>
        </w:rPr>
        <w:t>י</w:t>
      </w:r>
      <w:r w:rsidRPr="00F9429A">
        <w:rPr>
          <w:rFonts w:cs="David"/>
          <w:b/>
          <w:szCs w:val="24"/>
          <w:rtl/>
        </w:rPr>
        <w:t>ת והפרשי הצמדה,</w:t>
      </w:r>
      <w:r w:rsidRPr="00F9429A">
        <w:rPr>
          <w:rFonts w:cs="David" w:hint="cs"/>
          <w:b/>
          <w:szCs w:val="24"/>
          <w:rtl/>
        </w:rPr>
        <w:t xml:space="preserve"> </w:t>
      </w:r>
      <w:r w:rsidRPr="00F9429A">
        <w:rPr>
          <w:rFonts w:cs="David"/>
          <w:b/>
          <w:szCs w:val="24"/>
          <w:rtl/>
        </w:rPr>
        <w:t>לפי חוזי הביטוח.</w:t>
      </w:r>
      <w:r w:rsidRPr="00F9429A">
        <w:rPr>
          <w:rFonts w:cs="David" w:hint="cs"/>
          <w:b/>
          <w:szCs w:val="24"/>
          <w:rtl/>
        </w:rPr>
        <w:t xml:space="preserve"> </w:t>
      </w:r>
    </w:p>
    <w:p w14:paraId="3C6E8410" w14:textId="77777777" w:rsidR="00281271" w:rsidRPr="00F9429A" w:rsidRDefault="00281271" w:rsidP="00F9429A">
      <w:pPr>
        <w:numPr>
          <w:ilvl w:val="1"/>
          <w:numId w:val="24"/>
        </w:numPr>
        <w:spacing w:before="120" w:beforeAutospacing="0" w:after="120" w:afterAutospacing="0" w:line="240" w:lineRule="auto"/>
        <w:ind w:left="964" w:hanging="567"/>
        <w:jc w:val="both"/>
        <w:outlineLvl w:val="1"/>
        <w:rPr>
          <w:rFonts w:cs="David"/>
          <w:b/>
          <w:szCs w:val="24"/>
          <w:rtl/>
        </w:rPr>
      </w:pPr>
      <w:r w:rsidRPr="00F9429A">
        <w:rPr>
          <w:rFonts w:cs="David"/>
          <w:b/>
          <w:szCs w:val="24"/>
          <w:rtl/>
        </w:rPr>
        <w:t xml:space="preserve">עשה המזמין כאמור </w:t>
      </w:r>
      <w:r w:rsidRPr="00F9429A">
        <w:rPr>
          <w:rFonts w:cs="David" w:hint="cs"/>
          <w:b/>
          <w:szCs w:val="24"/>
          <w:rtl/>
        </w:rPr>
        <w:t>בפסקה</w:t>
      </w:r>
      <w:r w:rsidRPr="00F9429A">
        <w:rPr>
          <w:rFonts w:cs="David"/>
          <w:b/>
          <w:szCs w:val="24"/>
          <w:rtl/>
        </w:rPr>
        <w:t xml:space="preserve"> </w:t>
      </w:r>
      <w:r w:rsidRPr="00F9429A">
        <w:rPr>
          <w:rFonts w:cs="David" w:hint="cs"/>
          <w:b/>
          <w:szCs w:val="24"/>
          <w:rtl/>
        </w:rPr>
        <w:t>16.27</w:t>
      </w:r>
      <w:r w:rsidRPr="00F9429A">
        <w:rPr>
          <w:rFonts w:cs="David"/>
          <w:b/>
          <w:szCs w:val="24"/>
          <w:rtl/>
        </w:rPr>
        <w:t xml:space="preserve"> יחולו כל הוצאותיו על הקבלן</w:t>
      </w:r>
      <w:r w:rsidRPr="00F9429A">
        <w:rPr>
          <w:rFonts w:cs="David" w:hint="cs"/>
          <w:b/>
          <w:szCs w:val="24"/>
          <w:rtl/>
        </w:rPr>
        <w:t xml:space="preserve"> בשיעור שלא יפחת מ-0.5% מסך הסכומים המגיעים לקבלן מאת המזמין</w:t>
      </w:r>
      <w:r w:rsidRPr="00F9429A">
        <w:rPr>
          <w:rFonts w:cs="David"/>
          <w:b/>
          <w:szCs w:val="24"/>
          <w:rtl/>
        </w:rPr>
        <w:t>.</w:t>
      </w:r>
    </w:p>
    <w:p w14:paraId="76CD38BE" w14:textId="77777777" w:rsidR="00281271" w:rsidRPr="00F9429A" w:rsidRDefault="00281271" w:rsidP="00F9429A">
      <w:pPr>
        <w:numPr>
          <w:ilvl w:val="1"/>
          <w:numId w:val="24"/>
        </w:numPr>
        <w:spacing w:before="120" w:beforeAutospacing="0" w:after="120" w:afterAutospacing="0" w:line="240" w:lineRule="auto"/>
        <w:ind w:left="964" w:hanging="567"/>
        <w:jc w:val="both"/>
        <w:outlineLvl w:val="1"/>
        <w:rPr>
          <w:rFonts w:cs="David"/>
          <w:b/>
          <w:szCs w:val="24"/>
        </w:rPr>
      </w:pPr>
      <w:r w:rsidRPr="00F9429A">
        <w:rPr>
          <w:rFonts w:cs="David"/>
          <w:b/>
          <w:szCs w:val="24"/>
          <w:rtl/>
        </w:rPr>
        <w:t>אין בהוראות סעיף קטן זה כדי לגרוע מחובות הקבלן המפורטות בסעיף זה, או כדי להטיל על המזמין חבות כשלהי.</w:t>
      </w:r>
    </w:p>
    <w:p w14:paraId="3A06D68C" w14:textId="77777777" w:rsidR="00281271" w:rsidRPr="00F9429A" w:rsidRDefault="00281271" w:rsidP="00F9429A">
      <w:pPr>
        <w:numPr>
          <w:ilvl w:val="1"/>
          <w:numId w:val="24"/>
        </w:numPr>
        <w:spacing w:before="120" w:beforeAutospacing="0" w:after="120" w:afterAutospacing="0" w:line="240" w:lineRule="auto"/>
        <w:ind w:left="964" w:hanging="567"/>
        <w:jc w:val="both"/>
        <w:outlineLvl w:val="1"/>
        <w:rPr>
          <w:rFonts w:cs="David"/>
          <w:b/>
          <w:szCs w:val="24"/>
        </w:rPr>
      </w:pPr>
      <w:r w:rsidRPr="00F9429A">
        <w:rPr>
          <w:rFonts w:cs="David" w:hint="cs"/>
          <w:b/>
          <w:szCs w:val="24"/>
          <w:rtl/>
        </w:rPr>
        <w:t>הקבלן מצהיר בזה כי ידוע לו כי המזמין אינו מתחייב לקיים שמירה ו/או אמצעי ביטחון אחרים באתר בכלל ועל העבודות בפרט ואם יעשה כן, אין בכך כדי ליצור כל התחייבות או חבות כלפי הקבלן. למען הסדר ספק, מוסכם במפורש כי על המזמין לא תחול אחריות לפי חוק השומרים התשכ"ז- 1967.</w:t>
      </w:r>
    </w:p>
    <w:p w14:paraId="336186B6"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3F79C364" w14:textId="77777777" w:rsidR="00E56613" w:rsidRPr="00E56613" w:rsidRDefault="00E56613" w:rsidP="00237720">
      <w:pPr>
        <w:numPr>
          <w:ilvl w:val="0"/>
          <w:numId w:val="24"/>
        </w:numPr>
        <w:spacing w:before="120" w:beforeAutospacing="0" w:after="120" w:afterAutospacing="0" w:line="240" w:lineRule="auto"/>
        <w:ind w:left="397" w:hanging="397"/>
        <w:jc w:val="both"/>
        <w:outlineLvl w:val="0"/>
        <w:rPr>
          <w:rFonts w:ascii="David" w:eastAsia="Times New Roman" w:hAnsi="David" w:cs="David"/>
          <w:b/>
          <w:bCs/>
          <w:snapToGrid w:val="0"/>
          <w:sz w:val="26"/>
          <w:szCs w:val="24"/>
          <w:u w:val="single"/>
          <w:rtl/>
        </w:rPr>
      </w:pPr>
      <w:r w:rsidRPr="00E56613">
        <w:rPr>
          <w:rFonts w:ascii="David" w:eastAsia="Times New Roman" w:hAnsi="David" w:cs="David"/>
          <w:b/>
          <w:bCs/>
          <w:snapToGrid w:val="0"/>
          <w:sz w:val="26"/>
          <w:szCs w:val="24"/>
          <w:u w:val="single"/>
          <w:rtl/>
        </w:rPr>
        <w:t>עובדים</w:t>
      </w:r>
    </w:p>
    <w:p w14:paraId="3D49B3E9"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יספק על חשבונו ועל אחריותו את כל כוח האדם הדרוש לבצוע העבודות ואת ההשגחה עליו.</w:t>
      </w:r>
    </w:p>
    <w:p w14:paraId="4F87D0A7"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הקבלן יעסיק על חשבונו באתר, ובכל מקום אשר בו תבוצענה פעולות כלשהן בקשר עם העבודות, עובדים מקצועיים מנוסים ומורשים במספר הנחוץ להשלמת העבודות במועד. </w:t>
      </w:r>
      <w:r w:rsidRPr="00E56613">
        <w:rPr>
          <w:rFonts w:ascii="David" w:eastAsia="Times New Roman" w:hAnsi="David" w:cs="David"/>
          <w:b/>
          <w:i/>
          <w:snapToGrid w:val="0"/>
          <w:sz w:val="26"/>
          <w:szCs w:val="24"/>
          <w:rtl/>
        </w:rPr>
        <w:lastRenderedPageBreak/>
        <w:t>על הקבלן להעסיק רק עובדים שיתקבלו לעבודה באמצעות לשכות העבודה של שרות התעסוקה. הקבלן לא יעסיק עובדים של המזמין או/וגם של קבלנים אחרים. מבלי לגרוע מן האמור לעיל יובהר כי הקבלן יעסיק אך ורק עובדים ישראלים או עובדים זרים שהעסקתם אושרה ע"י משרד העבודה ו/או על פי כל דין.</w:t>
      </w:r>
    </w:p>
    <w:p w14:paraId="285C7CCC"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יעסיק על חשבונו מנהל עבודה אחד או יותר לפי הוראות המזמין וגם מהנדס אתר. מנהל העבודה ומהנדס האתר יהיו מומחים מורשים ומנוסים במקצועם, בעלי ניסיון מספק לביצוע עבודות מהסוג הנדרש בחוזה זה, לדעת המפקח. מבלי לגרוע מהאמור לעיל, מנהל העבודה יהא בעל תעודת הסמכה תקפה של משרד העבודה בעל ניסיון של לפחות 5 שנים ומהנדס האתר יהא מהנדס בעל רישיון תקף עפ"י חוק המהנדסים והאדריכלים ובעל ניסיון של לפחות 5 שנים. מנהל העבודה ומהנדס האתר ימצאו בקביעות באתר, יפקחו על העבודות ויקבלו את הוראותיו של המהנדס או המפקח, לפי העניין. מנויים של אלה טעון אשור המפקח. מנהל העבודה יחשב כבא כוחו המוסמך של הקבלן למטרות חוזה זה.</w:t>
      </w:r>
      <w:r w:rsidRPr="00E56613">
        <w:rPr>
          <w:rFonts w:ascii="David" w:eastAsia="Times New Roman" w:hAnsi="David" w:cs="David" w:hint="cs"/>
          <w:b/>
          <w:i/>
          <w:snapToGrid w:val="0"/>
          <w:sz w:val="26"/>
          <w:szCs w:val="24"/>
          <w:rtl/>
        </w:rPr>
        <w:t xml:space="preserve"> ליזם שמורה הזכות לדרוש צוות עבודה נוסף בניהולו של מנהל עבודה, לצורך השלמת הדירות המיוחדות כפי שיוגדרו ע"י היזם.  למען הסר ספק, מדובר בצוות נוסף על צוותי האתר הרגילים המיומן בביצוע עבודות ברמת גמר גבוהה במיוחד בדירות יוקרה.</w:t>
      </w:r>
    </w:p>
    <w:p w14:paraId="7F2C67AF"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הקבלן יודיע למזמין את זהות מנהל העבודה באתר וינהג בעניין זה לפי הוראות תקנות הבטיחות בעבודה (עבודות בניה), התשמ"ח-1988.</w:t>
      </w:r>
    </w:p>
    <w:p w14:paraId="6592B303"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מבלי לגרוע מן האמור בחוזה זה מתחייב הקבלן למנות אחראי/ים לביקורת כמובנו על פי תקנות התכנון והבניה (בקשה להיתר, תנאיו ואגרות), התש"ל - 1970 (להלן בהתאמה: "האחראי על הביקורת", "תקנות התכנון").  להסרת ספקות יובהר כי הקבלן יהא אחראי בלעדית למינויו ולכל עניין הכרוך  בהפעלתו ובפעולתו על פי תקנות התכנון ועפ"י כל דין, של האחראי על הביקורת, וזאת על חשבונו של הקבלן בלבד. הקבלן ידווח למזמין בדבר מינויו של האחראי על הביקורת, בדבר קבלת אישור על פי דין למינוי וכן ידווח הקבלן למזמין בדבר כל עניין אחר הכרוך באחראי על הביקורת לרבות הליכים הקשורים בהחלפתו עפ"י דין. הקבלן יהיה אחראי לכל נזק אשר יגרם למזמין בגין הפרת התחייבויותיו של הקבלן כדלעיל.</w:t>
      </w:r>
      <w:r w:rsidR="00EB50C8">
        <w:rPr>
          <w:rFonts w:ascii="David" w:eastAsia="Times New Roman" w:hAnsi="David" w:cs="David" w:hint="cs"/>
          <w:b/>
          <w:i/>
          <w:snapToGrid w:val="0"/>
          <w:sz w:val="26"/>
          <w:szCs w:val="24"/>
          <w:rtl/>
        </w:rPr>
        <w:t xml:space="preserve"> </w:t>
      </w:r>
      <w:r w:rsidRPr="00E56613">
        <w:rPr>
          <w:rFonts w:ascii="David" w:eastAsia="Times New Roman" w:hAnsi="David" w:cs="David"/>
          <w:b/>
          <w:i/>
          <w:snapToGrid w:val="0"/>
          <w:sz w:val="26"/>
          <w:szCs w:val="24"/>
          <w:rtl/>
        </w:rPr>
        <w:t>האחראי על הביקורת יחתום לפי דרישת המזמין על כל מסמך שיידרש ע"י הרשויות לשם דיווח בדבר מינויו.</w:t>
      </w:r>
    </w:p>
    <w:p w14:paraId="47EA5F78"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יעסיק באתר, על חשבונו, איש מקצוע מטעמו (אדריכל או הנדסאי אדריכלות או בנין) בעל ידע בהפעלת תוכנת אוטוקאד</w:t>
      </w:r>
      <w:r w:rsidR="00EB50C8">
        <w:rPr>
          <w:rFonts w:ascii="David" w:eastAsia="Times New Roman" w:hAnsi="David" w:cs="David" w:hint="cs"/>
          <w:b/>
          <w:i/>
          <w:snapToGrid w:val="0"/>
          <w:sz w:val="26"/>
          <w:szCs w:val="24"/>
          <w:rtl/>
        </w:rPr>
        <w:t xml:space="preserve"> ו/או רביט</w:t>
      </w:r>
      <w:r w:rsidRPr="00E56613">
        <w:rPr>
          <w:rFonts w:ascii="David" w:eastAsia="Times New Roman" w:hAnsi="David" w:cs="David"/>
          <w:b/>
          <w:i/>
          <w:snapToGrid w:val="0"/>
          <w:sz w:val="26"/>
          <w:szCs w:val="24"/>
          <w:rtl/>
        </w:rPr>
        <w:t xml:space="preserve"> אשר יטפל בדרישות השינויים שתימסרנה לו באופן ישיר ע"י הרוכשים ואשר ימצא בקביעות באתר ככל שיידרש ולא פחות מ- 25 שעות בשבוע, בימים ובשעות שתקבענה ע"י המזמין.</w:t>
      </w:r>
    </w:p>
    <w:p w14:paraId="055D4F38"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לפי דרישת המזמין יכין הקבלן אומדנים לשינויים בדירות שלא נמכרו, לפי צרכי המזמין.</w:t>
      </w:r>
    </w:p>
    <w:p w14:paraId="67B4DBE7"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בידי המזמין הזכות לא לאשר את איש המקצוע הנ"ל מטעם הקבלן ולדרוש החלפתו בכל עת.</w:t>
      </w:r>
    </w:p>
    <w:p w14:paraId="20650E7A"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הקבלן ימלא כל דרישה מטעם המפקח, בדבר הרחקתו מהאתר של כל אדם המועסק על ידי הקבלן (לרבות מנהל העבדה, מהנדס האתר ואיש המקצוע אשר מטפל בדרישות השינויים מטעם הרוכשים). אדם שהורחק לפי דרישה כאמור, לא יחזור הקבלן להעסיקו בעבודות, בין במישרין ובין בעקיפין, ובמקרה כזה ימציא הקבלן תוך 7 ימים עובד חליף ברמה שתאושר על ידי המפקח. </w:t>
      </w:r>
    </w:p>
    <w:p w14:paraId="5FE924D4"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בכל מקום בו יעבדו עובדים בקשר עם בצוע חוזה זה, יקיים הקבלן תנאי עבודה הוגנים, יקיים כלפיהם את כל הוראות החוק והנוהג, ויקיים סידורי תברואה רווחה ובטיחות העונים על דרישות החוק ועל הדרישות המיוחדות המתחייבות מהעבודות, לרבות, אך מבלי לגרוע מכלליות האמור לעיל - חוק ארגון ופקוח על העבודה, תשי"ד - 1954 וכן בכפוף לכל דין המסדיר מקום המנוחה והשהייה לאחר שעות העבודה בדבר תנאי שיכון עובדים זרים.</w:t>
      </w:r>
    </w:p>
    <w:p w14:paraId="0E36AFF0"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מבלי לגרוע מהאמור לעיל מובהר בזאת כי הקבלן אינו רשאי לשכן באתר מי מעובדיו וכי עליו לדאוג בפועל כי אלה לא יתגוררו באתר.</w:t>
      </w:r>
    </w:p>
    <w:p w14:paraId="63083246"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למניעת ספקות מוצהר במפורש, כי הקבלן הינו קבלן עצמאי והוא לבדו יישא באחריות לכל הזכויות הסוציאליות של עובדים אלה (כגון - ניכויי מס הכנסה ובטוח לאומי, הלנה, הסעות, כלכלה ,תשלומים לקרנות איגודים מקצועיים ותשלומים סוציאליים אחרים) </w:t>
      </w:r>
      <w:r w:rsidRPr="00E56613">
        <w:rPr>
          <w:rFonts w:ascii="David" w:eastAsia="Times New Roman" w:hAnsi="David" w:cs="David"/>
          <w:b/>
          <w:i/>
          <w:snapToGrid w:val="0"/>
          <w:sz w:val="26"/>
          <w:szCs w:val="24"/>
          <w:rtl/>
        </w:rPr>
        <w:lastRenderedPageBreak/>
        <w:t>ולכל החובות החלות עפ"י דין על מעביד כלפי עובדיו. כן מוצהר במפורש כי לא קיימים כל יחסי עובד ומעביד בין המזמין לבין הקבלן, עובדיו וכל המשתתף בבצוע העבודות, והמזמין אינו חייב כלפי הנ"ל בכל חובה הנובעת במישרין או בעקיפין מיחסי עובד ומעביד.</w:t>
      </w:r>
    </w:p>
    <w:p w14:paraId="4C7D8816"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מתחייב לנהל, לשביעות רצונו של המפקח, פנקס כוח אדם בו ירשם שמו, מס' תעודת הזהות, מקצועו וסיווגו המקצועי של כל עובד וכן ימי ושעות עבודתו.</w:t>
      </w:r>
    </w:p>
    <w:p w14:paraId="06DA99F9"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הקבלן מתחייב להמציא למפקח לפי דרישתו את מצבת כוח אדם לכל תקופה שהמפקח יקבע, שתכלול את חלוקת העובדים לפי מקצועותיהם סוגיהם והעסקתם.</w:t>
      </w:r>
    </w:p>
    <w:p w14:paraId="0B51A11A"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לא תעשה כל עבודה באתר בימי שבת ומועדי ישראל. הקבלן מתחייב בזאת שלא לבצע בעצמו ו/או ע"י מי מעובדיו ו/או ע"י כל מי מטעמו במישרין ו/או בעקיפין, עבודות מכל סוג שהוא באתר בשבתות ובמועדי ישראל ובשעה קודם כניסתם ועד שעה אחר יציאתם הקבלן יתכנן את עבודתו באופן שלא יסוכל קיומה של הוראה זו.</w:t>
      </w:r>
    </w:p>
    <w:p w14:paraId="559E2C66"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מובהר כי הפרה של התחייבות זו תיצור נזקים ניכרים למזמין ומהווה הפרה יסודית של החוזה אשר בגינה יהיה זכאי המזמין לפיצוי מוסכם בשיעור של 0.5% משווי העבודות נשוא חוזה זה (בגין כל הפרה) וזאת מבלי לפגוע בכל תרופה ו/או סעד שעומד למזמין על פי חוזה זה ו/או על פי דין.</w:t>
      </w:r>
    </w:p>
    <w:p w14:paraId="301A299C"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נדרשה באופן דחוף עבודה הכרחית לשמירה על בטחון העבודות בשבת או ביום מועד,  יפעל הקבלן לקבלת האשורים המתאימים מהרשויות ולאחר קבלת האישורים המתאימים כאמור, יעסיק הקבלן לבצועה במידת האפשר עובדים שאינם יהודים, ויודיע למפקח מיד על הנסיבות שבגינן נדרש בצוע העבודה כאמור.</w:t>
      </w:r>
    </w:p>
    <w:p w14:paraId="76BB165E" w14:textId="77777777" w:rsidR="00E56613" w:rsidRPr="00E56613" w:rsidRDefault="00E56613" w:rsidP="00E56613">
      <w:pPr>
        <w:spacing w:before="0" w:beforeAutospacing="0" w:after="0" w:afterAutospacing="0" w:line="240" w:lineRule="auto"/>
        <w:ind w:left="172" w:firstLine="792"/>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אין הוראות סעיף זה חלות על עבודה שהיא הכרחית ובלתי נמנעת להצלת נפש.</w:t>
      </w:r>
    </w:p>
    <w:p w14:paraId="0256060B" w14:textId="77777777" w:rsidR="00E56613" w:rsidRPr="00EB50C8" w:rsidRDefault="00E56613" w:rsidP="00EB50C8">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המפקח מוסמך לקבוע נוהלי כניסה ויציאה של עובדים לאתר לרבות בקורת חפציהם ואופן אכסונם ועל הקבלן לציית לנהלים אלו.</w:t>
      </w:r>
    </w:p>
    <w:p w14:paraId="39328B12" w14:textId="77777777" w:rsidR="00D904AB" w:rsidRDefault="00D904AB">
      <w:pPr>
        <w:bidi w:val="0"/>
        <w:spacing w:before="0" w:beforeAutospacing="0" w:after="160" w:afterAutospacing="0" w:line="259" w:lineRule="auto"/>
        <w:rPr>
          <w:rFonts w:ascii="David" w:eastAsia="Times New Roman" w:hAnsi="David" w:cs="David"/>
          <w:b/>
          <w:i/>
          <w:snapToGrid w:val="0"/>
          <w:sz w:val="26"/>
          <w:szCs w:val="24"/>
          <w:rtl/>
        </w:rPr>
      </w:pPr>
      <w:r>
        <w:rPr>
          <w:rFonts w:ascii="David" w:eastAsia="Times New Roman" w:hAnsi="David" w:cs="David"/>
          <w:b/>
          <w:i/>
          <w:snapToGrid w:val="0"/>
          <w:sz w:val="26"/>
          <w:szCs w:val="24"/>
          <w:rtl/>
        </w:rPr>
        <w:br w:type="page"/>
      </w:r>
    </w:p>
    <w:p w14:paraId="630DF86C" w14:textId="77777777" w:rsidR="00E56613" w:rsidRPr="00E56613" w:rsidRDefault="00E56613" w:rsidP="00E56613">
      <w:pPr>
        <w:spacing w:before="120" w:beforeAutospacing="0" w:after="120" w:afterAutospacing="0" w:line="240" w:lineRule="auto"/>
        <w:ind w:left="964"/>
        <w:jc w:val="both"/>
        <w:outlineLvl w:val="1"/>
        <w:rPr>
          <w:rFonts w:ascii="David" w:eastAsia="Times New Roman" w:hAnsi="David" w:cs="David"/>
          <w:b/>
          <w:i/>
          <w:snapToGrid w:val="0"/>
          <w:sz w:val="26"/>
          <w:szCs w:val="24"/>
          <w:rtl/>
        </w:rPr>
      </w:pPr>
    </w:p>
    <w:p w14:paraId="2A0031A2" w14:textId="77777777" w:rsidR="00E56613" w:rsidRPr="00E56613" w:rsidRDefault="00E56613" w:rsidP="00237720">
      <w:pPr>
        <w:numPr>
          <w:ilvl w:val="0"/>
          <w:numId w:val="24"/>
        </w:numPr>
        <w:spacing w:before="120" w:beforeAutospacing="0" w:after="120" w:afterAutospacing="0" w:line="240" w:lineRule="auto"/>
        <w:ind w:left="397" w:hanging="397"/>
        <w:jc w:val="both"/>
        <w:outlineLvl w:val="0"/>
        <w:rPr>
          <w:rFonts w:ascii="David" w:eastAsia="Times New Roman" w:hAnsi="David" w:cs="David"/>
          <w:snapToGrid w:val="0"/>
          <w:sz w:val="26"/>
          <w:szCs w:val="24"/>
          <w:rtl/>
        </w:rPr>
      </w:pPr>
      <w:r w:rsidRPr="00E56613">
        <w:rPr>
          <w:rFonts w:ascii="David" w:eastAsia="Times New Roman" w:hAnsi="David" w:cs="David"/>
          <w:b/>
          <w:bCs/>
          <w:snapToGrid w:val="0"/>
          <w:sz w:val="26"/>
          <w:szCs w:val="24"/>
          <w:u w:val="single"/>
          <w:rtl/>
        </w:rPr>
        <w:t>אמצעים</w:t>
      </w:r>
    </w:p>
    <w:p w14:paraId="647CEAFE"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p>
    <w:p w14:paraId="274FF5A1"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הקבלן מתחייב לספק על חשבונו, והינו מצהיר כי ברשותו או בהישג ידו, האמצעים הדרושים לביצוען היעיל של העבודות בקצב הדרוש להשלמתן.</w:t>
      </w:r>
    </w:p>
    <w:p w14:paraId="418EF5C8"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מתחייב לאגור עד למועד תחילת בצוע העבודות את האמצעים באתר, או להבטיח את אספקתם לפי לוח זמנים שיוגש למפקח עד לאותו מועד ושיניח את דעתו.</w:t>
      </w:r>
    </w:p>
    <w:p w14:paraId="2477E0C2"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לא הגיש הקבלן לוח זמנים כאמור, או שלוח הזמנים שהגיש לא הניח דעתו של המפקח, יקבע לוח הזמנים לאספקת האמצעים ע"י המפקח והוא יחייב את הקבלן.</w:t>
      </w:r>
    </w:p>
    <w:p w14:paraId="25F649EB"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snapToGrid w:val="0"/>
          <w:sz w:val="26"/>
          <w:szCs w:val="24"/>
          <w:rtl/>
        </w:rPr>
        <w:t>לפי דרישת המפקח מעת לעת ימציא הקבלן למפקח העתקים מטופסי הזמנת האמצעים ומאשורי</w:t>
      </w:r>
      <w:r w:rsidRPr="00E56613">
        <w:rPr>
          <w:rFonts w:ascii="David" w:eastAsia="Times New Roman" w:hAnsi="David" w:cs="David"/>
          <w:b/>
          <w:i/>
          <w:snapToGrid w:val="0"/>
          <w:sz w:val="26"/>
          <w:szCs w:val="24"/>
          <w:rtl/>
        </w:rPr>
        <w:t xml:space="preserve"> ההזמנות ע"י הספקים.</w:t>
      </w:r>
    </w:p>
    <w:p w14:paraId="747E953C"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אמצעים שהובאו לאתר אין הקבלן רשאי להוציאם מהאתר ללא הסכמת המפקח בכתב.</w:t>
      </w:r>
    </w:p>
    <w:p w14:paraId="373008F9"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מבלי לגרוע מהוראות סעיף 18.1 לעיל מתחייב הקבלן לספק על חשבונו לאתר:-</w:t>
      </w:r>
    </w:p>
    <w:p w14:paraId="48D4FAC5"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כל האמצעים וכל דבר אחר הדרוש לבצוע העבודות, לבטיחות האתר.</w:t>
      </w:r>
    </w:p>
    <w:p w14:paraId="2DA527E4"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תאורה לשימוש ולהגנת הצבור והעובדים.</w:t>
      </w:r>
    </w:p>
    <w:p w14:paraId="33F824E1"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הגנה בפני שיטפונות, לרבות חבור לרשת התיעול במידה וקיימת.</w:t>
      </w:r>
    </w:p>
    <w:p w14:paraId="51AB976A"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סידורי תברואה בהתאם לדרישות המבנה, לרבות חבור לרשת הביוב במידה וקיימת ושירותים כימיים ניידים, לפי דרישת הרשות המקומית.</w:t>
      </w:r>
    </w:p>
    <w:p w14:paraId="3EDCA8E1" w14:textId="77777777" w:rsidR="00E56613" w:rsidRPr="00E56613" w:rsidRDefault="00E56613" w:rsidP="00D904AB">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כל הנדרש לאספקת מים לרבות צינורות על אביזריהם ומוני מים (אשר יהיו ע"ש המזמין). על הקבלן להתקין באתר משאבות ומיכלים רזרביים למים למקרה שתהיה הפרעה באספקת מים. מיקום המיכלים, גודלם גובהם ותכולתם יהיו כאלה שיוכלו לספק מים לצרכי עבודות כולל אשפרת הבטונים בכמויות מספיקות במשך יום שלם של יציקה, וכמו כן יוכלו לספק מים בכמויות מספיקות </w:t>
      </w:r>
      <w:r w:rsidR="00D904AB" w:rsidRPr="00E56613">
        <w:rPr>
          <w:rFonts w:ascii="David" w:eastAsia="Times New Roman" w:hAnsi="David" w:cs="David" w:hint="cs"/>
          <w:b/>
          <w:i/>
          <w:snapToGrid w:val="0"/>
          <w:sz w:val="26"/>
          <w:szCs w:val="24"/>
          <w:rtl/>
        </w:rPr>
        <w:t>לשתיי</w:t>
      </w:r>
      <w:r w:rsidR="00D904AB" w:rsidRPr="00E56613">
        <w:rPr>
          <w:rFonts w:ascii="David" w:eastAsia="Times New Roman" w:hAnsi="David" w:cs="David" w:hint="eastAsia"/>
          <w:b/>
          <w:i/>
          <w:snapToGrid w:val="0"/>
          <w:sz w:val="26"/>
          <w:szCs w:val="24"/>
          <w:rtl/>
        </w:rPr>
        <w:t>ה</w:t>
      </w:r>
      <w:r w:rsidRPr="00E56613">
        <w:rPr>
          <w:rFonts w:ascii="David" w:eastAsia="Times New Roman" w:hAnsi="David" w:cs="David"/>
          <w:b/>
          <w:i/>
          <w:snapToGrid w:val="0"/>
          <w:sz w:val="26"/>
          <w:szCs w:val="24"/>
          <w:rtl/>
        </w:rPr>
        <w:t xml:space="preserve"> ולצרכים אחרים באתר.</w:t>
      </w:r>
    </w:p>
    <w:p w14:paraId="3247A4BE"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הקמת מבנה או מבנים זמניים, לרבות שירותים ,ציודם ואחזקתם לשימוש הקבלן, המפקח והמזמין בהם יוקצו חדרים נפרדים למפקח ולקבלן, מטיפוס, חומר, גודל, חלוקה ומיקום שיאושרו ע"י המפקח, ובכלל זה הריהוט והציוד (לרבות תאורה ומזוג אויר) הדרושים למשרדים אלה.</w:t>
      </w:r>
    </w:p>
    <w:p w14:paraId="0187E12C"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בכל אחד ממשרדי המפקח, והקבלן יהיה טלפון ופקס בקווים נפרדים וכן קו טלפון פנימי ביניהם והכול כמפורט בנספח 3.1.24 המצורף לחוזה זה. על הקבלן לדאוג על חשבונו לניקוי יום יומי של משרדי הקבלן והמפקח.  כל ההוצאות בגין השימוש במבנים אלה ובציוד האמור יחולו ע"ח הקבלן.</w:t>
      </w:r>
    </w:p>
    <w:p w14:paraId="54D607C9" w14:textId="77777777" w:rsidR="00E56613" w:rsidRPr="00E56613" w:rsidRDefault="00E56613" w:rsidP="00E56613">
      <w:pPr>
        <w:spacing w:before="0" w:beforeAutospacing="0" w:after="0" w:afterAutospacing="0" w:line="240" w:lineRule="auto"/>
        <w:ind w:left="850" w:firstLine="851"/>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הקמת המבנה/המבנים הנ"ל תהא כפופה לתנאים הבאים:</w:t>
      </w:r>
    </w:p>
    <w:p w14:paraId="31F589B5"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חייב לאשר מראש אצל המפקח את כל המבנים והציוד, טרם הבאתם לאתר.</w:t>
      </w:r>
    </w:p>
    <w:p w14:paraId="33B0A1F9"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המפקח רשאי לדרוש, מעת לעת, על חשבון הקבלן, את העתקת המבנים והציוד למקום אחר באתר, עם התקדמות הביצוע.</w:t>
      </w:r>
    </w:p>
    <w:p w14:paraId="1A42904C"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כל הציוד האמור בנספח זה יהיה רכושו של הקבלן בשימוש המזמין ו/או המפקח ולאחר אישור החשבון הסופי על ידי המפקח, יפנה הקבלן את כל המבנים והציוד אל מחוץ לאתר.</w:t>
      </w:r>
    </w:p>
    <w:p w14:paraId="06A667FD" w14:textId="77777777" w:rsidR="00E56613" w:rsidRPr="00E56613" w:rsidRDefault="00E56613" w:rsidP="00E56613">
      <w:pPr>
        <w:spacing w:before="120" w:beforeAutospacing="0" w:after="120" w:afterAutospacing="0" w:line="240" w:lineRule="auto"/>
        <w:ind w:left="2552"/>
        <w:jc w:val="both"/>
        <w:outlineLvl w:val="1"/>
        <w:rPr>
          <w:rFonts w:ascii="David" w:eastAsia="Times New Roman" w:hAnsi="David" w:cs="David"/>
          <w:b/>
          <w:i/>
          <w:snapToGrid w:val="0"/>
          <w:sz w:val="24"/>
          <w:szCs w:val="24"/>
          <w:rtl/>
        </w:rPr>
      </w:pPr>
      <w:r w:rsidRPr="00E56613">
        <w:rPr>
          <w:rFonts w:ascii="David" w:eastAsia="Times New Roman" w:hAnsi="David" w:cs="David"/>
          <w:b/>
          <w:i/>
          <w:snapToGrid w:val="0"/>
          <w:sz w:val="24"/>
          <w:szCs w:val="24"/>
          <w:rtl/>
        </w:rPr>
        <w:t>על אף האמור לעיל, למזמין תהיה אופציה לרכוש את המבנה עם כל הציוד האמור בו, כנגד תשלום בסך 30,000 ש"ח אשר אינו כלול במחיר הכולל.</w:t>
      </w:r>
    </w:p>
    <w:p w14:paraId="38F0071D"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מבנים ושטחי אחסנה להחסנת החומרים והאמצעים.</w:t>
      </w:r>
    </w:p>
    <w:p w14:paraId="6B4DB1D5"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lastRenderedPageBreak/>
        <w:t>כל המכשירים הדרושים לסימון העבודות ולמדידתן, וכל המכשירים הדרושים למפקח, לאדריכל המזמין, לשם הביקורת, וכן אלה הדרושים לקבלן ו/או לקבלנים המיוחדים.</w:t>
      </w:r>
    </w:p>
    <w:p w14:paraId="1EAC3177"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אמצעי אזהרה לרבות שלטי אזהרה ושלטים אחרים במידות ככל שידרוש המפקח.</w:t>
      </w:r>
    </w:p>
    <w:p w14:paraId="4EF26A16"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גדרות, שערים, סככות ואמצעי הגנה ושמירה אחרים כפי שיקבע המפקח.</w:t>
      </w:r>
    </w:p>
    <w:p w14:paraId="44DCAF40"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כל הכרוך ביצור, אספקה והצבת שלטים מוארים בגבול מגרש האתר כאמור בסעיף 6.6.9 לעיל.</w:t>
      </w:r>
    </w:p>
    <w:p w14:paraId="613BFB3F"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כל הנדרש לאספקת חשמל לאתר ובאתר ובכל קומה מקומות המבנה עם הקמתה, ובכלל זה, בדירות שבקומה לדוגמא, במשרד המכירות, בחניה, בדירה לדוגמא, ככל שתוקם בסמוך למבנה המכירות לרבות רשת חשמל ותאורה זמניים, מוליכים, כבלים, גופי-תאורה, לוחות חשמל, שקעים, מוני חשמל (לקומה לדוגמא, למשרד המכירות ולדירה לדוגמא יהיו ע"ש המזמין) וכו'. </w:t>
      </w:r>
    </w:p>
    <w:p w14:paraId="55228749"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במידה שהמערבלים, מעליות ואמצעים אחרים של הקבלן פועלים בעזרת חשמל, יהיה על הקבלן להחזיק באתר גנראטור, אשר יוכל לספק זרם מתאים להפעלת כל האמצעים הנ"ל במקרה של הפסקת חשמל ברשת הכללית.</w:t>
      </w:r>
    </w:p>
    <w:p w14:paraId="28ACEED6"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אמצעי בטיחות וציוד כבוי אש.</w:t>
      </w:r>
    </w:p>
    <w:p w14:paraId="0D535020"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אמצעי הרמה לרבות מנופים ומעלית שירות/משא. מעלית שירות/משא (חיצונית או פנימית) תעמוד לשימוש כל הגורמים הפועלים באתר וכל ספקי ציוד, ריהוט, מתקנים ואביזרים הדרושים להכנת המבנה לצורך תפעולו לרבות שימושו בכל עת. המעלית תהיה בגודל המתאים להעברת משאות כפי שיקבע ע"י המפקח, ותופעל ע"י עובד מנוסה של הקבלן במשך כל שעות העבודה. מועד הפסקת הפעלתה ופירוקה יקבע בתיאום עם המזמין ובכפוף להסכמתו.</w:t>
      </w:r>
    </w:p>
    <w:p w14:paraId="5035A0EF"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מיד עם השלמת השלד של הקומה ה- 7 בכל בנין (לרבות קומת הקרקע), ככל שיש כזו, תותקן מעלית שירות שתופעל תוך חודשיים מיום יציקת הקומה ה-7 עם תחנות עצירה בכל קומה ותהיה זמינה לשימוש המזמין בכל עת.</w:t>
      </w:r>
    </w:p>
    <w:p w14:paraId="346BCB57"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כל הנדרש לשם התקנת קו ו/או קווי טלפון במשרדי הקבלן והמפקח באתר.</w:t>
      </w:r>
    </w:p>
    <w:p w14:paraId="26648C45"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כל יתר הדרוש לבצוע העבודות, בין אם נזכר במפורש ובין אם לאו.</w:t>
      </w:r>
    </w:p>
    <w:p w14:paraId="7A65E75D"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למען הסר ספק מובהר בזאת כי הקבלן יהא אחראי לתשלום כל הוצאות האתר, לרבות בגין תשלומי חובה, מיסים והיטלים לרשות המקומית צריכת חשמל, מים, טלפון וכיוצ"ב.</w:t>
      </w:r>
    </w:p>
    <w:p w14:paraId="3269D2BF"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כל שיש לבצע לפי סעיף 18.2 לעיל יעשה בתאום וברישוי הרשויות המוסמכות, ובתיאום (לרבות לגבי מיקום, גודל, צורה, היקף ואופן בצוע) עם המפקח ובאישורו.</w:t>
      </w:r>
    </w:p>
    <w:p w14:paraId="20C6BBE3"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במידה והמפקח ימצא לנכון במהלך העבודות שיש צורך בהעברת איזה מהאמצעים הנ"ל ממקומם והתקנתם במקום אחר, יהיה הקבלן חייב לבצע ההעברה על חשבונו ואולם אם ההעברה נעשתה ממקום שאושר קודם לכן ע"י המפקח וההעברה לא התחייבה מסטייה מלוח הזמנים שהקבלן אחראי לה לפי קביעת המפקח אזי יהיה הקבלן זכאי להחזר הוצאות ההעברה כפי שיקבעו ע"י המפקח.</w:t>
      </w:r>
    </w:p>
    <w:p w14:paraId="0322A66C"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במידה והמזמין יספק איזה מהאמצעים הנזכרים בסעיף 18.2 לעיל (ואין עליו כל חובה לעשות כן), אז ישלם הקבלן למזמין את כל ההוצאות שהוצאו על ידו בקשר לכך וסכום זה יפחת מהמגיע לקבלן עפ"י החוזה.</w:t>
      </w:r>
    </w:p>
    <w:p w14:paraId="63571E20"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היה ולפי שיקול דעתו הבלעדי והסופי של המפקח, האמצעים או חלק מהם אינו מספיק ו/או אינו מתאים לבצוע העבודות, יהיה על הקבלן להחליפו על חשבונו, לשביעת רצונו של המפקח, ובתוך הזמן שנקבע על ידי המפקח, וזאת ללא תמורה נוספת כלשהי, ומבלי שההחלפה כאמור תזכה את הקבלן לסטייה כלשהי מהקבוע בלוח הזמנים.</w:t>
      </w:r>
    </w:p>
    <w:p w14:paraId="202BA7DE"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כל ההוצאות הכרוכות בהספקת האמצעים, התקנתם וקיומם וכל יתר התחייבויות הקבלן לפי סעיף 18, לרבות אגרות צריכת מים וחשמל, יחולו על הקבלן ועל חשבונו.</w:t>
      </w:r>
    </w:p>
    <w:p w14:paraId="45D3ABE4" w14:textId="77777777" w:rsidR="00D904AB" w:rsidRDefault="00D904AB">
      <w:pPr>
        <w:bidi w:val="0"/>
        <w:spacing w:before="0" w:beforeAutospacing="0" w:after="160" w:afterAutospacing="0" w:line="259" w:lineRule="auto"/>
        <w:rPr>
          <w:rFonts w:ascii="David" w:eastAsia="Times New Roman" w:hAnsi="David" w:cs="David"/>
          <w:snapToGrid w:val="0"/>
          <w:sz w:val="24"/>
          <w:szCs w:val="24"/>
          <w:rtl/>
        </w:rPr>
      </w:pPr>
      <w:r>
        <w:rPr>
          <w:rFonts w:ascii="David" w:eastAsia="Times New Roman" w:hAnsi="David" w:cs="David"/>
          <w:snapToGrid w:val="0"/>
          <w:sz w:val="24"/>
          <w:szCs w:val="24"/>
          <w:rtl/>
        </w:rPr>
        <w:br w:type="page"/>
      </w:r>
    </w:p>
    <w:p w14:paraId="6476252A" w14:textId="77777777" w:rsidR="00E56613" w:rsidRPr="00E56613" w:rsidRDefault="00E56613" w:rsidP="00237720">
      <w:pPr>
        <w:numPr>
          <w:ilvl w:val="0"/>
          <w:numId w:val="24"/>
        </w:numPr>
        <w:spacing w:before="120" w:beforeAutospacing="0" w:after="120" w:afterAutospacing="0" w:line="240" w:lineRule="auto"/>
        <w:ind w:left="397" w:hanging="397"/>
        <w:jc w:val="both"/>
        <w:outlineLvl w:val="0"/>
        <w:rPr>
          <w:rFonts w:ascii="David" w:eastAsia="Times New Roman" w:hAnsi="David" w:cs="David"/>
          <w:snapToGrid w:val="0"/>
          <w:sz w:val="26"/>
          <w:szCs w:val="24"/>
          <w:rtl/>
        </w:rPr>
      </w:pPr>
      <w:r w:rsidRPr="00E56613">
        <w:rPr>
          <w:rFonts w:ascii="David" w:eastAsia="Times New Roman" w:hAnsi="David" w:cs="David"/>
          <w:b/>
          <w:bCs/>
          <w:snapToGrid w:val="0"/>
          <w:sz w:val="26"/>
          <w:szCs w:val="24"/>
          <w:u w:val="single"/>
          <w:rtl/>
        </w:rPr>
        <w:lastRenderedPageBreak/>
        <w:t>חומרים וטיב בצוע</w:t>
      </w:r>
    </w:p>
    <w:p w14:paraId="237CA635"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מתחייב בכל עת תוך כדי מהלך העבודה, לדאוג באופן ובצורה שיתחייבו מדי פעם בפעם מתנאי השוק ואופי החומרים, להבטיח מראש את אספקתם השוטפת כך שלא יחול כל עיכוב בעבודה לפי לוח הזמנים, הכול להנחת דעתו של המפקח.</w:t>
      </w:r>
    </w:p>
    <w:p w14:paraId="000112F4"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4440C9FF"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חומרים שהובאו על ידי הקבלן לאתר למטרות העבודות אין הקבלן רשאי להוציאם מהאתר ללא הסכמת המפקח בכתב, והם יעברו עם הבאתם לאתר לבעלות המזמין, אך לא למטרת אשור קבלתם עפ"י חוזה זה, האחריות לשמירתם ולשלמותם, והמיסוי החל עליהם. על אף האמור לעיל יהיה הקבלן רשאי להוציא חומרים מהאתר אם הפסיק המזמין העבודות, שלא מסיבה הנובעת מהקבלן, לתקופה העולה על 3 חודשים.</w:t>
      </w:r>
    </w:p>
    <w:p w14:paraId="04920DB0"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הקבלן אחראי לשמירת החומרים, והוא רשאי להשתמש בהם לצורך בצוע החוזה, אולם בכל מקרה מן המקרים המפורטים בסעיף 24 רשאי המזמין להשתמש בזכויות המוקנות לו עפ"י אותו סעיף, וזכות השימוש של הקבלן לפי </w:t>
      </w:r>
      <w:r w:rsidR="00EB50C8" w:rsidRPr="00E56613">
        <w:rPr>
          <w:rFonts w:ascii="David" w:eastAsia="Times New Roman" w:hAnsi="David" w:cs="David" w:hint="cs"/>
          <w:b/>
          <w:i/>
          <w:snapToGrid w:val="0"/>
          <w:sz w:val="26"/>
          <w:szCs w:val="24"/>
          <w:rtl/>
        </w:rPr>
        <w:t>פיסק</w:t>
      </w:r>
      <w:r w:rsidR="00EB50C8" w:rsidRPr="00E56613">
        <w:rPr>
          <w:rFonts w:ascii="David" w:eastAsia="Times New Roman" w:hAnsi="David" w:cs="David" w:hint="eastAsia"/>
          <w:b/>
          <w:i/>
          <w:snapToGrid w:val="0"/>
          <w:sz w:val="26"/>
          <w:szCs w:val="24"/>
          <w:rtl/>
        </w:rPr>
        <w:t>ה</w:t>
      </w:r>
      <w:r w:rsidRPr="00E56613">
        <w:rPr>
          <w:rFonts w:ascii="David" w:eastAsia="Times New Roman" w:hAnsi="David" w:cs="David"/>
          <w:b/>
          <w:i/>
          <w:snapToGrid w:val="0"/>
          <w:sz w:val="26"/>
          <w:szCs w:val="24"/>
          <w:rtl/>
        </w:rPr>
        <w:t xml:space="preserve"> זו כפופה לזכויות המזמין עפ"י סעיף 24.2.</w:t>
      </w:r>
    </w:p>
    <w:p w14:paraId="7223D64D"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המזמין לא יישא בכל אחריות בקשר לנזק או אבדן לחומרים, בין שהבעלות עליהם בידי המזמין ובין שאינה בידו, ופרט לנזק שנגרם בזדון ע"י המזמין או המפקח או באי כחם המוסמכים.</w:t>
      </w:r>
    </w:p>
    <w:p w14:paraId="63E13F1B"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אין להסיק מהוראות סעיף זה, וכל התנהגות לפיו ע"י המזמין או המפקח, מתן אישור ע"י המפקח לטיבם של חומרים כלשהם, והמפקח רשאי לפסלם בכל זמן שהוא.</w:t>
      </w:r>
    </w:p>
    <w:p w14:paraId="533EE7D1"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כל אימת שנפסלו חומרים ע"י המפקח או אם הורה המפקח בכתב שחומרים אינם נחוצים לבצוע העבודות, חייב הקבלן לפי דרישת המפקח להוציאם מהאתר, ועם מתן דרישה כאמור חדלים החומרים מלהיות בבעלות המזמין. נקבע בדרישה מועד לסילוק החומרים, חייב הקבלן להוציאם בהקדם האפשרי ולא יאוחר מאשר במועד שנקבע כאמור. נמנע הקבלן מלעשות כן - רשאי המזמין למכרם במחיר ובתנאים שימצא לנכון, ולאחר שינכה ממחירם את כל ההוצאות הכרוכות במכירתם, יזכה המזמין את חשבון הקבלן בכל עודף שיוותר.</w:t>
      </w:r>
    </w:p>
    <w:p w14:paraId="2F50242E"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בכפוף להוראות המפקח:-</w:t>
      </w:r>
    </w:p>
    <w:p w14:paraId="3088B7BA"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snapToGrid w:val="0"/>
          <w:sz w:val="26"/>
          <w:szCs w:val="24"/>
          <w:rtl/>
        </w:rPr>
        <w:t>ישתמש הקבלן אך ורק בחומרים ממין משובח ובכמויות מספיקות, והוא מתחייב שהמלאכה</w:t>
      </w:r>
      <w:r w:rsidRPr="00E56613">
        <w:rPr>
          <w:rFonts w:ascii="David" w:eastAsia="Times New Roman" w:hAnsi="David" w:cs="David"/>
          <w:b/>
          <w:i/>
          <w:snapToGrid w:val="0"/>
          <w:sz w:val="26"/>
          <w:szCs w:val="24"/>
          <w:rtl/>
        </w:rPr>
        <w:t xml:space="preserve"> שתעשה בבצוע העבודות תהיה בעלת רמה גבוהה.</w:t>
      </w:r>
    </w:p>
    <w:p w14:paraId="07FD2B32"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חומרים שלגביהם קיימים תקנים מטעם מכון התקנים הישראלי ישאו תו תקן מהאיכות הגבוהה ביותר, ובהעדר תקן כאמור יתאימו לתקן שיקבע ע"י המפקח.</w:t>
      </w:r>
    </w:p>
    <w:p w14:paraId="166EE1BA"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על הקבלן להגיש לאשור המפקח מפרטים, תרשימים ושמות יצרנים וספקים של חומרים שבדעתו להשתמש בהם. הקבלן מתחייב שלא ישתמש בבצוע העבודות אלא בחומרים שמקור אספקתם אושר ע"י המפקח ושנבדקו ונמצאו כשרים לייעודם ע"י המפקח. סופקו חומרים ע"י המזמין - אין עובדה זו כשלעצמה גורעת מאחריות הקבלן לפי </w:t>
      </w:r>
      <w:r w:rsidR="00EB50C8" w:rsidRPr="00E56613">
        <w:rPr>
          <w:rFonts w:ascii="David" w:eastAsia="Times New Roman" w:hAnsi="David" w:cs="David" w:hint="cs"/>
          <w:b/>
          <w:i/>
          <w:snapToGrid w:val="0"/>
          <w:sz w:val="26"/>
          <w:szCs w:val="24"/>
          <w:rtl/>
        </w:rPr>
        <w:t>פיסק</w:t>
      </w:r>
      <w:r w:rsidR="00EB50C8" w:rsidRPr="00E56613">
        <w:rPr>
          <w:rFonts w:ascii="David" w:eastAsia="Times New Roman" w:hAnsi="David" w:cs="David" w:hint="eastAsia"/>
          <w:b/>
          <w:i/>
          <w:snapToGrid w:val="0"/>
          <w:sz w:val="26"/>
          <w:szCs w:val="24"/>
          <w:rtl/>
        </w:rPr>
        <w:t>ה</w:t>
      </w:r>
      <w:r w:rsidRPr="00E56613">
        <w:rPr>
          <w:rFonts w:ascii="David" w:eastAsia="Times New Roman" w:hAnsi="David" w:cs="David"/>
          <w:b/>
          <w:i/>
          <w:snapToGrid w:val="0"/>
          <w:sz w:val="26"/>
          <w:szCs w:val="24"/>
          <w:rtl/>
        </w:rPr>
        <w:t xml:space="preserve"> זו, אלא אם הודיע למזמין בכתב בהזדמנות הראשונה הסתייגותו מהשימוש בחומרים תוך פירוט נימוקיו.</w:t>
      </w:r>
    </w:p>
    <w:p w14:paraId="36D657C4"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מבלי לגרוע מכלליות האמור לעיל - בדיקה ואשור מוקדמים של חומרים הוא תנאי מוקדם ליצור חומרים בסדרות ותנאי מוקדם לשימושם בעבודות.</w:t>
      </w:r>
    </w:p>
    <w:p w14:paraId="57F1C0B6"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על הקבלן להגיש לאישור המפקח פרטים ותכניות יצור ותכניות לביצוע באתר, המשלימים את התכניות שיסופקו לו.</w:t>
      </w:r>
    </w:p>
    <w:p w14:paraId="707ADD08" w14:textId="77777777" w:rsidR="00E56613" w:rsidRPr="00E56613" w:rsidRDefault="00E56613" w:rsidP="00E56613">
      <w:pPr>
        <w:spacing w:before="0" w:beforeAutospacing="0" w:after="0" w:afterAutospacing="0" w:line="240" w:lineRule="auto"/>
        <w:ind w:left="172" w:firstLine="792"/>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על הקבלן לבצע דוגמאות מכל מין וסוג באתר לאישור המפקח, לפי דרישתו.</w:t>
      </w:r>
    </w:p>
    <w:p w14:paraId="347E70B8"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p>
    <w:p w14:paraId="71B72393"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לפי הוראות המפקח יהיה על הקבלן לספק על חשבונו הוא דוגמאות של חומרים הדרושים לבדיקות. כן יהיה עליו לספק את הכלים, כח האדם וכל האמצעים האחרים הדרושים לנטילת הדוגמאות, העברתן לבדיקה באתר או במעבדה ובדיקתן, הכול כפי שהמפקח יורה.</w:t>
      </w:r>
    </w:p>
    <w:p w14:paraId="19DCAB5A"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lastRenderedPageBreak/>
        <w:t>על הקבלן להתקשר עם מכון התקנים הישראלי ו/או הטכניון ו/או מכון מוסמך דומה שיאושר על ידי המזמין לביצוע בדיקות התאמה לתקנים ובדיקות התאמה לדרישות הרשויות, המפרטים, היועצים והמתכננים. פרוגראמת הבדיקות תיקבע ע"י המפקח ולכל הפחות תכלול את המפורט בנספח 3.1.30 בהתקשרות בין הקבלן למעבדה יקבע שהעתק מכל תוצאות הבדיקה ישלח ישירות למפקח, במקביל להעברתו לקבלן. זימון עובדי המעבדה לביצוע הבדיקות במועד הנדרש הינו באחריות הקבלן. אם תידרשנה בדיקות חוזרות או בדיקות נוספות ע"י המפקח ו/או ע"י רשויות מוסמכות מכל סיבה שהיא, יהיה על הקבלן לשלם גם את הוצאות הבדיקות החוזרות ו/או הנוספות. על הקבלן להמציא למזמין הודעה נפרדת בכתב בדבר קבלת תוצאות שליליות, ככל שתהיינה. על הקבלן להגיש את כל העזרה הדרושה להכנת הבדיקות ולביצוען, לרבות אספקת חומרים, פועלים, כלי עבודה וציוד הכול לפי הוראות המפקח. על הקבלן תחולנה כל הוצאות הבדיקות, הבדיקות החוזרות ו/או הנוספות.</w:t>
      </w:r>
    </w:p>
    <w:p w14:paraId="41A6535E"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בכל מקרה בו שולמו בפועל הוצאות בדיקות ע"י המזמין בעוד שהקבלן מחויב לשאת בהן עפ"י חוזה זה, יהיה המזמין זכאי לנכותן מכל סכום שיגיע ממנו לקבלן ו/או לגבותו בכל דרך אחרת ו/או להסיבן לאחר ללא צורך בהסכמת הקבלן.</w:t>
      </w:r>
    </w:p>
    <w:p w14:paraId="24D9156A"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המפקח יהיה הפוסק הבלעדי בגין תוצאות הבדיקה של החומרים או של טיב העבודה, וכן בגין התאמת החומרים לדוגמאות שאושרו על ידו לפי סעיף 19.8 לעיל.</w:t>
      </w:r>
    </w:p>
    <w:p w14:paraId="37175C4C"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p>
    <w:p w14:paraId="163CB2D1"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אם לפי הוראות המפקח או לפי צווים חוקיים של רשויות מוסמכות יהיה צורך בבצוע בדיקות כלשהן או יידרש אשור בקשר לעבודה כלשהי (כגון - יציקה), יהיה על הקבלן לתת למפקח הודעה מוקדמת של 48 שעות בדבר התאריך בו יהיה נכון לבצוע הביקורת או הבדיקה.</w:t>
      </w:r>
    </w:p>
    <w:p w14:paraId="31A4C249"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בוצעו עבודות כאלה ללא אשור המפקח, יהיה המפקח רשאי לדרוש את פתיחת העבודה הגמורה או את הריסת העבודות, כדי לאפשר את הבדיקה או הביקורת, ועל הקבלן יהיה לציית ללא דחוי להוראות אלה. נמצאה העבודה הטעונה אשור, בקורת או בדיקה פגומה, כולה או מקצתה, יתקנה הקבלן על חשבונו הוא, בהתאם להוראות המפקח, ובמקרים אלה תחולנה הוצאות הבדיקה, הביקורת, ההריסה והתיקון על הקבלן. אין בתיקונים אלה כדי לגרוע מאחריות הקבלן לעמוד בלוח הזמנים לביצוע העבודות.</w:t>
      </w:r>
    </w:p>
    <w:p w14:paraId="18BE3381"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אם לא יופיע המפקח לביקורת או בדיקה לפי הזמנת הקבלן במועד שצוין בהודעה מוקדמת סבירה של הקבלן, תהיה הרשות בידי הקבלן להמשיך בעבודות, רק לאחר קבלת הסכמת נציג המזמין מראש ובכתב.</w:t>
      </w:r>
    </w:p>
    <w:p w14:paraId="53CA8C31"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p>
    <w:p w14:paraId="1C7113B6"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הושלם חלק מהעבודות שנועד להיות מכוסה או מוסתר, יודיע הקבלן למפקח בכתב שהחלק האמור מוכן לבדיקה והקבלן יאפשר ויעזור למפקח לבדוק, לבחון ולמדוד את החלק האמור לפני כיסויו או הסתרתו.</w:t>
      </w:r>
    </w:p>
    <w:p w14:paraId="390DF3C6"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מתחייב למנוע את כיסויו או הסתרתו של חלק כלשהו מהעבודות שנועד להיות מכוסה או מוסתר ללא הסכמתו של המפקח.</w:t>
      </w:r>
    </w:p>
    <w:p w14:paraId="674DD7C8"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יחשוף, יגלה, יקדח קידוחים ויעשה חורים בכל חלק מהעבודות לפי הוראות המפקח לצורך בדיקתו, בחינתו ומדידתו, ולאחר מכן יחזירו לתיקונו לשביעות רצונו של המפקח. לא מילא הקבלן אחר הוראות המפקח לפי פסקא זו, רשאי המזמין לחשוף, לגלות, לקדוח קידוחים ולעשות חורים בכל חלק מהעבודות, ולאחר מכן יהא על הקבלן להחזירו לתיקונו.</w:t>
      </w:r>
    </w:p>
    <w:p w14:paraId="305C003B"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ההוצאות הכרוכות בעבודה האמורה בסעיף 19.11.3 תחולנה על הקבלן פרט אם קיים הקבלן את התחייבותו לפי סעיף 19.11.1 והבדיקות הוכיחו שהמלאכה בוצעה לשביעות רצון המפקח, בכפוף לאמור בסעיף 6.6.21 לעיל.</w:t>
      </w:r>
    </w:p>
    <w:p w14:paraId="5481927A"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ab/>
        <w:t>המפקח יהיה רשאי להורות לקבלן מזמן לזמן, תוך כדי מהלך העבודה:</w:t>
      </w:r>
    </w:p>
    <w:p w14:paraId="09DD3142"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lastRenderedPageBreak/>
        <w:t>על סילוק כל חומרים שהם מהאתר בתוך תקופת זמן אשר תצוין בהוראה, בכל מקרה שלדעת המפקח אין החומרים מתאימים לתפקידם.</w:t>
      </w:r>
    </w:p>
    <w:p w14:paraId="05B769C7"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על הבאת חומרים כשרים ומתאימים לתפקידם במקום החומרים האמורים בסעיף 19.12.1.</w:t>
      </w:r>
    </w:p>
    <w:p w14:paraId="68619EA1"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בכל אחד מהמקרים הבאים:-</w:t>
      </w:r>
    </w:p>
    <w:p w14:paraId="040F6E31"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אם ישתמש הקבלן בחומרים שלא אושרו ע"י המפקח.</w:t>
      </w:r>
    </w:p>
    <w:p w14:paraId="5F031043"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אם נעשתה עבודה באופן שאינו תואם את הוראות החוזה.</w:t>
      </w:r>
    </w:p>
    <w:p w14:paraId="1393B89A"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אם תוצאות בדיקה הוכיחו שהטיב או החוזק של החומרים אינם לשביעת רצון המפקח, אזי יהיה המפקח זכאי להפסיק את העבודה ולצוות על הריסת עבודות שלבנייתן השתמש הקבלן בחומרים שנפסלו או שהיו בלתי מתאימים לחוזה או שבוצעו באופן שאינו תואם הוראות החוזה, ועל הקבלן לציית להוראות המפקח ולהוציאן לפועל על חשבונו, וכן יהיה עליו לבצע מחדש על חשבונו אותה עבודה שנהרסה.</w:t>
      </w:r>
    </w:p>
    <w:p w14:paraId="251DB2C1"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למפקח תהיה הרשות לוותר על הריסת עבודות כאמור ולקבוע לפי הערכתו את ההפרש בין שווי העבודות לעומת שווין אילו נעשו בחומרים שאושרו על ידו או בחומרים ובטיב, בחוזק ובאופן שהיו לשביעת רצונו. הפרש זה יהיה סכום המגיע מהקבלן למזמין.</w:t>
      </w:r>
    </w:p>
    <w:p w14:paraId="7F5F6289"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כ</w:t>
      </w:r>
      <w:r w:rsidR="00EB50C8">
        <w:rPr>
          <w:rFonts w:ascii="David" w:eastAsia="Times New Roman" w:hAnsi="David" w:cs="David" w:hint="cs"/>
          <w:b/>
          <w:i/>
          <w:snapToGrid w:val="0"/>
          <w:sz w:val="26"/>
          <w:szCs w:val="24"/>
          <w:rtl/>
        </w:rPr>
        <w:t>ו</w:t>
      </w:r>
      <w:r w:rsidRPr="00E56613">
        <w:rPr>
          <w:rFonts w:ascii="David" w:eastAsia="Times New Roman" w:hAnsi="David" w:cs="David"/>
          <w:b/>
          <w:i/>
          <w:snapToGrid w:val="0"/>
          <w:sz w:val="26"/>
          <w:szCs w:val="24"/>
          <w:rtl/>
        </w:rPr>
        <w:t>חו של המפקח לפי סעיף 19.13 לעיל יפה לכל דבר, על אף כל בדיקה שנערכה על ידי המפקח, ועל אף כל תשלום ביניים שבוצע בקשר לחומרים ולמלאכה האמורים.</w:t>
      </w:r>
    </w:p>
    <w:p w14:paraId="09542C77"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נתגלה פגם בעבודות בזמן בצוען, רשאי המפקח לדרוש מהקבלן שיחקור אחר סיבות הפגם ויתקנו לפי שיטה שתאושר ע"י המפקח. היה הפגם כזה שלדעת המפקח אין הקבלן אחראי לו לפי החוזה, יחולו הוצאות החקירה והתיקון על המזמין.</w:t>
      </w:r>
    </w:p>
    <w:p w14:paraId="7D3A8D18"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היה הפגם לפי דעת המפקח כזה שהקבלן אחראי לו לפי החוזה - יחולו הוצאות החקירה על הקבלן וכן יהא הקבלן חייב לתקן על חשבונו הוא את הפגם וכל הכרוך בו. אם הפגם אינו ניתן לתקון יהיה הקבלן חייב בתשלום פיצויים למזמין בשיעור שיקבע ע"י המפקח.</w:t>
      </w:r>
    </w:p>
    <w:p w14:paraId="4A43D6F1"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לא מילא הקבלן אחר איזה מהוראות סעיף 19 לעיל רשאי המזמין לבצע על חשבון הקבלן את אשר היה על הקבלן לבצע, הקבלן יישא בכל ההוצאות הכרוכות בכך ויהיה חייב לשלמם למזמין.</w:t>
      </w:r>
    </w:p>
    <w:p w14:paraId="2799B3E5"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4E971196" w14:textId="77777777" w:rsidR="00E56613" w:rsidRPr="00E56613" w:rsidRDefault="00E56613" w:rsidP="00237720">
      <w:pPr>
        <w:numPr>
          <w:ilvl w:val="0"/>
          <w:numId w:val="24"/>
        </w:numPr>
        <w:spacing w:before="120" w:beforeAutospacing="0" w:after="120" w:afterAutospacing="0" w:line="240" w:lineRule="auto"/>
        <w:ind w:left="397" w:hanging="397"/>
        <w:jc w:val="both"/>
        <w:outlineLvl w:val="0"/>
        <w:rPr>
          <w:rFonts w:ascii="David" w:eastAsia="Times New Roman" w:hAnsi="David" w:cs="David"/>
          <w:snapToGrid w:val="0"/>
          <w:sz w:val="26"/>
          <w:szCs w:val="24"/>
          <w:rtl/>
        </w:rPr>
      </w:pPr>
      <w:r w:rsidRPr="00E56613">
        <w:rPr>
          <w:rFonts w:ascii="David" w:eastAsia="Times New Roman" w:hAnsi="David" w:cs="David"/>
          <w:b/>
          <w:bCs/>
          <w:snapToGrid w:val="0"/>
          <w:sz w:val="26"/>
          <w:szCs w:val="24"/>
          <w:u w:val="single"/>
          <w:rtl/>
        </w:rPr>
        <w:t>סימון</w:t>
      </w:r>
    </w:p>
    <w:p w14:paraId="148A8694"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יבצע באמצעות מודדים מוסמכים, על חשבונו, סימון נכון ומדויק לשם ביצוע העבודות שלו ושל הקבלנים המיוחדים, יבדוק את נכונותם של הגבהים המימדים וההכוונה ויספק את כל המכשירים וכ</w:t>
      </w:r>
      <w:r w:rsidR="00EB50C8">
        <w:rPr>
          <w:rFonts w:ascii="David" w:eastAsia="Times New Roman" w:hAnsi="David" w:cs="David" w:hint="cs"/>
          <w:b/>
          <w:i/>
          <w:snapToGrid w:val="0"/>
          <w:sz w:val="26"/>
          <w:szCs w:val="24"/>
          <w:rtl/>
        </w:rPr>
        <w:t>ו</w:t>
      </w:r>
      <w:r w:rsidRPr="00E56613">
        <w:rPr>
          <w:rFonts w:ascii="David" w:eastAsia="Times New Roman" w:hAnsi="David" w:cs="David"/>
          <w:b/>
          <w:i/>
          <w:snapToGrid w:val="0"/>
          <w:sz w:val="26"/>
          <w:szCs w:val="24"/>
          <w:rtl/>
        </w:rPr>
        <w:t xml:space="preserve">ח האדם הדרושים בקשר לכך. </w:t>
      </w:r>
    </w:p>
    <w:p w14:paraId="2159A280"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הוטל על הקבלן לבצע את הסימון לפי נקודות שנקבעו על ידי המפקח, חייב הקבלן לשמור על קיומן ושלמותן של נקודות אלה, ולחדשן על חשבונו בכל מקרה שהושחתו.</w:t>
      </w:r>
    </w:p>
    <w:p w14:paraId="06BBCDF6"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אחריות הקבלן לסימון חלה אף אם הסימון לא נערך על ידו אלא אם הודיע למפקח לא יאוחר מאשר 5 ימים לפני המועד לבצוע עבודה עפ"י הסימון על הסתייגותו ממנו כשהיא נתמכת במדידות, פירושים וכל מידע אחר הנדרש לבצוע הסימון.</w:t>
      </w:r>
    </w:p>
    <w:p w14:paraId="6DD91874"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"סימון" למטרות סעיף זה כולל כל סימון המתייחס לעבודות בין אם בתכנון ובין אם באתר.</w:t>
      </w:r>
    </w:p>
    <w:p w14:paraId="3C8BFBEC"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614C6838" w14:textId="77777777" w:rsidR="00E56613" w:rsidRPr="00E56613" w:rsidRDefault="00E56613" w:rsidP="00237720">
      <w:pPr>
        <w:numPr>
          <w:ilvl w:val="0"/>
          <w:numId w:val="24"/>
        </w:numPr>
        <w:spacing w:before="120" w:beforeAutospacing="0" w:after="120" w:afterAutospacing="0" w:line="240" w:lineRule="auto"/>
        <w:ind w:left="397" w:hanging="397"/>
        <w:jc w:val="both"/>
        <w:outlineLvl w:val="0"/>
        <w:rPr>
          <w:rFonts w:ascii="David" w:eastAsia="Times New Roman" w:hAnsi="David" w:cs="David"/>
          <w:snapToGrid w:val="0"/>
          <w:sz w:val="26"/>
          <w:szCs w:val="24"/>
          <w:rtl/>
        </w:rPr>
      </w:pPr>
      <w:r w:rsidRPr="00E56613">
        <w:rPr>
          <w:rFonts w:ascii="David" w:eastAsia="Times New Roman" w:hAnsi="David" w:cs="David"/>
          <w:b/>
          <w:bCs/>
          <w:snapToGrid w:val="0"/>
          <w:sz w:val="26"/>
          <w:szCs w:val="24"/>
          <w:u w:val="single"/>
          <w:rtl/>
        </w:rPr>
        <w:t>תכניות יומנים ושמירת מסמכים</w:t>
      </w:r>
    </w:p>
    <w:p w14:paraId="4B47243B" w14:textId="77777777" w:rsidR="00E56613" w:rsidRPr="00E56613" w:rsidRDefault="00E56613" w:rsidP="00E56613">
      <w:pPr>
        <w:spacing w:before="120" w:beforeAutospacing="0" w:after="0" w:afterAutospacing="0" w:line="240" w:lineRule="auto"/>
        <w:jc w:val="both"/>
        <w:outlineLvl w:val="0"/>
        <w:rPr>
          <w:rFonts w:ascii="David" w:eastAsia="Times New Roman" w:hAnsi="David" w:cs="David"/>
          <w:snapToGrid w:val="0"/>
          <w:sz w:val="26"/>
          <w:szCs w:val="24"/>
          <w:rtl/>
        </w:rPr>
      </w:pPr>
    </w:p>
    <w:p w14:paraId="0345B6E4"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ארבעה העתקים מהתכניות ימסרו לקבלן ללא תשלום. כל עותק נוסף שיידרש יוכן על חשבון הקבלן.</w:t>
      </w:r>
    </w:p>
    <w:p w14:paraId="2485F8EF"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lastRenderedPageBreak/>
        <w:t>ההוראות הבאות תחולנה על כל התכניות, השרטוטים, הפרטים והמסמכים שימסרו לקבלן למטרת העבודות:-</w:t>
      </w:r>
    </w:p>
    <w:p w14:paraId="42ABB3D4"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הם יישארו רכושו הבלעדי של המזמין אשר הינו בעל זכות היוצרים בהם, והקבלן ישמרם בסוד לא יערוך מהם העתקים ולא יעבירם לזולתו שלא לצורך בצוע העבודות.</w:t>
      </w:r>
    </w:p>
    <w:p w14:paraId="501EB60A"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snapToGrid w:val="0"/>
          <w:sz w:val="26"/>
          <w:szCs w:val="24"/>
          <w:rtl/>
        </w:rPr>
        <w:t>על הקבלן להחזיקם במקום באתר שיתואם עם המפקח ולאפשר למפקח וכל מי שהורשה על ידו</w:t>
      </w:r>
      <w:r w:rsidRPr="00E56613">
        <w:rPr>
          <w:rFonts w:ascii="David" w:eastAsia="Times New Roman" w:hAnsi="David" w:cs="David"/>
          <w:b/>
          <w:i/>
          <w:snapToGrid w:val="0"/>
          <w:sz w:val="26"/>
          <w:szCs w:val="24"/>
          <w:rtl/>
        </w:rPr>
        <w:t xml:space="preserve"> לבדקם ולהשתמש בהם.</w:t>
      </w:r>
    </w:p>
    <w:p w14:paraId="453A784C"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אסור לקבלן להשתמש בהם למטרה כלשהי בלתי אם למטרת החוזה.</w:t>
      </w:r>
    </w:p>
    <w:p w14:paraId="6F25CD34"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לפי דרישת המזמין, עם השלמת העבודות על הקבלן להחזירם בשלמות למזמין, בין אם הם הומצאו לו ע"י המזמין ובין אם הוכנו ע"י הקבלן בעצמו או ע"י אחרים.</w:t>
      </w:r>
    </w:p>
    <w:p w14:paraId="183E3CAE"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ינהל תיקיה שתאפשר גישה נוחה והתמצאות בכל התכניות ואשר תעמוד לרשות המפקח. כמו כן ידביק הקבלן על לוחות את התכניות המשמשות לבצוע העבודות.</w:t>
      </w:r>
    </w:p>
    <w:p w14:paraId="26AA8B32"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המפקח ינהל יומן שיסופק ע"י הקבלן בפורמט שיקבע ע"י המפקח, לפחות במקור וב -2 עותקים בו יירשמו כל הפרטים הנוגעים למהלך העבודה, הוראות שניתנו ע"י המפקח וכל פרטים נוספים שרישומם יידרש ע"י המפקח. על הקבלן לדאוג לכך שהיומן ישקף את כל מהלך בצוע העבודות.</w:t>
      </w:r>
    </w:p>
    <w:p w14:paraId="77AAC88A"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מבלי לגרוע מהאמור לעיל, על הקבלן לרשום ביומן מדי יום פרטים בדבר:-</w:t>
      </w:r>
    </w:p>
    <w:p w14:paraId="6DDC4BFE"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מספרם של העובדים לסוגיהם המועסקים על ידי הקבלן בבצוע העבודות.</w:t>
      </w:r>
    </w:p>
    <w:p w14:paraId="375C44D6"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החומרים למיניהם המובאים לאתר או המוצאים ממנו, והשימוש בהם בעבודות.</w:t>
      </w:r>
    </w:p>
    <w:p w14:paraId="69C99F6E"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הציוד המכאני המובא לאתר והשימוש בו, והוצאת ציוד מכני מהאתר.</w:t>
      </w:r>
    </w:p>
    <w:p w14:paraId="76F6290E"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תנאי מזג האוויר השוררים באתר.</w:t>
      </w:r>
    </w:p>
    <w:p w14:paraId="5C920614"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תקלות והפרעות בבצוע העבודות.</w:t>
      </w:r>
    </w:p>
    <w:p w14:paraId="6900212D"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התקדמות בצוע העבודות במשך היום.</w:t>
      </w:r>
    </w:p>
    <w:p w14:paraId="4505BB7A"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4"/>
          <w:szCs w:val="24"/>
        </w:rPr>
      </w:pPr>
      <w:r w:rsidRPr="00E56613">
        <w:rPr>
          <w:rFonts w:ascii="David" w:eastAsia="Times New Roman" w:hAnsi="David" w:cs="David"/>
          <w:b/>
          <w:i/>
          <w:snapToGrid w:val="0"/>
          <w:sz w:val="24"/>
          <w:szCs w:val="24"/>
          <w:rtl/>
        </w:rPr>
        <w:t>המפקח ירשום ביומן :</w:t>
      </w:r>
    </w:p>
    <w:p w14:paraId="07F60207"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הוראות שניתנו לקבלן על ידי המפקח.</w:t>
      </w:r>
    </w:p>
    <w:p w14:paraId="03B87DB2"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הערות המפקח או היועץ בדבר מהלך בצוע העבודות.</w:t>
      </w:r>
    </w:p>
    <w:p w14:paraId="57BABD26"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רישום מלא ושוטף של כל התכניות שנמסרו לקבלן, תוך ציון מספריהם הסידוריים.</w:t>
      </w:r>
    </w:p>
    <w:p w14:paraId="31F75071"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היומן ישמש לפי הצורך גם למתן ורישום הערות המפקח ו/או מפקח הרשות המקומית ו/או היועצים לקבלן, ועל הקבלן לציית לכל הערות והוראות המפקח שנרשמו ביומן, בין אם בנוכחותו ובין אם בהעדרו.</w:t>
      </w:r>
    </w:p>
    <w:p w14:paraId="77D5DFA1"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הזכות למפקח לערוך ביומן כל רישום שיראה לנכון המתייחס בכל דרך שהיא לעבודות.</w:t>
      </w:r>
    </w:p>
    <w:p w14:paraId="62F128DC"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על הקבלן לחתום מדי כל יום על היומן, ואולם הקבלן רשאי להסתייג מכל פרט מהפרטים הרשומים ביומן ע"י המפקח תוך 3 ימים מרישומם על ידי מסירת הודעה בכתב למפקח, ובלבד שדבר הסתייגותו של הקבלן ירשם ביומן.</w:t>
      </w:r>
    </w:p>
    <w:p w14:paraId="58B9660C"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לא הודיע הקבלן על הסתייגות כאמור רואים אותו כאילו אישר את  נכונות הפרטים הרשומים ביומן, בין אם חתם עליהם ובין אם לאו.</w:t>
      </w:r>
    </w:p>
    <w:p w14:paraId="5B8CCA4D"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רישומים ביומן, פרט לאלה שהקבלן הסתייג מהם במפורש באופן האמור לעיל, יחייבו את הקבלן וישמשו כראיה בין הצדדים על העבודות הכלולות בהם. רישומים ביומן לא יחייבו את המזמין אלא אם נחתמו ע"י המפקח, וגם במקרה זה לא ישמשו כשלעצמם עילה לדרישת כל תשלום.</w:t>
      </w:r>
    </w:p>
    <w:p w14:paraId="4339D40C"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lastRenderedPageBreak/>
        <w:t>באחריות הקבלן לוודא רישום ביומן של הוראות המפקח וחתימת המפקח בצד כל הנחיה שנתן המפקח לקבלן. נתן המפקח הנחיה בע"פ, יוודא הקבלן רישומה ביומן והחתמת המפקח בתוך 24 שעות ממועד נתינתה.</w:t>
      </w:r>
    </w:p>
    <w:p w14:paraId="1C88B5AA"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עותק אחד מהיומן יימסר מדי יום למפקח ועותק אחד ישמר באתר.</w:t>
      </w:r>
    </w:p>
    <w:p w14:paraId="43AE046A"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יערוך וימסור למפקח בכל עת לפי דרישתו ולא יאוחר מאשר עד למסירת העבודות תכניות המשקפות את העבודות כפי שבוצעו בפועל (להלן - "</w:t>
      </w:r>
      <w:r w:rsidRPr="00E56613">
        <w:rPr>
          <w:rFonts w:ascii="David" w:eastAsia="Times New Roman" w:hAnsi="David" w:cs="David"/>
          <w:bCs/>
          <w:i/>
          <w:snapToGrid w:val="0"/>
          <w:sz w:val="26"/>
          <w:szCs w:val="24"/>
          <w:rtl/>
        </w:rPr>
        <w:t>תכניות עדות</w:t>
      </w:r>
      <w:r w:rsidRPr="00E56613">
        <w:rPr>
          <w:rFonts w:ascii="David" w:eastAsia="Times New Roman" w:hAnsi="David" w:cs="David"/>
          <w:b/>
          <w:i/>
          <w:snapToGrid w:val="0"/>
          <w:sz w:val="26"/>
          <w:szCs w:val="24"/>
          <w:rtl/>
        </w:rPr>
        <w:t>" -" </w:t>
      </w:r>
      <w:r w:rsidRPr="00E56613">
        <w:rPr>
          <w:rFonts w:ascii="David" w:eastAsia="Times New Roman" w:hAnsi="David" w:cs="David"/>
          <w:b/>
          <w:i/>
          <w:snapToGrid w:val="0"/>
          <w:sz w:val="26"/>
          <w:szCs w:val="24"/>
        </w:rPr>
        <w:t>e</w:t>
      </w:r>
      <w:r w:rsidRPr="00E56613">
        <w:rPr>
          <w:rFonts w:ascii="David" w:eastAsia="Times New Roman" w:hAnsi="David" w:cs="David"/>
          <w:b/>
          <w:i/>
          <w:snapToGrid w:val="0"/>
          <w:sz w:val="26"/>
          <w:szCs w:val="24"/>
          <w:rtl/>
        </w:rPr>
        <w:t> </w:t>
      </w:r>
      <w:r w:rsidRPr="00E56613">
        <w:rPr>
          <w:rFonts w:ascii="David" w:eastAsia="Times New Roman" w:hAnsi="David" w:cs="David"/>
          <w:b/>
          <w:i/>
          <w:snapToGrid w:val="0"/>
          <w:sz w:val="26"/>
          <w:szCs w:val="24"/>
        </w:rPr>
        <w:t>d</w:t>
      </w:r>
      <w:r w:rsidRPr="00E56613">
        <w:rPr>
          <w:rFonts w:ascii="David" w:eastAsia="Times New Roman" w:hAnsi="David" w:cs="David"/>
          <w:b/>
          <w:i/>
          <w:snapToGrid w:val="0"/>
          <w:sz w:val="26"/>
          <w:szCs w:val="24"/>
          <w:rtl/>
        </w:rPr>
        <w:t> </w:t>
      </w:r>
      <w:r w:rsidRPr="00E56613">
        <w:rPr>
          <w:rFonts w:ascii="David" w:eastAsia="Times New Roman" w:hAnsi="David" w:cs="David"/>
          <w:b/>
          <w:i/>
          <w:snapToGrid w:val="0"/>
          <w:sz w:val="26"/>
          <w:szCs w:val="24"/>
        </w:rPr>
        <w:t>a</w:t>
      </w:r>
      <w:r w:rsidRPr="00E56613">
        <w:rPr>
          <w:rFonts w:ascii="David" w:eastAsia="Times New Roman" w:hAnsi="David" w:cs="David"/>
          <w:b/>
          <w:i/>
          <w:snapToGrid w:val="0"/>
          <w:sz w:val="26"/>
          <w:szCs w:val="24"/>
          <w:rtl/>
        </w:rPr>
        <w:t> </w:t>
      </w:r>
      <w:r w:rsidRPr="00E56613">
        <w:rPr>
          <w:rFonts w:ascii="David" w:eastAsia="Times New Roman" w:hAnsi="David" w:cs="David"/>
          <w:b/>
          <w:i/>
          <w:snapToGrid w:val="0"/>
          <w:sz w:val="26"/>
          <w:szCs w:val="24"/>
        </w:rPr>
        <w:t>m</w:t>
      </w:r>
      <w:r w:rsidRPr="00E56613">
        <w:rPr>
          <w:rFonts w:ascii="David" w:eastAsia="Times New Roman" w:hAnsi="David" w:cs="David"/>
          <w:b/>
          <w:i/>
          <w:snapToGrid w:val="0"/>
          <w:sz w:val="26"/>
          <w:szCs w:val="24"/>
          <w:rtl/>
        </w:rPr>
        <w:t xml:space="preserve">  </w:t>
      </w:r>
      <w:r w:rsidRPr="00E56613">
        <w:rPr>
          <w:rFonts w:ascii="David" w:eastAsia="Times New Roman" w:hAnsi="David" w:cs="David"/>
          <w:b/>
          <w:i/>
          <w:snapToGrid w:val="0"/>
          <w:sz w:val="26"/>
          <w:szCs w:val="24"/>
        </w:rPr>
        <w:t>s</w:t>
      </w:r>
      <w:r w:rsidRPr="00E56613">
        <w:rPr>
          <w:rFonts w:ascii="David" w:eastAsia="Times New Roman" w:hAnsi="David" w:cs="David"/>
          <w:b/>
          <w:i/>
          <w:snapToGrid w:val="0"/>
          <w:sz w:val="26"/>
          <w:szCs w:val="24"/>
          <w:rtl/>
        </w:rPr>
        <w:t> </w:t>
      </w:r>
      <w:r w:rsidRPr="00E56613">
        <w:rPr>
          <w:rFonts w:ascii="David" w:eastAsia="Times New Roman" w:hAnsi="David" w:cs="David"/>
          <w:b/>
          <w:i/>
          <w:snapToGrid w:val="0"/>
          <w:sz w:val="26"/>
          <w:szCs w:val="24"/>
        </w:rPr>
        <w:t>a</w:t>
      </w:r>
      <w:r w:rsidR="00EB50C8">
        <w:rPr>
          <w:rFonts w:ascii="David" w:eastAsia="Times New Roman" w:hAnsi="David" w:cs="David"/>
          <w:b/>
          <w:i/>
          <w:snapToGrid w:val="0"/>
          <w:sz w:val="26"/>
          <w:szCs w:val="24"/>
          <w:rtl/>
        </w:rPr>
        <w:t> ") במדיה מגנטית. ת</w:t>
      </w:r>
      <w:r w:rsidRPr="00E56613">
        <w:rPr>
          <w:rFonts w:ascii="David" w:eastAsia="Times New Roman" w:hAnsi="David" w:cs="David"/>
          <w:b/>
          <w:i/>
          <w:snapToGrid w:val="0"/>
          <w:sz w:val="26"/>
          <w:szCs w:val="24"/>
          <w:rtl/>
        </w:rPr>
        <w:t>כניות העדות תהיינה ערוכות באופן שיקבע ע"י המפקח ולהנחת דעתו וחתומות ע"י מודד מוסמך.</w:t>
      </w:r>
    </w:p>
    <w:p w14:paraId="05EC1F31"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4E75559E" w14:textId="77777777" w:rsidR="00E56613" w:rsidRPr="00E56613" w:rsidRDefault="00E56613" w:rsidP="00237720">
      <w:pPr>
        <w:numPr>
          <w:ilvl w:val="0"/>
          <w:numId w:val="24"/>
        </w:numPr>
        <w:spacing w:before="120" w:beforeAutospacing="0" w:after="120" w:afterAutospacing="0" w:line="240" w:lineRule="auto"/>
        <w:ind w:left="397" w:hanging="397"/>
        <w:jc w:val="both"/>
        <w:outlineLvl w:val="0"/>
        <w:rPr>
          <w:rFonts w:ascii="David" w:eastAsia="Times New Roman" w:hAnsi="David" w:cs="David"/>
          <w:snapToGrid w:val="0"/>
          <w:sz w:val="26"/>
          <w:szCs w:val="24"/>
          <w:rtl/>
        </w:rPr>
      </w:pPr>
      <w:r w:rsidRPr="00E56613">
        <w:rPr>
          <w:rFonts w:ascii="David" w:eastAsia="Times New Roman" w:hAnsi="David" w:cs="David"/>
          <w:b/>
          <w:bCs/>
          <w:snapToGrid w:val="0"/>
          <w:sz w:val="26"/>
          <w:szCs w:val="24"/>
          <w:u w:val="single"/>
          <w:rtl/>
        </w:rPr>
        <w:t>שינויים, הוספות והפחתות</w:t>
      </w:r>
    </w:p>
    <w:p w14:paraId="06627ECB"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i/>
          <w:snapToGrid w:val="0"/>
          <w:sz w:val="26"/>
          <w:szCs w:val="24"/>
          <w:rtl/>
        </w:rPr>
        <w:t>בכפוף להוראות סעיף 22.2 להלן רשאי המפקח להורות בכל עת שימצא  לנכון על כל שנוי בעבודות</w:t>
      </w:r>
      <w:r w:rsidRPr="00E56613">
        <w:rPr>
          <w:rFonts w:ascii="David" w:eastAsia="Times New Roman" w:hAnsi="David" w:cs="David"/>
          <w:b/>
          <w:i/>
          <w:snapToGrid w:val="0"/>
          <w:sz w:val="26"/>
          <w:szCs w:val="24"/>
          <w:rtl/>
        </w:rPr>
        <w:t xml:space="preserve"> לרבות - צורתן, אופיין, סגנונן, איכותן, סוגן, גודלן, כמותן, גובהן, מתארן וממדיהן, לרבות תוספות ועבודות נוספות, או צמצום, הפחתות או בטול עבודות ובכלל זה שינויים בדירות מסוימות בהתאם לדרישת המזמין (להלן בשם הכולל - "</w:t>
      </w:r>
      <w:r w:rsidRPr="00E56613">
        <w:rPr>
          <w:rFonts w:ascii="David" w:eastAsia="Times New Roman" w:hAnsi="David" w:cs="David"/>
          <w:bCs/>
          <w:i/>
          <w:snapToGrid w:val="0"/>
          <w:sz w:val="26"/>
          <w:szCs w:val="24"/>
          <w:rtl/>
        </w:rPr>
        <w:t>שנויים</w:t>
      </w:r>
      <w:r w:rsidRPr="00E56613">
        <w:rPr>
          <w:rFonts w:ascii="David" w:eastAsia="Times New Roman" w:hAnsi="David" w:cs="David"/>
          <w:b/>
          <w:i/>
          <w:snapToGrid w:val="0"/>
          <w:sz w:val="26"/>
          <w:szCs w:val="24"/>
          <w:rtl/>
        </w:rPr>
        <w:t>") הכול כפי שימצא לנכון, והקבלן מתחייב למלא אחר הוראותיו.</w:t>
      </w:r>
    </w:p>
    <w:p w14:paraId="0BA6F6E9"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הוראת המפקח על שנוי בעבודות לפי סעיף 22.1 לעיל תקרא פקודת שנויים ותינתן בכתב.</w:t>
      </w:r>
    </w:p>
    <w:p w14:paraId="1F5AEEDC"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u w:val="single"/>
          <w:rtl/>
        </w:rPr>
      </w:pPr>
      <w:r w:rsidRPr="00E56613">
        <w:rPr>
          <w:rFonts w:ascii="David" w:eastAsia="Times New Roman" w:hAnsi="David" w:cs="David"/>
          <w:snapToGrid w:val="0"/>
          <w:sz w:val="24"/>
          <w:szCs w:val="24"/>
          <w:rtl/>
        </w:rPr>
        <w:t>בכל מקרה שהקבלן צופה שבשל הוראה או היעדר הוראה של המפקח, צפויה תוספת למחיר הכולל, ידווח הקבלן בכתב למזמין וידרוש את אישורו לתוספת המבוקשת על ידי הקבלן.</w:t>
      </w:r>
    </w:p>
    <w:p w14:paraId="7E8A39D2"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4"/>
          <w:szCs w:val="24"/>
          <w:rtl/>
        </w:rPr>
      </w:pPr>
      <w:r w:rsidRPr="00E56613">
        <w:rPr>
          <w:rFonts w:ascii="David" w:eastAsia="Times New Roman" w:hAnsi="David" w:cs="David"/>
          <w:b/>
          <w:i/>
          <w:snapToGrid w:val="0"/>
          <w:sz w:val="26"/>
          <w:szCs w:val="24"/>
          <w:rtl/>
        </w:rPr>
        <w:t>בכפיפה להוראות סעיף 22.12 להלן, לקבלן לא תהיה רשות לעשות שנוי כלשהו על דעת עצמו, ואם שנוי כזה הוצא לפועל, על הקבלן להרוס את העבודה הנדונה או לשנותה על חשבונו בהתאם להוראות המפקח.</w:t>
      </w:r>
    </w:p>
    <w:p w14:paraId="17D92D92"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4"/>
          <w:szCs w:val="24"/>
          <w:rtl/>
        </w:rPr>
        <w:t xml:space="preserve">ערכו של כל שנוי שבוצע בהתאם לפקודת שנויים יקבע ע"י המפקח. אין הקבלן רשאי </w:t>
      </w:r>
      <w:r w:rsidRPr="00E56613">
        <w:rPr>
          <w:rFonts w:ascii="David" w:eastAsia="Times New Roman" w:hAnsi="David" w:cs="David"/>
          <w:b/>
          <w:i/>
          <w:snapToGrid w:val="0"/>
          <w:sz w:val="26"/>
          <w:szCs w:val="24"/>
          <w:rtl/>
        </w:rPr>
        <w:t>לעכב את ביצועו של השנוי מחמת אי קביעת ערכו.</w:t>
      </w:r>
    </w:p>
    <w:p w14:paraId="01B5EC52"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לצורך קביעת ערכם של השינויים יתחשב המפקח ב-"מאגר המחירים לענף הבניה", בהוצאת "דקל", הידוע במועד הזמנת השינוי, ללא תוספת % קבלן ראשי ובהנחה בשיעור 20%. בהיעדר מחירי יחידות במחירון דקל הנ"ל, יתחשב המפקח בניתוח מחיר על בסיס מחירים הידועים לו בפרויקטים אחרים לעבודות דומות או לחלופין בהצעות מחיר סופיות של לפחות שלושה קבלני משנה ו/או ספקים שיגיש הקבלן בתוספת 8%. המפקח רשאי להתחשב גם בהצעה ו/או הצעות סופיות נוספות של קבלני משנה ו/או ספקים אחרים שיקבעו על ידו בתוספת בשיעור הנקוב בנספח 3.1.1. על אף האמור לעיל ולהלן, שינויים שיידרשו ע"י המזמין לפני ביצוע אותן עבודות רלוונטיות אשר לפי קביעת המפקח אין בהם תוספת עלות עבור הקבלן, יבוצעו ע"י הקבלן ללא תמורה נוספת.</w:t>
      </w:r>
    </w:p>
    <w:p w14:paraId="3B37B4B2"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דרש המפקח באישור המזמין בפקודת שנויים את בצועה של עבודה על בסיס עבודה יומית, יודיע על כך לקבלן בפקודת השנויים והקבלן יבוא על שכרו בעד בצוע העבודה כדלקמן:-</w:t>
      </w:r>
    </w:p>
    <w:p w14:paraId="631BDF44"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יהיה זכאי לתשלומים בגין עלות החומרים ושכר העבודה שהושקעו בעבודות. העלות תקבע לפי אופן קביעת המחירים כמפורט בסעיף 22.4.</w:t>
      </w:r>
    </w:p>
    <w:p w14:paraId="3F5112F0"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למען הסר ספק מובהר כי בגין הוצאות טעינה, הובלה, פריקה וציוד מכני כבד, לא תשולם תוספת נפרדת.</w:t>
      </w:r>
    </w:p>
    <w:p w14:paraId="245055DC"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עלויות החומרים, העבודה וההוצאות לצורך סעיף זה תקבענה ע"י המפקח על יסוד דו"חות שיגיש הקבלן לשביעת רצונו של המפקח ואשר יכללו:-</w:t>
      </w:r>
    </w:p>
    <w:p w14:paraId="38FA9624"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כמויות החומרים שהושקעו בעבודה. </w:t>
      </w:r>
    </w:p>
    <w:p w14:paraId="005EA5EB"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שמות העובדים, מקצועותיהם, סוגיהם במקצוע, וכן ימי העבודה, שעות העבודה, ושכר העבודה, כולל הטבות סוציאליות בטוח לאומי ותשלומי חובה אחרים של כל עובד ועובד.</w:t>
      </w:r>
    </w:p>
    <w:p w14:paraId="4A0FDCBF"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lastRenderedPageBreak/>
        <w:t>הוצאות טעינה, הובלה ופריקה.</w:t>
      </w:r>
    </w:p>
    <w:p w14:paraId="5D9463F4"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הוצאות ציוד מכני כבד.</w:t>
      </w:r>
    </w:p>
    <w:p w14:paraId="20CB6454"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35D4B871" w14:textId="77777777" w:rsidR="00E56613" w:rsidRPr="00E56613" w:rsidRDefault="00E56613" w:rsidP="00E56613">
      <w:pPr>
        <w:spacing w:before="0" w:beforeAutospacing="0" w:after="0" w:afterAutospacing="0" w:line="240" w:lineRule="auto"/>
        <w:ind w:left="2552"/>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הדוחות האמורים בפסקאות 22.5.2.1, 22.5.2.3 ו - 22.5.2.4  לעיל ימסרו למפקח בשני העתקים בסוף כל שבוע ודוחות על העובדים כאמור </w:t>
      </w:r>
      <w:r w:rsidR="00EB50C8" w:rsidRPr="00E56613">
        <w:rPr>
          <w:rFonts w:ascii="David" w:eastAsia="Times New Roman" w:hAnsi="David" w:cs="David" w:hint="cs"/>
          <w:snapToGrid w:val="0"/>
          <w:sz w:val="24"/>
          <w:szCs w:val="24"/>
          <w:rtl/>
        </w:rPr>
        <w:t>בפסקה</w:t>
      </w:r>
      <w:r w:rsidRPr="00E56613">
        <w:rPr>
          <w:rFonts w:ascii="David" w:eastAsia="Times New Roman" w:hAnsi="David" w:cs="David"/>
          <w:snapToGrid w:val="0"/>
          <w:sz w:val="24"/>
          <w:szCs w:val="24"/>
          <w:rtl/>
        </w:rPr>
        <w:t xml:space="preserve"> 22.5.2.2 לעיל ימסרו למפקח בשני העתקים לאחר כל יום עבודה; אחד ההעתקים מכל דו"ח יאושר ע"י המפקח, אם ימצאנו ראוי לאשור ויוחזר לקבלן לשם הגשתו לתשלום.</w:t>
      </w:r>
    </w:p>
    <w:p w14:paraId="3CB49D4B"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אין הקבלן רשאי לעכב בצוע שנויים מחמת שלא נקבע ערכם אלא באשור המפקח.</w:t>
      </w:r>
    </w:p>
    <w:p w14:paraId="780322B4"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קבל הקבלן פקודת שנויים שלא נקבע בה ערכו של השנוי, והוא בדעה שהשנוי מחייב את העלאת שכר הקבלן - יודיע בכתב למפקח ולמזמין בהקדם האפשרי על כוונתו לבקש העלאת שכר הקבלן כאמור. עברו עשרה ימים מיום מתן פקודת השנויים מבלי שהקבלן פנה בכתב כאמור, רואים אותו כאילו הסכים לכך שהשנוי לא ישפיע על שכר הקבלן. הודיע הקבלן על דרישה כאמור אין בשתיקת המזמין כדי לחייבו במאומה.</w:t>
      </w:r>
    </w:p>
    <w:p w14:paraId="2B575924"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trike/>
          <w:snapToGrid w:val="0"/>
          <w:sz w:val="26"/>
          <w:szCs w:val="24"/>
          <w:rtl/>
        </w:rPr>
      </w:pPr>
      <w:r w:rsidRPr="00E56613">
        <w:rPr>
          <w:rFonts w:ascii="David" w:eastAsia="Times New Roman" w:hAnsi="David" w:cs="David"/>
          <w:b/>
          <w:i/>
          <w:snapToGrid w:val="0"/>
          <w:sz w:val="26"/>
          <w:szCs w:val="24"/>
          <w:rtl/>
        </w:rPr>
        <w:t>מחיר העבודות יגדל או יפחת, לפי המקרה, בהתאם לערכם של השנויים כמפורט לעיל.</w:t>
      </w:r>
    </w:p>
    <w:p w14:paraId="51037665"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נדרש הקבלן לבצע שנויים לאחר שהחל בעבודות אליהן מתייחסים השנויים או לאחר שהזמין את החומרים הנדרשים לבצוע אותן עבודות, יחזיר המזמין לקבלן את הוצאותיו בקשר לעבודות וחומרים כנ"ל לאחר שתובא בחשבון התועלת שהקבלן עשוי עדיין להפיק מהם. המפקח יהיה הקובע את הסכום שיהא על המזמין להחזיר לקבלן בהתאם להוראות </w:t>
      </w:r>
      <w:r w:rsidR="00EB50C8" w:rsidRPr="00E56613">
        <w:rPr>
          <w:rFonts w:ascii="David" w:eastAsia="Times New Roman" w:hAnsi="David" w:cs="David" w:hint="cs"/>
          <w:b/>
          <w:i/>
          <w:snapToGrid w:val="0"/>
          <w:sz w:val="26"/>
          <w:szCs w:val="24"/>
          <w:rtl/>
        </w:rPr>
        <w:t>פיסק</w:t>
      </w:r>
      <w:r w:rsidR="00EB50C8" w:rsidRPr="00E56613">
        <w:rPr>
          <w:rFonts w:ascii="David" w:eastAsia="Times New Roman" w:hAnsi="David" w:cs="David" w:hint="eastAsia"/>
          <w:b/>
          <w:i/>
          <w:snapToGrid w:val="0"/>
          <w:sz w:val="26"/>
          <w:szCs w:val="24"/>
          <w:rtl/>
        </w:rPr>
        <w:t>ה</w:t>
      </w:r>
      <w:r w:rsidRPr="00E56613">
        <w:rPr>
          <w:rFonts w:ascii="David" w:eastAsia="Times New Roman" w:hAnsi="David" w:cs="David"/>
          <w:b/>
          <w:i/>
          <w:snapToGrid w:val="0"/>
          <w:sz w:val="26"/>
          <w:szCs w:val="24"/>
          <w:rtl/>
        </w:rPr>
        <w:t xml:space="preserve"> זו.</w:t>
      </w:r>
    </w:p>
    <w:p w14:paraId="0CE1E300"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למניעת ספקות מוצהר ומוסכם במפורש כי בצוע שנויים אינו דוחה את המועד הקבוע להשלמת בצוע העבודות ומסירתן למזמין, וכי הקבלן אחראי גם להשלמת בצוע השנויים במועד הנקוב לגמר בצוע העבודות, בכפיפה אך ורק להוראות סעיף 10.12 לעיל.</w:t>
      </w:r>
    </w:p>
    <w:p w14:paraId="50CE3677"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מבלי לגרוע מחובת הקבלן שלא לעכב ביצוע שינויים מחמת אי קביעת ערכם, הרי שבמקרה והתגלעה מחלוקת בין הצדדים לגבי מחיר שנויים וטרם הוחל בביצועם, יהא המזמין זכאי אך לא חייב, לבצע השנויים באמצעות קבלן אחר. אין באמור כדי לגרוע מאחריות הקבלן לשפות את המזמין במידה והמחיר ששילם לקבלן האחר גבוה מהמחיר שהיה עליו לשלם לקבלן.</w:t>
      </w:r>
    </w:p>
    <w:p w14:paraId="120C474E"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Cs/>
          <w:i/>
          <w:snapToGrid w:val="0"/>
          <w:sz w:val="26"/>
          <w:szCs w:val="24"/>
          <w:rtl/>
        </w:rPr>
      </w:pPr>
      <w:r w:rsidRPr="00E56613">
        <w:rPr>
          <w:rFonts w:ascii="David" w:eastAsia="Times New Roman" w:hAnsi="David" w:cs="David"/>
          <w:bCs/>
          <w:i/>
          <w:snapToGrid w:val="0"/>
          <w:sz w:val="26"/>
          <w:szCs w:val="24"/>
          <w:u w:val="single"/>
          <w:rtl/>
        </w:rPr>
        <w:t>שינויים ותוספות שיוזמנו ע"י רוכשים</w:t>
      </w:r>
    </w:p>
    <w:p w14:paraId="7C18272A"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הפקת תכניות שינויי דיירים יבוצעו בתכנת שרטוט של אוטוקד (</w:t>
      </w:r>
      <w:r w:rsidRPr="00E56613">
        <w:rPr>
          <w:rFonts w:ascii="David" w:eastAsia="Times New Roman" w:hAnsi="David" w:cs="David"/>
          <w:snapToGrid w:val="0"/>
          <w:sz w:val="24"/>
          <w:szCs w:val="24"/>
        </w:rPr>
        <w:t>AUTOCAD</w:t>
      </w:r>
      <w:r w:rsidRPr="00E56613">
        <w:rPr>
          <w:rFonts w:ascii="David" w:eastAsia="Times New Roman" w:hAnsi="David" w:cs="David"/>
          <w:snapToGrid w:val="0"/>
          <w:sz w:val="24"/>
          <w:szCs w:val="24"/>
          <w:rtl/>
        </w:rPr>
        <w:t>) הקבלן יקבל את קבצי התכניות לביצוע של הפרויקט מאת מתכנני ויועצי הפרויקט (אדריכל, חשמל, אינסטלציה ומיזוג אוויר) בפורמט אוטוקאד (</w:t>
      </w:r>
      <w:r w:rsidRPr="00E56613">
        <w:rPr>
          <w:rFonts w:ascii="David" w:eastAsia="Times New Roman" w:hAnsi="David" w:cs="David"/>
          <w:snapToGrid w:val="0"/>
          <w:sz w:val="24"/>
          <w:szCs w:val="24"/>
        </w:rPr>
        <w:t>DWG</w:t>
      </w:r>
      <w:r w:rsidRPr="00E56613">
        <w:rPr>
          <w:rFonts w:ascii="David" w:eastAsia="Times New Roman" w:hAnsi="David" w:cs="David"/>
          <w:snapToGrid w:val="0"/>
          <w:sz w:val="24"/>
          <w:szCs w:val="24"/>
          <w:rtl/>
        </w:rPr>
        <w:t xml:space="preserve">) ויכין תכניות אדריכליות, חשמל, אינסטלציה ומיזוג אוויר/אוורור לכל דירה בנפרד קנ"מ 1:50 כאשר בתוכניות אלה יופיעו רק חלק מפרטי התכניות "לביצוע", בהתאם להנחיות </w:t>
      </w:r>
      <w:r w:rsidR="00EB50C8" w:rsidRPr="00E56613">
        <w:rPr>
          <w:rFonts w:ascii="David" w:eastAsia="Times New Roman" w:hAnsi="David" w:cs="David" w:hint="cs"/>
          <w:snapToGrid w:val="0"/>
          <w:sz w:val="24"/>
          <w:szCs w:val="24"/>
          <w:rtl/>
        </w:rPr>
        <w:t>שיינתנ</w:t>
      </w:r>
      <w:r w:rsidR="00EB50C8" w:rsidRPr="00E56613">
        <w:rPr>
          <w:rFonts w:ascii="David" w:eastAsia="Times New Roman" w:hAnsi="David" w:cs="David" w:hint="eastAsia"/>
          <w:snapToGrid w:val="0"/>
          <w:sz w:val="24"/>
          <w:szCs w:val="24"/>
          <w:rtl/>
        </w:rPr>
        <w:t>ו</w:t>
      </w:r>
      <w:r w:rsidRPr="00E56613">
        <w:rPr>
          <w:rFonts w:ascii="David" w:eastAsia="Times New Roman" w:hAnsi="David" w:cs="David"/>
          <w:snapToGrid w:val="0"/>
          <w:sz w:val="24"/>
          <w:szCs w:val="24"/>
          <w:rtl/>
        </w:rPr>
        <w:t xml:space="preserve"> על</w:t>
      </w:r>
      <w:r w:rsidR="00EB50C8">
        <w:rPr>
          <w:rFonts w:ascii="David" w:eastAsia="Times New Roman" w:hAnsi="David" w:cs="David"/>
          <w:snapToGrid w:val="0"/>
          <w:sz w:val="24"/>
          <w:szCs w:val="24"/>
          <w:rtl/>
        </w:rPr>
        <w:t xml:space="preserve"> ידי המפקח. כמו כן יכין הקבלן ת</w:t>
      </w:r>
      <w:r w:rsidRPr="00E56613">
        <w:rPr>
          <w:rFonts w:ascii="David" w:eastAsia="Times New Roman" w:hAnsi="David" w:cs="David"/>
          <w:snapToGrid w:val="0"/>
          <w:sz w:val="24"/>
          <w:szCs w:val="24"/>
          <w:rtl/>
        </w:rPr>
        <w:t>כניות ופריסות בקנ"מ 1:25 למטבחים בכל דירה. הקבלן ישלח לרוכשי הדירות "תיק דייר" שיכלול העתקים מתוכניות הדירה, טבלה המפרטת את רשימת הספקים בפרויקט, אפשרויות הבחירה (כולל קטלוגים) של הריצופים, החיפויים, הכלים הסניטאריים, הברזים, ארונות המטבח, ארונות האמבטיה/חדרי הרחצה, המטחים במטבח ובחדרי האמבטיה/רחצה, רחצה, דלתות הפנים, דלתות הכניסה, כמויות הפריטים, מחירון שינויי דיירים ותוספות, סך הזיכוי בגין כל פריט אצל הספק (במקרה בו הרוכש יזמין פריט חלופי אצל הספק בהתאם למחיר הזיכוי שנקבע בין הספק או הקבלן הממונה למזמין) ובחברה (במקרה בו הרוכש לא יזמין פריט חלופי ואז מחירי הזיכוי לא יהיו קטנים ממחירי היסוד שנקבעו בחוזה זה ונספחיו). פורמט קלסר, נוסח ופרטי  "תיק הדייר" יועבר לאישור המזמין והמפקח לפני שליחתו לרוכשי הדירות.</w:t>
      </w:r>
    </w:p>
    <w:p w14:paraId="45A3806D" w14:textId="77777777" w:rsidR="00E56613" w:rsidRPr="00E56613" w:rsidRDefault="00E56613" w:rsidP="00E56613">
      <w:pPr>
        <w:spacing w:before="0" w:beforeAutospacing="0" w:after="0" w:afterAutospacing="0" w:line="240" w:lineRule="auto"/>
        <w:ind w:left="964"/>
        <w:jc w:val="both"/>
        <w:rPr>
          <w:rFonts w:ascii="David" w:eastAsia="Times New Roman" w:hAnsi="David" w:cs="Arial"/>
          <w:snapToGrid w:val="0"/>
          <w:sz w:val="24"/>
          <w:szCs w:val="24"/>
          <w:rtl/>
        </w:rPr>
      </w:pPr>
    </w:p>
    <w:p w14:paraId="2C82AD57"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u w:val="single"/>
          <w:rtl/>
        </w:rPr>
      </w:pPr>
      <w:r w:rsidRPr="00E56613">
        <w:rPr>
          <w:rFonts w:ascii="David" w:eastAsia="Times New Roman" w:hAnsi="David" w:cs="David"/>
          <w:snapToGrid w:val="0"/>
          <w:sz w:val="24"/>
          <w:szCs w:val="24"/>
          <w:rtl/>
        </w:rPr>
        <w:t>באחריות הקבלן לקבל מנציג המכירות של המזמין עדכון מדי שבוע לפחות בדבר חתימת חוזי מכר או בקשות רכישה בפרויקט.</w:t>
      </w:r>
    </w:p>
    <w:p w14:paraId="2C40B0FB" w14:textId="77777777" w:rsidR="00E56613" w:rsidRPr="00E56613" w:rsidRDefault="00E56613" w:rsidP="00E56613">
      <w:pPr>
        <w:spacing w:before="0" w:beforeAutospacing="0" w:after="0" w:afterAutospacing="0" w:line="240" w:lineRule="auto"/>
        <w:ind w:left="1963" w:hanging="251"/>
        <w:jc w:val="both"/>
        <w:rPr>
          <w:rFonts w:ascii="David" w:eastAsia="Times New Roman" w:hAnsi="David" w:cs="David"/>
          <w:snapToGrid w:val="0"/>
          <w:sz w:val="24"/>
          <w:szCs w:val="24"/>
          <w:u w:val="single"/>
          <w:rtl/>
        </w:rPr>
      </w:pPr>
    </w:p>
    <w:p w14:paraId="48D266DF"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הקבלן מתחייב לבצע עבור רוכש/ים שיבקש/ו זאת, עבודות "שינויים ותוספות" (להלן ביחד - "</w:t>
      </w:r>
      <w:r w:rsidRPr="00E56613">
        <w:rPr>
          <w:rFonts w:ascii="David" w:eastAsia="Times New Roman" w:hAnsi="David" w:cs="David"/>
          <w:b/>
          <w:bCs/>
          <w:snapToGrid w:val="0"/>
          <w:sz w:val="24"/>
          <w:szCs w:val="24"/>
          <w:rtl/>
        </w:rPr>
        <w:t>שינויים</w:t>
      </w:r>
      <w:r w:rsidRPr="00E56613">
        <w:rPr>
          <w:rFonts w:ascii="David" w:eastAsia="Times New Roman" w:hAnsi="David" w:cs="David"/>
          <w:snapToGrid w:val="0"/>
          <w:sz w:val="24"/>
          <w:szCs w:val="24"/>
          <w:rtl/>
        </w:rPr>
        <w:t xml:space="preserve">"), בהתאם למחירון שינויי דיירים המפורסם ב"מאגר מחירי שיפוצים, תחזוקה ובניה בהיקפים קטנים בהוצאת דקל שרותי מחשב להנדסה בע"מ" הידוע </w:t>
      </w:r>
      <w:r w:rsidRPr="00E56613">
        <w:rPr>
          <w:rFonts w:ascii="David" w:eastAsia="Times New Roman" w:hAnsi="David" w:cs="David"/>
          <w:snapToGrid w:val="0"/>
          <w:sz w:val="24"/>
          <w:szCs w:val="24"/>
          <w:rtl/>
        </w:rPr>
        <w:lastRenderedPageBreak/>
        <w:t>במועד חתימת חוזה זה, ובהעדר סעיף מתאים במחירון הנ"ל, בהתאם למחירים המפורסמים ב"מאגר מחירים לענף הבניה" בהוצאת דקל שרותי מחשב להנדסה בע"מ, בכפוף לקיומם המצטבר של התנאים וההוראות המפורטים להלן ובהתאם לאמור בסעיף 17.6 לעיל:</w:t>
      </w:r>
    </w:p>
    <w:p w14:paraId="4AC1631C"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שינויים שהרוכש יהיה זכאי להזמין אצל הקבלן והקבלן יהיה מחויב לבצעם, מתייחסים אך ורק לעבודות בתוך הדירה, ללא פגיעה בקירות חיצוניים של הדירה או בחזות החיצונית של הבניין ו/או בחדר המדרגות ו/או ברכוש משותף של הבניין ו/או בזכויות הרוכשים האחרים והינם מסוג עבודות שאינן דורשות שינוי להיתר הבניה, ו/או שינוי באלמנטים קונסטרוקטיביים של המבנה (למעט אם המזמין ידרוש זאת בכתב) רוכש יהיה זכאי להזמין במסגרת "שינויים ותוספות", אספקת מוצר </w:t>
      </w:r>
      <w:r w:rsidR="00EB50C8" w:rsidRPr="00E56613">
        <w:rPr>
          <w:rFonts w:ascii="David" w:eastAsia="Times New Roman" w:hAnsi="David" w:cs="David" w:hint="cs"/>
          <w:b/>
          <w:i/>
          <w:snapToGrid w:val="0"/>
          <w:sz w:val="26"/>
          <w:szCs w:val="24"/>
          <w:rtl/>
        </w:rPr>
        <w:t>סטנדרטי</w:t>
      </w:r>
      <w:r w:rsidRPr="00E56613">
        <w:rPr>
          <w:rFonts w:ascii="David" w:eastAsia="Times New Roman" w:hAnsi="David" w:cs="David"/>
          <w:b/>
          <w:i/>
          <w:snapToGrid w:val="0"/>
          <w:sz w:val="26"/>
          <w:szCs w:val="24"/>
          <w:rtl/>
        </w:rPr>
        <w:t xml:space="preserve">/ מוצר משודרג, ללא הרכבתו/ או התקנתו. </w:t>
      </w:r>
    </w:p>
    <w:p w14:paraId="78040ACD"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מתחייב לקבל מכל רוכש שיהיה מעוניין בכך, רשימת שינויים מסודרת, למסור אותה, לפי הצורך המקצועי ליועץ ו/או ליועצים ע"ח הרוכש, אשר השינויים מתייחסים לתחום ייעוצם, ולקבל על כך את אישורו ו/או אישורם כאמור, להכין תכניות שינוי דיירים ממוחשבות בקנה מידה 1:50 לבינוי, חשמל, אינסטלציה מיזוג אוויר ואוורור ופקודת שינויים הכוללת את מחיר השינויים המוצע על ידו, ובה פירוט ההפחתות ו/או התוספות הכרוכות בביצוע השינויים ולהמציא כל אלה למפקח לאישורו.</w:t>
      </w:r>
    </w:p>
    <w:p w14:paraId="4E1F4E50" w14:textId="77777777" w:rsidR="00E56613" w:rsidRPr="00E56613" w:rsidRDefault="00E56613" w:rsidP="00E56613">
      <w:pPr>
        <w:spacing w:before="120" w:beforeAutospacing="0" w:after="120" w:afterAutospacing="0" w:line="240" w:lineRule="auto"/>
        <w:ind w:left="1701"/>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הצעות מחיר לביצוע שינויים יינתנו גם לרוכשים אשר טרם חתמו על הסכם המכר ומתנים רכישת הדירה במידע על עלויות השינויים (המזמין רשאי לבקש גם אומדן).</w:t>
      </w:r>
    </w:p>
    <w:p w14:paraId="220C2603"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471AF77D"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מחיר השינויים לא יעלה על המפורט לעיל, כשהוא צמוד למדד ובתוספת מע"מ כדין.</w:t>
      </w:r>
    </w:p>
    <w:p w14:paraId="70954B4D" w14:textId="77777777" w:rsidR="00E56613" w:rsidRPr="00E56613" w:rsidRDefault="00E56613" w:rsidP="00E56613">
      <w:pPr>
        <w:spacing w:before="0" w:beforeAutospacing="0" w:after="0" w:afterAutospacing="0" w:line="240" w:lineRule="auto"/>
        <w:ind w:left="850" w:firstLine="851"/>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תנאי התשלום בגין ביצוע השינויים יסוכמו בין הקבלן לרוכשים.</w:t>
      </w:r>
    </w:p>
    <w:p w14:paraId="2A76C176"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4"/>
          <w:szCs w:val="24"/>
          <w:rtl/>
        </w:rPr>
      </w:pPr>
      <w:r w:rsidRPr="00E56613">
        <w:rPr>
          <w:rFonts w:ascii="David" w:eastAsia="Times New Roman" w:hAnsi="David" w:cs="David"/>
          <w:b/>
          <w:i/>
          <w:snapToGrid w:val="0"/>
          <w:sz w:val="26"/>
          <w:szCs w:val="24"/>
          <w:rtl/>
        </w:rPr>
        <w:t>כל התקשרות לביצוע שינויים בין הקבלן לרוכש כפופה לזכות המזמין ו/או מי מטעמו להתנגד לביצועה. על הקבלן לקבל אישור המזמין בטרם יבצע התקשרות לביצוע שינויים בין הקבלן לרוכש, כי אכן נחתם הסכם מכר בין המזמין לרוכש וכי שולמו במסגרתו לפחות 15% ממחיר הדירה.</w:t>
      </w:r>
    </w:p>
    <w:p w14:paraId="28E88257"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4"/>
          <w:szCs w:val="24"/>
          <w:rtl/>
        </w:rPr>
      </w:pPr>
      <w:r w:rsidRPr="00E56613">
        <w:rPr>
          <w:rFonts w:ascii="David" w:eastAsia="Times New Roman" w:hAnsi="David" w:cs="David"/>
          <w:snapToGrid w:val="0"/>
          <w:sz w:val="26"/>
          <w:szCs w:val="24"/>
          <w:rtl/>
        </w:rPr>
        <w:t>הקבלן מתחייב כי הסכם השינויים שיחתם בינו לבין רוכשים שיהיו מעוניינים בביצוע שינויים</w:t>
      </w:r>
      <w:r w:rsidRPr="00E56613">
        <w:rPr>
          <w:rFonts w:ascii="David" w:eastAsia="Times New Roman" w:hAnsi="David" w:cs="David"/>
          <w:b/>
          <w:i/>
          <w:snapToGrid w:val="0"/>
          <w:sz w:val="24"/>
          <w:szCs w:val="24"/>
          <w:rtl/>
        </w:rPr>
        <w:t xml:space="preserve"> יהיה בנוסח המצורף כנספח 3.1.25 לחוזה זה ו/או בנוסח אחר אשר הוראותיו יתאמו את הוראות סעיף 22.12 זה ואשר יאושר מראש ע"י המזמין.</w:t>
      </w:r>
    </w:p>
    <w:p w14:paraId="7ADD1F77"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יתקשר עם הרוכש בהסכם נפרד בנוסח האמור בסעיף 22.12.4 לעיל והעתק ממנו יועבר למזמין ב- 2 עותקים (אחד מהם למפקח) מיד עם חתימתו ולא יאוחר מ-7 ימים ממועד חתימתו. ההסכמים יכללו תכנית השינויים (בצבעים) שבה יסומנו השינויים ביחס לתכנית המקורית, מפרט כולל כתב כמויות ומחירים וכן לוח זמנים לביצוע השינויים. להסרת ספקות יובהר כי אין בהעברת ההסכם למזמין כדי ליצור יריבות בין הרוכש לבין המזמין ואין בכך כדי לגרוע מאחריותו המוחלטת והבלעדית של הקבלן עפ"י הסכם השינויים הנפרד עם הרוכש.</w:t>
      </w:r>
    </w:p>
    <w:p w14:paraId="100D0C99"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התמורה מהרוכשים עבור השינויים תגיע במלואה לקבלן בכפוף לאמור בסעיף 22.12.12 להלן והוא יהיה האחראי הבלעדי לגבייתה ולא תחול על המזמין כל אחריות לכך. על הקבלן לגבות התשלום לביצוע השינויים מראש מהרוכשים כתנאי לביצוע השינויים.</w:t>
      </w:r>
    </w:p>
    <w:p w14:paraId="5FA90081" w14:textId="77777777" w:rsidR="00E56613" w:rsidRPr="00E56613" w:rsidRDefault="00E56613" w:rsidP="00E56613">
      <w:pPr>
        <w:spacing w:before="120" w:beforeAutospacing="0" w:after="120" w:afterAutospacing="0" w:line="240" w:lineRule="auto"/>
        <w:ind w:left="1701"/>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הקבלן מתחייב לקבוע בהסכמים שיחתמו בינו לבין ספקים וקבלני משנה המבצעים את השינויים ו/או השדרוגים (להלן בס"ק זה: "</w:t>
      </w:r>
      <w:r w:rsidRPr="00E56613">
        <w:rPr>
          <w:rFonts w:ascii="David" w:eastAsia="Times New Roman" w:hAnsi="David" w:cs="David"/>
          <w:bCs/>
          <w:i/>
          <w:snapToGrid w:val="0"/>
          <w:sz w:val="26"/>
          <w:szCs w:val="24"/>
          <w:rtl/>
        </w:rPr>
        <w:t>הספקים</w:t>
      </w:r>
      <w:r w:rsidRPr="00E56613">
        <w:rPr>
          <w:rFonts w:ascii="David" w:eastAsia="Times New Roman" w:hAnsi="David" w:cs="David"/>
          <w:b/>
          <w:i/>
          <w:snapToGrid w:val="0"/>
          <w:sz w:val="26"/>
          <w:szCs w:val="24"/>
          <w:rtl/>
        </w:rPr>
        <w:t>"), כי עליהם לתת לרוכשים ערבות בנקאית אוטונומית על מלוא ההיקף הכספי של התשלומים שישולמו ע"י הרוכשים לספקים בגין השינויים ו/או שדרוגים (כולל מע"מ). עמלת הערבות תפורט מראש לרוכשים, ותחול על הרוכשים.</w:t>
      </w:r>
    </w:p>
    <w:p w14:paraId="7185342B" w14:textId="77777777" w:rsidR="00E56613" w:rsidRPr="00E56613" w:rsidRDefault="00E56613" w:rsidP="00E56613">
      <w:pPr>
        <w:spacing w:before="120" w:beforeAutospacing="0" w:after="120" w:afterAutospacing="0" w:line="240" w:lineRule="auto"/>
        <w:ind w:left="1701"/>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lastRenderedPageBreak/>
        <w:t>עוד מתחייב הקבלן שבמכתב לרוכשים המפנה אותם אל הספקים, יצוין מפורשות כי הם זכאים לדרוש ערבות בנקאית מהספקים בגין התשלומים, תוך ציון כי עמלת הערבות תחול על הרוכשים.</w:t>
      </w:r>
    </w:p>
    <w:p w14:paraId="1E2F57A0" w14:textId="77777777" w:rsidR="00E56613" w:rsidRPr="00E56613" w:rsidRDefault="00E56613" w:rsidP="00E56613">
      <w:pPr>
        <w:spacing w:before="120" w:beforeAutospacing="0" w:after="120" w:afterAutospacing="0" w:line="240" w:lineRule="auto"/>
        <w:ind w:left="964"/>
        <w:jc w:val="both"/>
        <w:outlineLvl w:val="1"/>
        <w:rPr>
          <w:rFonts w:ascii="David" w:eastAsia="Times New Roman" w:hAnsi="David" w:cs="David"/>
          <w:b/>
          <w:i/>
          <w:snapToGrid w:val="0"/>
          <w:sz w:val="26"/>
          <w:szCs w:val="24"/>
        </w:rPr>
      </w:pPr>
    </w:p>
    <w:p w14:paraId="19414E4C"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הקבלן מתחייב לקבוע בהסכמים שיחתמו בינו לבין ספקים וקבלני משנה שעליהם למסור לרוכשי דירות בפרויקט שמזמינים שינויים ו/או שדרוגים, ערבות בנקאית אוטונומית על מלוא ההיקף הכספי של התשלומים שישולמו ע"י רוכשי הדירות לספקים/קבלני המשנה בגין השינויים (כולל מע"מ) כאשר עמלת הערבות תשולם על ידי הרוכש.</w:t>
      </w:r>
    </w:p>
    <w:p w14:paraId="796583C9" w14:textId="77777777" w:rsidR="00E56613" w:rsidRPr="00E56613" w:rsidRDefault="00E56613" w:rsidP="00E56613">
      <w:pPr>
        <w:spacing w:before="120" w:beforeAutospacing="0" w:after="120" w:afterAutospacing="0" w:line="240" w:lineRule="auto"/>
        <w:ind w:left="1701"/>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עוד מתחייב הקבלן שבמכתב לרוכשי הדירות המפנה אותם לספקים ולקבלני משנה יצוין שעליהם להבטיח את התשלומים לקבלנים/ספקים על ידי קבלת ערבות בנקאית אוטונומית במלוא ערך התשלומים, כאשר עמלת הערבות תשולם על ידי הרוכש.</w:t>
      </w:r>
    </w:p>
    <w:p w14:paraId="467DAF7A"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snapToGrid w:val="0"/>
          <w:sz w:val="26"/>
          <w:szCs w:val="24"/>
          <w:rtl/>
        </w:rPr>
        <w:t>הקבלן יהיה אחראי בלעדית כלפי הרוכש ו/או המזמין בכל הקשור לשינויים אשר יוזמנו ע"י</w:t>
      </w:r>
      <w:r w:rsidRPr="00E56613">
        <w:rPr>
          <w:rFonts w:ascii="David" w:eastAsia="Times New Roman" w:hAnsi="David" w:cs="David"/>
          <w:b/>
          <w:i/>
          <w:snapToGrid w:val="0"/>
          <w:sz w:val="26"/>
          <w:szCs w:val="24"/>
          <w:rtl/>
        </w:rPr>
        <w:t xml:space="preserve"> הרוכש. כל דרישה לתיקון פגמים ו/או ליקויים שתבוא מהרוכש ו/או מהמזמין, תחייב את הקבלן לביצוע התיקונים, כאילו הייתה דרישה בהתאם להוראות חוזה זה. ביצוע התיקון יהיה מיד לפי דרישת המזמין ובשום פנים ואופן לא יגרום לעיכוב כלשהו במסירת החזקה לרוכש עפ"י המועד החוזי הנקוב בחוזה המכר שבין המזמין לרוכש. הקבלן מתחייב לשפות את המזמין בגין כל נזק או דרישה שיופנו בעניין זה אל המזמין, מיד עם קבלת דרישתו הראשונה של המזמין בעניין זה.</w:t>
      </w:r>
    </w:p>
    <w:p w14:paraId="5EC1C617"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יימנע מלהתנות מסירת הדירה למזמין ו/או לרוכש בתשלום חוב כספי בקשר לשינויים והמזמין לא יהיה מנוע למסור חזקה בדירה לרוכש, גם כאשר יתגלעו חלוקי דעות כספיים ו/או אחרים בין הקבלן לרוכש בקשר לשינויים.</w:t>
      </w:r>
    </w:p>
    <w:p w14:paraId="4AD95A57" w14:textId="77777777" w:rsidR="00E56613" w:rsidRPr="00E56613" w:rsidRDefault="00E56613" w:rsidP="00237720">
      <w:pPr>
        <w:numPr>
          <w:ilvl w:val="2"/>
          <w:numId w:val="24"/>
        </w:numPr>
        <w:spacing w:before="120" w:beforeAutospacing="0" w:after="120" w:afterAutospacing="0" w:line="240" w:lineRule="auto"/>
        <w:ind w:left="1701" w:hanging="902"/>
        <w:jc w:val="both"/>
        <w:outlineLvl w:val="1"/>
        <w:rPr>
          <w:rFonts w:ascii="David" w:eastAsia="Times New Roman" w:hAnsi="David" w:cs="David"/>
          <w:b/>
          <w:i/>
          <w:snapToGrid w:val="0"/>
          <w:sz w:val="24"/>
          <w:szCs w:val="24"/>
          <w:rtl/>
        </w:rPr>
      </w:pPr>
      <w:r w:rsidRPr="00E56613">
        <w:rPr>
          <w:rFonts w:ascii="David" w:eastAsia="Times New Roman" w:hAnsi="David" w:cs="David"/>
          <w:b/>
          <w:i/>
          <w:snapToGrid w:val="0"/>
          <w:sz w:val="26"/>
          <w:szCs w:val="24"/>
          <w:rtl/>
        </w:rPr>
        <w:t>המזמין שומר לעצמו זכות להתערב ולשנות מחירי השינויים שנקבעו ע"י הקבלן במקרים שמתעורר חשד לרווח מופרז.</w:t>
      </w:r>
    </w:p>
    <w:p w14:paraId="0F6B8A5C" w14:textId="77777777" w:rsidR="00E56613" w:rsidRPr="00E56613" w:rsidRDefault="00E56613" w:rsidP="00E56613">
      <w:pPr>
        <w:spacing w:before="120" w:beforeAutospacing="0" w:after="0" w:afterAutospacing="0" w:line="240" w:lineRule="auto"/>
        <w:ind w:left="1701"/>
        <w:jc w:val="both"/>
        <w:outlineLvl w:val="2"/>
        <w:rPr>
          <w:rFonts w:ascii="David" w:eastAsia="Times New Roman" w:hAnsi="David" w:cs="David"/>
          <w:snapToGrid w:val="0"/>
          <w:sz w:val="24"/>
          <w:szCs w:val="24"/>
          <w:rtl/>
        </w:rPr>
      </w:pPr>
      <w:r w:rsidRPr="00E56613">
        <w:rPr>
          <w:rFonts w:ascii="David" w:eastAsia="Times New Roman" w:hAnsi="David" w:cs="David"/>
          <w:snapToGrid w:val="0"/>
          <w:sz w:val="24"/>
          <w:szCs w:val="24"/>
          <w:rtl/>
        </w:rPr>
        <w:t>מבלי לגרוע מהאמור לעיל, יחייב הקבלן את בעלי הקרקע בגין שינויים ותוספות בדירותיהם בשיעור הנמוך ב-10% מהמחיר עפ"י המחירון דלעיל שיהיה בתוקף אותה עת. בנוסף להנחות בעלי הקרקע המזמין יהיה רשאי להנחות את הקבלן ליתן לפי שיקול דעתו הנחה בשיעור של עד 10% מהמחיר עפ"י המחירון דלעיל לעוד כ-10% מהדירות בפרויקט.</w:t>
      </w:r>
    </w:p>
    <w:p w14:paraId="2BA79B3A" w14:textId="77777777" w:rsidR="00E56613" w:rsidRPr="00E56613" w:rsidRDefault="00E56613" w:rsidP="00237720">
      <w:pPr>
        <w:numPr>
          <w:ilvl w:val="2"/>
          <w:numId w:val="24"/>
        </w:numPr>
        <w:spacing w:before="120" w:beforeAutospacing="0" w:after="120" w:afterAutospacing="0" w:line="240" w:lineRule="auto"/>
        <w:ind w:left="1701" w:hanging="902"/>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מצהיר ומתחייב כי לא יגבה מהרוכשים מחירים הגבוהים מהמפורט לעיל.</w:t>
      </w:r>
    </w:p>
    <w:p w14:paraId="57FAD590" w14:textId="77777777" w:rsidR="00E56613" w:rsidRPr="00E56613" w:rsidRDefault="00E56613" w:rsidP="00237720">
      <w:pPr>
        <w:numPr>
          <w:ilvl w:val="2"/>
          <w:numId w:val="24"/>
        </w:numPr>
        <w:spacing w:before="120" w:beforeAutospacing="0" w:after="120" w:afterAutospacing="0" w:line="240" w:lineRule="auto"/>
        <w:ind w:left="1701" w:hanging="902"/>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ייתן הצעות מחיר לביצוע שינויים בדירות לפי המחירון ללקוחות שיפנה אליו המזמין גם לפני חתימת חוזה מכר. ובלבד שנחתם זיכרון דברים או שהתקבל מכתב מהמזמין כי מדובר במתעניין פוטנציאלי לרכישה.</w:t>
      </w:r>
    </w:p>
    <w:p w14:paraId="4CDFD8D1" w14:textId="77777777" w:rsidR="00E56613" w:rsidRPr="00E56613" w:rsidRDefault="00E56613" w:rsidP="00237720">
      <w:pPr>
        <w:numPr>
          <w:ilvl w:val="2"/>
          <w:numId w:val="24"/>
        </w:numPr>
        <w:spacing w:before="120" w:beforeAutospacing="0" w:after="120" w:afterAutospacing="0" w:line="240" w:lineRule="auto"/>
        <w:ind w:left="1701" w:hanging="902"/>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במידה והקבלן קיבל כספים מהרוכש עבור שינויים אך לא ביצעם, יהא המזמין רשאי אך לא חייב, לקזז סכומים אלו מהמגיע לקבלן על פי חוזה זה ולהחזירם לרוכש, או לבצע את השינויים בעצמו או על ידי מי מטעמו.</w:t>
      </w:r>
    </w:p>
    <w:p w14:paraId="428DAC28" w14:textId="77777777" w:rsidR="00E56613" w:rsidRPr="00E56613" w:rsidRDefault="00E56613" w:rsidP="00237720">
      <w:pPr>
        <w:numPr>
          <w:ilvl w:val="2"/>
          <w:numId w:val="24"/>
        </w:numPr>
        <w:spacing w:before="120" w:beforeAutospacing="0" w:after="120" w:afterAutospacing="0" w:line="240" w:lineRule="auto"/>
        <w:ind w:left="1701" w:hanging="902"/>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מוסכם בזה כי אין בביצוע השינויים כאמור לעיל בכדי לפגום ו/או לגרוע ו/או לשנות מתנאי חוזה זה וביצוע השינויים עבור הרוכשים לא יהווה כל סיבה/עילה להארכת תקופת הביצוע, לעיכוב במסירת הדירה/ות (גם אם סוכם אחרת בין הקבלן לבין הרוכש) ו/או לגרוע מאחריות הקבלן לטיב העבודות.</w:t>
      </w:r>
    </w:p>
    <w:p w14:paraId="50125964" w14:textId="77777777" w:rsidR="00E56613" w:rsidRPr="00E56613" w:rsidRDefault="00E56613" w:rsidP="00237720">
      <w:pPr>
        <w:numPr>
          <w:ilvl w:val="2"/>
          <w:numId w:val="24"/>
        </w:numPr>
        <w:spacing w:before="120" w:beforeAutospacing="0" w:after="120" w:afterAutospacing="0" w:line="240" w:lineRule="auto"/>
        <w:ind w:left="1701" w:hanging="902"/>
        <w:jc w:val="both"/>
        <w:outlineLvl w:val="1"/>
        <w:rPr>
          <w:rFonts w:ascii="David" w:eastAsia="Times New Roman" w:hAnsi="David" w:cs="David"/>
          <w:b/>
          <w:i/>
          <w:snapToGrid w:val="0"/>
          <w:sz w:val="24"/>
          <w:szCs w:val="24"/>
          <w:u w:val="single"/>
          <w:rtl/>
        </w:rPr>
      </w:pPr>
      <w:r w:rsidRPr="00E56613">
        <w:rPr>
          <w:rFonts w:ascii="David" w:eastAsia="Times New Roman" w:hAnsi="David" w:cs="David"/>
          <w:b/>
          <w:i/>
          <w:snapToGrid w:val="0"/>
          <w:sz w:val="24"/>
          <w:szCs w:val="24"/>
          <w:rtl/>
        </w:rPr>
        <w:t>הקבלן יבהיר לרוכש בגוף הסכם השינויים כי אין בהסכם השינויים כדי לגרוע מחיוביו של הרוכש כלפי המזמין על פי חוזה המכר ו/או כדי לדחות את מועד ביצועם.</w:t>
      </w:r>
      <w:r w:rsidRPr="00E56613">
        <w:rPr>
          <w:rFonts w:ascii="David" w:eastAsia="Times New Roman" w:hAnsi="David" w:cs="David"/>
          <w:b/>
          <w:i/>
          <w:snapToGrid w:val="0"/>
          <w:sz w:val="24"/>
          <w:szCs w:val="24"/>
          <w:u w:val="single"/>
          <w:rtl/>
        </w:rPr>
        <w:t xml:space="preserve"> בנוסף, ככל שיקבע בהסכם השינויים שבין הקבלן לרוכש כי תחול דחייה במועד המסירה בגין השינויים (ובכל מקרה הקבלן אינו רשאי לקבוע איחור העולה על 45 ימים ללא קבלת הסכמת המזמין מראש ובכתב), יבהיר הקבלן לרוכש כי תקופת הדחייה בגין השינויים תיווסף על תקופות הדחייה על פי חוזה המכר עם המזמין, ובכלל זה תקופת "הגרייס" הקבועה בחוזה הנ"ל.</w:t>
      </w:r>
    </w:p>
    <w:p w14:paraId="6AFC2984" w14:textId="77777777" w:rsidR="00E56613" w:rsidRPr="00E56613" w:rsidRDefault="00E56613" w:rsidP="00237720">
      <w:pPr>
        <w:numPr>
          <w:ilvl w:val="2"/>
          <w:numId w:val="24"/>
        </w:numPr>
        <w:spacing w:before="120" w:beforeAutospacing="0" w:after="120" w:afterAutospacing="0" w:line="240" w:lineRule="auto"/>
        <w:ind w:left="1701" w:hanging="902"/>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lastRenderedPageBreak/>
        <w:t>הקבלן יבצע שינויים בדירות שחוזה הרכישה שלהן בוטל ושטרם הביטול נערכו בהן שינויים, כך שהדירות תתאמנה בסופו של דבר לתכנון הסטנדרטי, לפי דרישת המזמין עפ"י פקודת שינויים, וזאת תמורת תשלום נוסף.</w:t>
      </w:r>
    </w:p>
    <w:p w14:paraId="66D1A523" w14:textId="77777777" w:rsidR="00E56613" w:rsidRPr="00E56613" w:rsidRDefault="00E56613" w:rsidP="00237720">
      <w:pPr>
        <w:numPr>
          <w:ilvl w:val="2"/>
          <w:numId w:val="24"/>
        </w:numPr>
        <w:spacing w:before="120" w:beforeAutospacing="0" w:after="120" w:afterAutospacing="0" w:line="240" w:lineRule="auto"/>
        <w:ind w:left="1701" w:hanging="902"/>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מוסכם כי מחיצות הפנים של הדירה, למעט קירות המתוכננים מבטון ולמעט "קירות באזורים רטובים", בכמות המתוארת בתוכניות המכר ובקווים ישרים וניצבים ימוקמו לפי בקשת הקונה בכפוף להוראות כל דין, מבלי שהקבלן יגבה תשלום ובלבד שבקשה כאמור תוגש לקבלן, בצרוף שרטוט מפורט לפחות 30 ימים בטרם נוצקה רצפת הדירה.</w:t>
      </w:r>
    </w:p>
    <w:p w14:paraId="13B9170B" w14:textId="77777777" w:rsidR="00E56613" w:rsidRPr="00E56613" w:rsidRDefault="00E56613" w:rsidP="00237720">
      <w:pPr>
        <w:numPr>
          <w:ilvl w:val="2"/>
          <w:numId w:val="24"/>
        </w:numPr>
        <w:spacing w:before="120" w:beforeAutospacing="0" w:after="120" w:afterAutospacing="0" w:line="240" w:lineRule="auto"/>
        <w:ind w:left="1701" w:hanging="902"/>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הקבלן לא יגבה תשלום על הזזת שקע חשמל, מפסקי חשמל, נק' תאורה, כיור ו/או אסלה ו/או ברז בתוך החדרים לפני ביצוען לפי בקשת הקונה, בכפוף להוראות כל דין ובלבד שבקשה כאמור תוגש לקבלן, בצרוף שרטוט מפורט לפחות 30 ימים בטרם נוצקה רצפת הדירה.</w:t>
      </w:r>
    </w:p>
    <w:p w14:paraId="3EB5C6FB" w14:textId="77777777" w:rsidR="00E56613" w:rsidRPr="00E56613" w:rsidRDefault="00E56613" w:rsidP="00E56613">
      <w:pPr>
        <w:spacing w:before="0" w:beforeAutospacing="0" w:after="0" w:afterAutospacing="0" w:line="240" w:lineRule="auto"/>
        <w:ind w:left="3140" w:hanging="1000"/>
        <w:jc w:val="both"/>
        <w:rPr>
          <w:rFonts w:ascii="David" w:eastAsia="Times New Roman" w:hAnsi="David" w:cs="David"/>
          <w:snapToGrid w:val="0"/>
          <w:sz w:val="24"/>
          <w:szCs w:val="24"/>
        </w:rPr>
      </w:pPr>
    </w:p>
    <w:p w14:paraId="5E9F57AF" w14:textId="77777777" w:rsidR="00E56613" w:rsidRPr="00E56613" w:rsidRDefault="00E56613" w:rsidP="00237720">
      <w:pPr>
        <w:numPr>
          <w:ilvl w:val="0"/>
          <w:numId w:val="24"/>
        </w:numPr>
        <w:spacing w:before="120" w:beforeAutospacing="0" w:after="120" w:afterAutospacing="0" w:line="240" w:lineRule="auto"/>
        <w:ind w:left="397" w:hanging="397"/>
        <w:jc w:val="both"/>
        <w:outlineLvl w:val="0"/>
        <w:rPr>
          <w:rFonts w:ascii="David" w:eastAsia="Times New Roman" w:hAnsi="David" w:cs="David"/>
          <w:snapToGrid w:val="0"/>
          <w:sz w:val="26"/>
          <w:szCs w:val="24"/>
          <w:rtl/>
        </w:rPr>
      </w:pPr>
      <w:r w:rsidRPr="00E56613">
        <w:rPr>
          <w:rFonts w:ascii="David" w:eastAsia="Times New Roman" w:hAnsi="David" w:cs="David"/>
          <w:b/>
          <w:bCs/>
          <w:snapToGrid w:val="0"/>
          <w:sz w:val="26"/>
          <w:szCs w:val="24"/>
          <w:u w:val="single"/>
          <w:rtl/>
        </w:rPr>
        <w:t>הפסקת העבודות</w:t>
      </w:r>
    </w:p>
    <w:p w14:paraId="21F3BFE0"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יפסיק את בצוע העבודות, כולן או מקצתן, לזמן מסוים או לצמיתות, לפי הוראה בכתב מאת המזמין בהתאם לתנאים ולתקופה שיצוינו בהוראה, ולא יחדשן אלא אם נתנה לו ע"י המזמין הוראה בכתב על כך.</w:t>
      </w:r>
    </w:p>
    <w:p w14:paraId="1F14AC0D"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הופסק בצוע העבודות, כולן או מקצתן, לפי האמור בסעיף 23.1 לעיל, ינקוט הקבלן באמצעים להבטחת העבודות והחומרים בכל מקום בו הם מצויים לרבות מחוץ לאתר ולהגנתן לפי הצורך לשביעות רצון המפקח ולאמצעי הגנה ובטיחות כלפי העוברים ושבים והסביבה.</w:t>
      </w:r>
    </w:p>
    <w:p w14:paraId="7719209F"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הוצאות שנגרמו לקבלן כתוצאה מהפסקה זמנית של בצוע העבודות לפי הוראות המזמין כאמור בסעיף 23.1 תחולנה על המזמין, ובלבד שהקבלן לא יהא רשאי לדרוש תשלום הוצאות כנ"ל אלא אם תוך 30 יום מיום קבלת הוראות המזמין נתן למפקח הודעה בכתב על כוונתו לדרוש את תשלום ההוצאות הנ"ל. שעור ההוצאות יקבע ע"י המפקח לאחר </w:t>
      </w:r>
      <w:r w:rsidR="00EB50C8" w:rsidRPr="00E56613">
        <w:rPr>
          <w:rFonts w:ascii="David" w:eastAsia="Times New Roman" w:hAnsi="David" w:cs="David" w:hint="cs"/>
          <w:b/>
          <w:i/>
          <w:snapToGrid w:val="0"/>
          <w:sz w:val="26"/>
          <w:szCs w:val="24"/>
          <w:rtl/>
        </w:rPr>
        <w:t>שיינת</w:t>
      </w:r>
      <w:r w:rsidR="00EB50C8" w:rsidRPr="00E56613">
        <w:rPr>
          <w:rFonts w:ascii="David" w:eastAsia="Times New Roman" w:hAnsi="David" w:cs="David" w:hint="eastAsia"/>
          <w:b/>
          <w:i/>
          <w:snapToGrid w:val="0"/>
          <w:sz w:val="26"/>
          <w:szCs w:val="24"/>
          <w:rtl/>
        </w:rPr>
        <w:t>ן</w:t>
      </w:r>
      <w:r w:rsidRPr="00E56613">
        <w:rPr>
          <w:rFonts w:ascii="David" w:eastAsia="Times New Roman" w:hAnsi="David" w:cs="David"/>
          <w:b/>
          <w:i/>
          <w:snapToGrid w:val="0"/>
          <w:sz w:val="26"/>
          <w:szCs w:val="24"/>
          <w:rtl/>
        </w:rPr>
        <w:t xml:space="preserve"> לקבלן להשמיע טענותיו ולהגיש חשבונותיו. </w:t>
      </w:r>
    </w:p>
    <w:p w14:paraId="1A0572EB"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בכל מקרה לא יעלה שעור ההוצאות על הוצאותיו הממשיות של הקבלן בגין הפסקת העבודות. הוצאות ממשיות לעניין זה הינן שכר עבודה לעובדים בשטח והוצאות בגין מנוף ואלו בלבד בכפוף לאמור להלן:</w:t>
      </w:r>
    </w:p>
    <w:p w14:paraId="5E165E49"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עובדים - אם ניתנה התראה לקבלן 30 יום לפחות לפני הפסקת העבודות- לא יהא זכאי הקבלן, לפיצוי כלשהו בגין עובדים מהמזמין.</w:t>
      </w:r>
    </w:p>
    <w:p w14:paraId="1B2C0A36"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4"/>
          <w:szCs w:val="24"/>
        </w:rPr>
      </w:pPr>
      <w:r w:rsidRPr="00E56613">
        <w:rPr>
          <w:rFonts w:ascii="David" w:eastAsia="Times New Roman" w:hAnsi="David" w:cs="David"/>
          <w:snapToGrid w:val="0"/>
          <w:sz w:val="24"/>
          <w:szCs w:val="24"/>
          <w:rtl/>
        </w:rPr>
        <w:t>אם ניתנה התראה לקבלן בת פחות מ - 30 יום - ישלם המזמין לקבלן שכר עבודה עבור עובדים למשך פרק הזמן שממועד הפסקת העבודות בפועל ועד ל- 30 יום ממועד מתן ההודעה.</w:t>
      </w:r>
    </w:p>
    <w:p w14:paraId="03907E7B"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מנוף - הוצאות בגין דמי שכירות או הוצאת פירוק המנוף והעברתו.  והכול לפי הוראת המפקח בכתב.</w:t>
      </w:r>
    </w:p>
    <w:p w14:paraId="5950E563"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על אף האמור לעיל לא יגיע לקבלן תשלום לפי סעיף זה אם ההפסקה הזמנית נגרמה בשל מעשה ו/או מחדל של הקבלן ו/או במקרה שהקבלן לא עשה ככל יכולתו למזער את הנזק, ככל האפשר. מובהר בזאת למען הסדר הטוב, שפרט להוצאות הממשיות כאמור, לא יהיה הקבלן זכאי לפיצויים כלשהם.</w:t>
      </w:r>
    </w:p>
    <w:p w14:paraId="0F7CE35B"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הייתה הפסקת בצוע העבודות נחוצה, לפי שקול דעתו הבלעדי של המפקח, ליעילות בצוע העבודות, או שנגרמה באשמת הקבלן - תחולנה על הקבלן ההוצאות שנגרמו לקבלן תוך כדי מילוי הוראות המפקח לפי סעיף זה.</w:t>
      </w:r>
    </w:p>
    <w:p w14:paraId="452ACC1C"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בכל מקרה של הפסקה זמנית בבצוע העבודות יהיה הקבלן חייב לחדש בצוען מיד לפי דרישת המזמין במחירי החוזה וללא כל תוספת או פיצוי (בכפוף למותנה בסעיף 23.3 לעיל) אך יהיה זכאי לתאום לוח הזמנים באופן שמועדי הבצוע של עבודות שטרם בוצעו ידחו בתקופה השווה לתקופת הפסקת העבודות בתוספת 10 ימי התארגנות.</w:t>
      </w:r>
    </w:p>
    <w:p w14:paraId="15E534E7"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הופסק בצוע העבודות לצמיתות בכל שלב שהוא לאחר שהוחל בפועל בביצוען תעשה התחשבנות סופית על בסיס לוח התשלומים (נספח 3.1.11) בלבד לגבי העבודות שבוצעו </w:t>
      </w:r>
      <w:r w:rsidRPr="00E56613">
        <w:rPr>
          <w:rFonts w:ascii="David" w:eastAsia="Times New Roman" w:hAnsi="David" w:cs="David"/>
          <w:b/>
          <w:i/>
          <w:snapToGrid w:val="0"/>
          <w:sz w:val="26"/>
          <w:szCs w:val="24"/>
          <w:rtl/>
        </w:rPr>
        <w:lastRenderedPageBreak/>
        <w:t>או/וגם שנותרו לבצוע ולא הופסקו, לכל המאוחר תוך 30 יום מגמר בצוע אותן עבודות או תוך 30 יום מתאריך מתן ההוראה לפי סעיף 23.1 לעיל, הכול לפי המאוחר יותר וישולמו לקבלן הסכומים הבאים:-</w:t>
      </w:r>
    </w:p>
    <w:p w14:paraId="152B3685"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35D7536D"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הסכום המגיע בהתאם לתוצאות ההתחשבנות דלעיל; </w:t>
      </w:r>
    </w:p>
    <w:p w14:paraId="20A83E89"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מחיר החומרים שסופקו ע"י המזמין באם הקבלן חויב בהם ולא נעשה בהם שימוש בעבודות; ונמסרו למזמין כשהם שלמים ותקינים.</w:t>
      </w:r>
    </w:p>
    <w:p w14:paraId="7173E19D"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snapToGrid w:val="0"/>
          <w:sz w:val="26"/>
          <w:szCs w:val="24"/>
          <w:rtl/>
        </w:rPr>
      </w:pPr>
      <w:r w:rsidRPr="00E56613">
        <w:rPr>
          <w:rFonts w:ascii="David" w:eastAsia="Times New Roman" w:hAnsi="David" w:cs="David"/>
          <w:b/>
          <w:i/>
          <w:snapToGrid w:val="0"/>
          <w:sz w:val="26"/>
          <w:szCs w:val="24"/>
          <w:rtl/>
        </w:rPr>
        <w:t xml:space="preserve">מההפרש שבין 70% משווי העבודות שבגינן ניתן צו התחלת עבודה לבין שווי </w:t>
      </w:r>
      <w:r w:rsidRPr="00E56613">
        <w:rPr>
          <w:rFonts w:ascii="David" w:eastAsia="Times New Roman" w:hAnsi="David" w:cs="David"/>
          <w:snapToGrid w:val="0"/>
          <w:sz w:val="26"/>
          <w:szCs w:val="24"/>
          <w:rtl/>
        </w:rPr>
        <w:t>העבודות שבוצעו בפועל כמוגדר להלן ישולם לקבלן 10%.</w:t>
      </w:r>
    </w:p>
    <w:p w14:paraId="05A327B2"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למטרת סעיף זה - "שווי העבודות" - שווי העבודות ללא תאום למדד.</w:t>
      </w:r>
    </w:p>
    <w:p w14:paraId="5F367B41"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"שווי העבודות שבוצעו בפועל" - הסכום ששולם לפי סעיף 23.6.1 לעיל כשמעוקר ממנו סכום ההצמדה בלבד, ובלבד שאינו עולה על 50% משווי העבודות.</w:t>
      </w:r>
    </w:p>
    <w:p w14:paraId="4823512B"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הופסק בצוע העבודות, כולן או מקצתן, לצמיתות אחרי חתימת החוזה אך לפני צו התחלת עבודה או לפני שהקבלן החל בבצוע העבודות למעשה, לא יהא זכאי הקבלן לפיצוי כלשהו מהמזמין.</w:t>
      </w:r>
    </w:p>
    <w:p w14:paraId="0DEDAF52"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תשלום הסכומים כאמור בסעיפים 23.6 או 23.7 לעיל, לפי העניין, יהווה סילוק סופי של כל תביעות הקבלן, כולל תביעות לפיצויים כתוצאה מהפסקת העבודות ותביעות לכסוי הוצאות מיוחדות שנגרמו לו וכל תביעה אחרת בקשר וכתוצאה מהפסקת העבודות, ופרט לכך לא יגיע לקבלן דבר מהמזמין. עם בצוע התשלום יהיה המזמין חפשי ומשוחרר מכל התחייבות כלפי הקבלן, ומבלי לגרוע מכלליות האמור יהיה זכאי להשלים העבודות באמצעות קבלן אחר מבלי שיגיע דבר לקבלן בגין זאת.</w:t>
      </w:r>
    </w:p>
    <w:p w14:paraId="726BA850"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נגרמה הפסקת בצוע העבודות באשמת הקבלן, לרבות במקרה בו בעקבות הפרת מי מהתחייבויות הקבלן על פי חוזה זה, הורה המזמין על הפסקת ביצוע העבודות - תחולנה כל ההוצאות שנגרמו לקבלן ולמזמין עקב כך על הקבלן, ולא יגיע לקבלן כל פיצוי עקב כך, לרבות אך לא רק התשלומים הנזכרים בסעיף 23 זה לעיל ולהלן.</w:t>
      </w:r>
    </w:p>
    <w:p w14:paraId="272508DD"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למרות האמור בסעיף 23.3 לעיל, במידה ובצוע העבודות יופסק באמצע שלב שבגינו ניתן לקבלן צו התחלת עבודה לתקופה רצופה העולה על 9 חודשים עפ"י הוראת דין, אזי תהיה למזמין הברירה:</w:t>
      </w:r>
    </w:p>
    <w:p w14:paraId="52D1CD3E"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55BB9DE3"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להפסיק בצוע העבודות לצמיתות, ובמקרה זה יראו את העבודות כמופסקות בשיעור הנקוב בסעיף 23.6 אף אם בפועל שעור העבודות המופסק היה גבוה יותר, ויחולו הוראות סעיף 23 לעיל בהתאם.</w:t>
      </w:r>
    </w:p>
    <w:p w14:paraId="19A4E98E"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במידה וביצוע העבודות יופסק למשך תקופה העולה על 9 חודשים, אך לא </w:t>
      </w:r>
      <w:r w:rsidRPr="00E56613">
        <w:rPr>
          <w:rFonts w:ascii="David" w:eastAsia="Times New Roman" w:hAnsi="David" w:cs="David"/>
          <w:snapToGrid w:val="0"/>
          <w:sz w:val="26"/>
          <w:szCs w:val="24"/>
          <w:rtl/>
        </w:rPr>
        <w:t>יותר מ- 15 חודשים, יהא רשאי המזמין להורות לקבלן לחדש את ביצוע</w:t>
      </w:r>
      <w:r w:rsidRPr="00E56613">
        <w:rPr>
          <w:rFonts w:ascii="David" w:eastAsia="Times New Roman" w:hAnsi="David" w:cs="David"/>
          <w:b/>
          <w:i/>
          <w:snapToGrid w:val="0"/>
          <w:sz w:val="26"/>
          <w:szCs w:val="24"/>
          <w:rtl/>
        </w:rPr>
        <w:t xml:space="preserve"> העבודות בתוספת בשיעור 3% ממחיר העבודות שטרם בוצעו עד אותה עת ואשר כבר ניתן לביצוען צו התחלת עבודה. במקרה כזה יהא הקבלן מחויב לבצע את העבודות במחיר כאמור. </w:t>
      </w:r>
    </w:p>
    <w:p w14:paraId="66A0A920"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בכל מקרה של הפסקת בצוע העבודות עפ"י הוראות דין, יראו את כל המועדים בלוח הזמנים החל מצו ההפסקה כנדחים בתקופה השווה לתקופת ההפסקה.</w:t>
      </w:r>
    </w:p>
    <w:p w14:paraId="3C8527D6" w14:textId="77777777" w:rsidR="00E56613" w:rsidRPr="00E56613" w:rsidRDefault="00E56613" w:rsidP="00E56613">
      <w:pPr>
        <w:spacing w:before="0" w:beforeAutospacing="0" w:after="0" w:afterAutospacing="0" w:line="240" w:lineRule="auto"/>
        <w:ind w:left="3140" w:right="3140" w:hanging="1000"/>
        <w:jc w:val="both"/>
        <w:rPr>
          <w:rFonts w:ascii="David" w:eastAsia="Times New Roman" w:hAnsi="David" w:cs="David"/>
          <w:snapToGrid w:val="0"/>
          <w:sz w:val="24"/>
          <w:szCs w:val="24"/>
          <w:rtl/>
        </w:rPr>
      </w:pPr>
    </w:p>
    <w:p w14:paraId="5B561635" w14:textId="77777777" w:rsidR="00E56613" w:rsidRPr="00E56613" w:rsidRDefault="00E56613" w:rsidP="00237720">
      <w:pPr>
        <w:numPr>
          <w:ilvl w:val="0"/>
          <w:numId w:val="24"/>
        </w:numPr>
        <w:spacing w:before="120" w:beforeAutospacing="0" w:after="120" w:afterAutospacing="0" w:line="240" w:lineRule="auto"/>
        <w:jc w:val="both"/>
        <w:outlineLvl w:val="1"/>
        <w:rPr>
          <w:rFonts w:ascii="David" w:eastAsia="Times New Roman" w:hAnsi="David" w:cs="David"/>
          <w:b/>
          <w:i/>
          <w:snapToGrid w:val="0"/>
          <w:sz w:val="26"/>
          <w:szCs w:val="24"/>
          <w:rtl/>
        </w:rPr>
      </w:pPr>
      <w:r w:rsidRPr="00E56613">
        <w:rPr>
          <w:rFonts w:ascii="David" w:eastAsia="Times New Roman" w:hAnsi="David" w:cs="David"/>
          <w:bCs/>
          <w:i/>
          <w:snapToGrid w:val="0"/>
          <w:sz w:val="26"/>
          <w:szCs w:val="24"/>
          <w:u w:val="single"/>
          <w:rtl/>
        </w:rPr>
        <w:t>סילוק יד הקבלן</w:t>
      </w:r>
    </w:p>
    <w:p w14:paraId="109EC473"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אם הקבלן לא ימלא אחר איזו מהתחייבויותיו עפ"י חוזה זה, או אם במהלך בצוע העבודות יקבע המפקח כי קבלן אינו ממלא את תנאי החוזה, או כי אינו מבצע את העבודות בקצב המתאים, או ברמה הנאותה או כי קיים חשש שהעבודות לא תושלמנה במועד - ידרוש המזמין או המפקח מהקבלן במכתב רשום לקיים את תנאי החוזה תוך זמן שיצוין במכתב המפקח.</w:t>
      </w:r>
    </w:p>
    <w:p w14:paraId="35E33769"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לא מילא הקבלן אחרי דרישת המזמין או המפקח כאמור תוך המועד הנקוב בדרישה, אזי יהיה המזמין או המפקח רשאי להפסיק את עבודות הקבלן ע"י הודעה במכתב רשום </w:t>
      </w:r>
      <w:r w:rsidRPr="00E56613">
        <w:rPr>
          <w:rFonts w:ascii="David" w:eastAsia="Times New Roman" w:hAnsi="David" w:cs="David"/>
          <w:snapToGrid w:val="0"/>
          <w:sz w:val="24"/>
          <w:szCs w:val="24"/>
          <w:rtl/>
        </w:rPr>
        <w:lastRenderedPageBreak/>
        <w:t>(להלן - "</w:t>
      </w:r>
      <w:r w:rsidRPr="00E56613">
        <w:rPr>
          <w:rFonts w:ascii="David" w:eastAsia="Times New Roman" w:hAnsi="David" w:cs="David"/>
          <w:b/>
          <w:bCs/>
          <w:snapToGrid w:val="0"/>
          <w:sz w:val="24"/>
          <w:szCs w:val="24"/>
          <w:rtl/>
        </w:rPr>
        <w:t>צו הפסקת עבודה</w:t>
      </w:r>
      <w:r w:rsidRPr="00E56613">
        <w:rPr>
          <w:rFonts w:ascii="David" w:eastAsia="Times New Roman" w:hAnsi="David" w:cs="David"/>
          <w:snapToGrid w:val="0"/>
          <w:sz w:val="24"/>
          <w:szCs w:val="24"/>
          <w:rtl/>
        </w:rPr>
        <w:t>") ובמקרה זה יהיה המזמין זכאי לתפוס את העבודות, לסלק את הקבלן מהאתר ולהשלים את העבודות בעצמו או באמצעות אחרים.</w:t>
      </w:r>
    </w:p>
    <w:p w14:paraId="68D1837F"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הופסקו העבודות על ידי המפקח כאמור בסעיף 24.1 לעיל, לא יהיה הקבלן רשאי לקבל או להוציא את האמצעים והחומרים מהאתר או/וגם מסביבתו עד לגמר העבודות ויחולו ההוראות דלקמן:-</w:t>
      </w:r>
    </w:p>
    <w:p w14:paraId="48AE7C7F" w14:textId="77777777" w:rsidR="00E56613" w:rsidRPr="00E56613" w:rsidRDefault="00E56613" w:rsidP="00E56613">
      <w:pPr>
        <w:spacing w:before="0" w:beforeAutospacing="0" w:after="0" w:afterAutospacing="0" w:line="240" w:lineRule="auto"/>
        <w:ind w:left="3140" w:hanging="1000"/>
        <w:jc w:val="both"/>
        <w:rPr>
          <w:rFonts w:ascii="David" w:eastAsia="Times New Roman" w:hAnsi="David" w:cs="David"/>
          <w:snapToGrid w:val="0"/>
          <w:sz w:val="24"/>
          <w:szCs w:val="24"/>
          <w:rtl/>
        </w:rPr>
      </w:pPr>
    </w:p>
    <w:p w14:paraId="68EAFA69"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snapToGrid w:val="0"/>
          <w:sz w:val="26"/>
          <w:szCs w:val="24"/>
          <w:rtl/>
        </w:rPr>
      </w:pPr>
      <w:r w:rsidRPr="00E56613">
        <w:rPr>
          <w:rFonts w:ascii="David" w:eastAsia="Times New Roman" w:hAnsi="David" w:cs="David"/>
          <w:b/>
          <w:i/>
          <w:snapToGrid w:val="0"/>
          <w:sz w:val="26"/>
          <w:szCs w:val="24"/>
          <w:rtl/>
        </w:rPr>
        <w:t xml:space="preserve">עם מתן צו הפסקת עבודה יהיו האמצעים והחומרים משועבדים לטובת המזמין להבטחת כל סכום העשוי להגיע למזמין מהקבלן עפ"י החוזה. השעבוד יכנס לתוקפו מעצם מתן צו הפסקת עבודה ללא צורך בכל מסמך </w:t>
      </w:r>
      <w:r w:rsidRPr="00E56613">
        <w:rPr>
          <w:rFonts w:ascii="David" w:eastAsia="Times New Roman" w:hAnsi="David" w:cs="David"/>
          <w:snapToGrid w:val="0"/>
          <w:sz w:val="26"/>
          <w:szCs w:val="24"/>
          <w:rtl/>
        </w:rPr>
        <w:t>נוסף.</w:t>
      </w:r>
    </w:p>
    <w:p w14:paraId="19958C07"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המזמין או כל אדם אחר שיורשה על ידו (לרבות קבלן אחר) רשאים להשתמש </w:t>
      </w:r>
      <w:r w:rsidRPr="00E56613">
        <w:rPr>
          <w:rFonts w:ascii="David" w:eastAsia="Times New Roman" w:hAnsi="David" w:cs="David"/>
          <w:snapToGrid w:val="0"/>
          <w:sz w:val="26"/>
          <w:szCs w:val="24"/>
          <w:rtl/>
        </w:rPr>
        <w:t>באמצעים ובחומרים, ושום פיצוי לא יגיע לקבלן תמורת השימוש שיעשה בהם על</w:t>
      </w:r>
      <w:r w:rsidRPr="00E56613">
        <w:rPr>
          <w:rFonts w:ascii="David" w:eastAsia="Times New Roman" w:hAnsi="David" w:cs="David"/>
          <w:b/>
          <w:i/>
          <w:snapToGrid w:val="0"/>
          <w:sz w:val="26"/>
          <w:szCs w:val="24"/>
          <w:rtl/>
        </w:rPr>
        <w:t xml:space="preserve"> ידי המזמין או בהתאם להוראותיו אף אם השימוש בחומרים הביא לכלייתם, בכפוף אך ורק למותנה בסעיף 24.5 להלן.</w:t>
      </w:r>
    </w:p>
    <w:p w14:paraId="1929A204"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הוצאות השמירה על האמצעים והחומרים בהם ישתמש המזמין בפועל יחולו על המזמין, אולם המזמין אחראי כלפי הקבלן בעד שלמות אמצעי הקבלן אך ורק עד לתאריך שיקבע לפי סעיף 24.2.4 להלן.</w:t>
      </w:r>
    </w:p>
    <w:p w14:paraId="6D393324"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הזכות למזמין לדרוש מהקבלן בכל עת לסלק את האמצעים והחומרים, כולם או מקצתם, על חשבונו הוא בתוך המועד שיצוין בהודעת המזמין.</w:t>
      </w:r>
    </w:p>
    <w:p w14:paraId="466BD50D"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אם הקבלן לא יציית להוראות אלה בתוך המועד הנקוב בן, תפוג אחריותו של המזמין לשלמות אותם אמצעים וחומרים, והמזמין יהיה רשאי לעשות בהם כטוב בעיניו ובכלל זה למכרם, לנטשם, להשמידם, לסלקם ע"ח הקבלן או אחרת, ולקבלן לא תהיה טענה או תביעה כלשהי בקשר אליהם כלפי המזמין.</w:t>
      </w:r>
    </w:p>
    <w:p w14:paraId="31D93FFF"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הפסקת עבודת הקבלן וסילוק ידו של הקבלן לפי סעיף 24.1 לעיל אין בהם משום בטול החוזה ע"י המזמין, והקבלן יהא חייב לעמוד בכל התחייבויותיו לפי החוזה פרט להתחייבויות שהמזמין ימנע אותו מלמלאן, ומאידך לא יהא המזמין חייב כלפי הקבלן אלא בהתחייבויות המפורטות בסעיף זה.</w:t>
      </w:r>
    </w:p>
    <w:p w14:paraId="7678DF2B"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ממועד תפיסת העבודות ע"י המזמין ועד להשלמת העבודות ותקופת הבדק לא יהיה הקבלן זכאי לכל תשלום מהמזמין.</w:t>
      </w:r>
    </w:p>
    <w:p w14:paraId="1616640B"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לצורך עריכת החשבון בין הקבלן והמזמין יקבע המפקח לפי שקול דעתו הבלעדי את הבאות:-</w:t>
      </w:r>
    </w:p>
    <w:p w14:paraId="7408B15E"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הסכום המגיע לקבלן בגין בצוע העבודות עד למועד סילוק יד הקבלן בניכוי הסכומים ששולמו לקבלן או שיש לזקפם כמשולמים (להלן - "</w:t>
      </w:r>
      <w:r w:rsidRPr="00E56613">
        <w:rPr>
          <w:rFonts w:ascii="David" w:eastAsia="Times New Roman" w:hAnsi="David" w:cs="David"/>
          <w:bCs/>
          <w:i/>
          <w:snapToGrid w:val="0"/>
          <w:sz w:val="26"/>
          <w:szCs w:val="24"/>
          <w:rtl/>
        </w:rPr>
        <w:t>שכר עבודות שבוצעו</w:t>
      </w:r>
      <w:r w:rsidRPr="00E56613">
        <w:rPr>
          <w:rFonts w:ascii="David" w:eastAsia="Times New Roman" w:hAnsi="David" w:cs="David"/>
          <w:b/>
          <w:i/>
          <w:snapToGrid w:val="0"/>
          <w:sz w:val="26"/>
          <w:szCs w:val="24"/>
          <w:rtl/>
        </w:rPr>
        <w:t>").</w:t>
      </w:r>
    </w:p>
    <w:p w14:paraId="0C8945E8" w14:textId="77777777" w:rsidR="00E56613" w:rsidRPr="00E56613" w:rsidRDefault="00EB50C8"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hint="cs"/>
          <w:b/>
          <w:i/>
          <w:snapToGrid w:val="0"/>
          <w:sz w:val="26"/>
          <w:szCs w:val="24"/>
          <w:rtl/>
        </w:rPr>
        <w:t>אומד</w:t>
      </w:r>
      <w:r w:rsidRPr="00E56613">
        <w:rPr>
          <w:rFonts w:ascii="David" w:eastAsia="Times New Roman" w:hAnsi="David" w:cs="David" w:hint="eastAsia"/>
          <w:b/>
          <w:i/>
          <w:snapToGrid w:val="0"/>
          <w:sz w:val="26"/>
          <w:szCs w:val="24"/>
          <w:rtl/>
        </w:rPr>
        <w:t>ן</w:t>
      </w:r>
      <w:r w:rsidR="00E56613" w:rsidRPr="00E56613">
        <w:rPr>
          <w:rFonts w:ascii="David" w:eastAsia="Times New Roman" w:hAnsi="David" w:cs="David"/>
          <w:b/>
          <w:i/>
          <w:snapToGrid w:val="0"/>
          <w:sz w:val="26"/>
          <w:szCs w:val="24"/>
          <w:rtl/>
        </w:rPr>
        <w:t xml:space="preserve"> הסכום שהיה מגיע לקבלן אילו השלים העבודות בניכוי הסכומים ששולמו לקבלן או שיש לזקפם כמשולמים (להלן - "</w:t>
      </w:r>
      <w:r w:rsidRPr="00E56613">
        <w:rPr>
          <w:rFonts w:ascii="David" w:eastAsia="Times New Roman" w:hAnsi="David" w:cs="David" w:hint="cs"/>
          <w:bCs/>
          <w:i/>
          <w:snapToGrid w:val="0"/>
          <w:sz w:val="26"/>
          <w:szCs w:val="24"/>
          <w:rtl/>
        </w:rPr>
        <w:t>אומד</w:t>
      </w:r>
      <w:r w:rsidRPr="00E56613">
        <w:rPr>
          <w:rFonts w:ascii="David" w:eastAsia="Times New Roman" w:hAnsi="David" w:cs="David" w:hint="eastAsia"/>
          <w:bCs/>
          <w:i/>
          <w:snapToGrid w:val="0"/>
          <w:sz w:val="26"/>
          <w:szCs w:val="24"/>
          <w:rtl/>
        </w:rPr>
        <w:t>ן</w:t>
      </w:r>
      <w:r w:rsidR="00E56613" w:rsidRPr="00E56613">
        <w:rPr>
          <w:rFonts w:ascii="David" w:eastAsia="Times New Roman" w:hAnsi="David" w:cs="David"/>
          <w:bCs/>
          <w:i/>
          <w:snapToGrid w:val="0"/>
          <w:sz w:val="26"/>
          <w:szCs w:val="24"/>
          <w:rtl/>
        </w:rPr>
        <w:t xml:space="preserve"> שכר החוזה</w:t>
      </w:r>
      <w:r w:rsidR="00E56613" w:rsidRPr="00E56613">
        <w:rPr>
          <w:rFonts w:ascii="David" w:eastAsia="Times New Roman" w:hAnsi="David" w:cs="David"/>
          <w:b/>
          <w:i/>
          <w:snapToGrid w:val="0"/>
          <w:sz w:val="26"/>
          <w:szCs w:val="24"/>
          <w:rtl/>
        </w:rPr>
        <w:t>").</w:t>
      </w:r>
    </w:p>
    <w:p w14:paraId="094B9859"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הוצאות השלמת העבודות ובדקן כפי ששולמו בפועל ע"י המזמין בתוספת 20% כהוצאות תקורה של המזמין (להלן -"</w:t>
      </w:r>
      <w:r w:rsidRPr="00E56613">
        <w:rPr>
          <w:rFonts w:ascii="David" w:eastAsia="Times New Roman" w:hAnsi="David" w:cs="David"/>
          <w:bCs/>
          <w:i/>
          <w:snapToGrid w:val="0"/>
          <w:sz w:val="26"/>
          <w:szCs w:val="24"/>
          <w:rtl/>
        </w:rPr>
        <w:t>הוצאות השלמת העבודות</w:t>
      </w:r>
      <w:r w:rsidRPr="00E56613">
        <w:rPr>
          <w:rFonts w:ascii="David" w:eastAsia="Times New Roman" w:hAnsi="David" w:cs="David"/>
          <w:b/>
          <w:i/>
          <w:snapToGrid w:val="0"/>
          <w:sz w:val="26"/>
          <w:szCs w:val="24"/>
          <w:rtl/>
        </w:rPr>
        <w:t>").</w:t>
      </w:r>
    </w:p>
    <w:p w14:paraId="34203140"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הנזק שנגרם למזמין בגין הדחייה בהשלמת העבודות, כל נזקים והוצאות אחרים שנגרמו למזמין בגין סילוק יד הקבלן וכל פיצוי אחר שהקבלן חייב בתשלומו למזמין (להלן - "</w:t>
      </w:r>
      <w:r w:rsidRPr="00E56613">
        <w:rPr>
          <w:rFonts w:ascii="David" w:eastAsia="Times New Roman" w:hAnsi="David" w:cs="David"/>
          <w:bCs/>
          <w:i/>
          <w:snapToGrid w:val="0"/>
          <w:sz w:val="26"/>
          <w:szCs w:val="24"/>
          <w:rtl/>
        </w:rPr>
        <w:t>נזקי המזמין</w:t>
      </w:r>
      <w:r w:rsidRPr="00E56613">
        <w:rPr>
          <w:rFonts w:ascii="David" w:eastAsia="Times New Roman" w:hAnsi="David" w:cs="David"/>
          <w:b/>
          <w:i/>
          <w:snapToGrid w:val="0"/>
          <w:sz w:val="26"/>
          <w:szCs w:val="24"/>
          <w:rtl/>
        </w:rPr>
        <w:t>").</w:t>
      </w:r>
    </w:p>
    <w:p w14:paraId="520E3074"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עלה </w:t>
      </w:r>
      <w:r w:rsidR="00EB50C8" w:rsidRPr="00E56613">
        <w:rPr>
          <w:rFonts w:ascii="David" w:eastAsia="Times New Roman" w:hAnsi="David" w:cs="David" w:hint="cs"/>
          <w:b/>
          <w:i/>
          <w:snapToGrid w:val="0"/>
          <w:sz w:val="26"/>
          <w:szCs w:val="24"/>
          <w:rtl/>
        </w:rPr>
        <w:t>אומד</w:t>
      </w:r>
      <w:r w:rsidR="00EB50C8" w:rsidRPr="00E56613">
        <w:rPr>
          <w:rFonts w:ascii="David" w:eastAsia="Times New Roman" w:hAnsi="David" w:cs="David" w:hint="eastAsia"/>
          <w:b/>
          <w:i/>
          <w:snapToGrid w:val="0"/>
          <w:sz w:val="26"/>
          <w:szCs w:val="24"/>
          <w:rtl/>
        </w:rPr>
        <w:t>ן</w:t>
      </w:r>
      <w:r w:rsidRPr="00E56613">
        <w:rPr>
          <w:rFonts w:ascii="David" w:eastAsia="Times New Roman" w:hAnsi="David" w:cs="David"/>
          <w:b/>
          <w:i/>
          <w:snapToGrid w:val="0"/>
          <w:sz w:val="26"/>
          <w:szCs w:val="24"/>
          <w:rtl/>
        </w:rPr>
        <w:t xml:space="preserve"> שכר החוזה על הוצאות השלמת העבודות ונזקי המזמין, ישולם ההפרש לקבלן, ובלבד שהקבלן לא יהיה זכאי לקבל סכום העולה על שכר העבודות שבוצעו בצרוף ערך החומרים שנעשה בהם שימוש ע"י המזמין לפי סעיף 24.2 לעיל כפי שיקבע ע"י המפקח.</w:t>
      </w:r>
    </w:p>
    <w:p w14:paraId="0565A192"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עלו הוצאות השלמת העבודות ונזקי המזמין על </w:t>
      </w:r>
      <w:r w:rsidR="00EB50C8" w:rsidRPr="00E56613">
        <w:rPr>
          <w:rFonts w:ascii="David" w:eastAsia="Times New Roman" w:hAnsi="David" w:cs="David" w:hint="cs"/>
          <w:b/>
          <w:i/>
          <w:snapToGrid w:val="0"/>
          <w:sz w:val="26"/>
          <w:szCs w:val="24"/>
          <w:rtl/>
        </w:rPr>
        <w:t>אומד</w:t>
      </w:r>
      <w:r w:rsidR="00EB50C8" w:rsidRPr="00E56613">
        <w:rPr>
          <w:rFonts w:ascii="David" w:eastAsia="Times New Roman" w:hAnsi="David" w:cs="David" w:hint="eastAsia"/>
          <w:b/>
          <w:i/>
          <w:snapToGrid w:val="0"/>
          <w:sz w:val="26"/>
          <w:szCs w:val="24"/>
          <w:rtl/>
        </w:rPr>
        <w:t>ן</w:t>
      </w:r>
      <w:r w:rsidRPr="00E56613">
        <w:rPr>
          <w:rFonts w:ascii="David" w:eastAsia="Times New Roman" w:hAnsi="David" w:cs="David"/>
          <w:b/>
          <w:i/>
          <w:snapToGrid w:val="0"/>
          <w:sz w:val="26"/>
          <w:szCs w:val="24"/>
          <w:rtl/>
        </w:rPr>
        <w:t xml:space="preserve"> שכר החוזה, יהא הקבלן חייב בתשלום ההפרש למזמין והמזמין יהא זכאי לגבותו מהקבלן בכל דרך שיראה לנכון. המזמין יהיה זכאי לתבוע ולקבל הפרש זה או כל חלק ממנו מהקבלן בכל עת ואף לפני מועד השלמת העבודות ובדקן ובלבד שהתביעה תבוסס באומדן חתום ע"י המפקח.</w:t>
      </w:r>
    </w:p>
    <w:p w14:paraId="26F3FFD5"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4"/>
          <w:szCs w:val="24"/>
          <w:rtl/>
        </w:rPr>
      </w:pPr>
      <w:r w:rsidRPr="00E56613">
        <w:rPr>
          <w:rFonts w:ascii="David" w:eastAsia="Times New Roman" w:hAnsi="David" w:cs="David"/>
          <w:b/>
          <w:i/>
          <w:snapToGrid w:val="0"/>
          <w:sz w:val="26"/>
          <w:szCs w:val="24"/>
          <w:rtl/>
        </w:rPr>
        <w:lastRenderedPageBreak/>
        <w:t xml:space="preserve">הזכות למזמין לעשות שימוש מידי בזכויותיו לפי סעיף 24 ללא צורך בכל התראה מוקדמת גם בכל מקרה שהקבלן פושט את הרגל, או הגיש בקשה להקפאת הליכים או להסדר או סידור כלשהו עם או לטובת נושיו או שניתן לנגדו צו קבלת נכסים, או מונה לו או לנכסיו כונס או מפרק, זמני או קבוע, או אם הוגשה נגדו בקשת פירוק אשר לא בוטלה בתוך 30 יום ממועד שנמסרה לקבלן או ניתן צו או נתקבלה החלטה לפירוקו, או שאינו משלם את חובותיו או מתקשה בתשלומיו באופן שלפי שקול דעת המפקח או המזמין, עלול </w:t>
      </w:r>
      <w:r w:rsidRPr="00E56613">
        <w:rPr>
          <w:rFonts w:ascii="David" w:eastAsia="Times New Roman" w:hAnsi="David" w:cs="David"/>
          <w:b/>
          <w:i/>
          <w:snapToGrid w:val="0"/>
          <w:sz w:val="24"/>
          <w:szCs w:val="24"/>
          <w:rtl/>
        </w:rPr>
        <w:t>לפגוע בכושרו לממן ביצוע התחייבויותיו עפ"י חוזה זה, וכן במקרה שיש בידי המזמין הוכחות להנחת דעתו שהקבלן נתן או הציע, במישרין או בעקיפין, בעצמו או ע"י אחרים, לאדם אחר, שוחד, מענק או כל טובת הנאה בקשר להשגת ההתקשרות עפ"י חוזה זה ו/או לכל דבר הקשור בבצועה.</w:t>
      </w:r>
    </w:p>
    <w:p w14:paraId="79AA6525"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18F72352" w14:textId="77777777" w:rsidR="00E56613" w:rsidRPr="00E56613" w:rsidRDefault="00E56613" w:rsidP="00237720">
      <w:pPr>
        <w:numPr>
          <w:ilvl w:val="0"/>
          <w:numId w:val="24"/>
        </w:numPr>
        <w:spacing w:before="120" w:beforeAutospacing="0" w:after="120" w:afterAutospacing="0" w:line="240" w:lineRule="auto"/>
        <w:jc w:val="both"/>
        <w:outlineLvl w:val="1"/>
        <w:rPr>
          <w:rFonts w:ascii="David" w:eastAsia="Times New Roman" w:hAnsi="David" w:cs="David"/>
          <w:b/>
          <w:i/>
          <w:snapToGrid w:val="0"/>
          <w:sz w:val="26"/>
          <w:szCs w:val="24"/>
          <w:rtl/>
        </w:rPr>
      </w:pPr>
      <w:r w:rsidRPr="00E56613">
        <w:rPr>
          <w:rFonts w:ascii="David" w:eastAsia="Times New Roman" w:hAnsi="David" w:cs="David"/>
          <w:bCs/>
          <w:i/>
          <w:snapToGrid w:val="0"/>
          <w:sz w:val="26"/>
          <w:szCs w:val="24"/>
          <w:u w:val="single"/>
          <w:rtl/>
        </w:rPr>
        <w:t>בדיקות לצורך חשבונות ביניים</w:t>
      </w:r>
    </w:p>
    <w:p w14:paraId="5C12C366" w14:textId="77777777" w:rsidR="00E56613" w:rsidRPr="00E56613" w:rsidRDefault="00E56613" w:rsidP="00E56613">
      <w:pPr>
        <w:spacing w:before="120" w:beforeAutospacing="0" w:after="120" w:afterAutospacing="0" w:line="240" w:lineRule="auto"/>
        <w:ind w:left="360"/>
        <w:jc w:val="both"/>
        <w:outlineLvl w:val="1"/>
        <w:rPr>
          <w:rFonts w:ascii="David" w:eastAsia="Times New Roman" w:hAnsi="David" w:cs="David"/>
          <w:b/>
          <w:i/>
          <w:snapToGrid w:val="0"/>
          <w:sz w:val="24"/>
          <w:szCs w:val="24"/>
          <w:rtl/>
        </w:rPr>
      </w:pPr>
      <w:r w:rsidRPr="00E56613">
        <w:rPr>
          <w:rFonts w:ascii="David" w:eastAsia="Times New Roman" w:hAnsi="David" w:cs="David"/>
          <w:b/>
          <w:i/>
          <w:snapToGrid w:val="0"/>
          <w:sz w:val="24"/>
          <w:szCs w:val="24"/>
          <w:rtl/>
        </w:rPr>
        <w:t>ההסכם הנו פאושלי ובצוע העבודות מבוסס על החוזה ועל נספחיו. קצב התקדמות העבודה על פי לוח הזמנים והשלבים, ועמידת הקבלן בהתחייבויותיו על פי חוזה זה, יקבעו על סמך העקרונות הבאים:-</w:t>
      </w:r>
    </w:p>
    <w:p w14:paraId="56DF0C40"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בדיקת חשבונות הביניים תיעשה בהתאם להתקדמות הביצוע עפ"י לוח הזמנים ולוח התשלומים.</w:t>
      </w:r>
    </w:p>
    <w:p w14:paraId="45E5D82E"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בדיקות למטרת חשבון חלקי אין מהוות אשור על טיב העבודות או אישור לכך שהעבודות נעשו בהתאם לנספחים.</w:t>
      </w:r>
    </w:p>
    <w:p w14:paraId="1DA329E4"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בכל מקרה של מחלוקת בכל הנוגע לבדיקות ולתוצאותיהן יכריע המפקח.</w:t>
      </w:r>
    </w:p>
    <w:p w14:paraId="178AC6C1"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4"/>
          <w:szCs w:val="24"/>
          <w:rtl/>
        </w:rPr>
        <w:t>תכנית מדידה לאחר ביצוע תעודכן ותבוצע ע"י מודד מטעם הקבלן (על חשבון הקבלן) עם התקדמות (</w:t>
      </w:r>
      <w:r w:rsidRPr="00E56613">
        <w:rPr>
          <w:rFonts w:ascii="David" w:eastAsia="Times New Roman" w:hAnsi="David" w:cs="David"/>
          <w:b/>
          <w:i/>
          <w:snapToGrid w:val="0"/>
          <w:sz w:val="24"/>
          <w:szCs w:val="24"/>
        </w:rPr>
        <w:t>AS MADE</w:t>
      </w:r>
      <w:r w:rsidRPr="00E56613">
        <w:rPr>
          <w:rFonts w:ascii="David" w:eastAsia="Times New Roman" w:hAnsi="David" w:cs="David"/>
          <w:b/>
          <w:i/>
          <w:snapToGrid w:val="0"/>
          <w:sz w:val="24"/>
          <w:szCs w:val="24"/>
          <w:rtl/>
        </w:rPr>
        <w:t>) בכל שלב ושלב ובכל הנוגע לעבודות הקבלן לרבות לאחר ביצוע היסודות, לאחר יציקת ריצפת קומת קרקע, לאחר יציקת כל תקרת ביניים, מערכות ת"ק (קווי מים, ביוב, ניקוז, תאורה, חשמל תקשורת וכד') וכן ביצוע עבודות פיתוח לרבות כבישים, מדרכות וכו' בכל שלב שיידרש ע"י המפקח, לדוגמא: עם מיקום אבני שפה וכד'. המדידה והתוכניות יבוצעו ע"י מודד מוסמך אשר יאושר מראש ובכתב ע"י המזמין וע"ח הקבלן. למזמין שמורה הזכות שלא לאשר מודד מבלי צורך לתת הסבר לקבלן. הגשת תכניות כאמור הינה תנאי מוקדם לבדיקה ואישור חשבונות ביניים.</w:t>
      </w:r>
      <w:r w:rsidR="00EB50C8">
        <w:rPr>
          <w:rFonts w:ascii="David" w:eastAsia="Times New Roman" w:hAnsi="David" w:cs="David" w:hint="cs"/>
          <w:b/>
          <w:i/>
          <w:snapToGrid w:val="0"/>
          <w:sz w:val="26"/>
          <w:szCs w:val="24"/>
          <w:rtl/>
        </w:rPr>
        <w:t xml:space="preserve"> </w:t>
      </w:r>
      <w:r w:rsidRPr="00E56613">
        <w:rPr>
          <w:rFonts w:ascii="David" w:eastAsia="Times New Roman" w:hAnsi="David" w:cs="David"/>
          <w:b/>
          <w:i/>
          <w:snapToGrid w:val="0"/>
          <w:sz w:val="26"/>
          <w:szCs w:val="24"/>
          <w:rtl/>
        </w:rPr>
        <w:t xml:space="preserve">לפני </w:t>
      </w:r>
      <w:r w:rsidR="00EB50C8">
        <w:rPr>
          <w:rFonts w:ascii="David" w:eastAsia="Times New Roman" w:hAnsi="David" w:cs="David" w:hint="cs"/>
          <w:b/>
          <w:i/>
          <w:snapToGrid w:val="0"/>
          <w:sz w:val="26"/>
          <w:szCs w:val="24"/>
          <w:rtl/>
        </w:rPr>
        <w:t xml:space="preserve"> </w:t>
      </w:r>
      <w:r w:rsidRPr="00E56613">
        <w:rPr>
          <w:rFonts w:ascii="David" w:eastAsia="Times New Roman" w:hAnsi="David" w:cs="David"/>
          <w:b/>
          <w:i/>
          <w:snapToGrid w:val="0"/>
          <w:sz w:val="26"/>
          <w:szCs w:val="24"/>
          <w:rtl/>
        </w:rPr>
        <w:t>בואו לבצע בדיקה או לאשר בדיקה, רשאי  המפקח ליתן הודעה מראש לקבלן על כוונתו לעשות כן ועל המועד הרצוי לו, והקבלן מתחייב להיות נוכח במועד הנקוב או לשלוח ממלא מקום לצורך זה, לסייע למפקח לבצע את הבדיקות הדרושות, לספק את כוח האדם והאמצעים הדרושים לצורך הבדיקות ולהמציא את הפרטים הדרושים בקשר לכך.</w:t>
      </w:r>
    </w:p>
    <w:p w14:paraId="41F7930F"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לא נכח הקבלן או ממלא מקומו במועד הנקוב לצורך בצוע הבדיקות  - רשאי המפקח לדחות מועד בצוע הבדיקות או לבצען בהעדרם, ויהיו רואים את תוצאות הבדיקות כפי שאושרו ע"י המפקח כתוצאותיהן הנכונות של הבדיקות והקבלן לא יהא רשאי לערער עליהן.</w:t>
      </w:r>
    </w:p>
    <w:p w14:paraId="51D18216"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4"/>
          <w:szCs w:val="24"/>
          <w:rtl/>
        </w:rPr>
      </w:pPr>
      <w:r w:rsidRPr="00E56613">
        <w:rPr>
          <w:rFonts w:ascii="David" w:eastAsia="Times New Roman" w:hAnsi="David" w:cs="David"/>
          <w:b/>
          <w:i/>
          <w:snapToGrid w:val="0"/>
          <w:sz w:val="26"/>
          <w:szCs w:val="24"/>
          <w:rtl/>
        </w:rPr>
        <w:t>נכח הקבלן או ממלא מקומו בשעת בצוע הבדיקות כאמור, רשאי הוא לערער בכתב תוך 48 שעות על כל תוצאה שנקבעה והמפקח יקבע מועד לבצוע הבדיקה מחדש. בדיקה שבוצעה מחדש תהיה סופית וללא עוררין כפי שנקבעה ע"י המפקח.</w:t>
      </w:r>
    </w:p>
    <w:p w14:paraId="6D786573" w14:textId="77777777" w:rsidR="00E56613" w:rsidRPr="00E56613" w:rsidRDefault="00E56613" w:rsidP="00E56613">
      <w:pPr>
        <w:spacing w:before="120" w:beforeAutospacing="0" w:after="120" w:afterAutospacing="0" w:line="240" w:lineRule="auto"/>
        <w:jc w:val="both"/>
        <w:outlineLvl w:val="1"/>
        <w:rPr>
          <w:rFonts w:ascii="David" w:eastAsia="Times New Roman" w:hAnsi="David" w:cs="David"/>
          <w:b/>
          <w:i/>
          <w:snapToGrid w:val="0"/>
          <w:sz w:val="26"/>
          <w:szCs w:val="24"/>
          <w:rtl/>
        </w:rPr>
      </w:pPr>
    </w:p>
    <w:p w14:paraId="3ED8D65A" w14:textId="77777777" w:rsidR="00E56613" w:rsidRPr="00E56613" w:rsidRDefault="00E56613" w:rsidP="00237720">
      <w:pPr>
        <w:numPr>
          <w:ilvl w:val="0"/>
          <w:numId w:val="24"/>
        </w:numPr>
        <w:spacing w:before="120" w:beforeAutospacing="0" w:after="120" w:afterAutospacing="0" w:line="240" w:lineRule="auto"/>
        <w:jc w:val="both"/>
        <w:outlineLvl w:val="1"/>
        <w:rPr>
          <w:rFonts w:ascii="David" w:eastAsia="Times New Roman" w:hAnsi="David" w:cs="David"/>
          <w:b/>
          <w:i/>
          <w:snapToGrid w:val="0"/>
          <w:sz w:val="26"/>
          <w:szCs w:val="24"/>
        </w:rPr>
      </w:pPr>
      <w:r w:rsidRPr="00E56613">
        <w:rPr>
          <w:rFonts w:ascii="David" w:eastAsia="Times New Roman" w:hAnsi="David" w:cs="David"/>
          <w:bCs/>
          <w:i/>
          <w:snapToGrid w:val="0"/>
          <w:sz w:val="26"/>
          <w:szCs w:val="24"/>
          <w:u w:val="single"/>
          <w:rtl/>
        </w:rPr>
        <w:t>ניקוי העבודות ופנוי האתר</w:t>
      </w:r>
    </w:p>
    <w:p w14:paraId="1FA411FD"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בגמר כל העבודות, יהיה הקבלן חייב לנקות ולפנות על חשבונו הוא את האתר מכל ציוד מתקנים אמצעים פסולת שיירי בנין וחומרים אחרים - בין אם הם נובעים מהעבודות ובין אם נובעים מקבלנים מיוחדים ו/או אחרים - ולהשאיר האתר נקי כשסביבתו מיושרת הכול לשביעת רצונו של המפקח. מבלי לגרוע מכלליות האמור לעיל - על הקבלן לנקות ולהוריד כל כתמי צבע או נוזלים אחרים וכן סימני לכלוך אחרים ועקבותיהם מחלקי העבודות השונים, ועליו להשאיר את כל העבודות מושלמות נקיות ומוכנות לשימוש.</w:t>
      </w:r>
    </w:p>
    <w:p w14:paraId="7452E1D6"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lastRenderedPageBreak/>
        <w:t xml:space="preserve">זימון </w:t>
      </w:r>
      <w:r w:rsidR="0037469F" w:rsidRPr="00E56613">
        <w:rPr>
          <w:rFonts w:ascii="David" w:eastAsia="Times New Roman" w:hAnsi="David" w:cs="David" w:hint="cs"/>
          <w:snapToGrid w:val="0"/>
          <w:sz w:val="24"/>
          <w:szCs w:val="24"/>
          <w:rtl/>
        </w:rPr>
        <w:t>לפרוטוקו</w:t>
      </w:r>
      <w:r w:rsidR="0037469F" w:rsidRPr="00E56613">
        <w:rPr>
          <w:rFonts w:ascii="David" w:eastAsia="Times New Roman" w:hAnsi="David" w:cs="David" w:hint="eastAsia"/>
          <w:snapToGrid w:val="0"/>
          <w:sz w:val="24"/>
          <w:szCs w:val="24"/>
          <w:rtl/>
        </w:rPr>
        <w:t>ל</w:t>
      </w:r>
      <w:r w:rsidRPr="00E56613">
        <w:rPr>
          <w:rFonts w:ascii="David" w:eastAsia="Times New Roman" w:hAnsi="David" w:cs="David"/>
          <w:snapToGrid w:val="0"/>
          <w:sz w:val="24"/>
          <w:szCs w:val="24"/>
          <w:rtl/>
        </w:rPr>
        <w:t xml:space="preserve"> מסירה ראשוני לדייר יתבצע ע"י הקבלן רק לאחר קבלת אישור על  השלמת העבודות </w:t>
      </w:r>
      <w:r w:rsidR="0037469F" w:rsidRPr="00E56613">
        <w:rPr>
          <w:rFonts w:ascii="David" w:eastAsia="Times New Roman" w:hAnsi="David" w:cs="David" w:hint="cs"/>
          <w:snapToGrid w:val="0"/>
          <w:sz w:val="24"/>
          <w:szCs w:val="24"/>
          <w:rtl/>
        </w:rPr>
        <w:t>המפורטות</w:t>
      </w:r>
      <w:r w:rsidRPr="00E56613">
        <w:rPr>
          <w:rFonts w:ascii="David" w:eastAsia="Times New Roman" w:hAnsi="David" w:cs="David"/>
          <w:snapToGrid w:val="0"/>
          <w:sz w:val="24"/>
          <w:szCs w:val="24"/>
          <w:rtl/>
        </w:rPr>
        <w:t xml:space="preserve"> בנספח 3.1.42 – "צ'ק ליסט לאישור דירות לפני פרוטוקול ראשוני"  ע"י הפיקוח.</w:t>
      </w:r>
    </w:p>
    <w:p w14:paraId="2AAEC129"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p>
    <w:p w14:paraId="0D350376"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מבלי לגרוע מהאמור לעיל, לקראת מסירת כל דירה לרוכש, על הקבלן לבצע ניקיון יסודי של הדירה והשטחים הציבוריים </w:t>
      </w:r>
      <w:r w:rsidRPr="00E56613">
        <w:rPr>
          <w:rFonts w:ascii="David" w:eastAsia="Times New Roman" w:hAnsi="David" w:cs="David" w:hint="cs"/>
          <w:snapToGrid w:val="0"/>
          <w:sz w:val="24"/>
          <w:szCs w:val="24"/>
          <w:rtl/>
        </w:rPr>
        <w:t xml:space="preserve">לרבות הגנות, כיסויים נדרשים ונעלית דירות/קומות </w:t>
      </w:r>
      <w:r w:rsidRPr="00E56613">
        <w:rPr>
          <w:rFonts w:ascii="David" w:eastAsia="Times New Roman" w:hAnsi="David" w:cs="David"/>
          <w:snapToGrid w:val="0"/>
          <w:sz w:val="24"/>
          <w:szCs w:val="24"/>
          <w:rtl/>
        </w:rPr>
        <w:t>באמצעות חברת ניקיון בעלת יכולת וניסיון מוכח שתאושר ע"י המפקח כאמור בסעיף 5.9 לעיל.</w:t>
      </w:r>
    </w:p>
    <w:p w14:paraId="45D276DF"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p>
    <w:p w14:paraId="36271AE9"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מבלי לגרוע מהוראות סעיף 26, על סעיפי המשנה בו, הקבלן מתחייב להעמיד מכולה, בגודל ובמיקום שיורה לו המפקח, לתקופת שמתחילת אכלוס הבניין ועד חודשיים לאחר סיום אכלוס הבניין, לשימוש הדיירים ולפינוי כל פסולת שהיא שתיווצר במהלך האכלוס. הקבלן יוודא כי המכולה תרוקן באופן שוטף ובפרטו מיד עם התמלאותה. </w:t>
      </w:r>
    </w:p>
    <w:p w14:paraId="15402494"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נמסרו לפי דרישת המזמין חלקים של העבודות קודם לגמר כל העבודות תחולנה הוראות סעיף זה על חלקי העבודות שנמסרו. האמור בסעיף זה מתייחס גם לכל הנוגע לעבודות קבלנים מיוחדים.</w:t>
      </w:r>
    </w:p>
    <w:p w14:paraId="58C803A0"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יבצע האמור בסעיף 26.1 לעיל באופן שוטף במהלך בצוע העבודות לפחות אחת ליום, ומבלי לגרוע מהאמור לעיל בכל מועד ואופן שהמפקח יורה.</w:t>
      </w:r>
    </w:p>
    <w:p w14:paraId="0C40045E"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לא ישפוך עודפי חומרים ואשפה אלא במקום שהרשות המוסמכת המתאימה הרשתה זאת, ויקפיד כי הובלת חומרים ואמצעים לאתר וממנו תיעשה ללא השלכת פסולת, נזילות וכתמים ומבלי שייגרמו נזקים בדרכים ובשטחים פרטיים וציבוריים ויהיה חייב לשפות את המזמין בגין כל דרישה, תביעה והליכים משפטיים, במידה וינקטו כנגד המזמין, בגין הפרת התחייבותו דלעיל של הקבלן. בכל מקרה  אין לקבור פסולת באתר. לפי דרישת המזמין, ימציא הקבלן אישור בדבר התקשרותו עם אתר פסולת מאושר לצורך הטמנת הפסולת מחוץ לאתר.</w:t>
      </w:r>
    </w:p>
    <w:p w14:paraId="0EF44B90"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כל שעל הקבלן לבצע לפי סעיף זה יהיה על חשבונו.</w:t>
      </w:r>
    </w:p>
    <w:p w14:paraId="4D039CBE" w14:textId="77777777" w:rsidR="00E56613" w:rsidRPr="00E56613" w:rsidRDefault="00E56613" w:rsidP="00E56613">
      <w:pPr>
        <w:spacing w:before="0" w:beforeAutospacing="0" w:after="0" w:afterAutospacing="0" w:line="360" w:lineRule="auto"/>
        <w:ind w:left="1480" w:hanging="660"/>
        <w:jc w:val="both"/>
        <w:rPr>
          <w:rFonts w:ascii="David" w:eastAsia="Times New Roman" w:hAnsi="David" w:cs="David"/>
          <w:snapToGrid w:val="0"/>
          <w:sz w:val="24"/>
          <w:szCs w:val="24"/>
          <w:rtl/>
        </w:rPr>
      </w:pPr>
    </w:p>
    <w:p w14:paraId="1EA0FF2A" w14:textId="77777777" w:rsidR="00E56613" w:rsidRPr="00E56613" w:rsidRDefault="00E56613" w:rsidP="00237720">
      <w:pPr>
        <w:numPr>
          <w:ilvl w:val="0"/>
          <w:numId w:val="24"/>
        </w:numPr>
        <w:spacing w:before="120" w:beforeAutospacing="0" w:after="120" w:afterAutospacing="0" w:line="240" w:lineRule="auto"/>
        <w:jc w:val="both"/>
        <w:outlineLvl w:val="1"/>
        <w:rPr>
          <w:rFonts w:ascii="David" w:eastAsia="Times New Roman" w:hAnsi="David" w:cs="David"/>
          <w:b/>
          <w:i/>
          <w:snapToGrid w:val="0"/>
          <w:sz w:val="26"/>
          <w:szCs w:val="24"/>
          <w:rtl/>
        </w:rPr>
      </w:pPr>
      <w:r w:rsidRPr="00E56613">
        <w:rPr>
          <w:rFonts w:ascii="David" w:eastAsia="Times New Roman" w:hAnsi="David" w:cs="David"/>
          <w:bCs/>
          <w:i/>
          <w:snapToGrid w:val="0"/>
          <w:sz w:val="26"/>
          <w:szCs w:val="24"/>
          <w:u w:val="single"/>
          <w:rtl/>
        </w:rPr>
        <w:t>השלמת העבודות ומסירתן</w:t>
      </w:r>
    </w:p>
    <w:p w14:paraId="2169B571"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בגמר העבודות יודיע הקבלן בכתב למפקח כי העבודות מוכנות למסירה, ותוך 7 ימים מקבלת ההודעה יבקר המפקח באתר ויערוך פרטיכל המתייחס למידת גמר העבודות ומצבן.</w:t>
      </w:r>
    </w:p>
    <w:p w14:paraId="6F6278F4"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המפקח יאשר את השלמת העבודות, רק בהתמלא  כלל התנאים הבאים:-</w:t>
      </w:r>
    </w:p>
    <w:p w14:paraId="2FC71EBB"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כל העבודות, לרבות השנויים, הושלמו לשביעת רצונו של המפקח היועצים והמתכננים ועמדו במבחני קבלה כפי שיקבע המפקח.</w:t>
      </w:r>
    </w:p>
    <w:p w14:paraId="04F2A99A"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העבודות עמדו בכל הבדיקות והמבחנים הנדרשים עפ"י חוזה זה ועפ"י כל דין וניתנו כל האישורים הנדרשים  לתקינותן המלאה ולתפעולן לרבות אישור בודק חשמל מוסמך, המתכנן, הרשות המקומית וטופס 4 רלוונטי.</w:t>
      </w:r>
    </w:p>
    <w:p w14:paraId="6C613F3A"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בצע את התחייבותו לפי סעיף 26 לעיל.</w:t>
      </w:r>
    </w:p>
    <w:p w14:paraId="69C37C71"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תקן על חשבונו כל נזק שנגרם כתוצאה מהעבודות ושהוא אחראי לתיקונו.</w:t>
      </w:r>
    </w:p>
    <w:p w14:paraId="0B89FC4E"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מסר למפקח את התוכנית  </w:t>
      </w:r>
      <w:r w:rsidRPr="00E56613">
        <w:rPr>
          <w:rFonts w:ascii="David" w:eastAsia="Times New Roman" w:hAnsi="David" w:cs="David"/>
          <w:b/>
          <w:i/>
          <w:snapToGrid w:val="0"/>
          <w:sz w:val="26"/>
          <w:szCs w:val="24"/>
        </w:rPr>
        <w:t>e</w:t>
      </w:r>
      <w:r w:rsidRPr="00E56613">
        <w:rPr>
          <w:rFonts w:ascii="David" w:eastAsia="Times New Roman" w:hAnsi="David" w:cs="David"/>
          <w:b/>
          <w:i/>
          <w:snapToGrid w:val="0"/>
          <w:sz w:val="26"/>
          <w:szCs w:val="24"/>
          <w:rtl/>
        </w:rPr>
        <w:t> </w:t>
      </w:r>
      <w:r w:rsidRPr="00E56613">
        <w:rPr>
          <w:rFonts w:ascii="David" w:eastAsia="Times New Roman" w:hAnsi="David" w:cs="David"/>
          <w:b/>
          <w:i/>
          <w:snapToGrid w:val="0"/>
          <w:sz w:val="26"/>
          <w:szCs w:val="24"/>
        </w:rPr>
        <w:t>d</w:t>
      </w:r>
      <w:r w:rsidRPr="00E56613">
        <w:rPr>
          <w:rFonts w:ascii="David" w:eastAsia="Times New Roman" w:hAnsi="David" w:cs="David"/>
          <w:b/>
          <w:i/>
          <w:snapToGrid w:val="0"/>
          <w:sz w:val="26"/>
          <w:szCs w:val="24"/>
          <w:rtl/>
        </w:rPr>
        <w:t> </w:t>
      </w:r>
      <w:r w:rsidRPr="00E56613">
        <w:rPr>
          <w:rFonts w:ascii="David" w:eastAsia="Times New Roman" w:hAnsi="David" w:cs="David"/>
          <w:b/>
          <w:i/>
          <w:snapToGrid w:val="0"/>
          <w:sz w:val="26"/>
          <w:szCs w:val="24"/>
        </w:rPr>
        <w:t>a</w:t>
      </w:r>
      <w:r w:rsidRPr="00E56613">
        <w:rPr>
          <w:rFonts w:ascii="David" w:eastAsia="Times New Roman" w:hAnsi="David" w:cs="David"/>
          <w:b/>
          <w:i/>
          <w:snapToGrid w:val="0"/>
          <w:sz w:val="26"/>
          <w:szCs w:val="24"/>
          <w:rtl/>
        </w:rPr>
        <w:t> </w:t>
      </w:r>
      <w:r w:rsidRPr="00E56613">
        <w:rPr>
          <w:rFonts w:ascii="David" w:eastAsia="Times New Roman" w:hAnsi="David" w:cs="David"/>
          <w:b/>
          <w:i/>
          <w:snapToGrid w:val="0"/>
          <w:sz w:val="26"/>
          <w:szCs w:val="24"/>
        </w:rPr>
        <w:t>m</w:t>
      </w:r>
      <w:r w:rsidRPr="00E56613">
        <w:rPr>
          <w:rFonts w:ascii="David" w:eastAsia="Times New Roman" w:hAnsi="David" w:cs="David"/>
          <w:b/>
          <w:i/>
          <w:snapToGrid w:val="0"/>
          <w:sz w:val="26"/>
          <w:szCs w:val="24"/>
          <w:rtl/>
        </w:rPr>
        <w:t xml:space="preserve">  </w:t>
      </w:r>
      <w:r w:rsidRPr="00E56613">
        <w:rPr>
          <w:rFonts w:ascii="David" w:eastAsia="Times New Roman" w:hAnsi="David" w:cs="David"/>
          <w:b/>
          <w:i/>
          <w:snapToGrid w:val="0"/>
          <w:sz w:val="26"/>
          <w:szCs w:val="24"/>
        </w:rPr>
        <w:t>s</w:t>
      </w:r>
      <w:r w:rsidRPr="00E56613">
        <w:rPr>
          <w:rFonts w:ascii="David" w:eastAsia="Times New Roman" w:hAnsi="David" w:cs="David"/>
          <w:b/>
          <w:i/>
          <w:snapToGrid w:val="0"/>
          <w:sz w:val="26"/>
          <w:szCs w:val="24"/>
          <w:rtl/>
        </w:rPr>
        <w:t> </w:t>
      </w:r>
      <w:r w:rsidRPr="00E56613">
        <w:rPr>
          <w:rFonts w:ascii="David" w:eastAsia="Times New Roman" w:hAnsi="David" w:cs="David"/>
          <w:b/>
          <w:i/>
          <w:snapToGrid w:val="0"/>
          <w:sz w:val="26"/>
          <w:szCs w:val="24"/>
        </w:rPr>
        <w:t>a</w:t>
      </w:r>
      <w:r w:rsidRPr="00E56613">
        <w:rPr>
          <w:rFonts w:ascii="David" w:eastAsia="Times New Roman" w:hAnsi="David" w:cs="David"/>
          <w:b/>
          <w:i/>
          <w:snapToGrid w:val="0"/>
          <w:sz w:val="26"/>
          <w:szCs w:val="24"/>
          <w:rtl/>
        </w:rPr>
        <w:t xml:space="preserve"> ("תוכניות עדות") בהתאם להוראות סעיף 21.11 לעיל, ואת מפות המדידה שתידרשנה ע"י הועדה המקומית/הרשות המקומית כשהן חתומות ע"י מודד מוסמך.</w:t>
      </w:r>
    </w:p>
    <w:p w14:paraId="47A0FC79"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מסר למזמין ו/או לרוכשי היחידות במבנה הוראות תחזוקה ושימוש בהתאם לחוק המכר (דירות) לרבות באשר לרכוש המשותף.</w:t>
      </w:r>
    </w:p>
    <w:p w14:paraId="06029A62"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על הקבלן להעביר למפקח עותק מהוראות התחזוקה והשימוש לאישורו.  </w:t>
      </w:r>
    </w:p>
    <w:p w14:paraId="2CE94EB6"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מסר למזמין ולרוכשים במסגרת תיק המסירה, את תעודות האחריות לבדק אשר נתקבלו מהספקים השונים .</w:t>
      </w:r>
    </w:p>
    <w:p w14:paraId="0D7D5CEF"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snapToGrid w:val="0"/>
          <w:sz w:val="26"/>
          <w:szCs w:val="24"/>
          <w:rtl/>
        </w:rPr>
        <w:lastRenderedPageBreak/>
        <w:t>קבלת כל האישורים בדבר תקינות כל הבדיקות המתחייבות עפ"י חוזה זה ועפ"י כל דין לרבות</w:t>
      </w:r>
      <w:r w:rsidRPr="00E56613">
        <w:rPr>
          <w:rFonts w:ascii="David" w:eastAsia="Times New Roman" w:hAnsi="David" w:cs="David"/>
          <w:b/>
          <w:i/>
          <w:snapToGrid w:val="0"/>
          <w:sz w:val="26"/>
          <w:szCs w:val="24"/>
          <w:rtl/>
        </w:rPr>
        <w:t xml:space="preserve"> אישור רשויות ו/או גופים מוסמכים נוספים בדבר גמר העבודות ובכללם: אישור בזק, חברת החשמל, טל"כ ומע"צ.</w:t>
      </w:r>
    </w:p>
    <w:p w14:paraId="1D62F4DF"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ביחידות הדיור במבנה בוצע נקיון מקיף בהתאם לנהלי החברה</w:t>
      </w:r>
      <w:r w:rsidRPr="00E56613">
        <w:rPr>
          <w:rFonts w:ascii="David" w:eastAsia="Times New Roman" w:hAnsi="David" w:cs="David" w:hint="cs"/>
          <w:b/>
          <w:i/>
          <w:snapToGrid w:val="0"/>
          <w:sz w:val="26"/>
          <w:szCs w:val="24"/>
          <w:rtl/>
        </w:rPr>
        <w:t>.</w:t>
      </w:r>
    </w:p>
    <w:p w14:paraId="7858E3C1" w14:textId="77777777" w:rsidR="00E56613" w:rsidRPr="00E56613" w:rsidRDefault="00E56613" w:rsidP="00CE0A1F">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4"/>
          <w:szCs w:val="24"/>
          <w:rtl/>
        </w:rPr>
      </w:pPr>
      <w:r w:rsidRPr="00E56613">
        <w:rPr>
          <w:rFonts w:ascii="David" w:eastAsia="Times New Roman" w:hAnsi="David" w:cs="David"/>
          <w:b/>
          <w:i/>
          <w:snapToGrid w:val="0"/>
          <w:sz w:val="26"/>
          <w:szCs w:val="24"/>
          <w:rtl/>
        </w:rPr>
        <w:t>בכל הנוגע למוכנת הדירה למסירה או אי מוכנותה, מצבה, מידת גמר העבודות ומלוי התנאים הנזכרים בסעיף 27.2 לעיל יהיה המפקח קובע בלעדית סופי</w:t>
      </w:r>
      <w:r w:rsidR="00CE0A1F">
        <w:rPr>
          <w:rFonts w:ascii="David" w:eastAsia="Times New Roman" w:hAnsi="David" w:cs="David"/>
          <w:b/>
          <w:i/>
          <w:snapToGrid w:val="0"/>
          <w:sz w:val="26"/>
          <w:szCs w:val="24"/>
          <w:rtl/>
        </w:rPr>
        <w:t>ת וללא עוררין והחלטתו ת</w:t>
      </w:r>
      <w:r w:rsidR="00CE0A1F">
        <w:rPr>
          <w:rFonts w:ascii="David" w:eastAsia="Times New Roman" w:hAnsi="David" w:cs="David" w:hint="cs"/>
          <w:b/>
          <w:i/>
          <w:snapToGrid w:val="0"/>
          <w:sz w:val="26"/>
          <w:szCs w:val="24"/>
          <w:rtl/>
        </w:rPr>
        <w:t>י</w:t>
      </w:r>
      <w:r w:rsidR="00CE0A1F">
        <w:rPr>
          <w:rFonts w:ascii="David" w:eastAsia="Times New Roman" w:hAnsi="David" w:cs="David"/>
          <w:b/>
          <w:i/>
          <w:snapToGrid w:val="0"/>
          <w:sz w:val="26"/>
          <w:szCs w:val="24"/>
          <w:rtl/>
        </w:rPr>
        <w:t xml:space="preserve">רשם </w:t>
      </w:r>
      <w:r w:rsidR="00CE0A1F">
        <w:rPr>
          <w:rFonts w:ascii="David" w:eastAsia="Times New Roman" w:hAnsi="David" w:cs="David" w:hint="cs"/>
          <w:b/>
          <w:i/>
          <w:snapToGrid w:val="0"/>
          <w:sz w:val="26"/>
          <w:szCs w:val="24"/>
          <w:rtl/>
        </w:rPr>
        <w:t>בפרוטוק</w:t>
      </w:r>
      <w:r w:rsidR="00CE0A1F" w:rsidRPr="00E56613">
        <w:rPr>
          <w:rFonts w:ascii="David" w:eastAsia="Times New Roman" w:hAnsi="David" w:cs="David" w:hint="cs"/>
          <w:b/>
          <w:i/>
          <w:snapToGrid w:val="0"/>
          <w:sz w:val="26"/>
          <w:szCs w:val="24"/>
          <w:rtl/>
        </w:rPr>
        <w:t>ו</w:t>
      </w:r>
      <w:r w:rsidR="00CE0A1F" w:rsidRPr="00E56613">
        <w:rPr>
          <w:rFonts w:ascii="David" w:eastAsia="Times New Roman" w:hAnsi="David" w:cs="David" w:hint="eastAsia"/>
          <w:b/>
          <w:i/>
          <w:snapToGrid w:val="0"/>
          <w:sz w:val="26"/>
          <w:szCs w:val="24"/>
          <w:rtl/>
        </w:rPr>
        <w:t>ל</w:t>
      </w:r>
      <w:r w:rsidRPr="00E56613">
        <w:rPr>
          <w:rFonts w:ascii="David" w:eastAsia="Times New Roman" w:hAnsi="David" w:cs="David"/>
          <w:b/>
          <w:i/>
          <w:snapToGrid w:val="0"/>
          <w:sz w:val="26"/>
          <w:szCs w:val="24"/>
          <w:rtl/>
        </w:rPr>
        <w:t xml:space="preserve"> הנ"ל.</w:t>
      </w:r>
    </w:p>
    <w:p w14:paraId="05264DAA"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המפקח זכאי לסרב לקבל את העבודות אם לא הושלמו כאמור בסעיף 27.2 לעיל, או לקבלן בכפוף להשלמתן בעתיד לשביעות רצונו, ובמקרה אחרון זה תחולנה ההוראות הבאות:-</w:t>
      </w:r>
    </w:p>
    <w:p w14:paraId="297E31A0" w14:textId="77777777" w:rsidR="00E56613" w:rsidRPr="00E56613" w:rsidRDefault="00E56613" w:rsidP="00CE0A1F">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על הקבלן לבצע התיקונים בתוך המועד שיקבע לכך ע"י המפקח </w:t>
      </w:r>
      <w:r w:rsidR="00CE0A1F">
        <w:rPr>
          <w:rFonts w:ascii="David" w:eastAsia="Times New Roman" w:hAnsi="David" w:cs="David" w:hint="cs"/>
          <w:b/>
          <w:i/>
          <w:snapToGrid w:val="0"/>
          <w:sz w:val="26"/>
          <w:szCs w:val="24"/>
          <w:rtl/>
        </w:rPr>
        <w:t>בפרוטוק</w:t>
      </w:r>
      <w:r w:rsidR="00CE0A1F" w:rsidRPr="00E56613">
        <w:rPr>
          <w:rFonts w:ascii="David" w:eastAsia="Times New Roman" w:hAnsi="David" w:cs="David" w:hint="cs"/>
          <w:b/>
          <w:i/>
          <w:snapToGrid w:val="0"/>
          <w:sz w:val="26"/>
          <w:szCs w:val="24"/>
          <w:rtl/>
        </w:rPr>
        <w:t>ו</w:t>
      </w:r>
      <w:r w:rsidR="00CE0A1F" w:rsidRPr="00E56613">
        <w:rPr>
          <w:rFonts w:ascii="David" w:eastAsia="Times New Roman" w:hAnsi="David" w:cs="David" w:hint="eastAsia"/>
          <w:b/>
          <w:i/>
          <w:snapToGrid w:val="0"/>
          <w:sz w:val="26"/>
          <w:szCs w:val="24"/>
          <w:rtl/>
        </w:rPr>
        <w:t>ל</w:t>
      </w:r>
      <w:r w:rsidRPr="00E56613">
        <w:rPr>
          <w:rFonts w:ascii="David" w:eastAsia="Times New Roman" w:hAnsi="David" w:cs="David"/>
          <w:b/>
          <w:i/>
          <w:snapToGrid w:val="0"/>
          <w:sz w:val="26"/>
          <w:szCs w:val="24"/>
          <w:rtl/>
        </w:rPr>
        <w:t>.</w:t>
      </w:r>
    </w:p>
    <w:p w14:paraId="694289CF"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המזמין זכאי לעכב מהיתרה שתגיע לקבלן אותה עת את העבודות שטרם הושלמו, שעל הקבלן לבצע לפי קביעת המפקח, בתוספת 25%. במקרה כאמור רשאי המזמין אך לא חייב, שלא לעכב כאמור, אם תומצא למזמין ערבות בנקאית להנחת דעתו ובסכום שהמפקח יקבע.</w:t>
      </w:r>
    </w:p>
    <w:p w14:paraId="38ADBD5D"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לא בצע הקבלן את התיקונים במועד, יהיה המזמין זכאי לבצעם על חשבון הקבלן ועל הקבלן לשלם את הוצאות התיקונים למזמין.</w:t>
      </w:r>
    </w:p>
    <w:p w14:paraId="7C467997"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לאחר ביצוע האמור בס"ק 27.1 עד 27.4 לעיל, ימסור הקבלן, באישור המפקח, הודעת זימון לסיור באתר העבודות בדרג סמנכ"ל המזמין וסמנכ"ל הקבלן. מועד הסיור יתואם בין הסמנכ"לים הנ"ל. במהלך הסיור יוודא הקבלן כי העבודות הושלמו ואין ליקויים נראים לעין בעבודות.</w:t>
      </w:r>
    </w:p>
    <w:p w14:paraId="36B389C5"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לאחר ביצוע האמור בס"ק 27.5 לעיל, יתואם סיור הנהלה באתר העבודות בדרג הנהלת המזמין והנהלת הקבלן, וזאת לצורך קבלת אישור הנהלת המזמין  להתחלת מסירות השטחים המשותפים ויחידות הדיור לרוכשיהן.</w:t>
      </w:r>
    </w:p>
    <w:p w14:paraId="20B92468"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לאחר ביצוע האמור בס"ק 27.6 לעיל וקבלת אישור הנהלת המזמין, תבוצע תחילה מסירה של השטחים המשותפים, המערכות והמעליות בבניין לנציגות ראשונה של דיירי הבניין, ורק לאחר מכן תחל מסירת דירות לרוכשי דירות בבניין.</w:t>
      </w:r>
    </w:p>
    <w:p w14:paraId="79B67B73"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המזמין רשאי לוותר ו/או לבקש לבצע במקביל, כ"א מהתהליכים המפורטים בס"ק 27.5 עד 27.7 לעיל, ובכל מקרה מובהר כי אין באישורים ו/או ההליכים כאמור לגרוע מאחריות הקבלן על פי הסכם זה ו/או הדין, ואין בהם משום אישור לאיכות ו/או טיב ו/או העדר ליקויים בעבודות.</w:t>
      </w:r>
    </w:p>
    <w:p w14:paraId="68AAEA87"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תאריך קבלת החזקה באותו שלב ע"י המזמין ו/או רוכשי הדירות, ללא כל הסתייגות בדבר ליקויים ופגמים, לרבות חיבור סופי של המערכות שהותקנו במסגרת העבודות, למערכות עירוניות קיימות ובכפוף לאחזקת העבודות ע"י הקבלן, ועל חשבונו, עד למועד הקבלה כאמור</w:t>
      </w:r>
      <w:r w:rsidRPr="00E56613">
        <w:rPr>
          <w:rFonts w:ascii="David" w:eastAsia="Times New Roman" w:hAnsi="David" w:cs="David"/>
          <w:bCs/>
          <w:i/>
          <w:snapToGrid w:val="0"/>
          <w:sz w:val="26"/>
          <w:szCs w:val="24"/>
          <w:rtl/>
        </w:rPr>
        <w:t>, ייחשב לתאריך גמר העבודות ולמועד בו תחל תקופת הבדק</w:t>
      </w:r>
      <w:r w:rsidRPr="00E56613">
        <w:rPr>
          <w:rFonts w:ascii="David" w:eastAsia="Times New Roman" w:hAnsi="David" w:cs="David"/>
          <w:b/>
          <w:i/>
          <w:snapToGrid w:val="0"/>
          <w:sz w:val="26"/>
          <w:szCs w:val="24"/>
          <w:rtl/>
        </w:rPr>
        <w:t xml:space="preserve"> וזאת מבלי לגרוע מכל יתר התחייבויותיו של הקבלן עפ"י הסכם זה, לרבות המצאת תעודת גמר מהעירייה ו/או הועדה המקומית (טופס 5).</w:t>
      </w:r>
    </w:p>
    <w:p w14:paraId="7FF431B4"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הזכות למזמין לדרוש מהקבלן למסור למזמין חלקים של העבודות עוד לפני השלמת כל העבודות, ועל הקבלן למלא אחר דרישות המזמין. במקרה זה תחולנה הוראות החוזה המתייחסות להשלמת בצוע העבודות ומסירתן, בשנויים המחויבים, על חלקי העבודות הנמסרים.</w:t>
      </w:r>
    </w:p>
    <w:p w14:paraId="5623BF79" w14:textId="77777777" w:rsid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הקבלן יטפל בעצמו ועל אחריותו בקבלת טפסי 4 ובקבלת תעודות גמר מהרשות המקומית לביצוע כל חלק מהעבודות ובביצוע תיקונים והשלמות עפ"י דרישות הרשות המקומית.</w:t>
      </w:r>
    </w:p>
    <w:p w14:paraId="3475732D" w14:textId="77777777" w:rsidR="00110BDC" w:rsidRDefault="00110BDC" w:rsidP="00F9429A">
      <w:pPr>
        <w:numPr>
          <w:ilvl w:val="1"/>
          <w:numId w:val="24"/>
        </w:numPr>
        <w:spacing w:before="120" w:beforeAutospacing="0" w:after="120" w:afterAutospacing="0" w:line="240" w:lineRule="auto"/>
        <w:ind w:left="964" w:hanging="567"/>
        <w:jc w:val="both"/>
        <w:outlineLvl w:val="1"/>
        <w:rPr>
          <w:rFonts w:ascii="David" w:hAnsi="David"/>
          <w:b/>
          <w:i/>
          <w:snapToGrid w:val="0"/>
          <w:sz w:val="26"/>
          <w:szCs w:val="24"/>
        </w:rPr>
      </w:pPr>
      <w:r w:rsidRPr="00F9429A">
        <w:rPr>
          <w:rFonts w:ascii="David" w:eastAsia="Times New Roman" w:hAnsi="David" w:cs="David"/>
          <w:b/>
          <w:i/>
          <w:snapToGrid w:val="0"/>
          <w:sz w:val="26"/>
          <w:szCs w:val="24"/>
          <w:rtl/>
        </w:rPr>
        <w:t>הצדדים מסכימים ומאשרים כי התשלום עבור שירותי הניהול והאחזקה של הבניין, ביחס לכלל הדירות בבניין, בגין החודשיים הראשונים ממועד אכלוס הדירה הראשונה בבניין - יהא באחריותו ועל חשבונו של הקבלן הראשי.</w:t>
      </w:r>
    </w:p>
    <w:p w14:paraId="18D0669B" w14:textId="77777777" w:rsidR="00D61873" w:rsidRPr="00F9429A" w:rsidRDefault="00D61873" w:rsidP="00F9429A">
      <w:pPr>
        <w:spacing w:before="120" w:beforeAutospacing="0" w:after="120" w:afterAutospacing="0" w:line="240" w:lineRule="auto"/>
        <w:ind w:left="964"/>
        <w:jc w:val="both"/>
        <w:outlineLvl w:val="1"/>
        <w:rPr>
          <w:rFonts w:ascii="David" w:hAnsi="David" w:cs="David"/>
          <w:b/>
          <w:i/>
          <w:snapToGrid w:val="0"/>
          <w:sz w:val="26"/>
          <w:szCs w:val="24"/>
          <w:rtl/>
        </w:rPr>
      </w:pPr>
    </w:p>
    <w:p w14:paraId="0DFD194F" w14:textId="77777777" w:rsidR="00E56613" w:rsidRPr="00E56613" w:rsidRDefault="00E56613" w:rsidP="00237720">
      <w:pPr>
        <w:numPr>
          <w:ilvl w:val="0"/>
          <w:numId w:val="24"/>
        </w:numPr>
        <w:spacing w:before="120" w:beforeAutospacing="0" w:after="120" w:afterAutospacing="0" w:line="240" w:lineRule="auto"/>
        <w:jc w:val="both"/>
        <w:outlineLvl w:val="1"/>
        <w:rPr>
          <w:rFonts w:ascii="David" w:eastAsia="Times New Roman" w:hAnsi="David" w:cs="David"/>
          <w:b/>
          <w:i/>
          <w:snapToGrid w:val="0"/>
          <w:sz w:val="26"/>
          <w:szCs w:val="24"/>
          <w:rtl/>
        </w:rPr>
      </w:pPr>
      <w:r w:rsidRPr="00E56613">
        <w:rPr>
          <w:rFonts w:ascii="David" w:eastAsia="Times New Roman" w:hAnsi="David" w:cs="David"/>
          <w:bCs/>
          <w:i/>
          <w:snapToGrid w:val="0"/>
          <w:sz w:val="26"/>
          <w:szCs w:val="24"/>
          <w:u w:val="single"/>
          <w:rtl/>
        </w:rPr>
        <w:t>בדק</w:t>
      </w:r>
    </w:p>
    <w:p w14:paraId="41C0ACBD"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4"/>
          <w:szCs w:val="24"/>
          <w:rtl/>
        </w:rPr>
      </w:pPr>
      <w:r w:rsidRPr="00E56613">
        <w:rPr>
          <w:rFonts w:ascii="David" w:eastAsia="Times New Roman" w:hAnsi="David" w:cs="David"/>
          <w:b/>
          <w:i/>
          <w:snapToGrid w:val="0"/>
          <w:sz w:val="26"/>
          <w:szCs w:val="24"/>
          <w:rtl/>
        </w:rPr>
        <w:lastRenderedPageBreak/>
        <w:t xml:space="preserve">הקבלן מקבל על עצמו את כל התחייבויות המזמין כלפי הרוכשים בכל הקשור לביצוע והשלמת הדירות, ולמילוי חובותיו עפ"י חוק המכר (דירות) מבחינת טיב, בדק ואחריות. </w:t>
      </w:r>
    </w:p>
    <w:p w14:paraId="17AF9B9D"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מתחייב לנהל, בעצמו ועל חשבונו, את הטיפול בשינויי רוכשים ובתלונות רוכשים באמצעות מערכת ממוחשבת.</w:t>
      </w:r>
    </w:p>
    <w:p w14:paraId="46F19E6A" w14:textId="77777777" w:rsidR="00E56613" w:rsidRPr="00E56613" w:rsidRDefault="00E56613" w:rsidP="00E56613">
      <w:pPr>
        <w:spacing w:before="120" w:beforeAutospacing="0" w:after="120" w:afterAutospacing="0" w:line="240" w:lineRule="auto"/>
        <w:ind w:left="964"/>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במערכת הממוחשבת כאמור יתועדו ויישמרו כל התכתובות (מייל, פקס, מכתבים וכו') בין הקבלן לבין הרוכשים/הדיירים, המפקח והמזמין, בקשר עם פניות הרוכשים/דיירים וכן יתועדו תרשומות מסודרות של כל הפניות הטלפוניות של הרוכשים/דיירים בעניינים כאמור.</w:t>
      </w:r>
    </w:p>
    <w:p w14:paraId="3E57342E" w14:textId="77777777" w:rsidR="00E56613" w:rsidRPr="00E56613" w:rsidRDefault="00E56613" w:rsidP="00E56613">
      <w:pPr>
        <w:spacing w:before="120" w:beforeAutospacing="0" w:after="120" w:afterAutospacing="0" w:line="240" w:lineRule="auto"/>
        <w:ind w:left="964"/>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העתק מכל תכתובת ו/או פניה כאמור יועבר מייד עם קבלתה למפקח ולמזמין.</w:t>
      </w:r>
    </w:p>
    <w:p w14:paraId="3279A33A" w14:textId="77777777" w:rsidR="00E56613" w:rsidRPr="00E56613" w:rsidRDefault="00E56613" w:rsidP="00E56613">
      <w:pPr>
        <w:spacing w:before="120" w:beforeAutospacing="0" w:after="120" w:afterAutospacing="0" w:line="240" w:lineRule="auto"/>
        <w:ind w:left="964"/>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כן יתועדו באופן מפורט במערכת הממוחשבת כל הפעולות שהקבלן נקט בטיפול בפניות ומועדן.</w:t>
      </w:r>
    </w:p>
    <w:p w14:paraId="7F77ABBA" w14:textId="77777777" w:rsidR="00E56613" w:rsidRPr="00E56613" w:rsidRDefault="00E56613" w:rsidP="00E56613">
      <w:pPr>
        <w:spacing w:before="120" w:beforeAutospacing="0" w:after="120" w:afterAutospacing="0" w:line="240" w:lineRule="auto"/>
        <w:ind w:left="964"/>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דו"ח המרכז את סטאטוס המעקב והטיפול בכל פניה, יועבר על ידי הקבלן למפקח ולמזמין בתדירות אשר תיקבע ע"י המפקח ו/או המזמין.</w:t>
      </w:r>
    </w:p>
    <w:p w14:paraId="2D03FF99" w14:textId="77777777" w:rsidR="00E56613" w:rsidRPr="00E56613" w:rsidRDefault="00E56613" w:rsidP="00E56613">
      <w:pPr>
        <w:spacing w:before="120" w:beforeAutospacing="0" w:after="120" w:afterAutospacing="0" w:line="240" w:lineRule="auto"/>
        <w:ind w:left="964"/>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על הקבלן לקבל מראש את אישור המזמין לפרטי פורמט ניהול המידע של המערכת הממוחשבת וכן לפורמט דו"ח המעקב כאמור. המפקח ו/או המזמין יהיו רשאים להורות לקבלן לשנות את פורמט ניהול מידע ו/או דו"ח המעקב כאמור והקבלן יפעל בהתאם להוראות ולהנחיות המפקח ו/או המזמין כאמור, מיד עם קבלתן והכל על חשבונו.</w:t>
      </w:r>
    </w:p>
    <w:p w14:paraId="0D716255" w14:textId="77777777" w:rsidR="00E56613" w:rsidRPr="00E56613" w:rsidRDefault="00E56613" w:rsidP="00E56613">
      <w:pPr>
        <w:spacing w:before="120" w:beforeAutospacing="0" w:after="120" w:afterAutospacing="0" w:line="240" w:lineRule="auto"/>
        <w:ind w:left="964"/>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על הקבלן לחבר, בעצמו ועל חשבונו ובתאום עם המזמין והמפקח, את המערכת הממוחשבת הנ"ל למחשב אשר במשרדי המפקח והמזמין (לצורך צפייה והפקת דו"חות בלבד).</w:t>
      </w:r>
    </w:p>
    <w:p w14:paraId="51D610DF"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 xml:space="preserve">בנוסף לאמור לעיל, הקבלן מתחייב להעמיד, מיד עם תחילת האכלוס, מוקד טלפוני מתאים לקבלת תלונות הדיירים. מענה ביצועי לתלונות </w:t>
      </w:r>
      <w:r w:rsidRPr="00E56613">
        <w:rPr>
          <w:rFonts w:ascii="David" w:eastAsia="Times New Roman" w:hAnsi="David" w:cs="David" w:hint="cs"/>
          <w:b/>
          <w:i/>
          <w:snapToGrid w:val="0"/>
          <w:sz w:val="26"/>
          <w:szCs w:val="24"/>
          <w:rtl/>
        </w:rPr>
        <w:t xml:space="preserve">ותקלות המונעות שימוש סביר בדירה (נזילות חמורות, תקלות </w:t>
      </w:r>
      <w:r w:rsidR="00CE0A1F" w:rsidRPr="00E56613">
        <w:rPr>
          <w:rFonts w:ascii="David" w:eastAsia="Times New Roman" w:hAnsi="David" w:cs="David" w:hint="cs"/>
          <w:b/>
          <w:i/>
          <w:snapToGrid w:val="0"/>
          <w:sz w:val="26"/>
          <w:szCs w:val="24"/>
          <w:rtl/>
        </w:rPr>
        <w:t>תפקוד</w:t>
      </w:r>
      <w:r w:rsidRPr="00E56613">
        <w:rPr>
          <w:rFonts w:ascii="David" w:eastAsia="Times New Roman" w:hAnsi="David" w:cs="David" w:hint="cs"/>
          <w:b/>
          <w:i/>
          <w:snapToGrid w:val="0"/>
          <w:sz w:val="26"/>
          <w:szCs w:val="24"/>
          <w:rtl/>
        </w:rPr>
        <w:t xml:space="preserve"> במערכת הביוב והמים ו/או תקלות חשמל מהותיות </w:t>
      </w:r>
      <w:r w:rsidRPr="00E56613">
        <w:rPr>
          <w:rFonts w:ascii="David" w:eastAsia="Times New Roman" w:hAnsi="David" w:cs="David"/>
          <w:b/>
          <w:i/>
          <w:snapToGrid w:val="0"/>
          <w:sz w:val="26"/>
          <w:szCs w:val="24"/>
          <w:rtl/>
        </w:rPr>
        <w:t>יינתן תוך 24 שעות מקבלת התלונה במוקד</w:t>
      </w:r>
      <w:r w:rsidRPr="00E56613">
        <w:rPr>
          <w:rFonts w:ascii="David" w:eastAsia="Times New Roman" w:hAnsi="David" w:cs="David" w:hint="cs"/>
          <w:b/>
          <w:i/>
          <w:snapToGrid w:val="0"/>
          <w:sz w:val="26"/>
          <w:szCs w:val="24"/>
          <w:rtl/>
        </w:rPr>
        <w:t>.</w:t>
      </w:r>
      <w:r w:rsidRPr="00E56613">
        <w:rPr>
          <w:rFonts w:ascii="David" w:eastAsia="Times New Roman" w:hAnsi="David" w:cs="David"/>
          <w:b/>
          <w:i/>
          <w:snapToGrid w:val="0"/>
          <w:sz w:val="26"/>
          <w:szCs w:val="24"/>
          <w:rtl/>
        </w:rPr>
        <w:t xml:space="preserve"> יתר התקלות יתוקנו תוך זמן סביר בהתאם לנסיבות העניין ואופי התקלה. מעקב על הטיפול במוקד יעשה באמצעות המערכת הממוחשבת שהוזכרה לעיל. כמו כן הקבלן מתחייב למנות נציג מטעמו שירכז מול הרוכשים את התיאום והפיקוח והביקורת על אופן הטיפול בתלונות ופניות הרוכשים/דיירים. </w:t>
      </w:r>
    </w:p>
    <w:p w14:paraId="1C522B7B"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עוד מתחייב הקבלן להעמיד שני צוותים ייעודיים, האחד לטיפול בליקויים המופיעים בפרוטוקולי המסירות של יחידות הדיור אשר נמסרו לרוכשיהן, והשני לטיפול בליקויים המופיעים בפרוטוקול מסירת הרכוש המשותף. היקף הצוותים ייקבע בתיאום עם המזמין, בהתאם לכמות יחידות הדיור בפרויקט ואופי הליקויים.</w:t>
      </w:r>
    </w:p>
    <w:p w14:paraId="175AD9D0"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b/>
          <w:i/>
          <w:snapToGrid w:val="0"/>
          <w:sz w:val="26"/>
          <w:szCs w:val="24"/>
          <w:rtl/>
        </w:rPr>
      </w:pPr>
    </w:p>
    <w:p w14:paraId="1362C905"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פרטים לגבי הקמת המוקד, נציג הקבלן ומספרי הטלפון והפקס שלהם ימסרו ע"י הקבלן לרוכשים עם מסירת הדירות לרוכשים. יובהר כי המוקד הטלפוני יפעל עד להשלמת הטיפול במלוא הליקויים המנויים לעיל.</w:t>
      </w:r>
    </w:p>
    <w:p w14:paraId="4FC69118"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תקופות הבדק והאחריות הינן כנקוב בנספח 3.1.1 או כל תקופה אחרת שנקבעה, אם נקבעה, במפרט המיוחד ( 3.1.2 ,3.1.2.1.) ומפרט טכני מזמין (3.1.31, 3.1.32) ולא פחות מהקבועה עפ"י כל דין ומניינה מתאריך מסירת כל יחידת דיור לרוכש ללא צורך בתיקונים ו/או מתום 6 חודשים מהמועד הקובע כאמור בסעיף 6.6.5 לעיל, לפי המאוחר מביניהם, ובאשר לרכוש המשותף - ממועד מסירתו לנציגות הבתים המשותפים היה וצוינו בפרוטוקול מסירה ליקויים, תחל תקופת הבדק לגבי אותם ליקויים ממועד תיקונם (להלן - "</w:t>
      </w:r>
      <w:r w:rsidRPr="00E56613">
        <w:rPr>
          <w:rFonts w:ascii="David" w:eastAsia="Times New Roman" w:hAnsi="David" w:cs="David"/>
          <w:bCs/>
          <w:i/>
          <w:snapToGrid w:val="0"/>
          <w:sz w:val="26"/>
          <w:szCs w:val="24"/>
          <w:rtl/>
        </w:rPr>
        <w:t>תקופת הבדק</w:t>
      </w:r>
      <w:r w:rsidRPr="00E56613">
        <w:rPr>
          <w:rFonts w:ascii="David" w:eastAsia="Times New Roman" w:hAnsi="David" w:cs="David"/>
          <w:b/>
          <w:i/>
          <w:snapToGrid w:val="0"/>
          <w:sz w:val="26"/>
          <w:szCs w:val="24"/>
          <w:rtl/>
        </w:rPr>
        <w:t>").</w:t>
      </w:r>
    </w:p>
    <w:p w14:paraId="0FB91C1D"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בכל מקרה ועל אף האמור בכל מסמך נלווה או נספח, לא תפחת תקופת הבדק (כשהגדרה זאת כוללת כאמור גם את תקופת הבדק וגם את תקופת האחריות) מתקופות הבדק והאחריות המצטברות הנקובות בחוק המכר (דירות) על תיקוניו מעת לעת, אף אם העבודות או הפרויקט איננו לבניית דירה כהגדרתה בחוק הנ"ל.</w:t>
      </w:r>
    </w:p>
    <w:p w14:paraId="4B784892"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נתגלו בתקופת הבדק נזקים, מגרעות או קלקולים בעבודות הנובעים לדעת המפקח מעבודה לקויה או מחומרים גרועים או פגומים, או נתגלתה רטיבות במעטפת הבניין והקבלן יקבל הודעה בכתב על כך מאת המזמין או המפקח, יהיה הקבלן חייב לתקן על </w:t>
      </w:r>
      <w:r w:rsidRPr="00E56613">
        <w:rPr>
          <w:rFonts w:ascii="David" w:eastAsia="Times New Roman" w:hAnsi="David" w:cs="David"/>
          <w:b/>
          <w:i/>
          <w:snapToGrid w:val="0"/>
          <w:sz w:val="26"/>
          <w:szCs w:val="24"/>
          <w:rtl/>
        </w:rPr>
        <w:lastRenderedPageBreak/>
        <w:t>חשבונו מיידית את המגרעות, הקלקולים והנזקים או לבנות מחדש או להחליף על חשבונו, כל פריט מקולקל או פגום ולבצע את כל העבודות מתחייבות לשם כך (להלן - "</w:t>
      </w:r>
      <w:r w:rsidRPr="00E56613">
        <w:rPr>
          <w:rFonts w:ascii="David" w:eastAsia="Times New Roman" w:hAnsi="David" w:cs="David"/>
          <w:bCs/>
          <w:i/>
          <w:snapToGrid w:val="0"/>
          <w:sz w:val="26"/>
          <w:szCs w:val="24"/>
          <w:rtl/>
        </w:rPr>
        <w:t>עבודות בדק</w:t>
      </w:r>
      <w:r w:rsidRPr="00E56613">
        <w:rPr>
          <w:rFonts w:ascii="David" w:eastAsia="Times New Roman" w:hAnsi="David" w:cs="David"/>
          <w:b/>
          <w:i/>
          <w:snapToGrid w:val="0"/>
          <w:sz w:val="26"/>
          <w:szCs w:val="24"/>
          <w:rtl/>
        </w:rPr>
        <w:t>") וזאת מיד עם הדרישה.</w:t>
      </w:r>
    </w:p>
    <w:p w14:paraId="6084E02E"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ליקוי שהתגלה בתקופת הבדק או התגלה לאחריה אך אירע בתקופת הבדק, יחשב  כאילו התגלה בתקופת הבדק.</w:t>
      </w:r>
    </w:p>
    <w:p w14:paraId="64992810"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הזכות למפקח להורות לקבלן את השיטה ולוח הזמנים לבצוע עבודות הבדק, ועל הקבלן למלא אחר הוראות המפקח, אך זאת מבלי שהדבר פוטר אותו מכל אחריות על פי סעיף זה.</w:t>
      </w:r>
    </w:p>
    <w:p w14:paraId="62A2E878"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למרות האמור בסעיף זה לעיל יהיה על הקבלן לבצע כל עבודת בדק מיד ואף קודם לתום תקופת הבדק, בכל מקרה שהמגרעות או הקלקולים שנתגלו עלולים לפי קביעת המפקח לגרום נזק לעבודות או לכל חלק מהן או מונעים את אפשרות השימוש הסביר במקום בו יש לבצע התיקון או אחרת. במקרה זה יהיה על הקבלן ,לבצע מיד, במהירות וללא השהייה את כל התיקונים הנדרשים.</w:t>
      </w:r>
    </w:p>
    <w:p w14:paraId="1EBD2AB3"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בצוע עבודת בדק לא יפטור את הקבלן מאחריותו לתיקוני מגרעות או קלקולים, אם יתגלו מגרעת או קלקול כלשהם פעם נוספת בעבודות למרות התיקון שכבר בוצע על ידי הקבלן, ואפילו נתגלו לאחר תקופת הבדק. במקרה זה יהיה על הקבלן לתקן שנית את אותה מגרעת או אותו הקלקול והוראות סעיף זה תחולנה גם על תיקון נוסף כזה.</w:t>
      </w:r>
    </w:p>
    <w:p w14:paraId="5A1BC61B" w14:textId="77777777" w:rsidR="00E56613" w:rsidRPr="00E56613" w:rsidRDefault="00E56613" w:rsidP="00E56613">
      <w:pPr>
        <w:spacing w:before="0" w:beforeAutospacing="0" w:after="0" w:afterAutospacing="0" w:line="240" w:lineRule="auto"/>
        <w:ind w:firstLine="792"/>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אין בהוראות סעיף זה כדי לגרוע מהוראות סעיף 19 וסעיף 28.6.</w:t>
      </w:r>
    </w:p>
    <w:p w14:paraId="768BD2AC"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נתגלה בכל עת שהיא ואף אם לאחר תום תקופת הבדק פגם בעבודות, הנובע מבצוע העבודות שלא בהתאם לנספחים, יהיה הקבלן חייב לתקן מיד את הפגם וכל הכרוך בו על חשבונו, ואם הפגם אינו ניתן לתקון יהיה הקבלן חייב בתשלום פיצויים למזמין.</w:t>
      </w:r>
    </w:p>
    <w:p w14:paraId="6D1DFAA8"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לא בצע הקבלן איזה מהפעולות שעליו לבצע לפי סעיף 28 זה יהיה המזמין רשאי לעשותן בעצמו או ע"י קבלן אחר על חשבון הקבלן או להימנע מביצועם, ללא צורך בכל התראה. כל ההוצאות שהמזמין הוציא בבצוע הפעולות כאמור או ערכן של פעולות שלא בוצעו בתוספת של 20% שיחשבו כתקורה, הכול כפי שיקבע ע"י המפקח, ישולמו ע"י הקבלן למזמין מיד לפי דרישתו. המזמין יהיה רשאי לנכות או לקזז כל סכום על פי סעיף זה מכל סכום שיגיע לקבלן בכל זמן שהוא וכן יהיה המזמין רשאי לגבות את הסכום האמור בכל דרך אחרת לרבות על ידי הפעלת הערבות הבנקאית.</w:t>
      </w:r>
    </w:p>
    <w:p w14:paraId="3225E7B5"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בכל מקרה שעקב בצוע עבודות הבדק נגרם נזק לעבודות אחרות או לרכוש אחר של המזמין, יהיה על  קבלן לתקן את כל הנדרש על מנת להשיב המצב לקדמותו ולפצות המזמין על כל נזק שנגרם לו והכול מיד עם דרישה כאמור.</w:t>
      </w:r>
    </w:p>
    <w:p w14:paraId="7336DB26"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כל החובות המוטלות עפ"י חוזה זה על הקבלן בתקופת העבודות ולגבי העבודות ובצוען, וכל נזק ואחריות בקשר אליהם, יחולו בשנויים המחויבים, גם על עבודות הבדק שהקבלן יבצע לפי סעיף זה ותקופת ביצועם.</w:t>
      </w:r>
    </w:p>
    <w:p w14:paraId="1A823D30"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האמור לעיל בסעיף זה יחול, בשנויים המחויבים, גם על עבודות שבוצעו ע"י הקבלן במסגרת סעיף 15.3 ו- 15.6 לעיל.</w:t>
      </w:r>
    </w:p>
    <w:p w14:paraId="117221FF"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כל מה שעל הקבלן לבצע לפי סעיף 28 יבוצע במועד ובאופן שתגרם הפרעה מינימאלית למזמין, ולרוכשים בתאום עם המפקח, בהתאם להוראותיו, לשביעות רצון המפקח ובהתאם להוראותיו, ובכל מקרה של מחלוקת בין הצדדים בכל עניין הנוגע לסעיף זה - יחליט המפקח.</w:t>
      </w:r>
    </w:p>
    <w:p w14:paraId="628EF905"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מוסכם כי בכל מקרה בו על הקבלן לבצע תיקון או לשאת בתשלום על פי סעיף זה והקבלן לא עשה כאמור מכל סיבה שהיא בין השאר עקב אי יכולתו הכלכלית, או עקב כניסתו להליכי פירוק, כינוס, הקפאה או כל הליך אחר הפוגע בכושרו למלא חיוביו על פי סעיף זה, ישלם הקבלן למזמין בנוסף לכל סעד על פי סעיף זה, פיצוי מוסכם בשיעור הקבוע בנספח 3.1.1 בהקשר זה לכל יחידת דיור בפרויקט שנכללה בעבודות. המזמין (/או מי מיחידיו בכפוף לקבלת הרשאה בין יחידי המזמין לבין עצמם), יהיה רשאי לעכב לקזז או לנכות את סכום הפיצוי המוסכם מכל סכום המגיע לקבלן מהמזמין. </w:t>
      </w:r>
    </w:p>
    <w:p w14:paraId="21F4164D" w14:textId="77777777" w:rsidR="00E56613" w:rsidRPr="00E56613" w:rsidRDefault="00E56613" w:rsidP="00E56613">
      <w:pPr>
        <w:spacing w:before="120" w:beforeAutospacing="0" w:after="120" w:afterAutospacing="0" w:line="240" w:lineRule="auto"/>
        <w:jc w:val="both"/>
        <w:outlineLvl w:val="1"/>
        <w:rPr>
          <w:rFonts w:ascii="David" w:eastAsia="Times New Roman" w:hAnsi="David" w:cs="David"/>
          <w:b/>
          <w:i/>
          <w:snapToGrid w:val="0"/>
          <w:sz w:val="26"/>
          <w:szCs w:val="24"/>
        </w:rPr>
      </w:pPr>
    </w:p>
    <w:p w14:paraId="2C084783" w14:textId="77777777" w:rsidR="00E56613" w:rsidRPr="00E56613" w:rsidRDefault="00E56613" w:rsidP="00E56613">
      <w:pPr>
        <w:spacing w:before="0" w:beforeAutospacing="0" w:after="0" w:afterAutospacing="0" w:line="240" w:lineRule="auto"/>
        <w:ind w:left="792"/>
        <w:jc w:val="both"/>
        <w:rPr>
          <w:rFonts w:ascii="David" w:eastAsia="Times New Roman" w:hAnsi="David" w:cs="David"/>
          <w:sz w:val="24"/>
          <w:szCs w:val="24"/>
          <w:rtl/>
        </w:rPr>
      </w:pPr>
      <w:r w:rsidRPr="00E56613">
        <w:rPr>
          <w:rFonts w:ascii="David" w:eastAsia="Times New Roman" w:hAnsi="David" w:cs="David"/>
          <w:sz w:val="24"/>
          <w:szCs w:val="24"/>
          <w:rtl/>
        </w:rPr>
        <w:t>במקרה וניתנה הודעה בכתב על הקיזוז, עיכוב ו/או ניכוי כאמור, יחושב סכום הפיצוי הנ"ל לפי השער היציג הידוע ביום ההודעה כאמור.</w:t>
      </w:r>
    </w:p>
    <w:p w14:paraId="54AC47A0" w14:textId="77777777" w:rsidR="00E56613" w:rsidRPr="00E56613" w:rsidRDefault="00E56613" w:rsidP="00E56613">
      <w:pPr>
        <w:spacing w:before="0" w:beforeAutospacing="0" w:after="0" w:afterAutospacing="0" w:line="240" w:lineRule="auto"/>
        <w:ind w:left="792"/>
        <w:jc w:val="both"/>
        <w:rPr>
          <w:rFonts w:ascii="David" w:eastAsia="Times New Roman" w:hAnsi="David" w:cs="David"/>
          <w:sz w:val="24"/>
          <w:szCs w:val="24"/>
          <w:rtl/>
        </w:rPr>
      </w:pPr>
    </w:p>
    <w:p w14:paraId="7044B990"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 xml:space="preserve"> מבלי לגרוע מהאמור לעיל, עבודות הבדק האמורות בסעיף 28, על סעיפי המשנה בו, תבוצענה אך ורק ע"י הגורם שביצע את העבודות עצמן, לפי העניין, במהלך הקמת הפרויקט.</w:t>
      </w:r>
    </w:p>
    <w:p w14:paraId="178FAD7F" w14:textId="77777777" w:rsidR="00E56613" w:rsidRPr="00E56613" w:rsidRDefault="00E56613" w:rsidP="00E56613">
      <w:pPr>
        <w:spacing w:before="0" w:beforeAutospacing="0" w:after="0" w:afterAutospacing="0" w:line="240" w:lineRule="auto"/>
        <w:ind w:left="1649"/>
        <w:jc w:val="both"/>
        <w:rPr>
          <w:rFonts w:ascii="David" w:eastAsia="Times New Roman" w:hAnsi="David" w:cs="David"/>
          <w:sz w:val="24"/>
          <w:szCs w:val="24"/>
          <w:rtl/>
        </w:rPr>
      </w:pPr>
    </w:p>
    <w:p w14:paraId="7DFF8F10"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50206647" w14:textId="77777777" w:rsidR="00E56613" w:rsidRPr="00E56613" w:rsidRDefault="00E56613" w:rsidP="00237720">
      <w:pPr>
        <w:numPr>
          <w:ilvl w:val="0"/>
          <w:numId w:val="24"/>
        </w:numPr>
        <w:spacing w:before="120" w:beforeAutospacing="0" w:after="120" w:afterAutospacing="0" w:line="240" w:lineRule="auto"/>
        <w:jc w:val="both"/>
        <w:outlineLvl w:val="1"/>
        <w:rPr>
          <w:rFonts w:ascii="David" w:eastAsia="Times New Roman" w:hAnsi="David" w:cs="David"/>
          <w:b/>
          <w:i/>
          <w:snapToGrid w:val="0"/>
          <w:sz w:val="26"/>
          <w:szCs w:val="24"/>
          <w:rtl/>
        </w:rPr>
      </w:pPr>
      <w:r w:rsidRPr="00E56613">
        <w:rPr>
          <w:rFonts w:ascii="David" w:eastAsia="Times New Roman" w:hAnsi="David" w:cs="David"/>
          <w:bCs/>
          <w:i/>
          <w:snapToGrid w:val="0"/>
          <w:sz w:val="26"/>
          <w:szCs w:val="24"/>
          <w:u w:val="single"/>
          <w:rtl/>
        </w:rPr>
        <w:t>הזכויות בפרויקט</w:t>
      </w:r>
    </w:p>
    <w:p w14:paraId="0600893D"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למען הסר כל ספק, מוצהר ומוסכם כי לקבלן אין ולא תהיינה זכויות מכל סוג שהוא לרבות עיכבון במקרקעי הפרויקט ו/או בכל חלק מהם מכח חוזה זה על נספחיו, לרבות אך לא רק בדירות ו/או משרדים ו/או מתקנים ו/או חדרי טרנספורמציה ו/או תקשורת שיקים ו/או יבנה בפרויקט ו/או זכות כלשהי לקבל כספים בגין מכירתם ו/או השכרתם ו/או עשיית עסקה אחרת בהם עם צד ג' כלשהו.</w:t>
      </w:r>
    </w:p>
    <w:p w14:paraId="5D9D9BA9" w14:textId="77777777" w:rsidR="00E56613" w:rsidRPr="00E56613" w:rsidRDefault="00E56613" w:rsidP="00CE0A1F">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מבלי לגרוע מהתחייבויות הקבלן להציב שמירה באתר ולנקוט בכל האמצעים בכדי למנוע פלישה לאתר,</w:t>
      </w:r>
      <w:r w:rsidR="00CE0A1F">
        <w:rPr>
          <w:rFonts w:ascii="David" w:eastAsia="Times New Roman" w:hAnsi="David" w:cs="David" w:hint="cs"/>
          <w:b/>
          <w:i/>
          <w:snapToGrid w:val="0"/>
          <w:sz w:val="26"/>
          <w:szCs w:val="24"/>
          <w:rtl/>
        </w:rPr>
        <w:t xml:space="preserve"> </w:t>
      </w:r>
      <w:r w:rsidRPr="00E56613">
        <w:rPr>
          <w:rFonts w:ascii="David" w:eastAsia="Times New Roman" w:hAnsi="David" w:cs="David"/>
          <w:b/>
          <w:i/>
          <w:snapToGrid w:val="0"/>
          <w:sz w:val="26"/>
          <w:szCs w:val="24"/>
          <w:rtl/>
        </w:rPr>
        <w:t>הקבל</w:t>
      </w:r>
      <w:r w:rsidR="00CE0A1F">
        <w:rPr>
          <w:rFonts w:ascii="David" w:eastAsia="Times New Roman" w:hAnsi="David" w:cs="David" w:hint="cs"/>
          <w:b/>
          <w:i/>
          <w:snapToGrid w:val="0"/>
          <w:sz w:val="26"/>
          <w:szCs w:val="24"/>
          <w:rtl/>
        </w:rPr>
        <w:t>ן</w:t>
      </w:r>
      <w:r w:rsidRPr="00E56613">
        <w:rPr>
          <w:rFonts w:ascii="David" w:eastAsia="Times New Roman" w:hAnsi="David" w:cs="David"/>
          <w:b/>
          <w:i/>
          <w:snapToGrid w:val="0"/>
          <w:sz w:val="26"/>
          <w:szCs w:val="24"/>
          <w:rtl/>
        </w:rPr>
        <w:t xml:space="preserve"> מתחייב לא לפעול נגד רוכש שפלש לאתר ו/או לדירה אלא בתיאום ובאישור מוקדם ובכתב מהמזמין. ובכל מקרה של פלישה כאמור, לדווח מיידית על כך למזמין ולמפקח.</w:t>
      </w:r>
    </w:p>
    <w:p w14:paraId="02698C92"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26427F47" w14:textId="77777777" w:rsidR="00E56613" w:rsidRPr="00E56613" w:rsidRDefault="00E56613" w:rsidP="00237720">
      <w:pPr>
        <w:numPr>
          <w:ilvl w:val="0"/>
          <w:numId w:val="24"/>
        </w:numPr>
        <w:spacing w:before="120" w:beforeAutospacing="0" w:after="120" w:afterAutospacing="0" w:line="240" w:lineRule="auto"/>
        <w:jc w:val="both"/>
        <w:outlineLvl w:val="1"/>
        <w:rPr>
          <w:rFonts w:ascii="David" w:eastAsia="Times New Roman" w:hAnsi="David" w:cs="David"/>
          <w:b/>
          <w:i/>
          <w:snapToGrid w:val="0"/>
          <w:sz w:val="26"/>
          <w:szCs w:val="24"/>
          <w:rtl/>
        </w:rPr>
      </w:pPr>
      <w:r w:rsidRPr="00E56613">
        <w:rPr>
          <w:rFonts w:ascii="David" w:eastAsia="Times New Roman" w:hAnsi="David" w:cs="David"/>
          <w:bCs/>
          <w:i/>
          <w:snapToGrid w:val="0"/>
          <w:sz w:val="26"/>
          <w:szCs w:val="24"/>
          <w:u w:val="single"/>
          <w:rtl/>
        </w:rPr>
        <w:t>הפרה ותרופות</w:t>
      </w:r>
    </w:p>
    <w:p w14:paraId="60199026"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כל צד אשר יפר או לא יקיים איזה מהתחייבויותיו לפי חוזה זה, יהיה חייב לפצות </w:t>
      </w:r>
      <w:r w:rsidRPr="00E56613">
        <w:rPr>
          <w:rFonts w:ascii="David" w:eastAsia="Times New Roman" w:hAnsi="David" w:cs="David"/>
          <w:b/>
          <w:i/>
          <w:snapToGrid w:val="0"/>
          <w:color w:val="000000"/>
          <w:sz w:val="26"/>
          <w:szCs w:val="24"/>
          <w:rtl/>
        </w:rPr>
        <w:t xml:space="preserve"> </w:t>
      </w:r>
      <w:r w:rsidRPr="00E56613">
        <w:rPr>
          <w:rFonts w:ascii="David" w:eastAsia="Times New Roman" w:hAnsi="David" w:cs="David"/>
          <w:b/>
          <w:i/>
          <w:snapToGrid w:val="0"/>
          <w:sz w:val="26"/>
          <w:szCs w:val="24"/>
          <w:rtl/>
        </w:rPr>
        <w:t xml:space="preserve">את הצד המקיים על כל הנזקים וההפסדים שיגרמו לצד המקיים עקב כך, וזאת מבלי לפגוע בזכות המזמין לפיצויים קבועים מראש במקרה של אחור בהשלמת </w:t>
      </w:r>
      <w:r w:rsidRPr="00E56613">
        <w:rPr>
          <w:rFonts w:ascii="David" w:eastAsia="Times New Roman" w:hAnsi="David" w:cs="David"/>
          <w:b/>
          <w:i/>
          <w:snapToGrid w:val="0"/>
          <w:color w:val="000000"/>
          <w:sz w:val="26"/>
          <w:szCs w:val="24"/>
          <w:rtl/>
        </w:rPr>
        <w:t xml:space="preserve"> </w:t>
      </w:r>
      <w:r w:rsidRPr="00E56613">
        <w:rPr>
          <w:rFonts w:ascii="David" w:eastAsia="Times New Roman" w:hAnsi="David" w:cs="David"/>
          <w:b/>
          <w:i/>
          <w:snapToGrid w:val="0"/>
          <w:sz w:val="26"/>
          <w:szCs w:val="24"/>
          <w:rtl/>
        </w:rPr>
        <w:t>העבודות כאמור בסעיף 10.5.2 לעיל.</w:t>
      </w:r>
    </w:p>
    <w:p w14:paraId="4FBBEBFA"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הפרה יסודית של חוזה זה תהיה כל אימת שהצדדים לא בצעו במועד התחייבות </w:t>
      </w:r>
      <w:r w:rsidRPr="00E56613">
        <w:rPr>
          <w:rFonts w:ascii="David" w:eastAsia="Times New Roman" w:hAnsi="David" w:cs="David"/>
          <w:b/>
          <w:i/>
          <w:snapToGrid w:val="0"/>
          <w:color w:val="000000"/>
          <w:sz w:val="26"/>
          <w:szCs w:val="24"/>
          <w:rtl/>
        </w:rPr>
        <w:t xml:space="preserve"> </w:t>
      </w:r>
      <w:r w:rsidRPr="00E56613">
        <w:rPr>
          <w:rFonts w:ascii="David" w:eastAsia="Times New Roman" w:hAnsi="David" w:cs="David"/>
          <w:b/>
          <w:i/>
          <w:snapToGrid w:val="0"/>
          <w:sz w:val="26"/>
          <w:szCs w:val="24"/>
          <w:rtl/>
        </w:rPr>
        <w:t xml:space="preserve">יסודית  על פיו וכל הפרה יסודית אחרת כהגדרתה בחוזה זה ו/או במשמעה על פי </w:t>
      </w:r>
      <w:r w:rsidRPr="00E56613">
        <w:rPr>
          <w:rFonts w:ascii="David" w:eastAsia="Times New Roman" w:hAnsi="David" w:cs="David"/>
          <w:b/>
          <w:i/>
          <w:snapToGrid w:val="0"/>
          <w:color w:val="000000"/>
          <w:sz w:val="26"/>
          <w:szCs w:val="24"/>
          <w:rtl/>
        </w:rPr>
        <w:t xml:space="preserve"> </w:t>
      </w:r>
      <w:r w:rsidRPr="00E56613">
        <w:rPr>
          <w:rFonts w:ascii="David" w:eastAsia="Times New Roman" w:hAnsi="David" w:cs="David"/>
          <w:b/>
          <w:i/>
          <w:snapToGrid w:val="0"/>
          <w:sz w:val="26"/>
          <w:szCs w:val="24"/>
          <w:rtl/>
        </w:rPr>
        <w:t>הדין.</w:t>
      </w:r>
    </w:p>
    <w:p w14:paraId="7758BE6B" w14:textId="77777777" w:rsidR="00E56613" w:rsidRPr="00E56613" w:rsidRDefault="00E56613" w:rsidP="00CE0A1F">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בכל מקרה שעל הקבלן לבצע עבודות (לרבות עבודות בדק) או/וגם לנקוט באמצעים</w:t>
      </w:r>
      <w:r w:rsidR="00CE0A1F">
        <w:rPr>
          <w:rFonts w:ascii="David" w:eastAsia="Times New Roman" w:hAnsi="David" w:cs="David" w:hint="cs"/>
          <w:b/>
          <w:i/>
          <w:snapToGrid w:val="0"/>
          <w:sz w:val="26"/>
          <w:szCs w:val="24"/>
          <w:rtl/>
        </w:rPr>
        <w:t xml:space="preserve"> </w:t>
      </w:r>
      <w:r w:rsidRPr="00E56613">
        <w:rPr>
          <w:rFonts w:ascii="David" w:eastAsia="Times New Roman" w:hAnsi="David" w:cs="David"/>
          <w:b/>
          <w:i/>
          <w:snapToGrid w:val="0"/>
          <w:sz w:val="26"/>
          <w:szCs w:val="24"/>
          <w:rtl/>
        </w:rPr>
        <w:t xml:space="preserve">  כלשהם ו/או לשלם מס ו/או תשלום חובה ו/או הוצאה כלשהי שבאחריותו לשלם עפ"י חוזה זה למטרת העבודות והוא לא עשה כן, בתוך 14 יום ממועד קבלת דרישת המזמין בכתב והמזמין בצע עבודות אלה או נקט באמצעים כאמור בעצמו או ע"י אחרים או </w:t>
      </w:r>
      <w:r w:rsidR="00CE0A1F">
        <w:rPr>
          <w:rFonts w:ascii="David" w:eastAsia="Times New Roman" w:hAnsi="David" w:cs="David" w:hint="cs"/>
          <w:b/>
          <w:i/>
          <w:snapToGrid w:val="0"/>
          <w:sz w:val="26"/>
          <w:szCs w:val="24"/>
          <w:rtl/>
        </w:rPr>
        <w:t>ש</w:t>
      </w:r>
      <w:r w:rsidR="00CE0A1F">
        <w:rPr>
          <w:rFonts w:ascii="David" w:eastAsia="Times New Roman" w:hAnsi="David" w:cs="David"/>
          <w:b/>
          <w:i/>
          <w:snapToGrid w:val="0"/>
          <w:sz w:val="26"/>
          <w:szCs w:val="24"/>
          <w:rtl/>
        </w:rPr>
        <w:t>שיל</w:t>
      </w:r>
      <w:r w:rsidR="00CE0A1F">
        <w:rPr>
          <w:rFonts w:ascii="David" w:eastAsia="Times New Roman" w:hAnsi="David" w:cs="David" w:hint="cs"/>
          <w:b/>
          <w:i/>
          <w:snapToGrid w:val="0"/>
          <w:sz w:val="26"/>
          <w:szCs w:val="24"/>
          <w:rtl/>
        </w:rPr>
        <w:t>ם אותם</w:t>
      </w:r>
      <w:r w:rsidRPr="00E56613">
        <w:rPr>
          <w:rFonts w:ascii="David" w:eastAsia="Times New Roman" w:hAnsi="David" w:cs="David"/>
          <w:b/>
          <w:i/>
          <w:snapToGrid w:val="0"/>
          <w:sz w:val="26"/>
          <w:szCs w:val="24"/>
          <w:rtl/>
        </w:rPr>
        <w:t xml:space="preserve"> במקום הקבלן, הרי על כל סכום שהמזמין יוציא בקשר לכך יתווספו 15% כהוצאות התקורה של המזמין והם יתווספו לכל סכום שהמזמין יהיה זכאי לגבות מהקבלן. והקבלן מתחייב לשלם הסכום הנ"ל למזמין בתוך 14 יום ממועד דרישת המזמין בכתב.</w:t>
      </w:r>
    </w:p>
    <w:p w14:paraId="228DFE97"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הזכות למזמין לקזז כנגד כל סכום המגיע ממנו לקבלן או לנכות מכל סכום המגיע ממנו לקבלן ו/או לחלט מהערבויות שבידו כל סכום המגיע מהקבלן למזמין, וזאת מבלי לגרוע מזכות המזמין לגבות המגיע לו מהקבלן בכל דרך אחרת (המזמין יהיה רשאי לגרוע או לקזז סכומים על פי חוזה זה גם אם הסכומים המגיעים לקבלן הנם בגין התקשרויות אחרות עם המזמין) ו/או עם מי מיחידיו בכפוף לקבלת הרשאה בין יחידי המזמין. בצוע הקיזוז או הניכוי אינו מחייב הודעה מהמזמין, אולם לפי דרישת הקבלן ימציא המזמין לקבלן את פירוט הסכום שלטענת המזמין הגיע לו מהקבלן ואשר היה נשוא הקיזוז.</w:t>
      </w:r>
    </w:p>
    <w:p w14:paraId="3C6CBA1A" w14:textId="77777777" w:rsidR="00E56613" w:rsidRPr="00E56613" w:rsidRDefault="00E56613" w:rsidP="00237720">
      <w:pPr>
        <w:numPr>
          <w:ilvl w:val="0"/>
          <w:numId w:val="24"/>
        </w:numPr>
        <w:spacing w:before="120" w:beforeAutospacing="0" w:after="120" w:afterAutospacing="0" w:line="240" w:lineRule="auto"/>
        <w:jc w:val="both"/>
        <w:outlineLvl w:val="1"/>
        <w:rPr>
          <w:rFonts w:ascii="David" w:eastAsia="Times New Roman" w:hAnsi="David" w:cs="David"/>
          <w:bCs/>
          <w:i/>
          <w:snapToGrid w:val="0"/>
          <w:sz w:val="26"/>
          <w:szCs w:val="24"/>
          <w:u w:val="single"/>
          <w:rtl/>
        </w:rPr>
      </w:pPr>
      <w:r w:rsidRPr="00E56613">
        <w:rPr>
          <w:rFonts w:ascii="David" w:eastAsia="Times New Roman" w:hAnsi="David" w:cs="David"/>
          <w:bCs/>
          <w:i/>
          <w:snapToGrid w:val="0"/>
          <w:sz w:val="26"/>
          <w:szCs w:val="24"/>
          <w:u w:val="single"/>
          <w:rtl/>
        </w:rPr>
        <w:t>שונות</w:t>
      </w:r>
    </w:p>
    <w:p w14:paraId="322C49B8"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מוסכם במפורש כי בצוע כל וכל אחת מהתחייבויות המזמין עפ"י חוזה זה מותנה בכך שהקבלן יקיים תחילה את התחייבויותיו עפ"י חוזה זה שעליו לקיים עד לאותו מועד, והמזמין זכאי, מבלי לפגוע באמור בכל מקום אחר בחוזה זה,  לעכב בצוע </w:t>
      </w:r>
      <w:r w:rsidR="00CE0A1F" w:rsidRPr="00E56613">
        <w:rPr>
          <w:rFonts w:ascii="David" w:eastAsia="Times New Roman" w:hAnsi="David" w:cs="David" w:hint="cs"/>
          <w:b/>
          <w:i/>
          <w:snapToGrid w:val="0"/>
          <w:sz w:val="26"/>
          <w:szCs w:val="24"/>
          <w:rtl/>
        </w:rPr>
        <w:t>התחייבו</w:t>
      </w:r>
      <w:r w:rsidR="00CE0A1F" w:rsidRPr="00E56613">
        <w:rPr>
          <w:rFonts w:ascii="David" w:eastAsia="Times New Roman" w:hAnsi="David" w:cs="David" w:hint="eastAsia"/>
          <w:b/>
          <w:i/>
          <w:snapToGrid w:val="0"/>
          <w:sz w:val="26"/>
          <w:szCs w:val="24"/>
          <w:rtl/>
        </w:rPr>
        <w:t>ת</w:t>
      </w:r>
      <w:r w:rsidRPr="00E56613">
        <w:rPr>
          <w:rFonts w:ascii="David" w:eastAsia="Times New Roman" w:hAnsi="David" w:cs="David"/>
          <w:b/>
          <w:i/>
          <w:snapToGrid w:val="0"/>
          <w:sz w:val="26"/>
          <w:szCs w:val="24"/>
          <w:rtl/>
        </w:rPr>
        <w:t xml:space="preserve"> כלשהי מהתחייבויותיו עד לאחר שהקבלן קיים את התחייבויותיו כאמור.</w:t>
      </w:r>
    </w:p>
    <w:p w14:paraId="6814DC40"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שום התנהגות מצד איזה מהצדדים לא תחשב </w:t>
      </w:r>
      <w:r w:rsidR="00CE0A1F" w:rsidRPr="00E56613">
        <w:rPr>
          <w:rFonts w:ascii="David" w:eastAsia="Times New Roman" w:hAnsi="David" w:cs="David" w:hint="cs"/>
          <w:b/>
          <w:i/>
          <w:snapToGrid w:val="0"/>
          <w:sz w:val="26"/>
          <w:szCs w:val="24"/>
          <w:rtl/>
        </w:rPr>
        <w:t>כוויתו</w:t>
      </w:r>
      <w:r w:rsidR="00CE0A1F" w:rsidRPr="00E56613">
        <w:rPr>
          <w:rFonts w:ascii="David" w:eastAsia="Times New Roman" w:hAnsi="David" w:cs="David" w:hint="eastAsia"/>
          <w:b/>
          <w:i/>
          <w:snapToGrid w:val="0"/>
          <w:sz w:val="26"/>
          <w:szCs w:val="24"/>
          <w:rtl/>
        </w:rPr>
        <w:t>ר</w:t>
      </w:r>
      <w:r w:rsidRPr="00E56613">
        <w:rPr>
          <w:rFonts w:ascii="David" w:eastAsia="Times New Roman" w:hAnsi="David" w:cs="David"/>
          <w:b/>
          <w:i/>
          <w:snapToGrid w:val="0"/>
          <w:sz w:val="26"/>
          <w:szCs w:val="24"/>
          <w:rtl/>
        </w:rPr>
        <w:t xml:space="preserve"> על איזה מזכויותיו עפ"י החוזה או/וגם עפ"י הדין, או </w:t>
      </w:r>
      <w:r w:rsidR="00CE0A1F" w:rsidRPr="00E56613">
        <w:rPr>
          <w:rFonts w:ascii="David" w:eastAsia="Times New Roman" w:hAnsi="David" w:cs="David" w:hint="cs"/>
          <w:b/>
          <w:i/>
          <w:snapToGrid w:val="0"/>
          <w:sz w:val="26"/>
          <w:szCs w:val="24"/>
          <w:rtl/>
        </w:rPr>
        <w:t>כוויתו</w:t>
      </w:r>
      <w:r w:rsidR="00CE0A1F" w:rsidRPr="00E56613">
        <w:rPr>
          <w:rFonts w:ascii="David" w:eastAsia="Times New Roman" w:hAnsi="David" w:cs="David" w:hint="eastAsia"/>
          <w:b/>
          <w:i/>
          <w:snapToGrid w:val="0"/>
          <w:sz w:val="26"/>
          <w:szCs w:val="24"/>
          <w:rtl/>
        </w:rPr>
        <w:t>ר</w:t>
      </w:r>
      <w:r w:rsidRPr="00E56613">
        <w:rPr>
          <w:rFonts w:ascii="David" w:eastAsia="Times New Roman" w:hAnsi="David" w:cs="David"/>
          <w:b/>
          <w:i/>
          <w:snapToGrid w:val="0"/>
          <w:sz w:val="26"/>
          <w:szCs w:val="24"/>
          <w:rtl/>
        </w:rPr>
        <w:t xml:space="preserve"> או כהסכמה מצדו לאיזה הפרה או אי קיום של תנאי מתנאי החוזה, או כנותנת דחייה או ארכה לבצוע כל פעולה אשר יש לעשותה עפ"י החוזה או כשנוי, בטול או תוספת של תנאי שהוא, אלא אם נעשו במפורש ובכתב.</w:t>
      </w:r>
    </w:p>
    <w:p w14:paraId="03527D3D"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lastRenderedPageBreak/>
        <w:t>מבלי לגרוע מכלליות האמור לעיל -</w:t>
      </w:r>
    </w:p>
    <w:p w14:paraId="0E9B358D"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הסכמה מצד המזמין או המפקח או הקבלן לסטות מתנאי חוזה זה במקרה מסוים לא תהווה תקדים ולא ילמדו ממנה גזירה שווה למקרה אחר.</w:t>
      </w:r>
    </w:p>
    <w:p w14:paraId="73621207"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לא השתמשו המזמין או המפקח או הקבלן בזכויות הניתנות להם לפי חוזה זה במקרה מסוים, אין לראות בכך ותור על אותן זכויות במקרה אחר ואין ללמוד מהתנהגות זו ותור כלשהו על זכויות וחובות לפי החוזה.</w:t>
      </w:r>
    </w:p>
    <w:p w14:paraId="145A830B"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על אף האמור בכל הוראה אחרת בחוזה זה ו/או בכל מסמך אחר בין יחידי המזמין ו/או בכל דין, מובהר ומוסכם כי יחידי המזמין אחראים ביחד למלוא התחייבויות המזמין המפורטות בחוזה זה ואולם כל אחד מיחידי המזמין אחראי בנפרד כלפי הקבלן רק כפי חלקו המפורט בנספח 3.1.1 בגין כל חיוב מחיובי המזמין עפ"י חוזה זה, ככל שיחולו, ובכל מקרה כל אחד מיחידי המזמין אינו אחראי, ביחד ולחוד, למלוא חיובי המזמין כלפי הקבלן עפ"י חוזה זה. וזאת מבלי לגרוע מהאמור להלן בסיפא לס"ק זה.</w:t>
      </w:r>
    </w:p>
    <w:p w14:paraId="6F61F112"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הקבלן מתחייב בזה כי כל דרישה, טענה ו/או תביעה, ככל שתהיינה לו כנגד המזמין בגין חיובי המזמין עפ"י חוזה זה, תוגבל עד לגובה חלקו היחסי של כל אחד מיחידי המזמין כמפורט בנספח 3.1.1. אותו דין יחול לגבי תביעה של מי מיחידי המזמין כנגד הקבלן, קרי תביעה כאמור תוגבל עד לגובה חלקו היחסי של התובע במזמין כמפורט בנספח 3.1.1.</w:t>
      </w:r>
    </w:p>
    <w:p w14:paraId="1B6A2299"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כל ההוצאות ומס הבולים בגין החוזה ובגין כל המסמכים, החשבונות והערבויות שיערכו על פיו ובקשר אליו וכל הוצאות הערבויות הבנקאיות שעל הקבלן למסור למזמין, חלות על הקבלן ותשולמנה על ידו.</w:t>
      </w:r>
    </w:p>
    <w:p w14:paraId="51BE0027"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הסמכות הבלעדית להכריע בכל מחלוקת ו/או סכסוך בקשר עם פרשנות חוזה זה ו/או יישומו ו/או כל עניין אחר הכרוך בו, למעט בעניינים אשר לגביהם נקבע בחוזה זה מפורשות אחרת, תהא נתונה בידי בית המשפט המוסמך מבחינה עניינית בעיר תל-אביב ולבית משפט זה בלבד.</w:t>
      </w:r>
    </w:p>
    <w:p w14:paraId="0118B755"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 xml:space="preserve">   חוזה זה על נספחיו, יחייב את המזמין אך ורק בכפוף לחתימתו כדין ע"י מורשי החתימה של המזמין.</w:t>
      </w:r>
    </w:p>
    <w:p w14:paraId="2C3DDF38"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כתובות הצדדים הן כמפורט בצד שמותיהם בפתח החוזה וכל הודעה שתימסר למי מהצדדים לחוזה זה לפי הכתובת דלעיל תחשב כנמסרת לידו בתום 72 שעות מעת מסירתה בדואר במכתב רשום.</w:t>
      </w:r>
    </w:p>
    <w:p w14:paraId="5CA928AE" w14:textId="77777777" w:rsidR="00152923" w:rsidRDefault="00152923" w:rsidP="00E56613">
      <w:pPr>
        <w:spacing w:before="0" w:beforeAutospacing="0" w:after="0" w:afterAutospacing="0" w:line="360" w:lineRule="auto"/>
        <w:jc w:val="center"/>
        <w:rPr>
          <w:rFonts w:ascii="David" w:eastAsia="Times New Roman" w:hAnsi="David" w:cs="David"/>
          <w:b/>
          <w:bCs/>
          <w:snapToGrid w:val="0"/>
          <w:sz w:val="24"/>
          <w:szCs w:val="24"/>
          <w:rtl/>
        </w:rPr>
      </w:pPr>
    </w:p>
    <w:p w14:paraId="608A8F89" w14:textId="77777777" w:rsidR="00E56613" w:rsidRPr="00E56613" w:rsidRDefault="00E56613" w:rsidP="00E56613">
      <w:pPr>
        <w:spacing w:before="0" w:beforeAutospacing="0" w:after="0" w:afterAutospacing="0" w:line="360" w:lineRule="auto"/>
        <w:jc w:val="center"/>
        <w:rPr>
          <w:rFonts w:ascii="David" w:eastAsia="Times New Roman" w:hAnsi="David" w:cs="David"/>
          <w:b/>
          <w:bCs/>
          <w:snapToGrid w:val="0"/>
          <w:sz w:val="24"/>
          <w:szCs w:val="24"/>
          <w:rtl/>
        </w:rPr>
      </w:pPr>
      <w:r w:rsidRPr="00E56613">
        <w:rPr>
          <w:rFonts w:ascii="David" w:eastAsia="Times New Roman" w:hAnsi="David" w:cs="David"/>
          <w:b/>
          <w:bCs/>
          <w:snapToGrid w:val="0"/>
          <w:sz w:val="24"/>
          <w:szCs w:val="24"/>
          <w:rtl/>
        </w:rPr>
        <w:t>ולראיה  באו  הצדדים  על  החתום:</w:t>
      </w:r>
    </w:p>
    <w:p w14:paraId="3EB167B7" w14:textId="77777777" w:rsidR="00E56613" w:rsidRPr="00E56613" w:rsidRDefault="00E56613" w:rsidP="00E56613">
      <w:pPr>
        <w:spacing w:before="0" w:beforeAutospacing="0" w:after="0" w:afterAutospacing="0" w:line="360" w:lineRule="auto"/>
        <w:jc w:val="center"/>
        <w:rPr>
          <w:rFonts w:ascii="David" w:eastAsia="Times New Roman" w:hAnsi="David" w:cs="David"/>
          <w:b/>
          <w:bCs/>
          <w:snapToGrid w:val="0"/>
          <w:sz w:val="24"/>
          <w:szCs w:val="24"/>
          <w:rtl/>
        </w:rPr>
      </w:pPr>
    </w:p>
    <w:p w14:paraId="36E4B55E" w14:textId="77777777" w:rsidR="00E56613" w:rsidRPr="00E56613" w:rsidRDefault="00E56613" w:rsidP="00E56613">
      <w:pPr>
        <w:spacing w:before="0" w:beforeAutospacing="0" w:after="0" w:afterAutospacing="0" w:line="360" w:lineRule="auto"/>
        <w:jc w:val="center"/>
        <w:rPr>
          <w:rFonts w:ascii="David" w:eastAsia="Times New Roman" w:hAnsi="David" w:cs="David"/>
          <w:b/>
          <w:bCs/>
          <w:snapToGrid w:val="0"/>
          <w:sz w:val="24"/>
          <w:szCs w:val="24"/>
          <w:rtl/>
        </w:rPr>
      </w:pPr>
    </w:p>
    <w:p w14:paraId="7F0EA179" w14:textId="77777777" w:rsidR="00E56613" w:rsidRPr="00E56613" w:rsidRDefault="00E56613" w:rsidP="00E56613">
      <w:pPr>
        <w:spacing w:before="0" w:beforeAutospacing="0" w:after="0" w:afterAutospacing="0" w:line="360" w:lineRule="auto"/>
        <w:jc w:val="center"/>
        <w:rPr>
          <w:rFonts w:ascii="David" w:eastAsia="Times New Roman" w:hAnsi="David" w:cs="David"/>
          <w:b/>
          <w:bCs/>
          <w:snapToGrid w:val="0"/>
          <w:sz w:val="24"/>
          <w:szCs w:val="24"/>
          <w:rtl/>
        </w:rPr>
      </w:pPr>
    </w:p>
    <w:p w14:paraId="6F55A65A" w14:textId="77777777" w:rsidR="00E56613" w:rsidRPr="00E56613" w:rsidRDefault="00E56613" w:rsidP="00E56613">
      <w:pPr>
        <w:spacing w:before="0" w:beforeAutospacing="0" w:after="0" w:afterAutospacing="0" w:line="360" w:lineRule="auto"/>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                       </w:t>
      </w:r>
    </w:p>
    <w:p w14:paraId="43DBAD3A" w14:textId="77777777" w:rsidR="00E56613" w:rsidRPr="00E56613" w:rsidRDefault="00E56613" w:rsidP="00E56613">
      <w:pPr>
        <w:spacing w:before="0" w:beforeAutospacing="0" w:after="0" w:afterAutospacing="0" w:line="360" w:lineRule="auto"/>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                          ______________________</w:t>
      </w:r>
      <w:r w:rsidRPr="00E56613">
        <w:rPr>
          <w:rFonts w:ascii="David" w:eastAsia="Times New Roman" w:hAnsi="David" w:cs="David"/>
          <w:snapToGrid w:val="0"/>
          <w:sz w:val="24"/>
          <w:szCs w:val="24"/>
          <w:rtl/>
        </w:rPr>
        <w:tab/>
        <w:t>_______________________</w:t>
      </w:r>
    </w:p>
    <w:p w14:paraId="5D915E83" w14:textId="77777777" w:rsidR="00E56613" w:rsidRPr="00E56613" w:rsidRDefault="00E56613" w:rsidP="00E56613">
      <w:pPr>
        <w:tabs>
          <w:tab w:val="left" w:pos="799"/>
        </w:tabs>
        <w:spacing w:before="0" w:beforeAutospacing="0" w:after="0" w:afterAutospacing="0" w:line="360" w:lineRule="auto"/>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ab/>
        <w:t xml:space="preserve">                           ה מ ז מ י ן        </w:t>
      </w:r>
      <w:r w:rsidRPr="00E56613">
        <w:rPr>
          <w:rFonts w:ascii="David" w:eastAsia="Times New Roman" w:hAnsi="David" w:cs="David"/>
          <w:snapToGrid w:val="0"/>
          <w:sz w:val="24"/>
          <w:szCs w:val="24"/>
          <w:rtl/>
        </w:rPr>
        <w:tab/>
        <w:t xml:space="preserve">                                  ה ק ב ל ן  </w:t>
      </w:r>
    </w:p>
    <w:p w14:paraId="2CE3BCA1" w14:textId="77777777" w:rsidR="00E56613" w:rsidRPr="00E56613" w:rsidRDefault="00E56613" w:rsidP="00E56613">
      <w:pPr>
        <w:spacing w:before="0" w:beforeAutospacing="0" w:after="0" w:afterAutospacing="0" w:line="480" w:lineRule="auto"/>
        <w:jc w:val="both"/>
        <w:rPr>
          <w:rFonts w:ascii="David" w:eastAsia="Times New Roman" w:hAnsi="David" w:cs="David"/>
          <w:b/>
          <w:sz w:val="24"/>
          <w:szCs w:val="24"/>
          <w:rtl/>
        </w:rPr>
      </w:pPr>
    </w:p>
    <w:p w14:paraId="37C83BB0" w14:textId="77777777" w:rsidR="00E56613" w:rsidRPr="00E56613" w:rsidRDefault="00E56613" w:rsidP="00E56613">
      <w:pPr>
        <w:spacing w:before="0" w:beforeAutospacing="0" w:after="0" w:afterAutospacing="0" w:line="480" w:lineRule="auto"/>
        <w:jc w:val="both"/>
        <w:rPr>
          <w:rFonts w:ascii="David" w:eastAsia="Times New Roman" w:hAnsi="David" w:cs="David"/>
          <w:b/>
          <w:sz w:val="24"/>
          <w:szCs w:val="24"/>
          <w:rtl/>
        </w:rPr>
      </w:pPr>
    </w:p>
    <w:p w14:paraId="17A6A88E" w14:textId="77777777" w:rsidR="00E56613" w:rsidRPr="00E56613" w:rsidRDefault="00E56613" w:rsidP="00E56613">
      <w:pPr>
        <w:spacing w:before="0" w:beforeAutospacing="0" w:after="0" w:afterAutospacing="0" w:line="480" w:lineRule="auto"/>
        <w:jc w:val="both"/>
        <w:rPr>
          <w:rFonts w:ascii="David" w:eastAsia="Times New Roman" w:hAnsi="David" w:cs="David"/>
          <w:b/>
          <w:sz w:val="24"/>
          <w:szCs w:val="24"/>
          <w:rtl/>
        </w:rPr>
      </w:pPr>
    </w:p>
    <w:p w14:paraId="6F9D0C5A" w14:textId="77777777" w:rsidR="00E56613" w:rsidRPr="00E56613" w:rsidRDefault="00E56613" w:rsidP="00E56613">
      <w:pPr>
        <w:spacing w:before="0" w:beforeAutospacing="0" w:after="0" w:afterAutospacing="0" w:line="480" w:lineRule="auto"/>
        <w:jc w:val="both"/>
        <w:rPr>
          <w:rFonts w:ascii="David" w:eastAsia="Times New Roman" w:hAnsi="David" w:cs="David"/>
          <w:b/>
          <w:sz w:val="24"/>
          <w:szCs w:val="24"/>
          <w:rtl/>
        </w:rPr>
      </w:pPr>
    </w:p>
    <w:p w14:paraId="76EFBE72" w14:textId="77777777" w:rsidR="00E56613" w:rsidRPr="00E56613" w:rsidRDefault="00E56613" w:rsidP="00E56613">
      <w:pPr>
        <w:spacing w:before="0" w:beforeAutospacing="0" w:after="0" w:afterAutospacing="0" w:line="480" w:lineRule="auto"/>
        <w:jc w:val="both"/>
        <w:rPr>
          <w:rFonts w:ascii="David" w:eastAsia="Times New Roman" w:hAnsi="David" w:cs="David"/>
          <w:b/>
          <w:sz w:val="24"/>
          <w:szCs w:val="24"/>
          <w:rtl/>
        </w:rPr>
      </w:pPr>
    </w:p>
    <w:p w14:paraId="666A0F07" w14:textId="77777777" w:rsidR="00E56613" w:rsidRPr="00E56613" w:rsidRDefault="00E56613" w:rsidP="00E56613">
      <w:pPr>
        <w:spacing w:before="0" w:beforeAutospacing="0" w:after="0" w:afterAutospacing="0" w:line="480" w:lineRule="auto"/>
        <w:jc w:val="both"/>
        <w:rPr>
          <w:rFonts w:ascii="David" w:eastAsia="Times New Roman" w:hAnsi="David" w:cs="David"/>
          <w:b/>
          <w:sz w:val="24"/>
          <w:szCs w:val="24"/>
          <w:rtl/>
        </w:rPr>
      </w:pPr>
      <w:r w:rsidRPr="00E56613">
        <w:rPr>
          <w:rFonts w:ascii="David" w:eastAsia="Times New Roman" w:hAnsi="David" w:cs="David"/>
          <w:b/>
          <w:sz w:val="24"/>
          <w:szCs w:val="24"/>
          <w:rtl/>
        </w:rPr>
        <w:lastRenderedPageBreak/>
        <w:t>אני הח"מ, _________________ עו"ד/רו"ח מרח' ______________ מאשר כי ה"ה __________________ הם שחתמו בשם הקבלן על החוזה דלעיל וכי חתימתם המשותפת בצירוף חותמת החברה מחייבת את הקבלן לעניין זה.</w:t>
      </w:r>
    </w:p>
    <w:p w14:paraId="0DCF63E0" w14:textId="77777777" w:rsidR="00E56613" w:rsidRPr="00E56613" w:rsidRDefault="00E56613" w:rsidP="00E56613">
      <w:pPr>
        <w:spacing w:before="0" w:beforeAutospacing="0" w:after="0" w:afterAutospacing="0" w:line="480" w:lineRule="auto"/>
        <w:jc w:val="both"/>
        <w:rPr>
          <w:rFonts w:ascii="David" w:eastAsia="Times New Roman" w:hAnsi="David" w:cs="David"/>
          <w:b/>
          <w:sz w:val="24"/>
          <w:szCs w:val="24"/>
          <w:rtl/>
        </w:rPr>
      </w:pPr>
      <w:r w:rsidRPr="00E56613">
        <w:rPr>
          <w:rFonts w:ascii="David" w:eastAsia="Times New Roman" w:hAnsi="David" w:cs="David"/>
          <w:b/>
          <w:sz w:val="24"/>
          <w:szCs w:val="24"/>
          <w:rtl/>
        </w:rPr>
        <w:t>תאריך: ______________</w:t>
      </w:r>
      <w:r w:rsidRPr="00E56613">
        <w:rPr>
          <w:rFonts w:ascii="David" w:eastAsia="Times New Roman" w:hAnsi="David" w:cs="David"/>
          <w:b/>
          <w:sz w:val="24"/>
          <w:szCs w:val="24"/>
          <w:rtl/>
        </w:rPr>
        <w:tab/>
        <w:t>חתימה וחותמת עו"ד/רו"ח: _________________</w:t>
      </w:r>
    </w:p>
    <w:p w14:paraId="6837442A" w14:textId="77777777" w:rsidR="00E56613" w:rsidRPr="00E56613" w:rsidRDefault="00E56613" w:rsidP="00E56613">
      <w:pPr>
        <w:keepNext/>
        <w:spacing w:before="0" w:beforeAutospacing="0" w:after="0" w:afterAutospacing="0" w:line="240" w:lineRule="auto"/>
        <w:ind w:left="200"/>
        <w:jc w:val="center"/>
        <w:outlineLvl w:val="5"/>
        <w:rPr>
          <w:rFonts w:ascii="David" w:eastAsia="Times New Roman" w:hAnsi="David" w:cs="David"/>
          <w:b/>
          <w:bCs/>
          <w:sz w:val="24"/>
          <w:szCs w:val="24"/>
          <w:u w:val="single"/>
          <w:rtl/>
        </w:rPr>
      </w:pPr>
    </w:p>
    <w:p w14:paraId="2B3EFD83" w14:textId="77777777" w:rsidR="00E56613" w:rsidRPr="00E56613" w:rsidRDefault="00E56613" w:rsidP="00E56613">
      <w:pPr>
        <w:spacing w:before="0" w:beforeAutospacing="0" w:after="0" w:afterAutospacing="0" w:line="360" w:lineRule="auto"/>
        <w:jc w:val="both"/>
        <w:rPr>
          <w:rFonts w:ascii="David" w:eastAsia="Times New Roman" w:hAnsi="David" w:cs="David"/>
          <w:sz w:val="26"/>
          <w:szCs w:val="26"/>
          <w:rtl/>
        </w:rPr>
      </w:pPr>
    </w:p>
    <w:p w14:paraId="2A9066E7" w14:textId="77777777" w:rsidR="00E56613" w:rsidRPr="00E56613" w:rsidRDefault="00E56613" w:rsidP="00E56613">
      <w:pPr>
        <w:keepNext/>
        <w:spacing w:before="0" w:beforeAutospacing="0" w:after="0" w:afterAutospacing="0" w:line="240" w:lineRule="auto"/>
        <w:ind w:left="200"/>
        <w:jc w:val="center"/>
        <w:outlineLvl w:val="5"/>
        <w:rPr>
          <w:rFonts w:ascii="David" w:eastAsia="Times New Roman" w:hAnsi="David" w:cs="David"/>
          <w:b/>
          <w:bCs/>
          <w:sz w:val="24"/>
          <w:szCs w:val="24"/>
          <w:u w:val="single"/>
          <w:rtl/>
        </w:rPr>
      </w:pPr>
    </w:p>
    <w:p w14:paraId="00C87D5F" w14:textId="77777777" w:rsidR="00D904AB" w:rsidRDefault="00D904AB">
      <w:pPr>
        <w:bidi w:val="0"/>
        <w:spacing w:before="0" w:beforeAutospacing="0" w:after="160" w:afterAutospacing="0" w:line="259" w:lineRule="auto"/>
        <w:rPr>
          <w:rFonts w:ascii="David" w:eastAsia="Times New Roman" w:hAnsi="David" w:cs="David"/>
          <w:sz w:val="26"/>
          <w:szCs w:val="26"/>
          <w:rtl/>
        </w:rPr>
      </w:pPr>
      <w:r>
        <w:rPr>
          <w:rFonts w:ascii="David" w:eastAsia="Times New Roman" w:hAnsi="David" w:cs="David"/>
          <w:sz w:val="26"/>
          <w:szCs w:val="26"/>
          <w:rtl/>
        </w:rPr>
        <w:br w:type="page"/>
      </w:r>
    </w:p>
    <w:p w14:paraId="267E43A3" w14:textId="77777777" w:rsidR="00E56613" w:rsidRPr="00E56613" w:rsidRDefault="00E56613" w:rsidP="00E56613">
      <w:pPr>
        <w:keepNext/>
        <w:spacing w:before="0" w:beforeAutospacing="0" w:after="0" w:afterAutospacing="0" w:line="240" w:lineRule="auto"/>
        <w:ind w:left="200"/>
        <w:jc w:val="center"/>
        <w:outlineLvl w:val="5"/>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lastRenderedPageBreak/>
        <w:t xml:space="preserve">נספח 3.1.1 </w:t>
      </w:r>
    </w:p>
    <w:p w14:paraId="54F57871" w14:textId="77777777" w:rsidR="00E56613" w:rsidRPr="00E56613" w:rsidRDefault="00E56613" w:rsidP="00E56613">
      <w:pPr>
        <w:keepNext/>
        <w:spacing w:before="0" w:beforeAutospacing="0" w:after="0" w:afterAutospacing="0" w:line="240" w:lineRule="auto"/>
        <w:ind w:left="200"/>
        <w:jc w:val="center"/>
        <w:outlineLvl w:val="5"/>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t>נספח התאמות כללי לחוזה</w:t>
      </w:r>
    </w:p>
    <w:p w14:paraId="681A5D2E"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567592DD"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האמור לצד הסעיפים המצוינים בנספח זה בא להשלים ולהוסיף על האמור </w:t>
      </w:r>
      <w:r w:rsidRPr="00E56613">
        <w:rPr>
          <w:rFonts w:ascii="David" w:eastAsia="Times New Roman" w:hAnsi="David" w:cs="David"/>
          <w:b/>
          <w:bCs/>
          <w:snapToGrid w:val="0"/>
          <w:sz w:val="24"/>
          <w:szCs w:val="24"/>
          <w:rtl/>
        </w:rPr>
        <w:t>באותם סעיפים בחוזה</w:t>
      </w:r>
      <w:r w:rsidRPr="00E56613">
        <w:rPr>
          <w:rFonts w:ascii="David" w:eastAsia="Times New Roman" w:hAnsi="David" w:cs="David"/>
          <w:snapToGrid w:val="0"/>
          <w:sz w:val="24"/>
          <w:szCs w:val="24"/>
          <w:rtl/>
        </w:rPr>
        <w:t xml:space="preserve">, אך לא לגרוע מהם, ואולם במקום בו קיימת סתירה בין הסעיפים </w:t>
      </w:r>
      <w:r w:rsidR="00436BCE" w:rsidRPr="00E56613">
        <w:rPr>
          <w:rFonts w:ascii="David" w:eastAsia="Times New Roman" w:hAnsi="David" w:cs="David" w:hint="cs"/>
          <w:snapToGrid w:val="0"/>
          <w:sz w:val="24"/>
          <w:szCs w:val="24"/>
          <w:rtl/>
        </w:rPr>
        <w:t>שיתווספ</w:t>
      </w:r>
      <w:r w:rsidR="00436BCE" w:rsidRPr="00E56613">
        <w:rPr>
          <w:rFonts w:ascii="David" w:eastAsia="Times New Roman" w:hAnsi="David" w:cs="David" w:hint="eastAsia"/>
          <w:snapToGrid w:val="0"/>
          <w:sz w:val="24"/>
          <w:szCs w:val="24"/>
          <w:rtl/>
        </w:rPr>
        <w:t>ו</w:t>
      </w:r>
      <w:r w:rsidRPr="00E56613">
        <w:rPr>
          <w:rFonts w:ascii="David" w:eastAsia="Times New Roman" w:hAnsi="David" w:cs="David"/>
          <w:snapToGrid w:val="0"/>
          <w:sz w:val="24"/>
          <w:szCs w:val="24"/>
          <w:rtl/>
        </w:rPr>
        <w:t xml:space="preserve"> ו/או יתוקנו ו/או ימחקו בנספח זה לבין האמור בחוזה, יגברו הוראות נספח זה על האמור בחוזה. שאר תנאי החוזה </w:t>
      </w:r>
      <w:r w:rsidR="00436BCE" w:rsidRPr="00E56613">
        <w:rPr>
          <w:rFonts w:ascii="David" w:eastAsia="Times New Roman" w:hAnsi="David" w:cs="David" w:hint="cs"/>
          <w:snapToGrid w:val="0"/>
          <w:sz w:val="24"/>
          <w:szCs w:val="24"/>
          <w:rtl/>
        </w:rPr>
        <w:t>יישאר</w:t>
      </w:r>
      <w:r w:rsidR="00436BCE" w:rsidRPr="00E56613">
        <w:rPr>
          <w:rFonts w:ascii="David" w:eastAsia="Times New Roman" w:hAnsi="David" w:cs="David" w:hint="eastAsia"/>
          <w:snapToGrid w:val="0"/>
          <w:sz w:val="24"/>
          <w:szCs w:val="24"/>
          <w:rtl/>
        </w:rPr>
        <w:t>ו</w:t>
      </w:r>
      <w:r w:rsidRPr="00E56613">
        <w:rPr>
          <w:rFonts w:ascii="David" w:eastAsia="Times New Roman" w:hAnsi="David" w:cs="David"/>
          <w:snapToGrid w:val="0"/>
          <w:sz w:val="24"/>
          <w:szCs w:val="24"/>
          <w:rtl/>
        </w:rPr>
        <w:t xml:space="preserve"> בתוקפם.</w:t>
      </w:r>
    </w:p>
    <w:p w14:paraId="77900A5D"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p>
    <w:p w14:paraId="6BEA8912" w14:textId="77777777" w:rsidR="00E56613" w:rsidRPr="00E56613" w:rsidRDefault="00E56613" w:rsidP="00E56613">
      <w:pPr>
        <w:spacing w:before="0" w:beforeAutospacing="0" w:after="0" w:afterAutospacing="0" w:line="240" w:lineRule="auto"/>
        <w:ind w:left="567" w:hanging="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1.1</w:t>
      </w:r>
      <w:r w:rsidRPr="00E56613">
        <w:rPr>
          <w:rFonts w:ascii="David" w:eastAsia="Times New Roman" w:hAnsi="David" w:cs="David"/>
          <w:snapToGrid w:val="0"/>
          <w:sz w:val="24"/>
          <w:szCs w:val="24"/>
          <w:rtl/>
        </w:rPr>
        <w:tab/>
        <w:t xml:space="preserve">למונחים הבאים יהיה הפרוש הנקוב </w:t>
      </w:r>
      <w:r w:rsidR="00436BCE" w:rsidRPr="00E56613">
        <w:rPr>
          <w:rFonts w:ascii="David" w:eastAsia="Times New Roman" w:hAnsi="David" w:cs="David" w:hint="cs"/>
          <w:snapToGrid w:val="0"/>
          <w:sz w:val="24"/>
          <w:szCs w:val="24"/>
          <w:rtl/>
        </w:rPr>
        <w:t>בצדם</w:t>
      </w:r>
      <w:r w:rsidRPr="00E56613">
        <w:rPr>
          <w:rFonts w:ascii="David" w:eastAsia="Times New Roman" w:hAnsi="David" w:cs="David"/>
          <w:snapToGrid w:val="0"/>
          <w:sz w:val="24"/>
          <w:szCs w:val="24"/>
          <w:rtl/>
        </w:rPr>
        <w:t>:</w:t>
      </w:r>
    </w:p>
    <w:p w14:paraId="1F9957F9"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58D0BC9A" w14:textId="77777777" w:rsidR="00E56613" w:rsidRPr="00E56613" w:rsidRDefault="00E56613" w:rsidP="00E56613">
      <w:pPr>
        <w:spacing w:before="0" w:beforeAutospacing="0" w:after="0" w:afterAutospacing="0" w:line="240" w:lineRule="auto"/>
        <w:ind w:left="2268" w:hanging="1701"/>
        <w:jc w:val="both"/>
        <w:rPr>
          <w:rFonts w:ascii="David" w:eastAsia="Times New Roman" w:hAnsi="David" w:cs="David"/>
          <w:snapToGrid w:val="0"/>
          <w:color w:val="000000"/>
          <w:sz w:val="24"/>
          <w:szCs w:val="24"/>
          <w:rtl/>
        </w:rPr>
      </w:pPr>
      <w:r w:rsidRPr="00E56613">
        <w:rPr>
          <w:rFonts w:ascii="David" w:eastAsia="Times New Roman" w:hAnsi="David" w:cs="David"/>
          <w:snapToGrid w:val="0"/>
          <w:sz w:val="24"/>
          <w:szCs w:val="24"/>
          <w:rtl/>
        </w:rPr>
        <w:t xml:space="preserve">"הפרויקט"- </w:t>
      </w:r>
      <w:r w:rsidRPr="00E56613">
        <w:rPr>
          <w:rFonts w:ascii="David" w:eastAsia="Times New Roman" w:hAnsi="David" w:cs="David"/>
          <w:snapToGrid w:val="0"/>
          <w:color w:val="000000"/>
          <w:sz w:val="24"/>
          <w:szCs w:val="24"/>
          <w:rtl/>
        </w:rPr>
        <w:tab/>
      </w:r>
      <w:sdt>
        <w:sdtPr>
          <w:rPr>
            <w:rFonts w:ascii="David" w:eastAsia="Times New Roman" w:hAnsi="David" w:cs="David"/>
            <w:snapToGrid w:val="0"/>
            <w:color w:val="000000"/>
            <w:sz w:val="24"/>
            <w:szCs w:val="24"/>
            <w:rtl/>
          </w:rPr>
          <w:alias w:val="שם הפרויקט"/>
          <w:tag w:val="cntProjectName"/>
          <w:id w:val="-1267526868"/>
          <w:placeholder>
            <w:docPart w:val="3549C5C7B7EB4251A7D58D9EBFBFCD9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18" w:author="Kook Sec" w:date="2024-07-28T13:13:00Z">
            <w:r w:rsidR="00945BF5">
              <w:rPr>
                <w:rFonts w:ascii="David" w:eastAsia="Times New Roman" w:hAnsi="David" w:cs="David"/>
                <w:snapToGrid w:val="0"/>
                <w:color w:val="000000"/>
                <w:sz w:val="24"/>
                <w:szCs w:val="24"/>
                <w:rtl/>
              </w:rPr>
              <w:t>פ.א פיתוח ובנייה בירושלים בע"מ</w:t>
            </w:r>
          </w:ins>
        </w:sdtContent>
      </w:sdt>
      <w:r w:rsidRPr="00E56613">
        <w:rPr>
          <w:rFonts w:ascii="David" w:eastAsia="Times New Roman" w:hAnsi="David" w:cs="David"/>
          <w:snapToGrid w:val="0"/>
          <w:color w:val="000000"/>
          <w:sz w:val="24"/>
          <w:szCs w:val="24"/>
          <w:rtl/>
        </w:rPr>
        <w:t xml:space="preserve"> המתוכנן ברח' __________ </w:t>
      </w:r>
      <w:sdt>
        <w:sdtPr>
          <w:rPr>
            <w:rFonts w:ascii="David" w:eastAsia="Times New Roman" w:hAnsi="David" w:cs="David"/>
            <w:snapToGrid w:val="0"/>
            <w:color w:val="008000"/>
            <w:sz w:val="24"/>
            <w:szCs w:val="24"/>
            <w:rtl/>
          </w:rPr>
          <w:alias w:val="שדה נוסף 1"/>
          <w:tag w:val="cntCustomField1"/>
          <w:id w:val="-883642892"/>
          <w:placeholder>
            <w:docPart w:val="31A4FD3535C84FA48DD861D92501AF0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r w:rsidR="00436BCE" w:rsidRPr="004739EA">
            <w:rPr>
              <w:rStyle w:val="a8"/>
              <w:color w:val="00B0F0"/>
              <w:rtl/>
            </w:rPr>
            <w:t>[שדה נוסף 1]</w:t>
          </w:r>
        </w:sdtContent>
      </w:sdt>
      <w:r w:rsidRPr="00E56613">
        <w:rPr>
          <w:rFonts w:ascii="David" w:eastAsia="Times New Roman" w:hAnsi="David" w:cs="David"/>
          <w:snapToGrid w:val="0"/>
          <w:color w:val="000000"/>
          <w:sz w:val="24"/>
          <w:szCs w:val="24"/>
          <w:rtl/>
        </w:rPr>
        <w:t xml:space="preserve"> ואשר עתיד להתבצע בשלבים הבאים:</w:t>
      </w:r>
    </w:p>
    <w:p w14:paraId="5AE05548" w14:textId="77777777" w:rsidR="00E56613" w:rsidRPr="00E56613" w:rsidRDefault="00E56613" w:rsidP="00E56613">
      <w:pPr>
        <w:spacing w:before="0" w:beforeAutospacing="0" w:after="0" w:afterAutospacing="0" w:line="240" w:lineRule="auto"/>
        <w:ind w:left="2268"/>
        <w:jc w:val="both"/>
        <w:rPr>
          <w:rFonts w:ascii="David" w:eastAsia="Times New Roman" w:hAnsi="David" w:cs="David"/>
          <w:snapToGrid w:val="0"/>
          <w:color w:val="000000"/>
          <w:sz w:val="24"/>
          <w:szCs w:val="24"/>
          <w:rtl/>
        </w:rPr>
      </w:pPr>
      <w:r w:rsidRPr="00E56613">
        <w:rPr>
          <w:rFonts w:ascii="David" w:eastAsia="Times New Roman" w:hAnsi="David" w:cs="David"/>
          <w:snapToGrid w:val="0"/>
          <w:color w:val="000000"/>
          <w:sz w:val="24"/>
          <w:szCs w:val="24"/>
          <w:rtl/>
        </w:rPr>
        <w:t xml:space="preserve">שלב א' </w:t>
      </w:r>
      <w:r w:rsidRPr="00E56613">
        <w:rPr>
          <w:rFonts w:ascii="David" w:eastAsia="Times New Roman" w:hAnsi="David" w:cs="David"/>
          <w:snapToGrid w:val="0"/>
          <w:color w:val="000000"/>
          <w:sz w:val="24"/>
          <w:szCs w:val="24"/>
        </w:rPr>
        <w:t>–</w:t>
      </w:r>
      <w:r w:rsidRPr="00E56613">
        <w:rPr>
          <w:rFonts w:ascii="David" w:eastAsia="Times New Roman" w:hAnsi="David" w:cs="David"/>
          <w:snapToGrid w:val="0"/>
          <w:color w:val="000000"/>
          <w:sz w:val="24"/>
          <w:szCs w:val="24"/>
          <w:rtl/>
        </w:rPr>
        <w:t xml:space="preserve"> בניית מפלס קומת קרקע תחתונה הכוללת בין היתר חניות, מחסנים וחדרים טכניים בתחום בנינים מס' __ ו-__. בניית בנין מגורים מס' __  ופיתוח צמוד.</w:t>
      </w:r>
    </w:p>
    <w:p w14:paraId="6B34963A" w14:textId="77777777" w:rsidR="00E56613" w:rsidRPr="00E56613" w:rsidRDefault="00E56613" w:rsidP="00E56613">
      <w:pPr>
        <w:spacing w:before="0" w:beforeAutospacing="0" w:after="0" w:afterAutospacing="0" w:line="240" w:lineRule="auto"/>
        <w:ind w:left="2268"/>
        <w:jc w:val="both"/>
        <w:rPr>
          <w:rFonts w:ascii="David" w:eastAsia="Times New Roman" w:hAnsi="David" w:cs="David"/>
          <w:snapToGrid w:val="0"/>
          <w:sz w:val="24"/>
          <w:szCs w:val="24"/>
          <w:rtl/>
        </w:rPr>
      </w:pPr>
      <w:r w:rsidRPr="00E56613">
        <w:rPr>
          <w:rFonts w:ascii="David" w:eastAsia="Times New Roman" w:hAnsi="David" w:cs="David"/>
          <w:snapToGrid w:val="0"/>
          <w:color w:val="000000"/>
          <w:sz w:val="24"/>
          <w:szCs w:val="24"/>
          <w:rtl/>
        </w:rPr>
        <w:t>שלב ב' -  בניית בנין מגורים מס'____, פיתוח צמוד ו____________.</w:t>
      </w:r>
    </w:p>
    <w:p w14:paraId="5B741E90" w14:textId="77777777" w:rsidR="00E56613" w:rsidRPr="00E56613" w:rsidRDefault="00E56613" w:rsidP="00E56613">
      <w:pPr>
        <w:tabs>
          <w:tab w:val="right" w:pos="5560"/>
        </w:tabs>
        <w:spacing w:before="0" w:beforeAutospacing="0" w:after="0" w:afterAutospacing="0" w:line="240" w:lineRule="auto"/>
        <w:ind w:left="3768" w:hanging="2420"/>
        <w:jc w:val="both"/>
        <w:rPr>
          <w:rFonts w:ascii="David" w:eastAsia="Times New Roman" w:hAnsi="David" w:cs="David"/>
          <w:snapToGrid w:val="0"/>
          <w:sz w:val="24"/>
          <w:szCs w:val="24"/>
          <w:rtl/>
        </w:rPr>
      </w:pPr>
    </w:p>
    <w:p w14:paraId="10C55EF2" w14:textId="77777777" w:rsidR="00E56613" w:rsidRPr="00E56613" w:rsidRDefault="00E56613" w:rsidP="00436BCE">
      <w:pPr>
        <w:spacing w:before="0" w:beforeAutospacing="0" w:after="0" w:afterAutospacing="0" w:line="240" w:lineRule="auto"/>
        <w:ind w:left="1791" w:hanging="1276"/>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"העבודות" - </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color w:val="008000"/>
          <w:sz w:val="24"/>
          <w:szCs w:val="24"/>
          <w:rtl/>
        </w:rPr>
        <w:tab/>
      </w:r>
      <w:r w:rsidR="00436BCE" w:rsidRPr="004739EA">
        <w:rPr>
          <w:rFonts w:ascii="David" w:eastAsia="Times New Roman" w:hAnsi="David" w:cs="David" w:hint="cs"/>
          <w:bCs/>
          <w:sz w:val="26"/>
          <w:szCs w:val="26"/>
          <w:rtl/>
        </w:rPr>
        <w:t xml:space="preserve">בכתובת: </w:t>
      </w:r>
      <w:r w:rsidR="00436BCE" w:rsidRPr="004739EA">
        <w:rPr>
          <w:rFonts w:ascii="David" w:eastAsia="Times New Roman" w:hAnsi="David" w:cs="David" w:hint="cs"/>
          <w:bCs/>
          <w:sz w:val="26"/>
          <w:szCs w:val="26"/>
          <w:u w:val="single"/>
          <w:rtl/>
        </w:rPr>
        <w:t xml:space="preserve">                            </w:t>
      </w:r>
      <w:r w:rsidRPr="00E56613">
        <w:rPr>
          <w:rFonts w:ascii="David" w:eastAsia="Times New Roman" w:hAnsi="David" w:cs="David"/>
          <w:snapToGrid w:val="0"/>
          <w:sz w:val="24"/>
          <w:szCs w:val="24"/>
          <w:rtl/>
        </w:rPr>
        <w:t>וכמתואר בחוזה זה ובנספחיו.</w:t>
      </w:r>
    </w:p>
    <w:p w14:paraId="7ED81B37" w14:textId="77777777" w:rsidR="00E56613" w:rsidRPr="00E56613" w:rsidRDefault="00E56613" w:rsidP="00E56613">
      <w:pPr>
        <w:tabs>
          <w:tab w:val="right" w:pos="5560"/>
        </w:tabs>
        <w:spacing w:before="0" w:beforeAutospacing="0" w:after="0" w:afterAutospacing="0" w:line="240" w:lineRule="auto"/>
        <w:ind w:left="3768" w:hanging="2634"/>
        <w:jc w:val="both"/>
        <w:rPr>
          <w:rFonts w:ascii="David" w:eastAsia="Times New Roman" w:hAnsi="David" w:cs="David"/>
          <w:snapToGrid w:val="0"/>
          <w:sz w:val="24"/>
          <w:szCs w:val="24"/>
          <w:rtl/>
        </w:rPr>
      </w:pPr>
    </w:p>
    <w:p w14:paraId="4398FAC0" w14:textId="77777777" w:rsidR="00E56613" w:rsidRPr="00E56613" w:rsidRDefault="003B5FE4" w:rsidP="003B5FE4">
      <w:pPr>
        <w:spacing w:before="0" w:beforeAutospacing="0" w:after="0" w:afterAutospacing="0" w:line="240" w:lineRule="auto"/>
        <w:ind w:left="2268" w:hanging="1701"/>
        <w:jc w:val="both"/>
        <w:rPr>
          <w:rFonts w:ascii="David" w:eastAsia="Times New Roman" w:hAnsi="David" w:cs="David"/>
          <w:snapToGrid w:val="0"/>
          <w:color w:val="008000"/>
          <w:sz w:val="24"/>
          <w:szCs w:val="24"/>
          <w:rtl/>
        </w:rPr>
      </w:pPr>
      <w:r>
        <w:rPr>
          <w:rFonts w:ascii="David" w:eastAsia="Times New Roman" w:hAnsi="David" w:cs="David"/>
          <w:snapToGrid w:val="0"/>
          <w:sz w:val="24"/>
          <w:szCs w:val="24"/>
          <w:rtl/>
        </w:rPr>
        <w:t>"מדד יסוד</w:t>
      </w:r>
      <w:r w:rsidR="00E56613" w:rsidRPr="00E56613">
        <w:rPr>
          <w:rFonts w:ascii="David" w:eastAsia="Times New Roman" w:hAnsi="David" w:cs="David"/>
          <w:snapToGrid w:val="0"/>
          <w:sz w:val="24"/>
          <w:szCs w:val="24"/>
          <w:rtl/>
        </w:rPr>
        <w:t>"</w:t>
      </w:r>
      <w:r w:rsidR="00E56613" w:rsidRPr="00E56613">
        <w:rPr>
          <w:rFonts w:ascii="David" w:eastAsia="Times New Roman" w:hAnsi="David" w:cs="David"/>
          <w:snapToGrid w:val="0"/>
          <w:color w:val="FF0000"/>
          <w:sz w:val="24"/>
          <w:szCs w:val="24"/>
          <w:rtl/>
        </w:rPr>
        <w:t xml:space="preserve"> -</w:t>
      </w:r>
      <w:r w:rsidR="00E56613" w:rsidRPr="00E56613">
        <w:rPr>
          <w:rFonts w:ascii="David" w:eastAsia="Times New Roman" w:hAnsi="David" w:cs="David"/>
          <w:snapToGrid w:val="0"/>
          <w:color w:val="FF0000"/>
          <w:sz w:val="24"/>
          <w:szCs w:val="24"/>
          <w:rtl/>
        </w:rPr>
        <w:tab/>
      </w:r>
      <w:sdt>
        <w:sdtPr>
          <w:rPr>
            <w:rFonts w:ascii="Times New Roman" w:eastAsia="Times New Roman" w:hAnsi="Times New Roman" w:cs="David"/>
            <w:color w:val="008000"/>
            <w:sz w:val="24"/>
            <w:szCs w:val="24"/>
            <w:rtl/>
          </w:rPr>
          <w:alias w:val="סוג מדד כותרת"/>
          <w:tag w:val="cntMadadTypeTitle"/>
          <w:id w:val="-2023535727"/>
          <w:placeholder>
            <w:docPart w:val="6C47E7DCBAFB44E8BF67035767FA495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r w:rsidRPr="005603EE">
            <w:rPr>
              <w:rStyle w:val="AutoFieldsChar"/>
              <w:color w:val="00B0F0"/>
              <w:rtl/>
            </w:rPr>
            <w:t>[סוג מדד כותרת]</w:t>
          </w:r>
        </w:sdtContent>
      </w:sdt>
      <w:r w:rsidRPr="00876F47">
        <w:rPr>
          <w:rFonts w:ascii="Times New Roman" w:eastAsia="Times New Roman" w:hAnsi="Times New Roman" w:cs="David"/>
          <w:color w:val="008000"/>
          <w:sz w:val="24"/>
          <w:szCs w:val="24"/>
          <w:rtl/>
        </w:rPr>
        <w:t xml:space="preserve">  </w:t>
      </w:r>
      <w:sdt>
        <w:sdtPr>
          <w:rPr>
            <w:rFonts w:ascii="Times New Roman" w:eastAsia="Times New Roman" w:hAnsi="Times New Roman" w:cs="David"/>
            <w:color w:val="008000"/>
            <w:sz w:val="24"/>
            <w:szCs w:val="24"/>
            <w:rtl/>
          </w:rPr>
          <w:alias w:val="מדד בגין/ידוע - כותרת"/>
          <w:tag w:val="cntIsKnownTitle"/>
          <w:id w:val="344216121"/>
          <w:placeholder>
            <w:docPart w:val="B5036DB9C6B04A7DAE6BE12D5340963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r w:rsidRPr="005603EE">
            <w:rPr>
              <w:rStyle w:val="AutoFieldsChar"/>
              <w:color w:val="00B0F0"/>
              <w:rtl/>
            </w:rPr>
            <w:t>[מדד בגין/ידוע - כותרת]</w:t>
          </w:r>
        </w:sdtContent>
      </w:sdt>
      <w:r w:rsidRPr="00876F47">
        <w:rPr>
          <w:rFonts w:ascii="Times New Roman" w:eastAsia="Times New Roman" w:hAnsi="Times New Roman" w:cs="David"/>
          <w:color w:val="008000"/>
          <w:sz w:val="24"/>
          <w:szCs w:val="24"/>
          <w:rtl/>
        </w:rPr>
        <w:t xml:space="preserve"> </w:t>
      </w:r>
      <w:r w:rsidRPr="00876F47">
        <w:rPr>
          <w:rFonts w:ascii="Times New Roman" w:eastAsia="Times New Roman" w:hAnsi="Times New Roman" w:cs="David"/>
          <w:sz w:val="24"/>
          <w:szCs w:val="24"/>
          <w:rtl/>
        </w:rPr>
        <w:t>ליום</w:t>
      </w:r>
      <w:r w:rsidRPr="00876F47">
        <w:rPr>
          <w:rFonts w:ascii="Times New Roman" w:eastAsia="Times New Roman" w:hAnsi="Times New Roman" w:cs="David"/>
          <w:color w:val="008000"/>
          <w:sz w:val="24"/>
          <w:szCs w:val="24"/>
          <w:rtl/>
        </w:rPr>
        <w:t xml:space="preserve"> </w:t>
      </w:r>
      <w:sdt>
        <w:sdtPr>
          <w:rPr>
            <w:rFonts w:ascii="Times New Roman" w:eastAsia="Times New Roman" w:hAnsi="Times New Roman" w:cs="David"/>
            <w:color w:val="008000"/>
            <w:sz w:val="24"/>
            <w:szCs w:val="24"/>
            <w:rtl/>
          </w:rPr>
          <w:alias w:val="מדד בסיס"/>
          <w:tag w:val="cntMadadBase"/>
          <w:id w:val="1906565257"/>
          <w:placeholder>
            <w:docPart w:val="103A86A3B2C447189DCB277CC62BB40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17-03-08T00:00:00Z">
            <w:dateFormat w:val="dd/MM/yyyy"/>
            <w:lid w:val="he-IL"/>
            <w:storeMappedDataAs w:val="dateTime"/>
            <w:calendar w:val="gregorian"/>
          </w:date>
        </w:sdtPr>
        <w:sdtEndPr/>
        <w:sdtContent>
          <w:r w:rsidRPr="005603EE">
            <w:rPr>
              <w:rStyle w:val="AutoFieldsChar"/>
              <w:color w:val="00B0F0"/>
              <w:rtl/>
            </w:rPr>
            <w:t>[מדד בסיס]</w:t>
          </w:r>
        </w:sdtContent>
      </w:sdt>
      <w:r w:rsidRPr="00876F47">
        <w:rPr>
          <w:rFonts w:ascii="Times New Roman" w:eastAsia="Times New Roman" w:hAnsi="Times New Roman" w:cs="David"/>
          <w:sz w:val="24"/>
          <w:szCs w:val="24"/>
          <w:rtl/>
        </w:rPr>
        <w:t xml:space="preserve"> העומד על </w:t>
      </w:r>
      <w:sdt>
        <w:sdtPr>
          <w:rPr>
            <w:rFonts w:ascii="Times New Roman" w:eastAsia="Times New Roman" w:hAnsi="Times New Roman" w:cs="David"/>
            <w:color w:val="008000"/>
            <w:sz w:val="24"/>
            <w:szCs w:val="24"/>
            <w:rtl/>
          </w:rPr>
          <w:alias w:val="נקודות מדד"/>
          <w:tag w:val="cntMadadPoints"/>
          <w:id w:val="-956552286"/>
          <w:placeholder>
            <w:docPart w:val="D859EF29CD354A918D5B2672869927B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r w:rsidRPr="005603EE">
            <w:rPr>
              <w:rStyle w:val="AutoFieldsChar"/>
              <w:color w:val="00B0F0"/>
              <w:rtl/>
            </w:rPr>
            <w:t>[נקודות מדד]</w:t>
          </w:r>
        </w:sdtContent>
      </w:sdt>
      <w:r w:rsidRPr="00876F47">
        <w:rPr>
          <w:rFonts w:ascii="Times New Roman" w:eastAsia="Times New Roman" w:hAnsi="Times New Roman" w:cs="David"/>
          <w:sz w:val="24"/>
          <w:szCs w:val="24"/>
          <w:rtl/>
        </w:rPr>
        <w:t xml:space="preserve"> נקודות</w:t>
      </w:r>
    </w:p>
    <w:p w14:paraId="5ED875A2" w14:textId="77777777" w:rsidR="00E56613" w:rsidRPr="00E56613" w:rsidRDefault="00E56613" w:rsidP="00E56613">
      <w:pPr>
        <w:tabs>
          <w:tab w:val="right" w:pos="5560"/>
        </w:tabs>
        <w:spacing w:before="0" w:beforeAutospacing="0" w:after="0" w:afterAutospacing="0" w:line="240" w:lineRule="auto"/>
        <w:ind w:left="3768" w:hanging="2634"/>
        <w:jc w:val="both"/>
        <w:rPr>
          <w:rFonts w:ascii="David" w:eastAsia="Times New Roman" w:hAnsi="David" w:cs="David"/>
          <w:snapToGrid w:val="0"/>
          <w:color w:val="FF0000"/>
          <w:sz w:val="24"/>
          <w:szCs w:val="24"/>
          <w:rtl/>
        </w:rPr>
      </w:pPr>
    </w:p>
    <w:p w14:paraId="3125B88C" w14:textId="77777777" w:rsidR="00E56613" w:rsidRPr="00E56613" w:rsidRDefault="00E56613" w:rsidP="00E56613">
      <w:pPr>
        <w:tabs>
          <w:tab w:val="right" w:pos="5560"/>
        </w:tabs>
        <w:spacing w:before="0" w:beforeAutospacing="0" w:after="0" w:afterAutospacing="0" w:line="240" w:lineRule="auto"/>
        <w:ind w:left="3768" w:hanging="2634"/>
        <w:jc w:val="both"/>
        <w:rPr>
          <w:rFonts w:ascii="David" w:eastAsia="Times New Roman" w:hAnsi="David" w:cs="David"/>
          <w:snapToGrid w:val="0"/>
          <w:color w:val="FF0000"/>
          <w:sz w:val="24"/>
          <w:szCs w:val="24"/>
          <w:rtl/>
        </w:rPr>
      </w:pPr>
    </w:p>
    <w:p w14:paraId="0F258D88" w14:textId="77777777" w:rsidR="00E56613" w:rsidRPr="00E56613" w:rsidRDefault="00E56613" w:rsidP="00E56613">
      <w:pPr>
        <w:spacing w:before="0" w:beforeAutospacing="0" w:after="0" w:afterAutospacing="0" w:line="240" w:lineRule="auto"/>
        <w:ind w:left="2268" w:hanging="1701"/>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"המדד הקובע"-</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משמעו - המדד שהתפרסם בגין החודש בו בוצעו העבודות נשוא החשבון או בגין החודש בו היה על הקבלן לבצעו לפי לוח הזמנים, לפי המדד המוקדם יותר.</w:t>
      </w:r>
    </w:p>
    <w:p w14:paraId="2EB35680" w14:textId="77777777" w:rsidR="00E56613" w:rsidRPr="00E56613" w:rsidRDefault="00E56613" w:rsidP="00E56613">
      <w:pPr>
        <w:tabs>
          <w:tab w:val="right" w:pos="5560"/>
        </w:tabs>
        <w:spacing w:before="0" w:beforeAutospacing="0" w:after="0" w:afterAutospacing="0" w:line="240" w:lineRule="auto"/>
        <w:ind w:left="3768" w:hanging="2420"/>
        <w:jc w:val="both"/>
        <w:rPr>
          <w:rFonts w:ascii="David" w:eastAsia="Times New Roman" w:hAnsi="David" w:cs="David"/>
          <w:snapToGrid w:val="0"/>
          <w:sz w:val="24"/>
          <w:szCs w:val="24"/>
          <w:rtl/>
        </w:rPr>
      </w:pPr>
    </w:p>
    <w:p w14:paraId="310A39E7" w14:textId="77777777" w:rsidR="00E56613" w:rsidRPr="00E56613" w:rsidRDefault="00E56613" w:rsidP="00E56613">
      <w:pPr>
        <w:spacing w:before="0" w:beforeAutospacing="0" w:after="0" w:afterAutospacing="0" w:line="240" w:lineRule="auto"/>
        <w:ind w:left="2268" w:hanging="1701"/>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"תנודות המדד"-</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משמעו ההפרש בין המדד היסודי לבין המדד הקובע.</w:t>
      </w:r>
    </w:p>
    <w:p w14:paraId="705C1EBE" w14:textId="77777777" w:rsidR="00E56613" w:rsidRPr="00E56613" w:rsidRDefault="00E56613" w:rsidP="00E56613">
      <w:pPr>
        <w:tabs>
          <w:tab w:val="right" w:pos="5560"/>
        </w:tabs>
        <w:spacing w:before="0" w:beforeAutospacing="0" w:after="0" w:afterAutospacing="0" w:line="240" w:lineRule="auto"/>
        <w:ind w:left="3768" w:hanging="2634"/>
        <w:jc w:val="both"/>
        <w:rPr>
          <w:rFonts w:ascii="David" w:eastAsia="Times New Roman" w:hAnsi="David" w:cs="David"/>
          <w:snapToGrid w:val="0"/>
          <w:sz w:val="24"/>
          <w:szCs w:val="24"/>
          <w:rtl/>
        </w:rPr>
      </w:pPr>
    </w:p>
    <w:p w14:paraId="19145856" w14:textId="77777777" w:rsidR="00E56613" w:rsidRPr="00E56613" w:rsidRDefault="00E56613" w:rsidP="00E56613">
      <w:pPr>
        <w:spacing w:before="0" w:beforeAutospacing="0" w:after="0" w:afterAutospacing="0" w:line="240" w:lineRule="auto"/>
        <w:ind w:left="2268" w:hanging="1701"/>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חישוב הפרשי הצמדה למדד יעשה באופן הבא:</w:t>
      </w:r>
    </w:p>
    <w:p w14:paraId="3C8D91B7" w14:textId="77777777" w:rsidR="00E56613" w:rsidRPr="00E56613" w:rsidRDefault="00E56613" w:rsidP="00E56613">
      <w:pPr>
        <w:spacing w:before="0" w:beforeAutospacing="0" w:after="0" w:afterAutospacing="0" w:line="240" w:lineRule="auto"/>
        <w:ind w:left="5448" w:hanging="2634"/>
        <w:jc w:val="both"/>
        <w:rPr>
          <w:rFonts w:ascii="David" w:eastAsia="Times New Roman" w:hAnsi="David" w:cs="David"/>
          <w:snapToGrid w:val="0"/>
          <w:sz w:val="24"/>
          <w:szCs w:val="24"/>
          <w:rtl/>
        </w:rPr>
      </w:pPr>
    </w:p>
    <w:p w14:paraId="1E1BF558" w14:textId="77777777" w:rsidR="00E56613" w:rsidRPr="00E56613" w:rsidRDefault="00E56613" w:rsidP="00E56613">
      <w:pPr>
        <w:spacing w:before="0" w:beforeAutospacing="0" w:after="0" w:afterAutospacing="0" w:line="240" w:lineRule="auto"/>
        <w:ind w:left="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חלו תנודות במדד - יגדל או יפחת (לפי המקרה) הסכום שיש לשלם לפי החשבון הנוגע בדבר (לאחר בצוע הניכויים לפי החוזה) בשיעור התנודה במדד, אך זאת בכפיפה למותנה להלן.</w:t>
      </w:r>
    </w:p>
    <w:p w14:paraId="319FFEF8" w14:textId="77777777" w:rsidR="00E56613" w:rsidRPr="00E56613" w:rsidRDefault="00E56613" w:rsidP="00E56613">
      <w:pPr>
        <w:spacing w:before="0" w:beforeAutospacing="0" w:after="0" w:afterAutospacing="0" w:line="240" w:lineRule="auto"/>
        <w:ind w:left="2268" w:hanging="1701"/>
        <w:jc w:val="both"/>
        <w:rPr>
          <w:rFonts w:ascii="David" w:eastAsia="Times New Roman" w:hAnsi="David" w:cs="David"/>
          <w:snapToGrid w:val="0"/>
          <w:sz w:val="24"/>
          <w:szCs w:val="24"/>
          <w:rtl/>
        </w:rPr>
      </w:pPr>
    </w:p>
    <w:p w14:paraId="62054D4E" w14:textId="77777777" w:rsidR="00E56613" w:rsidRPr="00E56613" w:rsidRDefault="00E56613" w:rsidP="00E56613">
      <w:pPr>
        <w:spacing w:before="0" w:beforeAutospacing="0" w:after="0" w:afterAutospacing="0" w:line="240" w:lineRule="auto"/>
        <w:ind w:left="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נגרם עיכוב בבצוע העבודות ע"י הקבלן או ניתנה לקבלן אורכה, לפי דרישתו (פרט לאורכה שניתנה בהתאם לסעיף 10.12), אזי הזכות למזמין לראות כל עבודה כאילו בוצעה במועד בו היה על הקבלן לבצעה בהתאם ללוח הזמנים, והמדד לפיו יבחן מחיר אותה עבודה יהיה המדד המתייחס לחודש בו היה על הקבלן לבצעה בהתאם ללוח הזמנים כאמור. ואולם, אם המדד המתייחס לחודש בו בוצעה בפועל עבודה שבצועה עוכב כאמור היה נמוך מהמדד המתייחס לחודש בו היה על הקבלן לבצעה לפי לוח הזמנים כאמור, יבחן מחיר אותה עבודה לפי המדד המתייחס לחודש בו בוצעה העבודה למעשה. מחיר שנויים שערכם נקבע כמחיר סופי לא יושפע מהתנודות במדד. </w:t>
      </w:r>
    </w:p>
    <w:p w14:paraId="007381AE" w14:textId="77777777" w:rsidR="00E56613" w:rsidRPr="00E56613" w:rsidRDefault="00E56613" w:rsidP="00E56613">
      <w:pPr>
        <w:spacing w:before="0" w:beforeAutospacing="0" w:after="0" w:afterAutospacing="0" w:line="240" w:lineRule="auto"/>
        <w:ind w:left="2268" w:hanging="1701"/>
        <w:jc w:val="both"/>
        <w:rPr>
          <w:rFonts w:ascii="David" w:eastAsia="Times New Roman" w:hAnsi="David" w:cs="David"/>
          <w:snapToGrid w:val="0"/>
          <w:sz w:val="24"/>
          <w:szCs w:val="24"/>
          <w:rtl/>
        </w:rPr>
      </w:pPr>
    </w:p>
    <w:p w14:paraId="6A42A99B" w14:textId="77777777" w:rsidR="00E56613" w:rsidRPr="00E56613" w:rsidRDefault="00E56613" w:rsidP="00E56613">
      <w:pPr>
        <w:spacing w:before="0" w:beforeAutospacing="0" w:after="0" w:afterAutospacing="0" w:line="240" w:lineRule="auto"/>
        <w:ind w:left="2268" w:hanging="1701"/>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"העירייה" -</w:t>
      </w:r>
      <w:sdt>
        <w:sdtPr>
          <w:rPr>
            <w:rFonts w:ascii="David" w:eastAsia="Times New Roman" w:hAnsi="David" w:cs="David"/>
            <w:bCs/>
            <w:color w:val="008000"/>
            <w:sz w:val="26"/>
            <w:szCs w:val="26"/>
            <w:rtl/>
          </w:rPr>
          <w:alias w:val="רשות מקומית"/>
          <w:tag w:val="cntLocalAuth"/>
          <w:id w:val="-913618302"/>
          <w:placeholder>
            <w:docPart w:val="90D5C92E03A547C08D9F4632C4E495F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ins w:id="19" w:author="Kook Sec" w:date="2024-07-28T13:13:00Z">
            <w:r w:rsidR="00945BF5">
              <w:rPr>
                <w:rFonts w:ascii="David" w:eastAsia="Times New Roman" w:hAnsi="David" w:cs="David"/>
                <w:bCs/>
                <w:color w:val="008000"/>
                <w:sz w:val="26"/>
                <w:szCs w:val="26"/>
                <w:rtl/>
              </w:rPr>
              <w:t>ירושלים</w:t>
            </w:r>
          </w:ins>
        </w:sdtContent>
      </w:sdt>
    </w:p>
    <w:p w14:paraId="1A717E65"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0F0ABAE4" w14:textId="77777777" w:rsidR="00E56613" w:rsidRPr="00E56613" w:rsidRDefault="00E56613" w:rsidP="003B5FE4">
      <w:pPr>
        <w:spacing w:before="0" w:beforeAutospacing="0" w:after="0" w:afterAutospacing="0" w:line="240" w:lineRule="auto"/>
        <w:ind w:left="567" w:hanging="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4.1</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 xml:space="preserve">המפקח הוא </w:t>
      </w:r>
      <w:r w:rsidR="003B5FE4">
        <w:rPr>
          <w:rFonts w:ascii="David" w:eastAsia="Times New Roman" w:hAnsi="David" w:cs="David" w:hint="cs"/>
          <w:snapToGrid w:val="0"/>
          <w:sz w:val="24"/>
          <w:szCs w:val="24"/>
          <w:rtl/>
        </w:rPr>
        <w:t>: _________________</w:t>
      </w:r>
    </w:p>
    <w:p w14:paraId="29B07A45"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724F80CE" w14:textId="77777777" w:rsidR="00E56613" w:rsidRPr="00E56613" w:rsidRDefault="00E56613" w:rsidP="00E56613">
      <w:pPr>
        <w:spacing w:before="0" w:beforeAutospacing="0" w:after="0" w:afterAutospacing="0" w:line="240" w:lineRule="auto"/>
        <w:ind w:left="567" w:hanging="567"/>
        <w:jc w:val="both"/>
        <w:rPr>
          <w:rFonts w:ascii="David" w:eastAsia="Times New Roman" w:hAnsi="David" w:cs="David"/>
          <w:snapToGrid w:val="0"/>
          <w:sz w:val="24"/>
          <w:szCs w:val="24"/>
          <w:rtl/>
        </w:rPr>
      </w:pPr>
      <w:r w:rsidRPr="00E56613">
        <w:rPr>
          <w:rFonts w:ascii="David" w:eastAsia="Times New Roman" w:hAnsi="David" w:cs="David"/>
          <w:snapToGrid w:val="0"/>
          <w:color w:val="000000"/>
          <w:sz w:val="24"/>
          <w:szCs w:val="24"/>
          <w:rtl/>
        </w:rPr>
        <w:t>5.3</w:t>
      </w:r>
      <w:r w:rsidRPr="00E56613">
        <w:rPr>
          <w:rFonts w:ascii="David" w:eastAsia="Times New Roman" w:hAnsi="David" w:cs="David"/>
          <w:snapToGrid w:val="0"/>
          <w:color w:val="000000"/>
          <w:sz w:val="24"/>
          <w:szCs w:val="24"/>
          <w:rtl/>
        </w:rPr>
        <w:tab/>
        <w:t xml:space="preserve">מבלי לגרוע מהאמור בסעיף, </w:t>
      </w:r>
      <w:r w:rsidRPr="00E56613">
        <w:rPr>
          <w:rFonts w:ascii="David" w:eastAsia="Times New Roman" w:hAnsi="David" w:cs="David"/>
          <w:snapToGrid w:val="0"/>
          <w:sz w:val="24"/>
          <w:szCs w:val="24"/>
          <w:rtl/>
        </w:rPr>
        <w:t xml:space="preserve">הקבלן מצהיר כי ידועים לו גורמים נוספים שעלולה להיות להם השפעה על העבודות וקצב ביצוען כדלקמן: </w:t>
      </w:r>
    </w:p>
    <w:p w14:paraId="6F0D5392" w14:textId="77777777" w:rsidR="00E56613" w:rsidRPr="00E56613" w:rsidRDefault="00E56613" w:rsidP="00E56613">
      <w:pPr>
        <w:spacing w:before="0" w:beforeAutospacing="0" w:after="0" w:afterAutospacing="0" w:line="240" w:lineRule="auto"/>
        <w:ind w:left="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כי ידוע לו שלמרות האמור במפרט המיוחד, בכוונת המזמין להגיש בקשה מתוקנת להיתר, אשר במסגרתה, יופחת מספר הקומות ומספר יחידות הדיור. היה ותאושר הפחתה כאמור, יופחת אותו חלק מהמחיר הכולל המהווה תמורה עבור אותו בנין, לאחר ניכוי התמורה בגין המרתף עפ"י נספח 3.1.11, בשיעור השווה להקטנה ביחס השטחים העיקריים המופיעים בהיתר הבניה החדש לעומת אלה המופיעים בבקשה להיתר הבניה המצורפת כנספח 3.1.5 לחוזה. הקבלן לא יהא זכאי לשום תשלום נוסף בגין זאת ובכלל זה, לא יחשב האמור לעיל כפקודת שינויים.</w:t>
      </w:r>
    </w:p>
    <w:p w14:paraId="6D4C083D"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p>
    <w:p w14:paraId="18E50446" w14:textId="77777777" w:rsidR="00E56613" w:rsidRPr="00E56613" w:rsidRDefault="00E56613" w:rsidP="00E56613">
      <w:pPr>
        <w:spacing w:before="0" w:beforeAutospacing="0" w:after="0" w:afterAutospacing="0" w:line="240" w:lineRule="auto"/>
        <w:ind w:left="567" w:hanging="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lastRenderedPageBreak/>
        <w:t>5.6.1</w:t>
      </w:r>
      <w:r w:rsidRPr="00E56613">
        <w:rPr>
          <w:rFonts w:ascii="David" w:eastAsia="Times New Roman" w:hAnsi="David" w:cs="David"/>
          <w:snapToGrid w:val="0"/>
          <w:sz w:val="24"/>
          <w:szCs w:val="24"/>
          <w:rtl/>
        </w:rPr>
        <w:tab/>
        <w:t>במקרה בו המזמין משלם לבעלי הקרקע בביצוע דירות בעין, מתחייב הקבלן לבצע העבודות בדירות בעלי הקרקע בהתאם למפרט בעלי הקרקע המצורף כנספח 3.1.2.2 לחוזה זה.</w:t>
      </w:r>
    </w:p>
    <w:p w14:paraId="24E1AB80" w14:textId="77777777" w:rsidR="00E56613" w:rsidRPr="00E56613" w:rsidRDefault="00E56613" w:rsidP="00E56613">
      <w:pPr>
        <w:spacing w:before="0" w:beforeAutospacing="0" w:after="0" w:afterAutospacing="0" w:line="240" w:lineRule="auto"/>
        <w:ind w:left="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למען הסר ספק מובהר כי למרות שהקבלן מחויב בהתחייבויות המזמין כלפי הרוכשים, לבצע העבודות בהתאם למפרטי המכר, הרי שבכל מקום בו נקבעו למזמין זכויות ברירה לבחור מבין מס' חלופות או סמכויות אחרות כלפי הרוכשים, שמורות זכויות וסמכויות אלו למזמין בלבד ולא לקבלן.</w:t>
      </w:r>
    </w:p>
    <w:p w14:paraId="007D1E94" w14:textId="77777777" w:rsidR="00E56613" w:rsidRPr="00E56613" w:rsidRDefault="00E56613" w:rsidP="00E56613">
      <w:pPr>
        <w:spacing w:before="0" w:beforeAutospacing="0" w:after="0" w:afterAutospacing="0" w:line="240" w:lineRule="auto"/>
        <w:ind w:left="657"/>
        <w:jc w:val="both"/>
        <w:rPr>
          <w:rFonts w:ascii="David" w:eastAsia="Times New Roman" w:hAnsi="David" w:cs="David"/>
          <w:snapToGrid w:val="0"/>
          <w:sz w:val="24"/>
          <w:szCs w:val="24"/>
          <w:rtl/>
        </w:rPr>
      </w:pPr>
    </w:p>
    <w:p w14:paraId="5B0AB568" w14:textId="77777777" w:rsidR="00E56613" w:rsidRPr="00E56613" w:rsidRDefault="00E56613" w:rsidP="00E56613">
      <w:pPr>
        <w:spacing w:before="0" w:beforeAutospacing="0" w:after="0" w:afterAutospacing="0" w:line="240" w:lineRule="auto"/>
        <w:ind w:left="567" w:hanging="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5.7.7</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 xml:space="preserve">על הקבלן להכין כאמור בסעיף את התכנון והתכניות הבאות: </w:t>
      </w:r>
    </w:p>
    <w:p w14:paraId="44DE45FA"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1E2F5C0B" w14:textId="77777777" w:rsidR="00E56613" w:rsidRPr="00E56613" w:rsidRDefault="00E56613" w:rsidP="00E56613">
      <w:pPr>
        <w:spacing w:before="0" w:beforeAutospacing="0" w:after="0" w:afterAutospacing="0" w:line="240" w:lineRule="auto"/>
        <w:ind w:left="1843" w:hanging="1276"/>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5.7.7.1</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קונסטרוקציה.</w:t>
      </w:r>
    </w:p>
    <w:p w14:paraId="19EACBC5" w14:textId="77777777" w:rsidR="00E56613" w:rsidRPr="00E56613" w:rsidRDefault="00E56613" w:rsidP="00E56613">
      <w:pPr>
        <w:spacing w:before="0" w:beforeAutospacing="0" w:after="0" w:afterAutospacing="0" w:line="240" w:lineRule="auto"/>
        <w:ind w:left="1843" w:hanging="1276"/>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5.7.7.2</w:t>
      </w:r>
      <w:r w:rsidRPr="00E56613">
        <w:rPr>
          <w:rFonts w:ascii="David" w:eastAsia="Times New Roman" w:hAnsi="David" w:cs="David"/>
          <w:snapToGrid w:val="0"/>
          <w:sz w:val="24"/>
          <w:szCs w:val="24"/>
          <w:rtl/>
        </w:rPr>
        <w:tab/>
        <w:t>אלמנטים מתועשים, אם ידרשו.</w:t>
      </w:r>
    </w:p>
    <w:p w14:paraId="5F97F9C4" w14:textId="77777777" w:rsidR="00E56613" w:rsidRPr="00E56613" w:rsidRDefault="00E56613" w:rsidP="00E56613">
      <w:pPr>
        <w:spacing w:before="0" w:beforeAutospacing="0" w:after="0" w:afterAutospacing="0" w:line="240" w:lineRule="auto"/>
        <w:ind w:left="1843" w:hanging="1276"/>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5.7.7.3</w:t>
      </w:r>
      <w:r w:rsidRPr="00E56613">
        <w:rPr>
          <w:rFonts w:ascii="David" w:eastAsia="Times New Roman" w:hAnsi="David" w:cs="David"/>
          <w:snapToGrid w:val="0"/>
          <w:sz w:val="24"/>
          <w:szCs w:val="24"/>
          <w:rtl/>
        </w:rPr>
        <w:tab/>
      </w:r>
      <w:r w:rsidRPr="00E56613">
        <w:rPr>
          <w:rFonts w:ascii="David" w:eastAsia="Times New Roman" w:hAnsi="David" w:cs="David"/>
          <w:snapToGrid w:val="0"/>
          <w:sz w:val="24"/>
          <w:szCs w:val="24"/>
        </w:rPr>
        <w:t>SHOP DRAWINGS"</w:t>
      </w:r>
      <w:r w:rsidRPr="00E56613">
        <w:rPr>
          <w:rFonts w:ascii="David" w:eastAsia="Times New Roman" w:hAnsi="David" w:cs="David"/>
          <w:snapToGrid w:val="0"/>
          <w:sz w:val="24"/>
          <w:szCs w:val="24"/>
          <w:rtl/>
        </w:rPr>
        <w:t xml:space="preserve"> לאלומיניום, לרבות תיבות דואר, אינטרקום ומעקות.</w:t>
      </w:r>
    </w:p>
    <w:p w14:paraId="6455ACB1" w14:textId="77777777" w:rsidR="00E56613" w:rsidRPr="00E56613" w:rsidRDefault="00E56613" w:rsidP="00E56613">
      <w:pPr>
        <w:spacing w:before="0" w:beforeAutospacing="0" w:after="0" w:afterAutospacing="0" w:line="240" w:lineRule="auto"/>
        <w:ind w:left="1843" w:hanging="1276"/>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5.7.7.4</w:t>
      </w:r>
      <w:r w:rsidRPr="00E56613">
        <w:rPr>
          <w:rFonts w:ascii="David" w:eastAsia="Times New Roman" w:hAnsi="David" w:cs="David"/>
          <w:snapToGrid w:val="0"/>
          <w:sz w:val="24"/>
          <w:szCs w:val="24"/>
          <w:rtl/>
        </w:rPr>
        <w:tab/>
        <w:t>מעליות.</w:t>
      </w:r>
    </w:p>
    <w:p w14:paraId="45CEEFFF" w14:textId="77777777" w:rsidR="00E56613" w:rsidRPr="00E56613" w:rsidRDefault="00E56613" w:rsidP="00E56613">
      <w:pPr>
        <w:spacing w:before="0" w:beforeAutospacing="0" w:after="0" w:afterAutospacing="0" w:line="240" w:lineRule="auto"/>
        <w:ind w:left="1843" w:hanging="1276"/>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5.7.7.5</w:t>
      </w:r>
      <w:r w:rsidRPr="00E56613">
        <w:rPr>
          <w:rFonts w:ascii="David" w:eastAsia="Times New Roman" w:hAnsi="David" w:cs="David"/>
          <w:snapToGrid w:val="0"/>
          <w:sz w:val="24"/>
          <w:szCs w:val="24"/>
          <w:rtl/>
        </w:rPr>
        <w:tab/>
        <w:t>לוחות חשמל.</w:t>
      </w:r>
    </w:p>
    <w:p w14:paraId="2ED9E07B" w14:textId="77777777" w:rsidR="00E56613" w:rsidRPr="00E56613" w:rsidRDefault="00E56613" w:rsidP="00E56613">
      <w:pPr>
        <w:spacing w:before="0" w:beforeAutospacing="0" w:after="0" w:afterAutospacing="0" w:line="240" w:lineRule="auto"/>
        <w:ind w:left="1843" w:hanging="1276"/>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5.7.7.6</w:t>
      </w:r>
      <w:r w:rsidRPr="00E56613">
        <w:rPr>
          <w:rFonts w:ascii="David" w:eastAsia="Times New Roman" w:hAnsi="David" w:cs="David"/>
          <w:snapToGrid w:val="0"/>
          <w:sz w:val="24"/>
          <w:szCs w:val="24"/>
          <w:rtl/>
        </w:rPr>
        <w:tab/>
        <w:t>מתקני מיזוג אוויר ואוורור.</w:t>
      </w:r>
    </w:p>
    <w:p w14:paraId="7785962A" w14:textId="77777777" w:rsidR="00E56613" w:rsidRPr="00E56613" w:rsidRDefault="00E56613" w:rsidP="00E56613">
      <w:pPr>
        <w:spacing w:before="0" w:beforeAutospacing="0" w:after="0" w:afterAutospacing="0" w:line="240" w:lineRule="auto"/>
        <w:ind w:left="1843" w:hanging="1276"/>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5.7.7.7</w:t>
      </w:r>
      <w:r w:rsidRPr="00E56613">
        <w:rPr>
          <w:rFonts w:ascii="David" w:eastAsia="Times New Roman" w:hAnsi="David" w:cs="David"/>
          <w:snapToGrid w:val="0"/>
          <w:sz w:val="24"/>
          <w:szCs w:val="24"/>
          <w:rtl/>
        </w:rPr>
        <w:tab/>
        <w:t>גנרטור/ים.</w:t>
      </w:r>
    </w:p>
    <w:p w14:paraId="5ADEAE09" w14:textId="77777777" w:rsidR="00E56613" w:rsidRPr="00E56613" w:rsidRDefault="00E56613" w:rsidP="00E56613">
      <w:pPr>
        <w:spacing w:before="0" w:beforeAutospacing="0" w:after="0" w:afterAutospacing="0" w:line="240" w:lineRule="auto"/>
        <w:ind w:left="1843" w:hanging="1276"/>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5.7.7.8</w:t>
      </w:r>
      <w:r w:rsidRPr="00E56613">
        <w:rPr>
          <w:rFonts w:ascii="David" w:eastAsia="Times New Roman" w:hAnsi="David" w:cs="David"/>
          <w:snapToGrid w:val="0"/>
          <w:sz w:val="24"/>
          <w:szCs w:val="24"/>
          <w:rtl/>
        </w:rPr>
        <w:tab/>
        <w:t>מערכות סולריות, לרבות קונסטרוקציה.</w:t>
      </w:r>
    </w:p>
    <w:p w14:paraId="2BC774F3" w14:textId="77777777" w:rsidR="00E56613" w:rsidRPr="00E56613" w:rsidRDefault="00E56613" w:rsidP="00E56613">
      <w:pPr>
        <w:spacing w:before="0" w:beforeAutospacing="0" w:after="0" w:afterAutospacing="0" w:line="240" w:lineRule="auto"/>
        <w:ind w:left="1843" w:hanging="1276"/>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5.7.7.9</w:t>
      </w:r>
      <w:r w:rsidRPr="00E56613">
        <w:rPr>
          <w:rFonts w:ascii="David" w:eastAsia="Times New Roman" w:hAnsi="David" w:cs="David"/>
          <w:snapToGrid w:val="0"/>
          <w:sz w:val="24"/>
          <w:szCs w:val="24"/>
          <w:rtl/>
        </w:rPr>
        <w:tab/>
        <w:t>משאבות.</w:t>
      </w:r>
    </w:p>
    <w:p w14:paraId="1DDE546A" w14:textId="77777777" w:rsidR="00E56613" w:rsidRPr="00E56613" w:rsidRDefault="00E56613" w:rsidP="00E56613">
      <w:pPr>
        <w:spacing w:before="0" w:beforeAutospacing="0" w:after="0" w:afterAutospacing="0" w:line="240" w:lineRule="auto"/>
        <w:ind w:left="1843" w:hanging="1276"/>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5.7.7.10 </w:t>
      </w:r>
      <w:r w:rsidRPr="00E56613">
        <w:rPr>
          <w:rFonts w:ascii="David" w:eastAsia="Times New Roman" w:hAnsi="David" w:cs="David"/>
          <w:snapToGrid w:val="0"/>
          <w:sz w:val="24"/>
          <w:szCs w:val="24"/>
          <w:rtl/>
        </w:rPr>
        <w:tab/>
        <w:t>קונסטרוקציה לתקרות תותבות.</w:t>
      </w:r>
    </w:p>
    <w:p w14:paraId="75591A94" w14:textId="77777777" w:rsidR="00E56613" w:rsidRPr="00E56613" w:rsidRDefault="00E56613" w:rsidP="00E56613">
      <w:pPr>
        <w:spacing w:before="0" w:beforeAutospacing="0" w:after="0" w:afterAutospacing="0" w:line="240" w:lineRule="auto"/>
        <w:ind w:left="1843" w:hanging="1276"/>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5.7.7.11 </w:t>
      </w:r>
      <w:r w:rsidRPr="00E56613">
        <w:rPr>
          <w:rFonts w:ascii="David" w:eastAsia="Times New Roman" w:hAnsi="David" w:cs="David"/>
          <w:snapToGrid w:val="0"/>
          <w:sz w:val="24"/>
          <w:szCs w:val="24"/>
          <w:rtl/>
        </w:rPr>
        <w:tab/>
        <w:t>איטום.</w:t>
      </w:r>
    </w:p>
    <w:p w14:paraId="765DA92E" w14:textId="77777777" w:rsidR="00E56613" w:rsidRPr="00E56613" w:rsidRDefault="00E56613" w:rsidP="00E56613">
      <w:pPr>
        <w:spacing w:before="0" w:beforeAutospacing="0" w:after="0" w:afterAutospacing="0" w:line="240" w:lineRule="auto"/>
        <w:ind w:left="1843" w:hanging="1276"/>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5.7.7.12 </w:t>
      </w:r>
      <w:r w:rsidRPr="00E56613">
        <w:rPr>
          <w:rFonts w:ascii="David" w:eastAsia="Times New Roman" w:hAnsi="David" w:cs="David"/>
          <w:snapToGrid w:val="0"/>
          <w:sz w:val="24"/>
          <w:szCs w:val="24"/>
          <w:rtl/>
        </w:rPr>
        <w:tab/>
        <w:t>ארונות מטבח ואמבטיה.</w:t>
      </w:r>
    </w:p>
    <w:p w14:paraId="02304F03" w14:textId="77777777" w:rsidR="00E56613" w:rsidRPr="00E56613" w:rsidRDefault="00E56613" w:rsidP="00E56613">
      <w:pPr>
        <w:spacing w:before="0" w:beforeAutospacing="0" w:after="0" w:afterAutospacing="0" w:line="240" w:lineRule="auto"/>
        <w:ind w:left="1843" w:hanging="1276"/>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5.7.7.13</w:t>
      </w:r>
      <w:r w:rsidRPr="00E56613">
        <w:rPr>
          <w:rFonts w:ascii="David" w:eastAsia="Times New Roman" w:hAnsi="David" w:cs="David"/>
          <w:snapToGrid w:val="0"/>
          <w:sz w:val="24"/>
          <w:szCs w:val="24"/>
          <w:rtl/>
        </w:rPr>
        <w:tab/>
        <w:t>תכנון ייצור שלטים.</w:t>
      </w:r>
    </w:p>
    <w:p w14:paraId="1253DEF7" w14:textId="77777777" w:rsidR="00E56613" w:rsidRPr="00E56613" w:rsidRDefault="00E56613" w:rsidP="00E56613">
      <w:pPr>
        <w:spacing w:before="0" w:beforeAutospacing="0" w:after="0" w:afterAutospacing="0" w:line="240" w:lineRule="auto"/>
        <w:ind w:left="1843" w:hanging="1276"/>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5.7.7.14</w:t>
      </w:r>
      <w:r w:rsidRPr="00E56613">
        <w:rPr>
          <w:rFonts w:ascii="David" w:eastAsia="Times New Roman" w:hAnsi="David" w:cs="David"/>
          <w:snapToGrid w:val="0"/>
          <w:sz w:val="24"/>
          <w:szCs w:val="24"/>
          <w:rtl/>
        </w:rPr>
        <w:tab/>
        <w:t>תכנון מערכות לחיפוי קירות.</w:t>
      </w:r>
    </w:p>
    <w:p w14:paraId="369D580A" w14:textId="77777777" w:rsidR="00E56613" w:rsidRPr="00E56613" w:rsidRDefault="00E56613" w:rsidP="00E56613">
      <w:pPr>
        <w:spacing w:before="0" w:beforeAutospacing="0" w:after="0" w:afterAutospacing="0" w:line="240" w:lineRule="auto"/>
        <w:ind w:left="3140" w:hanging="1000"/>
        <w:jc w:val="both"/>
        <w:rPr>
          <w:rFonts w:ascii="David" w:eastAsia="Times New Roman" w:hAnsi="David" w:cs="David"/>
          <w:snapToGrid w:val="0"/>
          <w:sz w:val="24"/>
          <w:szCs w:val="24"/>
          <w:rtl/>
        </w:rPr>
      </w:pPr>
    </w:p>
    <w:p w14:paraId="4D474BDA" w14:textId="77777777" w:rsidR="00E56613" w:rsidRPr="00E56613" w:rsidRDefault="00E56613" w:rsidP="00E56613">
      <w:pPr>
        <w:spacing w:before="0" w:beforeAutospacing="0" w:after="0" w:afterAutospacing="0" w:line="240" w:lineRule="auto"/>
        <w:ind w:left="567" w:hanging="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5.13</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על אף האמור בסעיף האחראי על תכנון השלד ימונה ע"י המזמין ועל חשבונו והאחריות בדבר מינויו וכל ענין הכרוך בהפעלתו לא תחול על הקבלן.</w:t>
      </w:r>
    </w:p>
    <w:p w14:paraId="4335CA54"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019FD415" w14:textId="77777777" w:rsidR="00E56613" w:rsidRPr="00E56613" w:rsidRDefault="00E56613" w:rsidP="003B5FE4">
      <w:pPr>
        <w:spacing w:before="0" w:beforeAutospacing="0" w:after="0" w:afterAutospacing="0" w:line="240" w:lineRule="auto"/>
        <w:ind w:left="567" w:hanging="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6.</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"המחי</w:t>
      </w:r>
      <w:r w:rsidR="003B5FE4">
        <w:rPr>
          <w:rFonts w:ascii="David" w:eastAsia="Times New Roman" w:hAnsi="David" w:cs="David"/>
          <w:snapToGrid w:val="0"/>
          <w:sz w:val="24"/>
          <w:szCs w:val="24"/>
          <w:rtl/>
        </w:rPr>
        <w:t xml:space="preserve">ר הכולל"  הינו </w:t>
      </w:r>
      <w:sdt>
        <w:sdtPr>
          <w:rPr>
            <w:rFonts w:ascii="David" w:eastAsia="Times New Roman" w:hAnsi="David" w:cs="David"/>
            <w:snapToGrid w:val="0"/>
            <w:color w:val="008000"/>
            <w:sz w:val="24"/>
            <w:szCs w:val="24"/>
            <w:rtl/>
          </w:rPr>
          <w:alias w:val="היקף החוזה/נתוני עלות"/>
          <w:tag w:val="cntPaymentAmount"/>
          <w:id w:val="-153525489"/>
          <w:placeholder>
            <w:docPart w:val="4470821FFA46440EB8DC4AAAD7D21C0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aymentAmount[1]" w:storeItemID="{81709D4C-33DC-48CC-AC7E-130A245806EE}"/>
          <w:text/>
        </w:sdtPr>
        <w:sdtEndPr/>
        <w:sdtContent>
          <w:r w:rsidR="003B5FE4" w:rsidRPr="003B5FE4">
            <w:rPr>
              <w:rStyle w:val="a8"/>
              <w:color w:val="00B0F0"/>
              <w:rtl/>
            </w:rPr>
            <w:t>[היקף החוזה/נתוני עלות]</w:t>
          </w:r>
        </w:sdtContent>
      </w:sdt>
      <w:r w:rsidRPr="00E56613">
        <w:rPr>
          <w:rFonts w:ascii="David" w:eastAsia="Times New Roman" w:hAnsi="David" w:cs="David"/>
          <w:snapToGrid w:val="0"/>
          <w:color w:val="008000"/>
          <w:sz w:val="24"/>
          <w:szCs w:val="24"/>
          <w:rtl/>
        </w:rPr>
        <w:t xml:space="preserve"> </w:t>
      </w:r>
      <w:sdt>
        <w:sdtPr>
          <w:rPr>
            <w:rFonts w:ascii="David" w:eastAsia="Times New Roman" w:hAnsi="David" w:cs="David"/>
            <w:snapToGrid w:val="0"/>
            <w:color w:val="008000"/>
            <w:sz w:val="24"/>
            <w:szCs w:val="24"/>
            <w:rtl/>
          </w:rPr>
          <w:alias w:val="שם מטבע"/>
          <w:tag w:val="cntCrrncyType"/>
          <w:id w:val="1580949581"/>
          <w:placeholder>
            <w:docPart w:val="4E129FF625474F19AE3737064CD0A35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rrncyType[1]" w:storeItemID="{81709D4C-33DC-48CC-AC7E-130A245806EE}"/>
          <w:text/>
        </w:sdtPr>
        <w:sdtEndPr/>
        <w:sdtContent>
          <w:r w:rsidR="003B5FE4" w:rsidRPr="003B5FE4">
            <w:rPr>
              <w:rStyle w:val="a8"/>
              <w:color w:val="00B0F0"/>
              <w:rtl/>
            </w:rPr>
            <w:t>[שם מטבע]</w:t>
          </w:r>
        </w:sdtContent>
      </w:sdt>
      <w:r w:rsidRPr="00E56613">
        <w:rPr>
          <w:rFonts w:ascii="David" w:eastAsia="Times New Roman" w:hAnsi="David" w:cs="David"/>
          <w:snapToGrid w:val="0"/>
          <w:sz w:val="24"/>
          <w:szCs w:val="24"/>
          <w:rtl/>
        </w:rPr>
        <w:t>(לא כולל מע"מ) עפ"י החלוקה הבאה:</w:t>
      </w:r>
      <w:r w:rsidR="003B5FE4">
        <w:rPr>
          <w:rFonts w:ascii="David" w:eastAsia="Times New Roman" w:hAnsi="David" w:cs="David" w:hint="cs"/>
          <w:snapToGrid w:val="0"/>
          <w:sz w:val="24"/>
          <w:szCs w:val="24"/>
          <w:rtl/>
        </w:rPr>
        <w:t xml:space="preserve"> __________________________</w:t>
      </w:r>
    </w:p>
    <w:p w14:paraId="6B97DBC1"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3BD668CF"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2B7FAF95" w14:textId="77777777" w:rsidR="00E56613" w:rsidRPr="00E56613" w:rsidRDefault="00E56613" w:rsidP="00E56613">
      <w:pPr>
        <w:spacing w:before="0" w:beforeAutospacing="0" w:after="0" w:afterAutospacing="0" w:line="240" w:lineRule="auto"/>
        <w:ind w:left="567" w:hanging="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8.2.2</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בדיקת חשבון ביניים ע"י המפקח תיעשה תוך 30 יום ממועד קבלתו.</w:t>
      </w:r>
    </w:p>
    <w:p w14:paraId="5C7FAD8F" w14:textId="77777777" w:rsidR="00E56613" w:rsidRPr="00E56613" w:rsidRDefault="00E56613" w:rsidP="00E56613">
      <w:pPr>
        <w:spacing w:before="60" w:beforeAutospacing="0" w:after="0" w:afterAutospacing="0" w:line="240" w:lineRule="auto"/>
        <w:ind w:left="851" w:hanging="851"/>
        <w:jc w:val="both"/>
        <w:rPr>
          <w:rFonts w:ascii="David" w:eastAsia="Times New Roman" w:hAnsi="David" w:cs="David"/>
          <w:snapToGrid w:val="0"/>
          <w:sz w:val="24"/>
          <w:szCs w:val="24"/>
          <w:rtl/>
        </w:rPr>
      </w:pPr>
    </w:p>
    <w:p w14:paraId="29323D43" w14:textId="77777777" w:rsidR="00E56613" w:rsidRPr="00E56613" w:rsidRDefault="00E56613" w:rsidP="00E56613">
      <w:pPr>
        <w:spacing w:before="0" w:beforeAutospacing="0" w:after="0" w:afterAutospacing="0" w:line="240" w:lineRule="auto"/>
        <w:ind w:left="567" w:hanging="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8.2.5</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תשלום חשבון ביניים יבוצע ע"י המזמין תוך 30 ימים ממועד קבלת חשבון מאושר ע"י המפקח, או תוך 60 יום ממועד קבלתו ע"י המפקח לפי המאוחר מבניהם.</w:t>
      </w:r>
    </w:p>
    <w:p w14:paraId="076505EA" w14:textId="77777777" w:rsidR="00E56613" w:rsidRPr="00E56613" w:rsidRDefault="00E56613" w:rsidP="00E56613">
      <w:pPr>
        <w:spacing w:before="0" w:beforeAutospacing="0" w:after="0" w:afterAutospacing="0" w:line="240" w:lineRule="auto"/>
        <w:ind w:left="892" w:hanging="660"/>
        <w:jc w:val="both"/>
        <w:rPr>
          <w:rFonts w:ascii="David" w:eastAsia="Times New Roman" w:hAnsi="David" w:cs="David"/>
          <w:snapToGrid w:val="0"/>
          <w:sz w:val="24"/>
          <w:szCs w:val="24"/>
          <w:rtl/>
        </w:rPr>
      </w:pPr>
    </w:p>
    <w:p w14:paraId="49A09BED" w14:textId="77777777" w:rsidR="00E56613" w:rsidRPr="00E56613" w:rsidRDefault="00E56613" w:rsidP="00E56613">
      <w:pPr>
        <w:spacing w:before="0" w:beforeAutospacing="0" w:after="0" w:afterAutospacing="0" w:line="240" w:lineRule="auto"/>
        <w:ind w:left="567" w:hanging="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8.2.5.1 ינוכה עיכבון בשיעור 5%.</w:t>
      </w:r>
    </w:p>
    <w:p w14:paraId="318ABC99" w14:textId="77777777" w:rsidR="00E56613" w:rsidRPr="00E56613" w:rsidRDefault="00E56613" w:rsidP="00E56613">
      <w:pPr>
        <w:spacing w:before="60" w:beforeAutospacing="0" w:after="0" w:afterAutospacing="0" w:line="240" w:lineRule="auto"/>
        <w:ind w:left="851" w:hanging="851"/>
        <w:jc w:val="both"/>
        <w:rPr>
          <w:rFonts w:ascii="David" w:eastAsia="Times New Roman" w:hAnsi="David" w:cs="David"/>
          <w:snapToGrid w:val="0"/>
          <w:sz w:val="24"/>
          <w:szCs w:val="24"/>
          <w:rtl/>
        </w:rPr>
      </w:pPr>
    </w:p>
    <w:p w14:paraId="327209D5" w14:textId="77777777" w:rsidR="00E56613" w:rsidRPr="00E56613" w:rsidRDefault="00E56613" w:rsidP="00E56613">
      <w:pPr>
        <w:spacing w:before="0" w:beforeAutospacing="0" w:after="0" w:afterAutospacing="0" w:line="240" w:lineRule="auto"/>
        <w:ind w:left="567" w:hanging="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8.3.5</w:t>
      </w:r>
      <w:r w:rsidRPr="00E56613">
        <w:rPr>
          <w:rFonts w:ascii="David" w:eastAsia="Times New Roman" w:hAnsi="David" w:cs="David"/>
          <w:snapToGrid w:val="0"/>
          <w:sz w:val="24"/>
          <w:szCs w:val="24"/>
          <w:rtl/>
        </w:rPr>
        <w:tab/>
        <w:t>פרק הזמן לבדיקת החשבון הסופי ע"י המפקח הוא תוך 45 יום ממועד קבלתו ומהמועד שבו התמלאו כל התנאים המוקדמים.</w:t>
      </w:r>
    </w:p>
    <w:p w14:paraId="5BEFF875"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p>
    <w:p w14:paraId="201B96AB" w14:textId="77777777" w:rsidR="00E56613" w:rsidRPr="00E56613" w:rsidRDefault="00E56613" w:rsidP="00E56613">
      <w:pPr>
        <w:spacing w:before="0" w:beforeAutospacing="0" w:after="0" w:afterAutospacing="0" w:line="240" w:lineRule="auto"/>
        <w:ind w:left="567" w:hanging="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8.3.6</w:t>
      </w:r>
      <w:r w:rsidRPr="00E56613">
        <w:rPr>
          <w:rFonts w:ascii="David" w:eastAsia="Times New Roman" w:hAnsi="David" w:cs="David"/>
          <w:snapToGrid w:val="0"/>
          <w:sz w:val="24"/>
          <w:szCs w:val="24"/>
          <w:rtl/>
        </w:rPr>
        <w:tab/>
        <w:t>תשלום החשבון הסופי יבוצע ע"י המזמין תוך 45 יום ממועד קבלת חשבון מאושר ע"י המפקח או תוך 90 יום ממועד קבלתו ע"י המפקח ומהמועד שבו התמלאו כל התנאים המוקדמים לפי המאוחר מבניהם.</w:t>
      </w:r>
    </w:p>
    <w:p w14:paraId="5D6FE2C1"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p>
    <w:p w14:paraId="285AEEA4" w14:textId="77777777" w:rsidR="00E56613" w:rsidRPr="00E56613" w:rsidRDefault="00E56613" w:rsidP="00E56613">
      <w:pPr>
        <w:spacing w:before="0" w:beforeAutospacing="0" w:after="0" w:afterAutospacing="0" w:line="240" w:lineRule="auto"/>
        <w:ind w:left="567" w:hanging="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8.3.7</w:t>
      </w:r>
      <w:r w:rsidRPr="00E56613">
        <w:rPr>
          <w:rFonts w:ascii="David" w:eastAsia="Times New Roman" w:hAnsi="David" w:cs="David"/>
          <w:snapToGrid w:val="0"/>
          <w:sz w:val="24"/>
          <w:szCs w:val="24"/>
          <w:rtl/>
        </w:rPr>
        <w:tab/>
        <w:t>שיעור הריבית הוא - פריים פחות 0.5% לשנה.</w:t>
      </w:r>
    </w:p>
    <w:p w14:paraId="4381CBF7" w14:textId="77777777" w:rsidR="00E56613" w:rsidRPr="00E56613" w:rsidRDefault="00E56613" w:rsidP="00E56613">
      <w:pPr>
        <w:spacing w:before="0" w:beforeAutospacing="0" w:after="0" w:afterAutospacing="0" w:line="240" w:lineRule="auto"/>
        <w:ind w:left="1366" w:hanging="1134"/>
        <w:jc w:val="both"/>
        <w:rPr>
          <w:rFonts w:ascii="David" w:eastAsia="Times New Roman" w:hAnsi="David" w:cs="David"/>
          <w:snapToGrid w:val="0"/>
          <w:sz w:val="24"/>
          <w:szCs w:val="24"/>
          <w:rtl/>
        </w:rPr>
      </w:pPr>
    </w:p>
    <w:p w14:paraId="657A9A05" w14:textId="77777777" w:rsidR="00E56613" w:rsidRPr="00E56613" w:rsidRDefault="00E56613" w:rsidP="00E56613">
      <w:pPr>
        <w:spacing w:before="0" w:beforeAutospacing="0" w:after="0" w:afterAutospacing="0" w:line="240" w:lineRule="auto"/>
        <w:ind w:left="567" w:hanging="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9.1</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הערבות להבטחת קיום התחייבויות הקבלן כאמור בסעיף תהא בשיעור 10% ממחיר העבודות.</w:t>
      </w:r>
    </w:p>
    <w:p w14:paraId="2B73A31C" w14:textId="77777777" w:rsidR="00E56613" w:rsidRPr="00E56613" w:rsidRDefault="00E56613" w:rsidP="00E56613">
      <w:pPr>
        <w:spacing w:before="0" w:beforeAutospacing="0" w:after="0" w:afterAutospacing="0" w:line="240" w:lineRule="auto"/>
        <w:ind w:left="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למרות האמור לעיל כל עוד לא הוציא המזמין צו התחלת עבודה לבצוע כל העבודות, השיעור יהיה 10% ממחיר העבודות ללא מע"מ של שלב א' להן הוציא המזמין צו כאמור ו- 5% ממחיר העבודות ללא מע"מ להן טרם הוציא המזמין צו כאמור. עם הוצאת צ.ה.ע ע"י המזמין ליתרת העבודות, ישלים הקבלן ערבות בנקאית בשיעור 5% נוספים ממחיר עבודות ללא מע"מ אלה, כך שבסה"כ יעמיד ערבות בגובה שלא יפחת מ- 10% מהמחיר הכולל ללא מע"מ.</w:t>
      </w:r>
    </w:p>
    <w:p w14:paraId="0E45353A"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trike/>
          <w:snapToGrid w:val="0"/>
          <w:sz w:val="24"/>
          <w:szCs w:val="24"/>
          <w:rtl/>
        </w:rPr>
      </w:pPr>
    </w:p>
    <w:p w14:paraId="1017B390" w14:textId="77777777" w:rsidR="00E56613" w:rsidRPr="00E56613" w:rsidRDefault="00E56613" w:rsidP="00E56613">
      <w:pPr>
        <w:spacing w:before="0" w:beforeAutospacing="0" w:after="0" w:afterAutospacing="0" w:line="240" w:lineRule="auto"/>
        <w:ind w:left="567" w:hanging="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lastRenderedPageBreak/>
        <w:t>9.3.2</w:t>
      </w:r>
      <w:r w:rsidRPr="00E56613">
        <w:rPr>
          <w:rFonts w:ascii="David" w:eastAsia="Times New Roman" w:hAnsi="David" w:cs="David"/>
          <w:snapToGrid w:val="0"/>
          <w:sz w:val="24"/>
          <w:szCs w:val="24"/>
          <w:rtl/>
        </w:rPr>
        <w:tab/>
        <w:t>המדד היסודי הוא כמפורט בסעיף 1.1 לעיל.</w:t>
      </w:r>
    </w:p>
    <w:p w14:paraId="78504558" w14:textId="77777777" w:rsidR="00E56613" w:rsidRPr="00E56613" w:rsidRDefault="00E56613" w:rsidP="00E56613">
      <w:pPr>
        <w:spacing w:before="60" w:beforeAutospacing="0" w:after="0" w:afterAutospacing="0" w:line="240" w:lineRule="auto"/>
        <w:ind w:left="851" w:hanging="851"/>
        <w:jc w:val="both"/>
        <w:rPr>
          <w:rFonts w:ascii="David" w:eastAsia="Times New Roman" w:hAnsi="David" w:cs="David"/>
          <w:strike/>
          <w:snapToGrid w:val="0"/>
          <w:sz w:val="24"/>
          <w:szCs w:val="24"/>
          <w:rtl/>
        </w:rPr>
      </w:pPr>
    </w:p>
    <w:p w14:paraId="3A813D5A" w14:textId="77777777" w:rsidR="00E56613" w:rsidRPr="00E56613" w:rsidRDefault="00E56613" w:rsidP="00E56613">
      <w:pPr>
        <w:spacing w:before="0" w:beforeAutospacing="0" w:after="0" w:afterAutospacing="0" w:line="240" w:lineRule="auto"/>
        <w:ind w:left="567" w:hanging="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10.1</w:t>
      </w:r>
      <w:r w:rsidRPr="00E56613">
        <w:rPr>
          <w:rFonts w:ascii="David" w:eastAsia="Times New Roman" w:hAnsi="David" w:cs="David"/>
          <w:snapToGrid w:val="0"/>
          <w:color w:val="000000"/>
          <w:sz w:val="24"/>
          <w:szCs w:val="24"/>
          <w:rtl/>
        </w:rPr>
        <w:tab/>
        <w:t xml:space="preserve">מבלי לגרוע מהוראות </w:t>
      </w:r>
      <w:r w:rsidRPr="00E56613">
        <w:rPr>
          <w:rFonts w:ascii="David" w:eastAsia="Times New Roman" w:hAnsi="David" w:cs="David"/>
          <w:b/>
          <w:bCs/>
          <w:snapToGrid w:val="0"/>
          <w:color w:val="000000"/>
          <w:sz w:val="24"/>
          <w:szCs w:val="24"/>
          <w:rtl/>
        </w:rPr>
        <w:t>לוח הזמן הכללי</w:t>
      </w:r>
      <w:r w:rsidRPr="00E56613">
        <w:rPr>
          <w:rFonts w:ascii="David" w:eastAsia="Times New Roman" w:hAnsi="David" w:cs="David"/>
          <w:snapToGrid w:val="0"/>
          <w:color w:val="000000"/>
          <w:sz w:val="24"/>
          <w:szCs w:val="24"/>
          <w:rtl/>
        </w:rPr>
        <w:t>:</w:t>
      </w:r>
    </w:p>
    <w:p w14:paraId="0B1B6D41" w14:textId="77777777" w:rsidR="00E56613" w:rsidRPr="00E56613" w:rsidRDefault="00E56613" w:rsidP="00E56613">
      <w:pPr>
        <w:spacing w:before="0" w:beforeAutospacing="0" w:after="0" w:afterAutospacing="0" w:line="240" w:lineRule="auto"/>
        <w:ind w:left="851" w:hanging="660"/>
        <w:jc w:val="both"/>
        <w:rPr>
          <w:rFonts w:ascii="David" w:eastAsia="Times New Roman" w:hAnsi="David" w:cs="David"/>
          <w:snapToGrid w:val="0"/>
          <w:sz w:val="24"/>
          <w:szCs w:val="24"/>
          <w:rtl/>
        </w:rPr>
      </w:pPr>
    </w:p>
    <w:p w14:paraId="363B1BFF" w14:textId="77777777" w:rsidR="00E56613" w:rsidRPr="00E56613" w:rsidRDefault="00E56613" w:rsidP="00E56613">
      <w:pPr>
        <w:spacing w:before="0" w:beforeAutospacing="0" w:after="0" w:afterAutospacing="0" w:line="240" w:lineRule="auto"/>
        <w:ind w:left="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פרק הזמן להשלמת המרתפים הוא __חודשים ממועד צו התחלת עבודה.</w:t>
      </w:r>
    </w:p>
    <w:p w14:paraId="14ADE71F" w14:textId="77777777" w:rsidR="00E56613" w:rsidRPr="00E56613" w:rsidRDefault="00E56613" w:rsidP="00E56613">
      <w:pPr>
        <w:spacing w:before="0" w:beforeAutospacing="0" w:after="0" w:afterAutospacing="0" w:line="240" w:lineRule="auto"/>
        <w:ind w:left="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פרק הזמן להשלמת בנין מס' 1 הוא __ חודשים ממועד צו התחלת עבודה.</w:t>
      </w:r>
    </w:p>
    <w:p w14:paraId="6E884FCC" w14:textId="77777777" w:rsidR="00E56613" w:rsidRPr="00E56613" w:rsidRDefault="00E56613" w:rsidP="00E56613">
      <w:pPr>
        <w:spacing w:before="0" w:beforeAutospacing="0" w:after="0" w:afterAutospacing="0" w:line="240" w:lineRule="auto"/>
        <w:ind w:left="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פרק הזמן להשלמת בנין מס' 2 הוא __ חודשים ממועד צו התחלת עבודה</w:t>
      </w:r>
    </w:p>
    <w:p w14:paraId="7E6A4682" w14:textId="77777777" w:rsidR="00E56613" w:rsidRPr="00E56613" w:rsidRDefault="00E56613" w:rsidP="00E56613">
      <w:pPr>
        <w:spacing w:before="0" w:beforeAutospacing="0" w:after="0" w:afterAutospacing="0" w:line="240" w:lineRule="auto"/>
        <w:ind w:left="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פרק הזמן להשלמת בנין מס' 3 הוא __חודשים ממועד צו התחלת עבודה.</w:t>
      </w:r>
    </w:p>
    <w:p w14:paraId="4E1FDDBD" w14:textId="77777777" w:rsidR="00E56613" w:rsidRPr="00E56613" w:rsidRDefault="00E56613" w:rsidP="00E56613">
      <w:pPr>
        <w:spacing w:before="0" w:beforeAutospacing="0" w:after="0" w:afterAutospacing="0" w:line="240" w:lineRule="auto"/>
        <w:ind w:left="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פרק הזמן להשלמת בנין מס' 4 הוא __ חודשים ממועד צו התחלת עבודה.</w:t>
      </w:r>
    </w:p>
    <w:p w14:paraId="378A86E2" w14:textId="77777777" w:rsidR="00E56613" w:rsidRPr="00E56613" w:rsidRDefault="00E56613" w:rsidP="00E56613">
      <w:pPr>
        <w:spacing w:before="0" w:beforeAutospacing="0" w:after="0" w:afterAutospacing="0" w:line="240" w:lineRule="auto"/>
        <w:ind w:left="567"/>
        <w:jc w:val="both"/>
        <w:rPr>
          <w:rFonts w:ascii="David" w:eastAsia="Times New Roman" w:hAnsi="David" w:cs="David"/>
          <w:snapToGrid w:val="0"/>
          <w:sz w:val="24"/>
          <w:szCs w:val="24"/>
          <w:rtl/>
        </w:rPr>
      </w:pPr>
    </w:p>
    <w:p w14:paraId="5865632B" w14:textId="77777777" w:rsidR="00E56613" w:rsidRPr="00E56613" w:rsidRDefault="00E56613" w:rsidP="00E56613">
      <w:pPr>
        <w:spacing w:before="0" w:beforeAutospacing="0" w:after="0" w:afterAutospacing="0" w:line="240" w:lineRule="auto"/>
        <w:ind w:left="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פרק הזמן להשלמת חדר השנאים וחדר הבזק – למועד שיאפשר חבור חשמל וטלפון לבניינים ולדירות למועד אכלוסם. </w:t>
      </w:r>
    </w:p>
    <w:p w14:paraId="449A4502" w14:textId="77777777" w:rsidR="00E56613" w:rsidRPr="00E56613" w:rsidRDefault="00E56613" w:rsidP="00E56613">
      <w:pPr>
        <w:spacing w:before="0" w:beforeAutospacing="0" w:after="0" w:afterAutospacing="0" w:line="240" w:lineRule="auto"/>
        <w:ind w:left="851"/>
        <w:jc w:val="both"/>
        <w:rPr>
          <w:rFonts w:ascii="David" w:eastAsia="Times New Roman" w:hAnsi="David" w:cs="David"/>
          <w:snapToGrid w:val="0"/>
          <w:sz w:val="24"/>
          <w:szCs w:val="24"/>
          <w:rtl/>
        </w:rPr>
      </w:pPr>
    </w:p>
    <w:p w14:paraId="6D563624" w14:textId="77777777" w:rsidR="00E56613" w:rsidRPr="00E56613" w:rsidRDefault="00E56613" w:rsidP="00237720">
      <w:pPr>
        <w:numPr>
          <w:ilvl w:val="2"/>
          <w:numId w:val="6"/>
        </w:numPr>
        <w:spacing w:before="0" w:beforeAutospacing="0" w:after="0" w:afterAutospacing="0" w:line="240" w:lineRule="auto"/>
        <w:jc w:val="both"/>
        <w:rPr>
          <w:rFonts w:ascii="David" w:eastAsia="Times New Roman" w:hAnsi="David" w:cs="David"/>
          <w:snapToGrid w:val="0"/>
          <w:sz w:val="24"/>
          <w:szCs w:val="24"/>
        </w:rPr>
      </w:pPr>
      <w:r w:rsidRPr="00E56613">
        <w:rPr>
          <w:rFonts w:ascii="David" w:eastAsia="Times New Roman" w:hAnsi="David" w:cs="David"/>
          <w:snapToGrid w:val="0"/>
          <w:sz w:val="24"/>
          <w:szCs w:val="24"/>
          <w:rtl/>
        </w:rPr>
        <w:t xml:space="preserve">סכום הפיצוי המוסכם </w:t>
      </w:r>
      <w:r w:rsidRPr="00E56613">
        <w:rPr>
          <w:rFonts w:ascii="David" w:eastAsia="Times New Roman" w:hAnsi="David" w:cs="David" w:hint="cs"/>
          <w:snapToGrid w:val="0"/>
          <w:sz w:val="24"/>
          <w:szCs w:val="24"/>
          <w:rtl/>
        </w:rPr>
        <w:t>יעמוד על  7,500 ₪ לכל יום איחור במועד השלמת העבודות. מבלי לגרוע מכל האמור לעיל, ישא הקבלן בכל הוצאות ונזקי המזמין, הישירים והעקיפים, הנובעים מהאיחור במועד השלמת העבודות.</w:t>
      </w:r>
    </w:p>
    <w:p w14:paraId="1F67E9CF"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p>
    <w:p w14:paraId="70815EDF" w14:textId="77777777" w:rsidR="00E56613" w:rsidRPr="00E56613" w:rsidRDefault="00E56613" w:rsidP="00E56613">
      <w:pPr>
        <w:spacing w:before="0" w:beforeAutospacing="0" w:after="0" w:afterAutospacing="0" w:line="240" w:lineRule="auto"/>
        <w:ind w:left="567" w:hanging="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ab/>
      </w:r>
      <w:r w:rsidRPr="00E56613">
        <w:rPr>
          <w:rFonts w:ascii="David" w:eastAsia="Times New Roman" w:hAnsi="David" w:cs="David"/>
          <w:snapToGrid w:val="0"/>
          <w:sz w:val="24"/>
          <w:szCs w:val="24"/>
          <w:rtl/>
        </w:rPr>
        <w:tab/>
      </w:r>
      <w:r w:rsidRPr="00E56613">
        <w:rPr>
          <w:rFonts w:ascii="David" w:eastAsia="Times New Roman" w:hAnsi="David" w:cs="David"/>
          <w:snapToGrid w:val="0"/>
          <w:sz w:val="24"/>
          <w:szCs w:val="24"/>
          <w:rtl/>
        </w:rPr>
        <w:tab/>
      </w:r>
      <w:r w:rsidRPr="00E56613">
        <w:rPr>
          <w:rFonts w:ascii="David" w:eastAsia="Times New Roman" w:hAnsi="David" w:cs="David"/>
          <w:snapToGrid w:val="0"/>
          <w:sz w:val="24"/>
          <w:szCs w:val="24"/>
          <w:rtl/>
        </w:rPr>
        <w:tab/>
      </w:r>
    </w:p>
    <w:p w14:paraId="2E218574" w14:textId="77777777" w:rsidR="00E56613" w:rsidRPr="00E56613" w:rsidRDefault="00E56613" w:rsidP="00E56613">
      <w:pPr>
        <w:spacing w:before="0" w:beforeAutospacing="0" w:after="0" w:afterAutospacing="0" w:line="240" w:lineRule="auto"/>
        <w:ind w:left="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מבלי לגרוע מהאמור, בגין איחור העולה על 60 ימים מהמועד המיועד להשלמת העבודות בנכס, יהא המזמין רשאי לדרוש מהקבלן, החל מהיום הראשון לאיחור בעד כל חודש איחור, ועד שמונה חודשים לאחר אותו מועד, סכום השווה לדמי שכירות של נכס הדומה באופיו ובגודלו כשהוא מוכפל פי 1.5 (להלן: </w:t>
      </w:r>
      <w:r w:rsidRPr="00E56613">
        <w:rPr>
          <w:rFonts w:ascii="David" w:eastAsia="Times New Roman" w:hAnsi="David" w:cs="David"/>
          <w:b/>
          <w:bCs/>
          <w:snapToGrid w:val="0"/>
          <w:sz w:val="24"/>
          <w:szCs w:val="24"/>
          <w:rtl/>
        </w:rPr>
        <w:t>"סכום הפיצוי"</w:t>
      </w:r>
      <w:r w:rsidRPr="00E56613">
        <w:rPr>
          <w:rFonts w:ascii="David" w:eastAsia="Times New Roman" w:hAnsi="David" w:cs="David"/>
          <w:snapToGrid w:val="0"/>
          <w:sz w:val="24"/>
          <w:szCs w:val="24"/>
          <w:rtl/>
        </w:rPr>
        <w:t>).</w:t>
      </w:r>
    </w:p>
    <w:p w14:paraId="5709711B" w14:textId="77777777" w:rsidR="00E56613" w:rsidRPr="00E56613" w:rsidRDefault="00E56613" w:rsidP="00E56613">
      <w:pPr>
        <w:spacing w:before="0" w:beforeAutospacing="0" w:after="0" w:afterAutospacing="0" w:line="240" w:lineRule="auto"/>
        <w:ind w:left="567"/>
        <w:jc w:val="both"/>
        <w:rPr>
          <w:rFonts w:ascii="David" w:eastAsia="Times New Roman" w:hAnsi="David" w:cs="David"/>
          <w:snapToGrid w:val="0"/>
          <w:sz w:val="24"/>
          <w:szCs w:val="24"/>
        </w:rPr>
      </w:pPr>
      <w:r w:rsidRPr="00E56613">
        <w:rPr>
          <w:rFonts w:ascii="David" w:eastAsia="Times New Roman" w:hAnsi="David" w:cs="David"/>
          <w:snapToGrid w:val="0"/>
          <w:sz w:val="24"/>
          <w:szCs w:val="24"/>
          <w:rtl/>
        </w:rPr>
        <w:t>מובהר כי בכל מקרה לא יפחת סכום הפיצוי מכל סכום שיחויב בו המזמין כלפי רוכש הנכס על פי כל דין.</w:t>
      </w:r>
    </w:p>
    <w:p w14:paraId="2044FAF8" w14:textId="77777777" w:rsidR="00E56613" w:rsidRPr="00E56613" w:rsidRDefault="00E56613" w:rsidP="00E56613">
      <w:pPr>
        <w:spacing w:before="0" w:beforeAutospacing="0" w:after="0" w:afterAutospacing="0" w:line="240" w:lineRule="auto"/>
        <w:ind w:left="567" w:hanging="567"/>
        <w:jc w:val="both"/>
        <w:rPr>
          <w:rFonts w:ascii="David" w:eastAsia="Times New Roman" w:hAnsi="David" w:cs="David"/>
          <w:snapToGrid w:val="0"/>
          <w:sz w:val="24"/>
          <w:szCs w:val="24"/>
          <w:rtl/>
        </w:rPr>
      </w:pPr>
    </w:p>
    <w:p w14:paraId="115CADA0"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2B7D8913" w14:textId="77777777" w:rsidR="00E56613" w:rsidRPr="00E56613" w:rsidRDefault="00E56613" w:rsidP="00E56613">
      <w:pPr>
        <w:spacing w:before="0" w:beforeAutospacing="0" w:after="0" w:afterAutospacing="0" w:line="240" w:lineRule="auto"/>
        <w:ind w:left="567" w:hanging="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10.8</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בגין השלמת עבודות בדירה שאינה דירת גג, שהעבודות בה עוכבו, לפי דרישת המזמין, למעלה  מ- 6 חודשים מטופס 4, כאמור בסעיף, ישלם המזמין לקבלן לאחר השלמת העבודות, תוספת עפ"י הפירוט הבא:</w:t>
      </w:r>
    </w:p>
    <w:p w14:paraId="0A006F5A" w14:textId="77777777" w:rsidR="00E56613" w:rsidRPr="00E56613" w:rsidRDefault="00E56613" w:rsidP="00E56613">
      <w:pPr>
        <w:spacing w:before="60" w:beforeAutospacing="0" w:after="0" w:afterAutospacing="0" w:line="240" w:lineRule="auto"/>
        <w:ind w:left="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בגין השלמת עבודות במטבח - 1,500 ש"ח.</w:t>
      </w:r>
    </w:p>
    <w:p w14:paraId="4DBC942E" w14:textId="77777777" w:rsidR="00E56613" w:rsidRPr="00E56613" w:rsidRDefault="00E56613" w:rsidP="00E56613">
      <w:pPr>
        <w:spacing w:before="60" w:beforeAutospacing="0" w:after="0" w:afterAutospacing="0" w:line="240" w:lineRule="auto"/>
        <w:ind w:left="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בגין השלמת העבודות בחדרים רטובים - 1,500 ש"ח.</w:t>
      </w:r>
    </w:p>
    <w:p w14:paraId="568D834C" w14:textId="77777777" w:rsidR="00E56613" w:rsidRPr="00E56613" w:rsidRDefault="00E56613" w:rsidP="00E56613">
      <w:pPr>
        <w:spacing w:before="60" w:beforeAutospacing="0" w:after="0" w:afterAutospacing="0" w:line="240" w:lineRule="auto"/>
        <w:ind w:left="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בגין השלמת עבודות מיזוג אויר - 500 ש"ח.</w:t>
      </w:r>
    </w:p>
    <w:p w14:paraId="0DF2EB9B" w14:textId="77777777" w:rsidR="00E56613" w:rsidRPr="00E56613" w:rsidRDefault="00E56613" w:rsidP="00E56613">
      <w:pPr>
        <w:spacing w:before="0" w:beforeAutospacing="0" w:after="0" w:afterAutospacing="0" w:line="240" w:lineRule="auto"/>
        <w:ind w:left="1196" w:hanging="660"/>
        <w:jc w:val="both"/>
        <w:rPr>
          <w:rFonts w:ascii="David" w:eastAsia="Times New Roman" w:hAnsi="David" w:cs="David"/>
          <w:snapToGrid w:val="0"/>
          <w:sz w:val="24"/>
          <w:szCs w:val="24"/>
          <w:rtl/>
        </w:rPr>
      </w:pPr>
    </w:p>
    <w:p w14:paraId="3B45497D" w14:textId="77777777" w:rsidR="00E56613" w:rsidRPr="00E56613" w:rsidRDefault="00E56613" w:rsidP="00E56613">
      <w:pPr>
        <w:spacing w:before="60" w:beforeAutospacing="0" w:after="0" w:afterAutospacing="0" w:line="240" w:lineRule="auto"/>
        <w:ind w:left="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בגין השלמת כל עבודות הגמר בדירות הפנטהאוס, לפי דרישת המזמין, למעלה מ-12 חודשים מהמועד הקובע כאמור בסעיף, ישלם המזמין לקבלן לאחר השלמת העבודות תוספת בסך 10,000 ₪ לכל דירה בה יעוכבו העבודות.</w:t>
      </w:r>
    </w:p>
    <w:p w14:paraId="6C211261" w14:textId="77777777" w:rsidR="00E56613" w:rsidRPr="00E56613" w:rsidRDefault="00E56613" w:rsidP="00E56613">
      <w:pPr>
        <w:spacing w:before="0" w:beforeAutospacing="0" w:after="0" w:afterAutospacing="0" w:line="240" w:lineRule="auto"/>
        <w:ind w:left="567" w:hanging="567"/>
        <w:jc w:val="both"/>
        <w:rPr>
          <w:rFonts w:ascii="David" w:eastAsia="Times New Roman" w:hAnsi="David" w:cs="David"/>
          <w:snapToGrid w:val="0"/>
          <w:sz w:val="24"/>
          <w:szCs w:val="24"/>
          <w:rtl/>
        </w:rPr>
      </w:pPr>
    </w:p>
    <w:p w14:paraId="4BCB0880"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4711FAAE" w14:textId="77777777" w:rsidR="00E56613" w:rsidRPr="00E56613" w:rsidRDefault="00E56613" w:rsidP="00E56613">
      <w:pPr>
        <w:spacing w:before="0" w:beforeAutospacing="0" w:after="0" w:afterAutospacing="0" w:line="240" w:lineRule="auto"/>
        <w:ind w:left="567" w:hanging="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12.4</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עמלת הקבלן עבור ביצוע התחייבויותיו בנושא קבלנים מיוחדים כאמור בסעיף תהא בשיעור 6% ממחיר עבודות הקבלנים המיוחדים.</w:t>
      </w:r>
    </w:p>
    <w:p w14:paraId="17CAB96F" w14:textId="77777777" w:rsidR="00E56613" w:rsidRPr="00E56613" w:rsidRDefault="00E56613" w:rsidP="00E56613">
      <w:pPr>
        <w:spacing w:before="0" w:beforeAutospacing="0" w:after="0" w:afterAutospacing="0" w:line="240" w:lineRule="auto"/>
        <w:ind w:left="1366" w:hanging="1134"/>
        <w:jc w:val="both"/>
        <w:rPr>
          <w:rFonts w:ascii="David" w:eastAsia="Times New Roman" w:hAnsi="David" w:cs="David"/>
          <w:snapToGrid w:val="0"/>
          <w:sz w:val="24"/>
          <w:szCs w:val="24"/>
          <w:rtl/>
        </w:rPr>
      </w:pPr>
    </w:p>
    <w:p w14:paraId="57389118" w14:textId="77777777" w:rsidR="00E56613" w:rsidRPr="00E56613" w:rsidRDefault="00E56613" w:rsidP="00E56613">
      <w:pPr>
        <w:spacing w:before="0" w:beforeAutospacing="0" w:after="0" w:afterAutospacing="0" w:line="240" w:lineRule="auto"/>
        <w:ind w:left="567" w:hanging="567"/>
        <w:jc w:val="both"/>
        <w:rPr>
          <w:rFonts w:ascii="David" w:eastAsia="Times New Roman" w:hAnsi="David" w:cs="David"/>
          <w:strike/>
          <w:snapToGrid w:val="0"/>
          <w:sz w:val="24"/>
          <w:szCs w:val="24"/>
          <w:rtl/>
        </w:rPr>
      </w:pPr>
      <w:r w:rsidRPr="00E56613">
        <w:rPr>
          <w:rFonts w:ascii="David" w:eastAsia="Times New Roman" w:hAnsi="David" w:cs="David"/>
          <w:snapToGrid w:val="0"/>
          <w:sz w:val="24"/>
          <w:szCs w:val="24"/>
          <w:rtl/>
        </w:rPr>
        <w:t>14</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קומה לדוגמא בכל אחד מבניינים</w:t>
      </w:r>
      <w:r w:rsidRPr="00E56613">
        <w:rPr>
          <w:rFonts w:ascii="David" w:eastAsia="Times New Roman" w:hAnsi="David" w:cs="David"/>
          <w:snapToGrid w:val="0"/>
          <w:sz w:val="24"/>
          <w:szCs w:val="24"/>
          <w:u w:val="single"/>
          <w:rtl/>
        </w:rPr>
        <w:t xml:space="preserve">     </w:t>
      </w:r>
      <w:r w:rsidRPr="00E56613">
        <w:rPr>
          <w:rFonts w:ascii="David" w:eastAsia="Times New Roman" w:hAnsi="David" w:cs="David"/>
          <w:snapToGrid w:val="0"/>
          <w:sz w:val="24"/>
          <w:szCs w:val="24"/>
          <w:rtl/>
        </w:rPr>
        <w:t xml:space="preserve"> וקומה לדוגמא נוספת באחד מבניינים </w:t>
      </w:r>
      <w:r w:rsidRPr="00E56613">
        <w:rPr>
          <w:rFonts w:ascii="David" w:eastAsia="Times New Roman" w:hAnsi="David" w:cs="David"/>
          <w:snapToGrid w:val="0"/>
          <w:sz w:val="24"/>
          <w:szCs w:val="24"/>
          <w:u w:val="single"/>
          <w:rtl/>
        </w:rPr>
        <w:t xml:space="preserve">    </w:t>
      </w:r>
      <w:r w:rsidRPr="00E56613">
        <w:rPr>
          <w:rFonts w:ascii="David" w:eastAsia="Times New Roman" w:hAnsi="David" w:cs="David"/>
          <w:snapToGrid w:val="0"/>
          <w:sz w:val="24"/>
          <w:szCs w:val="24"/>
          <w:rtl/>
        </w:rPr>
        <w:t xml:space="preserve"> או __</w:t>
      </w:r>
      <w:r w:rsidRPr="00E56613">
        <w:rPr>
          <w:rFonts w:ascii="David" w:eastAsia="Times New Roman" w:hAnsi="David" w:cs="David"/>
          <w:snapToGrid w:val="0"/>
          <w:sz w:val="24"/>
          <w:szCs w:val="24"/>
          <w:u w:val="single"/>
          <w:rtl/>
        </w:rPr>
        <w:t xml:space="preserve">    </w:t>
      </w:r>
      <w:r w:rsidRPr="00E56613">
        <w:rPr>
          <w:rFonts w:ascii="David" w:eastAsia="Times New Roman" w:hAnsi="David" w:cs="David"/>
          <w:snapToGrid w:val="0"/>
          <w:sz w:val="24"/>
          <w:szCs w:val="24"/>
          <w:rtl/>
        </w:rPr>
        <w:t xml:space="preserve"> לפי בחירת המזמין. דירה לדוגמא בסמוך למבנה המכירות.</w:t>
      </w:r>
    </w:p>
    <w:p w14:paraId="30232148"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trike/>
          <w:snapToGrid w:val="0"/>
          <w:sz w:val="24"/>
          <w:szCs w:val="24"/>
          <w:rtl/>
        </w:rPr>
      </w:pPr>
    </w:p>
    <w:p w14:paraId="4EC09FA5" w14:textId="77777777" w:rsidR="00E56613" w:rsidRPr="00E56613" w:rsidRDefault="00E56613" w:rsidP="00E56613">
      <w:pPr>
        <w:spacing w:before="0" w:beforeAutospacing="0" w:after="0" w:afterAutospacing="0" w:line="240" w:lineRule="auto"/>
        <w:ind w:left="567" w:hanging="567"/>
        <w:jc w:val="both"/>
        <w:rPr>
          <w:rFonts w:ascii="David" w:eastAsia="Times New Roman" w:hAnsi="David" w:cs="David"/>
          <w:snapToGrid w:val="0"/>
          <w:sz w:val="26"/>
          <w:szCs w:val="24"/>
          <w:rtl/>
        </w:rPr>
      </w:pPr>
      <w:r w:rsidRPr="00E56613">
        <w:rPr>
          <w:rFonts w:ascii="David" w:eastAsia="Times New Roman" w:hAnsi="David" w:cs="David"/>
          <w:snapToGrid w:val="0"/>
          <w:sz w:val="24"/>
          <w:szCs w:val="24"/>
          <w:rtl/>
        </w:rPr>
        <w:t>16</w:t>
      </w:r>
      <w:r w:rsidRPr="00E56613">
        <w:rPr>
          <w:rFonts w:ascii="David" w:eastAsia="Times New Roman" w:hAnsi="David" w:cs="David"/>
          <w:snapToGrid w:val="0"/>
          <w:sz w:val="26"/>
          <w:szCs w:val="24"/>
          <w:rtl/>
        </w:rPr>
        <w:t>.2</w:t>
      </w:r>
      <w:r w:rsidRPr="00E56613">
        <w:rPr>
          <w:rFonts w:ascii="David" w:eastAsia="Times New Roman" w:hAnsi="David" w:cs="David"/>
          <w:snapToGrid w:val="0"/>
          <w:sz w:val="26"/>
          <w:szCs w:val="24"/>
          <w:rtl/>
        </w:rPr>
        <w:tab/>
        <w:t>שיעור השתתפות הקבלן הינו - 0.30%.</w:t>
      </w:r>
    </w:p>
    <w:p w14:paraId="4EB96AA3" w14:textId="77777777" w:rsidR="00E56613" w:rsidRPr="00E56613" w:rsidRDefault="00E56613" w:rsidP="00E56613">
      <w:pPr>
        <w:spacing w:before="60" w:beforeAutospacing="0" w:after="0" w:afterAutospacing="0" w:line="240" w:lineRule="auto"/>
        <w:ind w:left="851" w:hanging="851"/>
        <w:jc w:val="both"/>
        <w:rPr>
          <w:rFonts w:ascii="David" w:eastAsia="Times New Roman" w:hAnsi="David" w:cs="David"/>
          <w:snapToGrid w:val="0"/>
          <w:sz w:val="26"/>
          <w:szCs w:val="24"/>
          <w:rtl/>
        </w:rPr>
      </w:pPr>
    </w:p>
    <w:p w14:paraId="3A3CC60F" w14:textId="77777777" w:rsidR="00E56613" w:rsidRPr="00E56613" w:rsidRDefault="00E56613" w:rsidP="00E56613">
      <w:pPr>
        <w:spacing w:before="0" w:beforeAutospacing="0" w:after="0" w:afterAutospacing="0" w:line="240" w:lineRule="auto"/>
        <w:ind w:left="567" w:hanging="567"/>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18.2.7.3 למזמין תהיה אופציה לרכוש את משרדי המפקח על כל הציוד  שעל הקבלן לספק למשרד המפקח כנגד תשלום _________ ₪.</w:t>
      </w:r>
    </w:p>
    <w:p w14:paraId="4886F4EE"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7C6F333C" w14:textId="77777777" w:rsidR="00E56613" w:rsidRPr="00E56613" w:rsidRDefault="00E56613" w:rsidP="00E56613">
      <w:pPr>
        <w:spacing w:before="0" w:beforeAutospacing="0" w:after="0" w:afterAutospacing="0" w:line="240" w:lineRule="auto"/>
        <w:ind w:left="567" w:hanging="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28.2</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 xml:space="preserve">תקופות הבדק והאחריות תהיינה עפ"י חוק המכר (דירות), על תיקוניו, בתוספת 3 חודשים לכל תקופת בדק הקבועה בו ו- 12 חודשים אחריות לתקופת האחריות הקבועה בו, בכפוף לאמור בסעיף. מנין תקופת הבדק לגבי מעליות יחל בחלוף חודשיים ללא תקלות כלשהן ממועד מסירתן לנציגות. למען הסר ספק, תקופת הבדק והאחריות הינן עפ"י החוק התקף במועד חתימת חוזה זה. ככל ובמהלך ביצוע העבודות יהיה שינוי בתקופות הבדק והאחריות שיש לה השלכה על התמורה תבוצע התאמה לתמורה בהתאם ובהסמכה בין הצדדים. למען </w:t>
      </w:r>
      <w:r w:rsidRPr="00E56613">
        <w:rPr>
          <w:rFonts w:ascii="David" w:eastAsia="Times New Roman" w:hAnsi="David" w:cs="David"/>
          <w:snapToGrid w:val="0"/>
          <w:sz w:val="24"/>
          <w:szCs w:val="24"/>
          <w:rtl/>
        </w:rPr>
        <w:lastRenderedPageBreak/>
        <w:t>הסר ספק תקופות הבדק והאחריות תחלנה מיום מסירת כל דירה ללא ליקויים ולגבי כל ליקוי שתוקן מיום תיקון הליקוי.</w:t>
      </w:r>
    </w:p>
    <w:p w14:paraId="510D90C3" w14:textId="77777777" w:rsidR="00E56613" w:rsidRPr="00E56613" w:rsidRDefault="00E56613" w:rsidP="00E56613">
      <w:pPr>
        <w:spacing w:before="0" w:beforeAutospacing="0" w:after="0" w:afterAutospacing="0" w:line="240" w:lineRule="auto"/>
        <w:ind w:left="1366" w:hanging="1134"/>
        <w:jc w:val="both"/>
        <w:rPr>
          <w:rFonts w:ascii="David" w:eastAsia="Times New Roman" w:hAnsi="David" w:cs="David"/>
          <w:snapToGrid w:val="0"/>
          <w:sz w:val="24"/>
          <w:szCs w:val="24"/>
          <w:rtl/>
        </w:rPr>
      </w:pPr>
    </w:p>
    <w:p w14:paraId="10776E5F" w14:textId="77777777" w:rsidR="00E56613" w:rsidRPr="00E56613" w:rsidRDefault="00E56613" w:rsidP="00E56613">
      <w:pPr>
        <w:spacing w:before="0" w:beforeAutospacing="0" w:after="0" w:afterAutospacing="0" w:line="240" w:lineRule="auto"/>
        <w:ind w:left="567" w:hanging="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28.14</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בכל מקרה בו על הקבלן לבצע תיקון או לשאת בתשלום עפ"י סעיף 28 הדן בנושא הבדק, והקבלן לא עשה כאמור מכל סיבה שהיא, ישלם הקבלן למזמין, בנוסף לכל סעד, פיצוי מוסכם בסך של 4,000ש"ח בתוספת מע"מ עבור כל יחידת דיור.</w:t>
      </w:r>
    </w:p>
    <w:p w14:paraId="50D1EAB5" w14:textId="77777777" w:rsidR="00E56613" w:rsidRPr="00E56613" w:rsidRDefault="00E56613" w:rsidP="00E56613">
      <w:pPr>
        <w:spacing w:before="0" w:beforeAutospacing="0" w:after="0" w:afterAutospacing="0" w:line="240" w:lineRule="auto"/>
        <w:ind w:left="1366" w:hanging="1134"/>
        <w:jc w:val="both"/>
        <w:rPr>
          <w:rFonts w:ascii="David" w:eastAsia="Times New Roman" w:hAnsi="David" w:cs="David"/>
          <w:snapToGrid w:val="0"/>
          <w:sz w:val="24"/>
          <w:szCs w:val="24"/>
          <w:rtl/>
        </w:rPr>
      </w:pPr>
    </w:p>
    <w:p w14:paraId="20260470" w14:textId="77777777" w:rsidR="00E56613" w:rsidRPr="00E56613" w:rsidRDefault="00E56613" w:rsidP="00E56613">
      <w:pPr>
        <w:spacing w:before="0" w:beforeAutospacing="0" w:after="0" w:afterAutospacing="0" w:line="240" w:lineRule="auto"/>
        <w:ind w:left="567" w:hanging="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31.3</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לכל אחד מיחידי המזמין זכויות והתחייבויות בשיעור המפורט להלן מזכויות והתחייבויות המזמין עפ"י חוזה זה:</w:t>
      </w:r>
    </w:p>
    <w:sdt>
      <w:sdtPr>
        <w:rPr>
          <w:rFonts w:ascii="Times New Roman" w:eastAsia="Times New Roman" w:hAnsi="Times New Roman" w:cs="David"/>
          <w:color w:val="008000"/>
          <w:sz w:val="24"/>
          <w:szCs w:val="24"/>
          <w:rtl/>
          <w:lang w:eastAsia="he-IL"/>
        </w:rPr>
        <w:alias w:val="אחוז השתתפות צד א"/>
        <w:tag w:val="cmtTzadAPercent"/>
        <w:id w:val="228819447"/>
        <w:placeholder>
          <w:docPart w:val="3A735357B2F4401C87DF2E2CE2EDC61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sdtContent>
        <w:p w14:paraId="6D84F8A1" w14:textId="77777777" w:rsidR="003B5FE4" w:rsidRDefault="00945BF5" w:rsidP="003B5FE4">
          <w:pPr>
            <w:widowControl w:val="0"/>
            <w:spacing w:before="0" w:beforeAutospacing="0" w:after="0" w:afterAutospacing="0" w:line="240" w:lineRule="auto"/>
            <w:ind w:left="746"/>
          </w:pPr>
          <w:ins w:id="20" w:author="Kook Sec" w:date="2024-07-28T13:16:00Z">
            <w:r w:rsidRPr="00270301">
              <w:rPr>
                <w:rStyle w:val="a8"/>
                <w:rtl/>
              </w:rPr>
              <w:t>[אחוז השתתפות צד א]</w:t>
            </w:r>
          </w:ins>
        </w:p>
      </w:sdtContent>
    </w:sdt>
    <w:p w14:paraId="21431E51" w14:textId="77777777" w:rsidR="00E56613" w:rsidRPr="00E56613" w:rsidRDefault="00E56613" w:rsidP="00E56613">
      <w:pPr>
        <w:spacing w:before="0" w:beforeAutospacing="0" w:after="0" w:afterAutospacing="0" w:line="240" w:lineRule="auto"/>
        <w:ind w:left="567"/>
        <w:rPr>
          <w:rFonts w:ascii="David" w:eastAsia="Times New Roman" w:hAnsi="David" w:cs="David"/>
          <w:b/>
          <w:bCs/>
          <w:snapToGrid w:val="0"/>
          <w:sz w:val="24"/>
          <w:szCs w:val="24"/>
          <w:u w:val="single"/>
          <w:rtl/>
        </w:rPr>
      </w:pPr>
    </w:p>
    <w:p w14:paraId="26EEDD92" w14:textId="77777777" w:rsidR="00E56613" w:rsidRPr="00E56613" w:rsidRDefault="00E56613" w:rsidP="00E56613">
      <w:pPr>
        <w:spacing w:before="0" w:beforeAutospacing="0" w:after="0" w:afterAutospacing="0" w:line="240" w:lineRule="auto"/>
        <w:ind w:left="567"/>
        <w:rPr>
          <w:rFonts w:ascii="David" w:eastAsia="Times New Roman" w:hAnsi="David" w:cs="David"/>
          <w:b/>
          <w:bCs/>
          <w:snapToGrid w:val="0"/>
          <w:sz w:val="24"/>
          <w:szCs w:val="24"/>
          <w:u w:val="single"/>
          <w:rtl/>
        </w:rPr>
      </w:pPr>
    </w:p>
    <w:p w14:paraId="34B70334" w14:textId="77777777" w:rsidR="00E56613" w:rsidRPr="00E56613" w:rsidRDefault="00E56613" w:rsidP="00E56613">
      <w:pPr>
        <w:spacing w:before="0" w:beforeAutospacing="0" w:after="0" w:afterAutospacing="0" w:line="240" w:lineRule="auto"/>
        <w:ind w:left="567"/>
        <w:rPr>
          <w:rFonts w:ascii="David" w:eastAsia="Times New Roman" w:hAnsi="David" w:cs="David"/>
          <w:b/>
          <w:bCs/>
          <w:snapToGrid w:val="0"/>
          <w:sz w:val="24"/>
          <w:szCs w:val="24"/>
          <w:u w:val="single"/>
          <w:rtl/>
        </w:rPr>
      </w:pPr>
    </w:p>
    <w:p w14:paraId="6C02C192" w14:textId="77777777" w:rsidR="00E56613" w:rsidRPr="00E56613" w:rsidRDefault="00E56613" w:rsidP="00E56613">
      <w:pPr>
        <w:spacing w:before="0" w:beforeAutospacing="0" w:after="0" w:afterAutospacing="0" w:line="240" w:lineRule="auto"/>
        <w:ind w:left="567"/>
        <w:rPr>
          <w:rFonts w:ascii="David" w:eastAsia="Times New Roman" w:hAnsi="David" w:cs="David"/>
          <w:b/>
          <w:bCs/>
          <w:snapToGrid w:val="0"/>
          <w:sz w:val="24"/>
          <w:szCs w:val="24"/>
          <w:u w:val="single"/>
          <w:rtl/>
        </w:rPr>
      </w:pPr>
    </w:p>
    <w:p w14:paraId="40C8FC85" w14:textId="77777777" w:rsidR="00152923" w:rsidRDefault="00152923" w:rsidP="00E56613">
      <w:pPr>
        <w:spacing w:before="0" w:beforeAutospacing="0" w:after="0" w:afterAutospacing="0" w:line="240" w:lineRule="auto"/>
        <w:ind w:left="567"/>
        <w:rPr>
          <w:rFonts w:ascii="David" w:eastAsia="Times New Roman" w:hAnsi="David" w:cs="David"/>
          <w:b/>
          <w:bCs/>
          <w:snapToGrid w:val="0"/>
          <w:sz w:val="24"/>
          <w:szCs w:val="24"/>
          <w:u w:val="single"/>
          <w:rtl/>
        </w:rPr>
      </w:pPr>
      <w:r>
        <w:rPr>
          <w:rFonts w:ascii="David" w:eastAsia="Times New Roman" w:hAnsi="David" w:cs="David"/>
          <w:b/>
          <w:bCs/>
          <w:snapToGrid w:val="0"/>
          <w:sz w:val="24"/>
          <w:szCs w:val="24"/>
          <w:u w:val="single"/>
          <w:rtl/>
        </w:rPr>
        <w:br w:type="page"/>
      </w:r>
    </w:p>
    <w:p w14:paraId="798C452B" w14:textId="77777777" w:rsidR="00E56613" w:rsidRPr="00E56613" w:rsidRDefault="00E56613" w:rsidP="00E56613">
      <w:pPr>
        <w:spacing w:before="0" w:beforeAutospacing="0" w:after="0" w:afterAutospacing="0" w:line="240" w:lineRule="auto"/>
        <w:ind w:left="567"/>
        <w:rPr>
          <w:rFonts w:ascii="David" w:eastAsia="Times New Roman" w:hAnsi="David" w:cs="David"/>
          <w:b/>
          <w:bCs/>
          <w:snapToGrid w:val="0"/>
          <w:sz w:val="24"/>
          <w:szCs w:val="24"/>
          <w:u w:val="single"/>
          <w:rtl/>
        </w:rPr>
      </w:pPr>
    </w:p>
    <w:p w14:paraId="15466E12" w14:textId="77777777" w:rsidR="00E56613" w:rsidRPr="00E56613" w:rsidRDefault="00E56613" w:rsidP="00E56613">
      <w:pPr>
        <w:spacing w:before="0" w:beforeAutospacing="0" w:after="0" w:afterAutospacing="0" w:line="240" w:lineRule="auto"/>
        <w:ind w:left="567"/>
        <w:jc w:val="center"/>
        <w:rPr>
          <w:rFonts w:ascii="David" w:eastAsia="Times New Roman" w:hAnsi="David" w:cs="David"/>
          <w:b/>
          <w:bCs/>
          <w:snapToGrid w:val="0"/>
          <w:sz w:val="24"/>
          <w:szCs w:val="24"/>
          <w:u w:val="single"/>
          <w:rtl/>
        </w:rPr>
      </w:pPr>
      <w:r w:rsidRPr="00E56613">
        <w:rPr>
          <w:rFonts w:ascii="David" w:eastAsia="Times New Roman" w:hAnsi="David" w:cs="David"/>
          <w:b/>
          <w:bCs/>
          <w:snapToGrid w:val="0"/>
          <w:sz w:val="24"/>
          <w:szCs w:val="24"/>
          <w:u w:val="single"/>
          <w:rtl/>
        </w:rPr>
        <w:t>נספח 3.1.10</w:t>
      </w:r>
    </w:p>
    <w:p w14:paraId="49F96E4C" w14:textId="77777777" w:rsidR="00E56613" w:rsidRPr="00E56613" w:rsidRDefault="00E56613" w:rsidP="00E56613">
      <w:pPr>
        <w:spacing w:before="0" w:beforeAutospacing="0" w:after="0" w:afterAutospacing="0" w:line="240" w:lineRule="auto"/>
        <w:ind w:left="567"/>
        <w:jc w:val="center"/>
        <w:rPr>
          <w:rFonts w:ascii="David" w:eastAsia="Times New Roman" w:hAnsi="David" w:cs="David"/>
          <w:b/>
          <w:bCs/>
          <w:snapToGrid w:val="0"/>
          <w:sz w:val="24"/>
          <w:szCs w:val="24"/>
          <w:u w:val="single"/>
          <w:rtl/>
        </w:rPr>
      </w:pPr>
      <w:r w:rsidRPr="00E56613">
        <w:rPr>
          <w:rFonts w:ascii="David" w:eastAsia="Times New Roman" w:hAnsi="David" w:cs="David"/>
          <w:b/>
          <w:bCs/>
          <w:snapToGrid w:val="0"/>
          <w:sz w:val="24"/>
          <w:szCs w:val="24"/>
          <w:u w:val="single"/>
          <w:rtl/>
        </w:rPr>
        <w:t>לוח זמנים כללי – יוכן ע"י הקבלן ויאושר ע"י המזמין</w:t>
      </w:r>
    </w:p>
    <w:p w14:paraId="01093793" w14:textId="77777777" w:rsidR="00E56613" w:rsidRPr="00E56613" w:rsidRDefault="00E56613" w:rsidP="00E56613">
      <w:pPr>
        <w:spacing w:before="0" w:beforeAutospacing="0" w:after="0" w:afterAutospacing="0" w:line="360" w:lineRule="auto"/>
        <w:jc w:val="both"/>
        <w:rPr>
          <w:rFonts w:ascii="David" w:eastAsia="Times New Roman" w:hAnsi="David" w:cs="David"/>
          <w:snapToGrid w:val="0"/>
          <w:sz w:val="26"/>
          <w:szCs w:val="26"/>
          <w:rtl/>
        </w:rPr>
      </w:pPr>
    </w:p>
    <w:p w14:paraId="59A5AD56" w14:textId="77777777" w:rsidR="00E56613" w:rsidRPr="00E56613" w:rsidRDefault="00E56613" w:rsidP="00E56613">
      <w:pPr>
        <w:spacing w:before="0" w:beforeAutospacing="0" w:after="0" w:afterAutospacing="0" w:line="360" w:lineRule="auto"/>
        <w:jc w:val="center"/>
        <w:rPr>
          <w:rFonts w:ascii="David" w:eastAsia="Times New Roman" w:hAnsi="David" w:cs="David"/>
          <w:snapToGrid w:val="0"/>
          <w:sz w:val="26"/>
          <w:szCs w:val="26"/>
          <w:rtl/>
        </w:rPr>
      </w:pPr>
      <w:r w:rsidRPr="00E56613">
        <w:rPr>
          <w:rFonts w:ascii="David" w:eastAsia="Times New Roman" w:hAnsi="David" w:cs="David"/>
          <w:snapToGrid w:val="0"/>
          <w:sz w:val="26"/>
          <w:szCs w:val="26"/>
          <w:rtl/>
        </w:rPr>
        <w:br w:type="page"/>
      </w:r>
    </w:p>
    <w:p w14:paraId="43F79928" w14:textId="77777777" w:rsidR="00E56613" w:rsidRPr="00E56613" w:rsidRDefault="00E56613" w:rsidP="00E56613">
      <w:pPr>
        <w:spacing w:before="0" w:beforeAutospacing="0" w:after="0" w:afterAutospacing="0" w:line="360" w:lineRule="auto"/>
        <w:jc w:val="center"/>
        <w:rPr>
          <w:rFonts w:ascii="David" w:eastAsia="Times New Roman" w:hAnsi="David" w:cs="David"/>
          <w:b/>
          <w:bCs/>
          <w:snapToGrid w:val="0"/>
          <w:sz w:val="24"/>
          <w:szCs w:val="24"/>
          <w:u w:val="single"/>
          <w:rtl/>
        </w:rPr>
      </w:pPr>
      <w:r w:rsidRPr="00E56613">
        <w:rPr>
          <w:rFonts w:ascii="David" w:eastAsia="Times New Roman" w:hAnsi="David" w:cs="David"/>
          <w:b/>
          <w:bCs/>
          <w:snapToGrid w:val="0"/>
          <w:sz w:val="24"/>
          <w:szCs w:val="24"/>
          <w:u w:val="single"/>
          <w:rtl/>
        </w:rPr>
        <w:lastRenderedPageBreak/>
        <w:t>נספח 3.1.11</w:t>
      </w:r>
    </w:p>
    <w:p w14:paraId="0CBB5B77" w14:textId="77777777" w:rsidR="00E56613" w:rsidRPr="00E56613" w:rsidRDefault="00E56613" w:rsidP="00E56613">
      <w:pPr>
        <w:spacing w:before="0" w:beforeAutospacing="0" w:after="0" w:afterAutospacing="0" w:line="240" w:lineRule="auto"/>
        <w:ind w:left="2220" w:hanging="2130"/>
        <w:jc w:val="center"/>
        <w:rPr>
          <w:rFonts w:ascii="David" w:eastAsia="Times New Roman" w:hAnsi="David" w:cs="David"/>
          <w:b/>
          <w:bCs/>
          <w:snapToGrid w:val="0"/>
          <w:sz w:val="24"/>
          <w:szCs w:val="24"/>
          <w:u w:val="single"/>
          <w:rtl/>
        </w:rPr>
      </w:pPr>
      <w:r w:rsidRPr="00E56613">
        <w:rPr>
          <w:rFonts w:ascii="David" w:eastAsia="Times New Roman" w:hAnsi="David" w:cs="David"/>
          <w:b/>
          <w:bCs/>
          <w:snapToGrid w:val="0"/>
          <w:sz w:val="24"/>
          <w:szCs w:val="24"/>
          <w:u w:val="single"/>
          <w:rtl/>
        </w:rPr>
        <w:t xml:space="preserve">לוח תשלומים </w:t>
      </w:r>
    </w:p>
    <w:p w14:paraId="0AB0A619" w14:textId="77777777" w:rsidR="00E56613" w:rsidRDefault="00E56613" w:rsidP="00E56613">
      <w:pPr>
        <w:spacing w:before="0" w:beforeAutospacing="0" w:after="0" w:afterAutospacing="0" w:line="240" w:lineRule="auto"/>
        <w:ind w:left="2220" w:hanging="2130"/>
        <w:jc w:val="center"/>
        <w:rPr>
          <w:rFonts w:ascii="David" w:eastAsia="Times New Roman" w:hAnsi="David" w:cs="David"/>
          <w:b/>
          <w:bCs/>
          <w:snapToGrid w:val="0"/>
          <w:sz w:val="24"/>
          <w:szCs w:val="24"/>
          <w:u w:val="single"/>
          <w:rtl/>
        </w:rPr>
      </w:pPr>
      <w:r w:rsidRPr="00E56613">
        <w:rPr>
          <w:rFonts w:ascii="David" w:eastAsia="Times New Roman" w:hAnsi="David" w:cs="David"/>
          <w:b/>
          <w:bCs/>
          <w:snapToGrid w:val="0"/>
          <w:sz w:val="24"/>
          <w:szCs w:val="24"/>
          <w:rtl/>
        </w:rPr>
        <w:t xml:space="preserve">(על בסיס אחוזים מתוך המחיר הכולל) </w:t>
      </w:r>
    </w:p>
    <w:p w14:paraId="35E0B399" w14:textId="77777777" w:rsidR="0059524A" w:rsidRPr="00E56613" w:rsidRDefault="0059524A" w:rsidP="00E56613">
      <w:pPr>
        <w:spacing w:before="0" w:beforeAutospacing="0" w:after="0" w:afterAutospacing="0" w:line="240" w:lineRule="auto"/>
        <w:ind w:left="2220" w:hanging="2130"/>
        <w:jc w:val="center"/>
        <w:rPr>
          <w:rFonts w:ascii="David" w:eastAsia="Times New Roman" w:hAnsi="David" w:cs="David"/>
          <w:b/>
          <w:bCs/>
          <w:snapToGrid w:val="0"/>
          <w:sz w:val="24"/>
          <w:szCs w:val="24"/>
          <w:u w:val="single"/>
          <w:rtl/>
        </w:rPr>
      </w:pPr>
    </w:p>
    <w:p w14:paraId="0856B600" w14:textId="77777777" w:rsidR="00E56613" w:rsidRPr="00E56613" w:rsidRDefault="0059524A" w:rsidP="00E56613">
      <w:pPr>
        <w:spacing w:before="0" w:beforeAutospacing="0" w:after="0" w:afterAutospacing="0" w:line="240" w:lineRule="auto"/>
        <w:ind w:left="2220" w:hanging="2130"/>
        <w:jc w:val="center"/>
        <w:rPr>
          <w:rFonts w:ascii="David" w:eastAsia="Times New Roman" w:hAnsi="David" w:cs="David"/>
          <w:b/>
          <w:bCs/>
          <w:snapToGrid w:val="0"/>
          <w:sz w:val="24"/>
          <w:szCs w:val="24"/>
          <w:rtl/>
        </w:rPr>
      </w:pPr>
      <w:r w:rsidRPr="00E56613">
        <w:rPr>
          <w:rFonts w:ascii="David" w:eastAsia="Times New Roman" w:hAnsi="David" w:cs="David"/>
          <w:b/>
          <w:bCs/>
          <w:snapToGrid w:val="0"/>
          <w:sz w:val="24"/>
          <w:szCs w:val="24"/>
          <w:u w:val="single"/>
          <w:rtl/>
        </w:rPr>
        <w:t>לוח תשלומים לחניה מקורה</w:t>
      </w:r>
    </w:p>
    <w:p w14:paraId="0190C112" w14:textId="77777777" w:rsidR="00E56613" w:rsidRPr="00E56613" w:rsidRDefault="00E56613" w:rsidP="00E56613">
      <w:pPr>
        <w:spacing w:before="0" w:beforeAutospacing="0" w:after="0" w:afterAutospacing="0" w:line="240" w:lineRule="auto"/>
        <w:ind w:left="2220" w:hanging="2130"/>
        <w:jc w:val="center"/>
        <w:rPr>
          <w:rFonts w:ascii="David" w:eastAsia="Times New Roman" w:hAnsi="David" w:cs="David"/>
          <w:b/>
          <w:bCs/>
          <w:snapToGrid w:val="0"/>
          <w:sz w:val="24"/>
          <w:szCs w:val="24"/>
          <w:u w:val="single"/>
          <w:rtl/>
        </w:rPr>
      </w:pPr>
    </w:p>
    <w:tbl>
      <w:tblPr>
        <w:tblpPr w:leftFromText="180" w:rightFromText="180" w:vertAnchor="page" w:horzAnchor="margin" w:tblpXSpec="center" w:tblpY="2911"/>
        <w:bidiVisual/>
        <w:tblW w:w="66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6"/>
        <w:gridCol w:w="2977"/>
        <w:gridCol w:w="1418"/>
        <w:gridCol w:w="1701"/>
      </w:tblGrid>
      <w:tr w:rsidR="0059524A" w:rsidRPr="00E56613" w14:paraId="34EE2C98" w14:textId="77777777" w:rsidTr="0059524A">
        <w:trPr>
          <w:trHeight w:val="435"/>
        </w:trPr>
        <w:tc>
          <w:tcPr>
            <w:tcW w:w="566" w:type="dxa"/>
          </w:tcPr>
          <w:p w14:paraId="294B8351" w14:textId="77777777" w:rsidR="0059524A" w:rsidRPr="00E56613" w:rsidRDefault="0059524A" w:rsidP="0059524A">
            <w:pPr>
              <w:spacing w:before="0" w:beforeAutospacing="0" w:after="0" w:afterAutospacing="0" w:line="240" w:lineRule="auto"/>
              <w:jc w:val="both"/>
              <w:rPr>
                <w:rFonts w:ascii="David" w:eastAsia="Times New Roman" w:hAnsi="David" w:cs="David"/>
                <w:b/>
                <w:bCs/>
                <w:sz w:val="24"/>
                <w:szCs w:val="24"/>
                <w:u w:val="single"/>
                <w:rtl/>
              </w:rPr>
            </w:pPr>
          </w:p>
        </w:tc>
        <w:tc>
          <w:tcPr>
            <w:tcW w:w="2977" w:type="dxa"/>
            <w:noWrap/>
            <w:vAlign w:val="center"/>
          </w:tcPr>
          <w:p w14:paraId="50F9819C" w14:textId="77777777" w:rsidR="0059524A" w:rsidRPr="00E56613" w:rsidRDefault="0059524A" w:rsidP="0059524A">
            <w:pPr>
              <w:spacing w:before="0" w:beforeAutospacing="0" w:after="0" w:afterAutospacing="0" w:line="240" w:lineRule="auto"/>
              <w:jc w:val="both"/>
              <w:rPr>
                <w:rFonts w:ascii="David" w:eastAsia="Times New Roman" w:hAnsi="David" w:cs="David"/>
                <w:b/>
                <w:bCs/>
                <w:sz w:val="24"/>
                <w:szCs w:val="24"/>
                <w:u w:val="single"/>
              </w:rPr>
            </w:pPr>
            <w:r w:rsidRPr="00E56613">
              <w:rPr>
                <w:rFonts w:ascii="David" w:eastAsia="Times New Roman" w:hAnsi="David" w:cs="David"/>
                <w:b/>
                <w:bCs/>
                <w:sz w:val="24"/>
                <w:szCs w:val="24"/>
                <w:u w:val="single"/>
                <w:rtl/>
              </w:rPr>
              <w:t>השלב לתשלום</w:t>
            </w:r>
          </w:p>
        </w:tc>
        <w:tc>
          <w:tcPr>
            <w:tcW w:w="1418" w:type="dxa"/>
            <w:noWrap/>
            <w:vAlign w:val="center"/>
          </w:tcPr>
          <w:p w14:paraId="0EEE1215" w14:textId="77777777" w:rsidR="0059524A" w:rsidRPr="00E56613" w:rsidRDefault="0059524A" w:rsidP="0059524A">
            <w:pPr>
              <w:spacing w:before="0" w:beforeAutospacing="0" w:after="0" w:afterAutospacing="0" w:line="240" w:lineRule="auto"/>
              <w:jc w:val="center"/>
              <w:rPr>
                <w:rFonts w:ascii="David" w:eastAsia="Times New Roman" w:hAnsi="David" w:cs="David"/>
                <w:b/>
                <w:bCs/>
                <w:sz w:val="24"/>
                <w:szCs w:val="24"/>
                <w:u w:val="single"/>
              </w:rPr>
            </w:pPr>
            <w:r w:rsidRPr="00E56613">
              <w:rPr>
                <w:rFonts w:ascii="David" w:eastAsia="Times New Roman" w:hAnsi="David" w:cs="David"/>
                <w:b/>
                <w:bCs/>
                <w:sz w:val="24"/>
                <w:szCs w:val="24"/>
                <w:u w:val="single"/>
                <w:rtl/>
              </w:rPr>
              <w:t>לתשלום</w:t>
            </w:r>
          </w:p>
        </w:tc>
        <w:tc>
          <w:tcPr>
            <w:tcW w:w="1701" w:type="dxa"/>
            <w:noWrap/>
            <w:vAlign w:val="center"/>
          </w:tcPr>
          <w:p w14:paraId="5E3867AC" w14:textId="77777777" w:rsidR="0059524A" w:rsidRPr="00E56613" w:rsidRDefault="0059524A" w:rsidP="0059524A">
            <w:pPr>
              <w:spacing w:before="0" w:beforeAutospacing="0" w:after="0" w:afterAutospacing="0" w:line="240" w:lineRule="auto"/>
              <w:jc w:val="center"/>
              <w:rPr>
                <w:rFonts w:ascii="David" w:eastAsia="Times New Roman" w:hAnsi="David" w:cs="David"/>
                <w:b/>
                <w:bCs/>
                <w:sz w:val="24"/>
                <w:szCs w:val="24"/>
                <w:u w:val="single"/>
              </w:rPr>
            </w:pPr>
            <w:r w:rsidRPr="00E56613">
              <w:rPr>
                <w:rFonts w:ascii="David" w:eastAsia="Times New Roman" w:hAnsi="David" w:cs="David"/>
                <w:b/>
                <w:bCs/>
                <w:sz w:val="24"/>
                <w:szCs w:val="24"/>
                <w:u w:val="single"/>
                <w:rtl/>
              </w:rPr>
              <w:t>מצטבר</w:t>
            </w:r>
          </w:p>
        </w:tc>
      </w:tr>
      <w:tr w:rsidR="0059524A" w:rsidRPr="00E56613" w14:paraId="04D36F4F" w14:textId="77777777" w:rsidTr="0059524A">
        <w:trPr>
          <w:trHeight w:val="435"/>
        </w:trPr>
        <w:tc>
          <w:tcPr>
            <w:tcW w:w="566" w:type="dxa"/>
            <w:vAlign w:val="center"/>
          </w:tcPr>
          <w:p w14:paraId="30318768" w14:textId="77777777" w:rsidR="0059524A" w:rsidRPr="00E56613" w:rsidRDefault="0059524A" w:rsidP="0059524A">
            <w:pPr>
              <w:spacing w:before="0" w:beforeAutospacing="0" w:after="0" w:afterAutospacing="0" w:line="240" w:lineRule="auto"/>
              <w:jc w:val="center"/>
              <w:rPr>
                <w:rFonts w:ascii="David" w:eastAsia="Times New Roman" w:hAnsi="David" w:cs="David"/>
                <w:sz w:val="24"/>
                <w:szCs w:val="24"/>
                <w:rtl/>
              </w:rPr>
            </w:pPr>
            <w:r w:rsidRPr="00E56613">
              <w:rPr>
                <w:rFonts w:ascii="David" w:eastAsia="Times New Roman" w:hAnsi="David" w:cs="David"/>
                <w:sz w:val="24"/>
                <w:szCs w:val="24"/>
                <w:rtl/>
              </w:rPr>
              <w:t>1</w:t>
            </w:r>
          </w:p>
        </w:tc>
        <w:tc>
          <w:tcPr>
            <w:tcW w:w="2977" w:type="dxa"/>
            <w:noWrap/>
            <w:vAlign w:val="center"/>
          </w:tcPr>
          <w:p w14:paraId="77245F7E" w14:textId="77777777" w:rsidR="0059524A" w:rsidRPr="00E56613" w:rsidRDefault="0059524A" w:rsidP="0059524A">
            <w:pPr>
              <w:spacing w:before="0" w:beforeAutospacing="0" w:after="0" w:afterAutospacing="0" w:line="240" w:lineRule="auto"/>
              <w:jc w:val="both"/>
              <w:rPr>
                <w:rFonts w:ascii="David" w:eastAsia="Times New Roman" w:hAnsi="David" w:cs="David"/>
                <w:sz w:val="24"/>
                <w:szCs w:val="24"/>
                <w:rtl/>
              </w:rPr>
            </w:pPr>
            <w:r w:rsidRPr="00E56613">
              <w:rPr>
                <w:rFonts w:ascii="David" w:eastAsia="Times New Roman" w:hAnsi="David" w:cs="David"/>
                <w:sz w:val="24"/>
                <w:szCs w:val="24"/>
                <w:rtl/>
              </w:rPr>
              <w:t>גמר עבודות חפירה דיפון וביסוס</w:t>
            </w:r>
          </w:p>
        </w:tc>
        <w:tc>
          <w:tcPr>
            <w:tcW w:w="1418" w:type="dxa"/>
            <w:noWrap/>
            <w:vAlign w:val="center"/>
          </w:tcPr>
          <w:p w14:paraId="49706640"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10%</w:t>
            </w:r>
          </w:p>
        </w:tc>
        <w:tc>
          <w:tcPr>
            <w:tcW w:w="1701" w:type="dxa"/>
            <w:noWrap/>
            <w:vAlign w:val="center"/>
          </w:tcPr>
          <w:p w14:paraId="780F7A4A"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10%</w:t>
            </w:r>
          </w:p>
        </w:tc>
      </w:tr>
      <w:tr w:rsidR="0059524A" w:rsidRPr="00E56613" w14:paraId="1F9DC659" w14:textId="77777777" w:rsidTr="0059524A">
        <w:trPr>
          <w:trHeight w:val="435"/>
        </w:trPr>
        <w:tc>
          <w:tcPr>
            <w:tcW w:w="566" w:type="dxa"/>
            <w:vAlign w:val="center"/>
          </w:tcPr>
          <w:p w14:paraId="3E61D815" w14:textId="77777777" w:rsidR="0059524A" w:rsidRPr="00E56613" w:rsidRDefault="0059524A" w:rsidP="0059524A">
            <w:pPr>
              <w:spacing w:before="0" w:beforeAutospacing="0" w:after="0" w:afterAutospacing="0" w:line="240" w:lineRule="auto"/>
              <w:jc w:val="center"/>
              <w:rPr>
                <w:rFonts w:ascii="David" w:eastAsia="Times New Roman" w:hAnsi="David" w:cs="David"/>
                <w:sz w:val="24"/>
                <w:szCs w:val="24"/>
                <w:rtl/>
              </w:rPr>
            </w:pPr>
            <w:r w:rsidRPr="00E56613">
              <w:rPr>
                <w:rFonts w:ascii="David" w:eastAsia="Times New Roman" w:hAnsi="David" w:cs="David"/>
                <w:sz w:val="24"/>
                <w:szCs w:val="24"/>
                <w:rtl/>
              </w:rPr>
              <w:t>2</w:t>
            </w:r>
          </w:p>
        </w:tc>
        <w:tc>
          <w:tcPr>
            <w:tcW w:w="2977" w:type="dxa"/>
            <w:noWrap/>
            <w:vAlign w:val="center"/>
          </w:tcPr>
          <w:p w14:paraId="4AAB61D0" w14:textId="77777777" w:rsidR="0059524A" w:rsidRPr="00E56613" w:rsidRDefault="0059524A" w:rsidP="0059524A">
            <w:pPr>
              <w:spacing w:before="0" w:beforeAutospacing="0" w:after="0" w:afterAutospacing="0" w:line="240" w:lineRule="auto"/>
              <w:jc w:val="both"/>
              <w:rPr>
                <w:rFonts w:ascii="David" w:eastAsia="Times New Roman" w:hAnsi="David" w:cs="David"/>
                <w:sz w:val="24"/>
                <w:szCs w:val="24"/>
              </w:rPr>
            </w:pPr>
            <w:r w:rsidRPr="00E56613">
              <w:rPr>
                <w:rFonts w:ascii="David" w:eastAsia="Times New Roman" w:hAnsi="David" w:cs="David"/>
                <w:sz w:val="24"/>
                <w:szCs w:val="24"/>
                <w:rtl/>
              </w:rPr>
              <w:t>גמר יציקת רצפה ראשונה</w:t>
            </w:r>
          </w:p>
        </w:tc>
        <w:tc>
          <w:tcPr>
            <w:tcW w:w="1418" w:type="dxa"/>
            <w:noWrap/>
            <w:vAlign w:val="center"/>
          </w:tcPr>
          <w:p w14:paraId="2BD44DA4"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8%</w:t>
            </w:r>
          </w:p>
        </w:tc>
        <w:tc>
          <w:tcPr>
            <w:tcW w:w="1701" w:type="dxa"/>
            <w:noWrap/>
            <w:vAlign w:val="center"/>
          </w:tcPr>
          <w:p w14:paraId="0AB367B2"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18%</w:t>
            </w:r>
          </w:p>
        </w:tc>
      </w:tr>
      <w:tr w:rsidR="0059524A" w:rsidRPr="00E56613" w14:paraId="23F9339F" w14:textId="77777777" w:rsidTr="0059524A">
        <w:trPr>
          <w:trHeight w:val="435"/>
        </w:trPr>
        <w:tc>
          <w:tcPr>
            <w:tcW w:w="566" w:type="dxa"/>
            <w:vAlign w:val="center"/>
          </w:tcPr>
          <w:p w14:paraId="02CEFE08" w14:textId="77777777" w:rsidR="0059524A" w:rsidRPr="00E56613" w:rsidRDefault="0059524A" w:rsidP="0059524A">
            <w:pPr>
              <w:spacing w:before="0" w:beforeAutospacing="0" w:after="0" w:afterAutospacing="0" w:line="240" w:lineRule="auto"/>
              <w:jc w:val="center"/>
              <w:rPr>
                <w:rFonts w:ascii="David" w:eastAsia="Times New Roman" w:hAnsi="David" w:cs="David"/>
                <w:sz w:val="24"/>
                <w:szCs w:val="24"/>
                <w:rtl/>
              </w:rPr>
            </w:pPr>
            <w:r w:rsidRPr="00E56613">
              <w:rPr>
                <w:rFonts w:ascii="David" w:eastAsia="Times New Roman" w:hAnsi="David" w:cs="David"/>
                <w:sz w:val="24"/>
                <w:szCs w:val="24"/>
                <w:rtl/>
              </w:rPr>
              <w:t>3</w:t>
            </w:r>
          </w:p>
        </w:tc>
        <w:tc>
          <w:tcPr>
            <w:tcW w:w="2977" w:type="dxa"/>
            <w:noWrap/>
            <w:vAlign w:val="center"/>
          </w:tcPr>
          <w:p w14:paraId="59F42723" w14:textId="77777777" w:rsidR="0059524A" w:rsidRPr="00E56613" w:rsidRDefault="0059524A" w:rsidP="0059524A">
            <w:pPr>
              <w:spacing w:before="0" w:beforeAutospacing="0" w:after="0" w:afterAutospacing="0" w:line="240" w:lineRule="auto"/>
              <w:jc w:val="both"/>
              <w:rPr>
                <w:rFonts w:ascii="David" w:eastAsia="Times New Roman" w:hAnsi="David" w:cs="David"/>
                <w:sz w:val="24"/>
                <w:szCs w:val="24"/>
              </w:rPr>
            </w:pPr>
            <w:r w:rsidRPr="00E56613">
              <w:rPr>
                <w:rFonts w:ascii="David" w:eastAsia="Times New Roman" w:hAnsi="David" w:cs="David"/>
                <w:sz w:val="24"/>
                <w:szCs w:val="24"/>
                <w:rtl/>
              </w:rPr>
              <w:t>גמר יציקת קירות</w:t>
            </w:r>
          </w:p>
        </w:tc>
        <w:tc>
          <w:tcPr>
            <w:tcW w:w="1418" w:type="dxa"/>
            <w:noWrap/>
            <w:vAlign w:val="center"/>
          </w:tcPr>
          <w:p w14:paraId="068E4655"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10%</w:t>
            </w:r>
          </w:p>
        </w:tc>
        <w:tc>
          <w:tcPr>
            <w:tcW w:w="1701" w:type="dxa"/>
            <w:noWrap/>
            <w:vAlign w:val="center"/>
          </w:tcPr>
          <w:p w14:paraId="1B2CE27A"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28%</w:t>
            </w:r>
          </w:p>
        </w:tc>
      </w:tr>
      <w:tr w:rsidR="0059524A" w:rsidRPr="00E56613" w14:paraId="429AF7A1" w14:textId="77777777" w:rsidTr="0059524A">
        <w:trPr>
          <w:trHeight w:val="435"/>
        </w:trPr>
        <w:tc>
          <w:tcPr>
            <w:tcW w:w="566" w:type="dxa"/>
            <w:vAlign w:val="center"/>
          </w:tcPr>
          <w:p w14:paraId="2A3E1150" w14:textId="77777777" w:rsidR="0059524A" w:rsidRPr="00E56613" w:rsidRDefault="0059524A" w:rsidP="0059524A">
            <w:pPr>
              <w:spacing w:before="0" w:beforeAutospacing="0" w:after="0" w:afterAutospacing="0" w:line="240" w:lineRule="auto"/>
              <w:jc w:val="center"/>
              <w:rPr>
                <w:rFonts w:ascii="David" w:eastAsia="Times New Roman" w:hAnsi="David" w:cs="David"/>
                <w:sz w:val="24"/>
                <w:szCs w:val="24"/>
                <w:rtl/>
              </w:rPr>
            </w:pPr>
            <w:r w:rsidRPr="00E56613">
              <w:rPr>
                <w:rFonts w:ascii="David" w:eastAsia="Times New Roman" w:hAnsi="David" w:cs="David"/>
                <w:sz w:val="24"/>
                <w:szCs w:val="24"/>
                <w:rtl/>
              </w:rPr>
              <w:t>4</w:t>
            </w:r>
          </w:p>
        </w:tc>
        <w:tc>
          <w:tcPr>
            <w:tcW w:w="2977" w:type="dxa"/>
            <w:noWrap/>
            <w:vAlign w:val="center"/>
          </w:tcPr>
          <w:p w14:paraId="2A2AE688" w14:textId="77777777" w:rsidR="0059524A" w:rsidRPr="00E56613" w:rsidRDefault="0059524A" w:rsidP="0059524A">
            <w:pPr>
              <w:spacing w:before="0" w:beforeAutospacing="0" w:after="0" w:afterAutospacing="0" w:line="240" w:lineRule="auto"/>
              <w:jc w:val="both"/>
              <w:rPr>
                <w:rFonts w:ascii="David" w:eastAsia="Times New Roman" w:hAnsi="David" w:cs="David"/>
                <w:sz w:val="24"/>
                <w:szCs w:val="24"/>
              </w:rPr>
            </w:pPr>
            <w:r w:rsidRPr="00E56613">
              <w:rPr>
                <w:rFonts w:ascii="David" w:eastAsia="Times New Roman" w:hAnsi="David" w:cs="David"/>
                <w:sz w:val="24"/>
                <w:szCs w:val="24"/>
                <w:rtl/>
              </w:rPr>
              <w:t>גמר יציקת תקרה</w:t>
            </w:r>
          </w:p>
        </w:tc>
        <w:tc>
          <w:tcPr>
            <w:tcW w:w="1418" w:type="dxa"/>
            <w:noWrap/>
            <w:vAlign w:val="center"/>
          </w:tcPr>
          <w:p w14:paraId="4ADAB949"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10%</w:t>
            </w:r>
          </w:p>
        </w:tc>
        <w:tc>
          <w:tcPr>
            <w:tcW w:w="1701" w:type="dxa"/>
            <w:noWrap/>
            <w:vAlign w:val="center"/>
          </w:tcPr>
          <w:p w14:paraId="4403031B"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38%</w:t>
            </w:r>
          </w:p>
        </w:tc>
      </w:tr>
      <w:tr w:rsidR="0059524A" w:rsidRPr="00E56613" w14:paraId="44751FD3" w14:textId="77777777" w:rsidTr="0059524A">
        <w:trPr>
          <w:trHeight w:val="435"/>
        </w:trPr>
        <w:tc>
          <w:tcPr>
            <w:tcW w:w="566" w:type="dxa"/>
            <w:vAlign w:val="center"/>
          </w:tcPr>
          <w:p w14:paraId="4E1AA6A4" w14:textId="77777777" w:rsidR="0059524A" w:rsidRPr="00E56613" w:rsidRDefault="0059524A" w:rsidP="0059524A">
            <w:pPr>
              <w:spacing w:before="0" w:beforeAutospacing="0" w:after="0" w:afterAutospacing="0" w:line="240" w:lineRule="auto"/>
              <w:jc w:val="center"/>
              <w:rPr>
                <w:rFonts w:ascii="David" w:eastAsia="Times New Roman" w:hAnsi="David" w:cs="David"/>
                <w:sz w:val="24"/>
                <w:szCs w:val="24"/>
                <w:rtl/>
              </w:rPr>
            </w:pPr>
            <w:r w:rsidRPr="00E56613">
              <w:rPr>
                <w:rFonts w:ascii="David" w:eastAsia="Times New Roman" w:hAnsi="David" w:cs="David"/>
                <w:sz w:val="24"/>
                <w:szCs w:val="24"/>
                <w:rtl/>
              </w:rPr>
              <w:t>5</w:t>
            </w:r>
          </w:p>
        </w:tc>
        <w:tc>
          <w:tcPr>
            <w:tcW w:w="2977" w:type="dxa"/>
            <w:noWrap/>
            <w:vAlign w:val="center"/>
          </w:tcPr>
          <w:p w14:paraId="6F77C288" w14:textId="77777777" w:rsidR="0059524A" w:rsidRPr="00E56613" w:rsidRDefault="0059524A" w:rsidP="0059524A">
            <w:pPr>
              <w:spacing w:before="0" w:beforeAutospacing="0" w:after="0" w:afterAutospacing="0" w:line="240" w:lineRule="auto"/>
              <w:jc w:val="both"/>
              <w:rPr>
                <w:rFonts w:ascii="David" w:eastAsia="Times New Roman" w:hAnsi="David" w:cs="David"/>
                <w:sz w:val="24"/>
                <w:szCs w:val="24"/>
              </w:rPr>
            </w:pPr>
            <w:r w:rsidRPr="00E56613">
              <w:rPr>
                <w:rFonts w:ascii="David" w:eastAsia="Times New Roman" w:hAnsi="David" w:cs="David"/>
                <w:sz w:val="24"/>
                <w:szCs w:val="24"/>
                <w:rtl/>
              </w:rPr>
              <w:t>גמר מסגרות</w:t>
            </w:r>
          </w:p>
        </w:tc>
        <w:tc>
          <w:tcPr>
            <w:tcW w:w="1418" w:type="dxa"/>
            <w:noWrap/>
            <w:vAlign w:val="center"/>
          </w:tcPr>
          <w:p w14:paraId="606EDD41"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7%</w:t>
            </w:r>
          </w:p>
        </w:tc>
        <w:tc>
          <w:tcPr>
            <w:tcW w:w="1701" w:type="dxa"/>
            <w:noWrap/>
            <w:vAlign w:val="center"/>
          </w:tcPr>
          <w:p w14:paraId="182AFE94"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45%</w:t>
            </w:r>
          </w:p>
        </w:tc>
      </w:tr>
      <w:tr w:rsidR="0059524A" w:rsidRPr="00E56613" w14:paraId="313DD18A" w14:textId="77777777" w:rsidTr="0059524A">
        <w:trPr>
          <w:trHeight w:val="435"/>
        </w:trPr>
        <w:tc>
          <w:tcPr>
            <w:tcW w:w="566" w:type="dxa"/>
            <w:vAlign w:val="center"/>
          </w:tcPr>
          <w:p w14:paraId="5C52B3FF" w14:textId="77777777" w:rsidR="0059524A" w:rsidRPr="00E56613" w:rsidRDefault="0059524A" w:rsidP="0059524A">
            <w:pPr>
              <w:spacing w:before="0" w:beforeAutospacing="0" w:after="0" w:afterAutospacing="0" w:line="240" w:lineRule="auto"/>
              <w:jc w:val="center"/>
              <w:rPr>
                <w:rFonts w:ascii="David" w:eastAsia="Times New Roman" w:hAnsi="David" w:cs="David"/>
                <w:sz w:val="24"/>
                <w:szCs w:val="24"/>
                <w:rtl/>
              </w:rPr>
            </w:pPr>
            <w:r w:rsidRPr="00E56613">
              <w:rPr>
                <w:rFonts w:ascii="David" w:eastAsia="Times New Roman" w:hAnsi="David" w:cs="David"/>
                <w:sz w:val="24"/>
                <w:szCs w:val="24"/>
                <w:rtl/>
              </w:rPr>
              <w:t>6</w:t>
            </w:r>
          </w:p>
        </w:tc>
        <w:tc>
          <w:tcPr>
            <w:tcW w:w="2977" w:type="dxa"/>
            <w:noWrap/>
            <w:vAlign w:val="center"/>
          </w:tcPr>
          <w:p w14:paraId="6BD02F60" w14:textId="77777777" w:rsidR="0059524A" w:rsidRPr="00E56613" w:rsidRDefault="0059524A" w:rsidP="0059524A">
            <w:pPr>
              <w:spacing w:before="0" w:beforeAutospacing="0" w:after="0" w:afterAutospacing="0" w:line="240" w:lineRule="auto"/>
              <w:jc w:val="both"/>
              <w:rPr>
                <w:rFonts w:ascii="David" w:eastAsia="Times New Roman" w:hAnsi="David" w:cs="David"/>
                <w:sz w:val="24"/>
                <w:szCs w:val="24"/>
              </w:rPr>
            </w:pPr>
            <w:r w:rsidRPr="00E56613">
              <w:rPr>
                <w:rFonts w:ascii="David" w:eastAsia="Times New Roman" w:hAnsi="David" w:cs="David"/>
                <w:sz w:val="24"/>
                <w:szCs w:val="24"/>
                <w:rtl/>
              </w:rPr>
              <w:t>גמר מחסנים</w:t>
            </w:r>
          </w:p>
        </w:tc>
        <w:tc>
          <w:tcPr>
            <w:tcW w:w="1418" w:type="dxa"/>
            <w:noWrap/>
            <w:vAlign w:val="center"/>
          </w:tcPr>
          <w:p w14:paraId="2CB66BBD"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5%</w:t>
            </w:r>
          </w:p>
        </w:tc>
        <w:tc>
          <w:tcPr>
            <w:tcW w:w="1701" w:type="dxa"/>
            <w:noWrap/>
            <w:vAlign w:val="center"/>
          </w:tcPr>
          <w:p w14:paraId="6D5000DB"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50%</w:t>
            </w:r>
          </w:p>
        </w:tc>
      </w:tr>
      <w:tr w:rsidR="0059524A" w:rsidRPr="00E56613" w14:paraId="15F991D1" w14:textId="77777777" w:rsidTr="0059524A">
        <w:trPr>
          <w:trHeight w:val="435"/>
        </w:trPr>
        <w:tc>
          <w:tcPr>
            <w:tcW w:w="566" w:type="dxa"/>
            <w:vAlign w:val="center"/>
          </w:tcPr>
          <w:p w14:paraId="2B9C57E7" w14:textId="77777777" w:rsidR="0059524A" w:rsidRPr="00E56613" w:rsidRDefault="0059524A" w:rsidP="0059524A">
            <w:pPr>
              <w:spacing w:before="0" w:beforeAutospacing="0" w:after="0" w:afterAutospacing="0" w:line="240" w:lineRule="auto"/>
              <w:jc w:val="center"/>
              <w:rPr>
                <w:rFonts w:ascii="David" w:eastAsia="Times New Roman" w:hAnsi="David" w:cs="David"/>
                <w:sz w:val="24"/>
                <w:szCs w:val="24"/>
                <w:rtl/>
              </w:rPr>
            </w:pPr>
            <w:r w:rsidRPr="00E56613">
              <w:rPr>
                <w:rFonts w:ascii="David" w:eastAsia="Times New Roman" w:hAnsi="David" w:cs="David"/>
                <w:sz w:val="24"/>
                <w:szCs w:val="24"/>
                <w:rtl/>
              </w:rPr>
              <w:t>7</w:t>
            </w:r>
          </w:p>
        </w:tc>
        <w:tc>
          <w:tcPr>
            <w:tcW w:w="2977" w:type="dxa"/>
            <w:noWrap/>
            <w:vAlign w:val="center"/>
          </w:tcPr>
          <w:p w14:paraId="27E4F84F" w14:textId="77777777" w:rsidR="0059524A" w:rsidRPr="00E56613" w:rsidRDefault="0059524A" w:rsidP="0059524A">
            <w:pPr>
              <w:spacing w:before="0" w:beforeAutospacing="0" w:after="0" w:afterAutospacing="0" w:line="240" w:lineRule="auto"/>
              <w:jc w:val="both"/>
              <w:rPr>
                <w:rFonts w:ascii="David" w:eastAsia="Times New Roman" w:hAnsi="David" w:cs="David"/>
                <w:sz w:val="24"/>
                <w:szCs w:val="24"/>
              </w:rPr>
            </w:pPr>
            <w:r w:rsidRPr="00E56613">
              <w:rPr>
                <w:rFonts w:ascii="David" w:eastAsia="Times New Roman" w:hAnsi="David" w:cs="David"/>
                <w:sz w:val="24"/>
                <w:szCs w:val="24"/>
                <w:rtl/>
              </w:rPr>
              <w:t>גמר מערכות ניקוז</w:t>
            </w:r>
          </w:p>
        </w:tc>
        <w:tc>
          <w:tcPr>
            <w:tcW w:w="1418" w:type="dxa"/>
            <w:noWrap/>
            <w:vAlign w:val="center"/>
          </w:tcPr>
          <w:p w14:paraId="1616BBCE"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8%</w:t>
            </w:r>
          </w:p>
        </w:tc>
        <w:tc>
          <w:tcPr>
            <w:tcW w:w="1701" w:type="dxa"/>
            <w:noWrap/>
            <w:vAlign w:val="center"/>
          </w:tcPr>
          <w:p w14:paraId="012F7DCB"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58%</w:t>
            </w:r>
          </w:p>
        </w:tc>
      </w:tr>
      <w:tr w:rsidR="0059524A" w:rsidRPr="00E56613" w14:paraId="728A78F5" w14:textId="77777777" w:rsidTr="0059524A">
        <w:trPr>
          <w:trHeight w:val="435"/>
        </w:trPr>
        <w:tc>
          <w:tcPr>
            <w:tcW w:w="566" w:type="dxa"/>
            <w:vAlign w:val="center"/>
          </w:tcPr>
          <w:p w14:paraId="225BB3D4" w14:textId="77777777" w:rsidR="0059524A" w:rsidRPr="00E56613" w:rsidRDefault="0059524A" w:rsidP="0059524A">
            <w:pPr>
              <w:spacing w:before="0" w:beforeAutospacing="0" w:after="0" w:afterAutospacing="0" w:line="240" w:lineRule="auto"/>
              <w:jc w:val="center"/>
              <w:rPr>
                <w:rFonts w:ascii="David" w:eastAsia="Times New Roman" w:hAnsi="David" w:cs="David"/>
                <w:sz w:val="24"/>
                <w:szCs w:val="24"/>
                <w:rtl/>
              </w:rPr>
            </w:pPr>
            <w:r w:rsidRPr="00E56613">
              <w:rPr>
                <w:rFonts w:ascii="David" w:eastAsia="Times New Roman" w:hAnsi="David" w:cs="David"/>
                <w:sz w:val="24"/>
                <w:szCs w:val="24"/>
                <w:rtl/>
              </w:rPr>
              <w:t>8</w:t>
            </w:r>
          </w:p>
        </w:tc>
        <w:tc>
          <w:tcPr>
            <w:tcW w:w="2977" w:type="dxa"/>
            <w:noWrap/>
            <w:vAlign w:val="center"/>
          </w:tcPr>
          <w:p w14:paraId="330E9423" w14:textId="77777777" w:rsidR="0059524A" w:rsidRPr="00E56613" w:rsidRDefault="0059524A" w:rsidP="0059524A">
            <w:pPr>
              <w:spacing w:before="0" w:beforeAutospacing="0" w:after="0" w:afterAutospacing="0" w:line="240" w:lineRule="auto"/>
              <w:jc w:val="both"/>
              <w:rPr>
                <w:rFonts w:ascii="David" w:eastAsia="Times New Roman" w:hAnsi="David" w:cs="David"/>
                <w:sz w:val="24"/>
                <w:szCs w:val="24"/>
              </w:rPr>
            </w:pPr>
            <w:r w:rsidRPr="00E56613">
              <w:rPr>
                <w:rFonts w:ascii="David" w:eastAsia="Times New Roman" w:hAnsi="David" w:cs="David"/>
                <w:sz w:val="24"/>
                <w:szCs w:val="24"/>
                <w:rtl/>
              </w:rPr>
              <w:t xml:space="preserve">גמר איטום </w:t>
            </w:r>
          </w:p>
        </w:tc>
        <w:tc>
          <w:tcPr>
            <w:tcW w:w="1418" w:type="dxa"/>
            <w:noWrap/>
            <w:vAlign w:val="center"/>
          </w:tcPr>
          <w:p w14:paraId="5155C2D1"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10%</w:t>
            </w:r>
          </w:p>
        </w:tc>
        <w:tc>
          <w:tcPr>
            <w:tcW w:w="1701" w:type="dxa"/>
            <w:noWrap/>
            <w:vAlign w:val="center"/>
          </w:tcPr>
          <w:p w14:paraId="621FA1AE"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68%</w:t>
            </w:r>
          </w:p>
        </w:tc>
      </w:tr>
      <w:tr w:rsidR="0059524A" w:rsidRPr="00E56613" w14:paraId="3A0201A0" w14:textId="77777777" w:rsidTr="0059524A">
        <w:trPr>
          <w:trHeight w:val="435"/>
        </w:trPr>
        <w:tc>
          <w:tcPr>
            <w:tcW w:w="566" w:type="dxa"/>
            <w:vAlign w:val="center"/>
          </w:tcPr>
          <w:p w14:paraId="454F4CA9" w14:textId="77777777" w:rsidR="0059524A" w:rsidRPr="00E56613" w:rsidRDefault="0059524A" w:rsidP="0059524A">
            <w:pPr>
              <w:spacing w:before="0" w:beforeAutospacing="0" w:after="0" w:afterAutospacing="0" w:line="240" w:lineRule="auto"/>
              <w:jc w:val="center"/>
              <w:rPr>
                <w:rFonts w:ascii="David" w:eastAsia="Times New Roman" w:hAnsi="David" w:cs="David"/>
                <w:sz w:val="24"/>
                <w:szCs w:val="24"/>
                <w:rtl/>
              </w:rPr>
            </w:pPr>
            <w:r w:rsidRPr="00E56613">
              <w:rPr>
                <w:rFonts w:ascii="David" w:eastAsia="Times New Roman" w:hAnsi="David" w:cs="David"/>
                <w:sz w:val="24"/>
                <w:szCs w:val="24"/>
                <w:rtl/>
              </w:rPr>
              <w:t>9</w:t>
            </w:r>
          </w:p>
        </w:tc>
        <w:tc>
          <w:tcPr>
            <w:tcW w:w="2977" w:type="dxa"/>
            <w:noWrap/>
            <w:vAlign w:val="center"/>
          </w:tcPr>
          <w:p w14:paraId="0E3CBA67" w14:textId="77777777" w:rsidR="0059524A" w:rsidRPr="00E56613" w:rsidRDefault="0059524A" w:rsidP="0059524A">
            <w:pPr>
              <w:spacing w:before="0" w:beforeAutospacing="0" w:after="0" w:afterAutospacing="0" w:line="240" w:lineRule="auto"/>
              <w:jc w:val="both"/>
              <w:rPr>
                <w:rFonts w:ascii="David" w:eastAsia="Times New Roman" w:hAnsi="David" w:cs="David"/>
                <w:sz w:val="24"/>
                <w:szCs w:val="24"/>
              </w:rPr>
            </w:pPr>
            <w:r w:rsidRPr="00E56613">
              <w:rPr>
                <w:rFonts w:ascii="David" w:eastAsia="Times New Roman" w:hAnsi="David" w:cs="David"/>
                <w:sz w:val="24"/>
                <w:szCs w:val="24"/>
                <w:rtl/>
              </w:rPr>
              <w:t>גמר מתזים</w:t>
            </w:r>
          </w:p>
        </w:tc>
        <w:tc>
          <w:tcPr>
            <w:tcW w:w="1418" w:type="dxa"/>
            <w:noWrap/>
            <w:vAlign w:val="center"/>
          </w:tcPr>
          <w:p w14:paraId="4AC7AE13"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8%</w:t>
            </w:r>
          </w:p>
        </w:tc>
        <w:tc>
          <w:tcPr>
            <w:tcW w:w="1701" w:type="dxa"/>
            <w:noWrap/>
            <w:vAlign w:val="center"/>
          </w:tcPr>
          <w:p w14:paraId="696DF2A1"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76%</w:t>
            </w:r>
          </w:p>
        </w:tc>
      </w:tr>
      <w:tr w:rsidR="0059524A" w:rsidRPr="00E56613" w14:paraId="0E123731" w14:textId="77777777" w:rsidTr="0059524A">
        <w:trPr>
          <w:trHeight w:val="435"/>
        </w:trPr>
        <w:tc>
          <w:tcPr>
            <w:tcW w:w="566" w:type="dxa"/>
            <w:vAlign w:val="center"/>
          </w:tcPr>
          <w:p w14:paraId="7A05299E" w14:textId="77777777" w:rsidR="0059524A" w:rsidRPr="00E56613" w:rsidRDefault="0059524A" w:rsidP="0059524A">
            <w:pPr>
              <w:spacing w:before="0" w:beforeAutospacing="0" w:after="0" w:afterAutospacing="0" w:line="240" w:lineRule="auto"/>
              <w:jc w:val="center"/>
              <w:rPr>
                <w:rFonts w:ascii="David" w:eastAsia="Times New Roman" w:hAnsi="David" w:cs="David"/>
                <w:sz w:val="24"/>
                <w:szCs w:val="24"/>
                <w:rtl/>
              </w:rPr>
            </w:pPr>
            <w:r w:rsidRPr="00E56613">
              <w:rPr>
                <w:rFonts w:ascii="David" w:eastAsia="Times New Roman" w:hAnsi="David" w:cs="David"/>
                <w:sz w:val="24"/>
                <w:szCs w:val="24"/>
                <w:rtl/>
              </w:rPr>
              <w:t>10</w:t>
            </w:r>
          </w:p>
        </w:tc>
        <w:tc>
          <w:tcPr>
            <w:tcW w:w="2977" w:type="dxa"/>
            <w:noWrap/>
            <w:vAlign w:val="center"/>
          </w:tcPr>
          <w:p w14:paraId="331A9214" w14:textId="77777777" w:rsidR="0059524A" w:rsidRPr="00E56613" w:rsidRDefault="0059524A" w:rsidP="0059524A">
            <w:pPr>
              <w:spacing w:before="0" w:beforeAutospacing="0" w:after="0" w:afterAutospacing="0" w:line="240" w:lineRule="auto"/>
              <w:jc w:val="both"/>
              <w:rPr>
                <w:rFonts w:ascii="David" w:eastAsia="Times New Roman" w:hAnsi="David" w:cs="David"/>
                <w:sz w:val="24"/>
                <w:szCs w:val="24"/>
              </w:rPr>
            </w:pPr>
            <w:r w:rsidRPr="00E56613">
              <w:rPr>
                <w:rFonts w:ascii="David" w:eastAsia="Times New Roman" w:hAnsi="David" w:cs="David"/>
                <w:sz w:val="24"/>
                <w:szCs w:val="24"/>
                <w:rtl/>
              </w:rPr>
              <w:t>גמר מערכות אוורור</w:t>
            </w:r>
          </w:p>
        </w:tc>
        <w:tc>
          <w:tcPr>
            <w:tcW w:w="1418" w:type="dxa"/>
            <w:noWrap/>
            <w:vAlign w:val="center"/>
          </w:tcPr>
          <w:p w14:paraId="1D62D086"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8%</w:t>
            </w:r>
          </w:p>
        </w:tc>
        <w:tc>
          <w:tcPr>
            <w:tcW w:w="1701" w:type="dxa"/>
            <w:noWrap/>
            <w:vAlign w:val="center"/>
          </w:tcPr>
          <w:p w14:paraId="72E6748D"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84%</w:t>
            </w:r>
          </w:p>
        </w:tc>
      </w:tr>
      <w:tr w:rsidR="0059524A" w:rsidRPr="00E56613" w14:paraId="771655ED" w14:textId="77777777" w:rsidTr="0059524A">
        <w:trPr>
          <w:trHeight w:val="435"/>
        </w:trPr>
        <w:tc>
          <w:tcPr>
            <w:tcW w:w="566" w:type="dxa"/>
            <w:vAlign w:val="center"/>
          </w:tcPr>
          <w:p w14:paraId="6BDC10EA" w14:textId="77777777" w:rsidR="0059524A" w:rsidRPr="00E56613" w:rsidRDefault="0059524A" w:rsidP="0059524A">
            <w:pPr>
              <w:spacing w:before="0" w:beforeAutospacing="0" w:after="0" w:afterAutospacing="0" w:line="240" w:lineRule="auto"/>
              <w:jc w:val="center"/>
              <w:rPr>
                <w:rFonts w:ascii="David" w:eastAsia="Times New Roman" w:hAnsi="David" w:cs="David"/>
                <w:sz w:val="24"/>
                <w:szCs w:val="24"/>
                <w:rtl/>
              </w:rPr>
            </w:pPr>
            <w:r w:rsidRPr="00E56613">
              <w:rPr>
                <w:rFonts w:ascii="David" w:eastAsia="Times New Roman" w:hAnsi="David" w:cs="David"/>
                <w:sz w:val="24"/>
                <w:szCs w:val="24"/>
                <w:rtl/>
              </w:rPr>
              <w:t>11</w:t>
            </w:r>
          </w:p>
        </w:tc>
        <w:tc>
          <w:tcPr>
            <w:tcW w:w="2977" w:type="dxa"/>
            <w:noWrap/>
            <w:vAlign w:val="center"/>
          </w:tcPr>
          <w:p w14:paraId="7481D119" w14:textId="77777777" w:rsidR="0059524A" w:rsidRPr="00E56613" w:rsidRDefault="0059524A" w:rsidP="0059524A">
            <w:pPr>
              <w:spacing w:before="0" w:beforeAutospacing="0" w:after="0" w:afterAutospacing="0" w:line="240" w:lineRule="auto"/>
              <w:jc w:val="both"/>
              <w:rPr>
                <w:rFonts w:ascii="David" w:eastAsia="Times New Roman" w:hAnsi="David" w:cs="David"/>
                <w:sz w:val="24"/>
                <w:szCs w:val="24"/>
              </w:rPr>
            </w:pPr>
            <w:r w:rsidRPr="00E56613">
              <w:rPr>
                <w:rFonts w:ascii="David" w:eastAsia="Times New Roman" w:hAnsi="David" w:cs="David"/>
                <w:sz w:val="24"/>
                <w:szCs w:val="24"/>
                <w:rtl/>
              </w:rPr>
              <w:t>גמר מערכות חשמל</w:t>
            </w:r>
          </w:p>
        </w:tc>
        <w:tc>
          <w:tcPr>
            <w:tcW w:w="1418" w:type="dxa"/>
            <w:noWrap/>
            <w:vAlign w:val="center"/>
          </w:tcPr>
          <w:p w14:paraId="333FA218"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8%</w:t>
            </w:r>
          </w:p>
        </w:tc>
        <w:tc>
          <w:tcPr>
            <w:tcW w:w="1701" w:type="dxa"/>
            <w:noWrap/>
            <w:vAlign w:val="center"/>
          </w:tcPr>
          <w:p w14:paraId="2B3A4FDB"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92%</w:t>
            </w:r>
          </w:p>
        </w:tc>
      </w:tr>
      <w:tr w:rsidR="0059524A" w:rsidRPr="00E56613" w14:paraId="27E10936" w14:textId="77777777" w:rsidTr="0059524A">
        <w:trPr>
          <w:trHeight w:val="435"/>
        </w:trPr>
        <w:tc>
          <w:tcPr>
            <w:tcW w:w="566" w:type="dxa"/>
            <w:vAlign w:val="center"/>
          </w:tcPr>
          <w:p w14:paraId="2EEB6F57" w14:textId="77777777" w:rsidR="0059524A" w:rsidRPr="00E56613" w:rsidRDefault="0059524A" w:rsidP="0059524A">
            <w:pPr>
              <w:spacing w:before="0" w:beforeAutospacing="0" w:after="0" w:afterAutospacing="0" w:line="240" w:lineRule="auto"/>
              <w:jc w:val="center"/>
              <w:rPr>
                <w:rFonts w:ascii="David" w:eastAsia="Times New Roman" w:hAnsi="David" w:cs="David"/>
                <w:sz w:val="24"/>
                <w:szCs w:val="24"/>
                <w:rtl/>
              </w:rPr>
            </w:pPr>
            <w:r w:rsidRPr="00E56613">
              <w:rPr>
                <w:rFonts w:ascii="David" w:eastAsia="Times New Roman" w:hAnsi="David" w:cs="David"/>
                <w:sz w:val="24"/>
                <w:szCs w:val="24"/>
                <w:rtl/>
              </w:rPr>
              <w:t>12</w:t>
            </w:r>
          </w:p>
        </w:tc>
        <w:tc>
          <w:tcPr>
            <w:tcW w:w="2977" w:type="dxa"/>
            <w:noWrap/>
            <w:vAlign w:val="center"/>
          </w:tcPr>
          <w:p w14:paraId="191B3B64" w14:textId="77777777" w:rsidR="0059524A" w:rsidRPr="00E56613" w:rsidRDefault="0059524A" w:rsidP="0059524A">
            <w:pPr>
              <w:spacing w:before="0" w:beforeAutospacing="0" w:after="0" w:afterAutospacing="0" w:line="240" w:lineRule="auto"/>
              <w:jc w:val="both"/>
              <w:rPr>
                <w:rFonts w:ascii="David" w:eastAsia="Times New Roman" w:hAnsi="David" w:cs="David"/>
                <w:sz w:val="24"/>
                <w:szCs w:val="24"/>
              </w:rPr>
            </w:pPr>
            <w:r w:rsidRPr="00E56613">
              <w:rPr>
                <w:rFonts w:ascii="David" w:eastAsia="Times New Roman" w:hAnsi="David" w:cs="David"/>
                <w:sz w:val="24"/>
                <w:szCs w:val="24"/>
                <w:rtl/>
              </w:rPr>
              <w:t>גמר חוץ</w:t>
            </w:r>
          </w:p>
        </w:tc>
        <w:tc>
          <w:tcPr>
            <w:tcW w:w="1418" w:type="dxa"/>
            <w:noWrap/>
            <w:vAlign w:val="center"/>
          </w:tcPr>
          <w:p w14:paraId="44C23C8D"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2%</w:t>
            </w:r>
          </w:p>
        </w:tc>
        <w:tc>
          <w:tcPr>
            <w:tcW w:w="1701" w:type="dxa"/>
            <w:noWrap/>
            <w:vAlign w:val="center"/>
          </w:tcPr>
          <w:p w14:paraId="6A99C32A"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94%</w:t>
            </w:r>
          </w:p>
        </w:tc>
      </w:tr>
      <w:tr w:rsidR="0059524A" w:rsidRPr="00E56613" w14:paraId="31AD70C7" w14:textId="77777777" w:rsidTr="0059524A">
        <w:trPr>
          <w:trHeight w:val="435"/>
        </w:trPr>
        <w:tc>
          <w:tcPr>
            <w:tcW w:w="566" w:type="dxa"/>
            <w:vAlign w:val="center"/>
          </w:tcPr>
          <w:p w14:paraId="7F2B261E" w14:textId="77777777" w:rsidR="0059524A" w:rsidRPr="00E56613" w:rsidRDefault="0059524A" w:rsidP="0059524A">
            <w:pPr>
              <w:spacing w:before="0" w:beforeAutospacing="0" w:after="0" w:afterAutospacing="0" w:line="240" w:lineRule="auto"/>
              <w:jc w:val="center"/>
              <w:rPr>
                <w:rFonts w:ascii="David" w:eastAsia="Times New Roman" w:hAnsi="David" w:cs="David"/>
                <w:sz w:val="24"/>
                <w:szCs w:val="24"/>
                <w:rtl/>
              </w:rPr>
            </w:pPr>
            <w:r w:rsidRPr="00E56613">
              <w:rPr>
                <w:rFonts w:ascii="David" w:eastAsia="Times New Roman" w:hAnsi="David" w:cs="David"/>
                <w:sz w:val="24"/>
                <w:szCs w:val="24"/>
                <w:rtl/>
              </w:rPr>
              <w:t>13</w:t>
            </w:r>
          </w:p>
        </w:tc>
        <w:tc>
          <w:tcPr>
            <w:tcW w:w="2977" w:type="dxa"/>
            <w:noWrap/>
            <w:vAlign w:val="center"/>
          </w:tcPr>
          <w:p w14:paraId="3562545F" w14:textId="77777777" w:rsidR="0059524A" w:rsidRPr="00E56613" w:rsidRDefault="0059524A" w:rsidP="0059524A">
            <w:pPr>
              <w:spacing w:before="0" w:beforeAutospacing="0" w:after="0" w:afterAutospacing="0" w:line="240" w:lineRule="auto"/>
              <w:jc w:val="both"/>
              <w:rPr>
                <w:rFonts w:ascii="David" w:eastAsia="Times New Roman" w:hAnsi="David" w:cs="David"/>
                <w:sz w:val="24"/>
                <w:szCs w:val="24"/>
              </w:rPr>
            </w:pPr>
            <w:r w:rsidRPr="00E56613">
              <w:rPr>
                <w:rFonts w:ascii="David" w:eastAsia="Times New Roman" w:hAnsi="David" w:cs="David"/>
                <w:sz w:val="24"/>
                <w:szCs w:val="24"/>
                <w:rtl/>
              </w:rPr>
              <w:t>גמר סימון</w:t>
            </w:r>
          </w:p>
        </w:tc>
        <w:tc>
          <w:tcPr>
            <w:tcW w:w="1418" w:type="dxa"/>
            <w:noWrap/>
            <w:vAlign w:val="center"/>
          </w:tcPr>
          <w:p w14:paraId="184B8393"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1%</w:t>
            </w:r>
          </w:p>
        </w:tc>
        <w:tc>
          <w:tcPr>
            <w:tcW w:w="1701" w:type="dxa"/>
            <w:noWrap/>
            <w:vAlign w:val="center"/>
          </w:tcPr>
          <w:p w14:paraId="240367AF"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95%</w:t>
            </w:r>
          </w:p>
        </w:tc>
      </w:tr>
      <w:tr w:rsidR="0059524A" w:rsidRPr="00E56613" w14:paraId="2128442B" w14:textId="77777777" w:rsidTr="0059524A">
        <w:trPr>
          <w:trHeight w:val="435"/>
        </w:trPr>
        <w:tc>
          <w:tcPr>
            <w:tcW w:w="566" w:type="dxa"/>
            <w:vAlign w:val="center"/>
          </w:tcPr>
          <w:p w14:paraId="65CC51B7" w14:textId="77777777" w:rsidR="0059524A" w:rsidRPr="00E56613" w:rsidRDefault="0059524A" w:rsidP="0059524A">
            <w:pPr>
              <w:spacing w:before="0" w:beforeAutospacing="0" w:after="0" w:afterAutospacing="0" w:line="240" w:lineRule="auto"/>
              <w:jc w:val="center"/>
              <w:rPr>
                <w:rFonts w:ascii="David" w:eastAsia="Times New Roman" w:hAnsi="David" w:cs="David"/>
                <w:sz w:val="24"/>
                <w:szCs w:val="24"/>
                <w:rtl/>
              </w:rPr>
            </w:pPr>
            <w:r w:rsidRPr="00E56613">
              <w:rPr>
                <w:rFonts w:ascii="David" w:eastAsia="Times New Roman" w:hAnsi="David" w:cs="David"/>
                <w:sz w:val="24"/>
                <w:szCs w:val="24"/>
                <w:rtl/>
              </w:rPr>
              <w:t>14</w:t>
            </w:r>
          </w:p>
        </w:tc>
        <w:tc>
          <w:tcPr>
            <w:tcW w:w="2977" w:type="dxa"/>
            <w:noWrap/>
            <w:vAlign w:val="center"/>
          </w:tcPr>
          <w:p w14:paraId="6A67C7FF" w14:textId="77777777" w:rsidR="0059524A" w:rsidRPr="00E56613" w:rsidRDefault="0059524A" w:rsidP="0059524A">
            <w:pPr>
              <w:spacing w:before="0" w:beforeAutospacing="0" w:after="0" w:afterAutospacing="0" w:line="240" w:lineRule="auto"/>
              <w:jc w:val="both"/>
              <w:rPr>
                <w:rFonts w:ascii="David" w:eastAsia="Times New Roman" w:hAnsi="David" w:cs="David"/>
                <w:sz w:val="24"/>
                <w:szCs w:val="24"/>
              </w:rPr>
            </w:pPr>
            <w:r w:rsidRPr="00E56613">
              <w:rPr>
                <w:rFonts w:ascii="David" w:eastAsia="Times New Roman" w:hAnsi="David" w:cs="David"/>
                <w:sz w:val="24"/>
                <w:szCs w:val="24"/>
                <w:rtl/>
              </w:rPr>
              <w:t>גמר כללי וקבלת טופס 4</w:t>
            </w:r>
          </w:p>
        </w:tc>
        <w:tc>
          <w:tcPr>
            <w:tcW w:w="1418" w:type="dxa"/>
            <w:noWrap/>
            <w:vAlign w:val="center"/>
          </w:tcPr>
          <w:p w14:paraId="2A707EC5"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2%</w:t>
            </w:r>
          </w:p>
        </w:tc>
        <w:tc>
          <w:tcPr>
            <w:tcW w:w="1701" w:type="dxa"/>
            <w:noWrap/>
            <w:vAlign w:val="center"/>
          </w:tcPr>
          <w:p w14:paraId="38BC0C15"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97%</w:t>
            </w:r>
          </w:p>
        </w:tc>
      </w:tr>
      <w:tr w:rsidR="0059524A" w:rsidRPr="00E56613" w14:paraId="62397B32" w14:textId="77777777" w:rsidTr="0059524A">
        <w:trPr>
          <w:trHeight w:val="435"/>
        </w:trPr>
        <w:tc>
          <w:tcPr>
            <w:tcW w:w="566" w:type="dxa"/>
            <w:vAlign w:val="center"/>
          </w:tcPr>
          <w:p w14:paraId="20CBE47D" w14:textId="77777777" w:rsidR="0059524A" w:rsidRPr="00E56613" w:rsidRDefault="0059524A" w:rsidP="0059524A">
            <w:pPr>
              <w:spacing w:before="0" w:beforeAutospacing="0" w:after="0" w:afterAutospacing="0" w:line="240" w:lineRule="auto"/>
              <w:jc w:val="center"/>
              <w:rPr>
                <w:rFonts w:ascii="David" w:eastAsia="Times New Roman" w:hAnsi="David" w:cs="David"/>
                <w:sz w:val="24"/>
                <w:szCs w:val="24"/>
                <w:rtl/>
              </w:rPr>
            </w:pPr>
            <w:r w:rsidRPr="00E56613">
              <w:rPr>
                <w:rFonts w:ascii="David" w:eastAsia="Times New Roman" w:hAnsi="David" w:cs="David"/>
                <w:sz w:val="24"/>
                <w:szCs w:val="24"/>
                <w:rtl/>
              </w:rPr>
              <w:t>15</w:t>
            </w:r>
          </w:p>
        </w:tc>
        <w:tc>
          <w:tcPr>
            <w:tcW w:w="2977" w:type="dxa"/>
            <w:noWrap/>
            <w:vAlign w:val="center"/>
          </w:tcPr>
          <w:p w14:paraId="49095219" w14:textId="77777777" w:rsidR="0059524A" w:rsidRPr="00E56613" w:rsidRDefault="0059524A" w:rsidP="0059524A">
            <w:pPr>
              <w:spacing w:before="0" w:beforeAutospacing="0" w:after="0" w:afterAutospacing="0" w:line="240" w:lineRule="auto"/>
              <w:jc w:val="both"/>
              <w:rPr>
                <w:rFonts w:ascii="David" w:eastAsia="Times New Roman" w:hAnsi="David" w:cs="David"/>
                <w:sz w:val="24"/>
                <w:szCs w:val="24"/>
              </w:rPr>
            </w:pPr>
            <w:r w:rsidRPr="00E56613">
              <w:rPr>
                <w:rFonts w:ascii="David" w:eastAsia="Times New Roman" w:hAnsi="David" w:cs="David"/>
                <w:sz w:val="24"/>
                <w:szCs w:val="24"/>
                <w:rtl/>
              </w:rPr>
              <w:t>מסירה וחשבון סופי</w:t>
            </w:r>
          </w:p>
        </w:tc>
        <w:tc>
          <w:tcPr>
            <w:tcW w:w="1418" w:type="dxa"/>
            <w:noWrap/>
            <w:vAlign w:val="center"/>
          </w:tcPr>
          <w:p w14:paraId="059F55E3"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3%</w:t>
            </w:r>
          </w:p>
        </w:tc>
        <w:tc>
          <w:tcPr>
            <w:tcW w:w="1701" w:type="dxa"/>
            <w:noWrap/>
            <w:vAlign w:val="center"/>
          </w:tcPr>
          <w:p w14:paraId="4CAE9FE9"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100%</w:t>
            </w:r>
          </w:p>
        </w:tc>
      </w:tr>
    </w:tbl>
    <w:p w14:paraId="523806ED" w14:textId="77777777" w:rsidR="00E56613" w:rsidRPr="00E56613" w:rsidRDefault="00E56613" w:rsidP="00E56613">
      <w:pPr>
        <w:spacing w:before="0" w:beforeAutospacing="0" w:after="0" w:afterAutospacing="0" w:line="240" w:lineRule="auto"/>
        <w:ind w:left="2220" w:hanging="2130"/>
        <w:jc w:val="center"/>
        <w:rPr>
          <w:rFonts w:ascii="David" w:eastAsia="Times New Roman" w:hAnsi="David" w:cs="David"/>
          <w:b/>
          <w:bCs/>
          <w:snapToGrid w:val="0"/>
          <w:sz w:val="24"/>
          <w:szCs w:val="24"/>
          <w:u w:val="single"/>
          <w:rtl/>
        </w:rPr>
      </w:pPr>
    </w:p>
    <w:p w14:paraId="4A6EA32A" w14:textId="77777777" w:rsidR="00E56613" w:rsidRDefault="00E56613" w:rsidP="00E56613">
      <w:pPr>
        <w:spacing w:before="0" w:beforeAutospacing="0" w:after="0" w:afterAutospacing="0" w:line="240" w:lineRule="auto"/>
        <w:ind w:left="2220" w:hanging="2130"/>
        <w:jc w:val="center"/>
        <w:rPr>
          <w:rFonts w:ascii="David" w:eastAsia="Times New Roman" w:hAnsi="David" w:cs="David"/>
          <w:b/>
          <w:bCs/>
          <w:snapToGrid w:val="0"/>
          <w:sz w:val="24"/>
          <w:szCs w:val="24"/>
          <w:u w:val="single"/>
          <w:rtl/>
        </w:rPr>
      </w:pPr>
    </w:p>
    <w:p w14:paraId="11765FC6" w14:textId="77777777" w:rsidR="00553FFB" w:rsidRDefault="00553FFB" w:rsidP="00E56613">
      <w:pPr>
        <w:spacing w:before="0" w:beforeAutospacing="0" w:after="0" w:afterAutospacing="0" w:line="240" w:lineRule="auto"/>
        <w:ind w:left="2220" w:hanging="2130"/>
        <w:jc w:val="center"/>
        <w:rPr>
          <w:rFonts w:ascii="David" w:eastAsia="Times New Roman" w:hAnsi="David" w:cs="David"/>
          <w:b/>
          <w:bCs/>
          <w:snapToGrid w:val="0"/>
          <w:sz w:val="24"/>
          <w:szCs w:val="24"/>
          <w:u w:val="single"/>
          <w:rtl/>
        </w:rPr>
      </w:pPr>
    </w:p>
    <w:p w14:paraId="0544D66C" w14:textId="77777777" w:rsidR="00553FFB" w:rsidRPr="00E56613" w:rsidRDefault="00553FFB" w:rsidP="00E56613">
      <w:pPr>
        <w:spacing w:before="0" w:beforeAutospacing="0" w:after="0" w:afterAutospacing="0" w:line="240" w:lineRule="auto"/>
        <w:ind w:left="2220" w:hanging="2130"/>
        <w:jc w:val="center"/>
        <w:rPr>
          <w:rFonts w:ascii="David" w:eastAsia="Times New Roman" w:hAnsi="David" w:cs="David"/>
          <w:b/>
          <w:bCs/>
          <w:snapToGrid w:val="0"/>
          <w:sz w:val="24"/>
          <w:szCs w:val="24"/>
          <w:u w:val="single"/>
          <w:rtl/>
        </w:rPr>
      </w:pPr>
    </w:p>
    <w:p w14:paraId="3CE29625" w14:textId="77777777" w:rsidR="00E56613" w:rsidRPr="00E56613" w:rsidRDefault="00E56613" w:rsidP="00E56613">
      <w:pPr>
        <w:spacing w:before="0" w:beforeAutospacing="0" w:after="0" w:afterAutospacing="0" w:line="240" w:lineRule="auto"/>
        <w:ind w:left="2220" w:hanging="2130"/>
        <w:rPr>
          <w:rFonts w:ascii="David" w:eastAsia="Times New Roman" w:hAnsi="David" w:cs="David"/>
          <w:b/>
          <w:bCs/>
          <w:snapToGrid w:val="0"/>
          <w:sz w:val="24"/>
          <w:szCs w:val="24"/>
          <w:u w:val="single"/>
          <w:rtl/>
        </w:rPr>
      </w:pPr>
    </w:p>
    <w:p w14:paraId="5BA6EA06" w14:textId="77777777" w:rsidR="00E56613" w:rsidRPr="00E56613" w:rsidRDefault="00E56613" w:rsidP="00553FFB">
      <w:pPr>
        <w:spacing w:before="0" w:beforeAutospacing="0" w:after="0" w:afterAutospacing="0" w:line="240" w:lineRule="auto"/>
        <w:rPr>
          <w:rFonts w:ascii="David" w:eastAsia="Times New Roman" w:hAnsi="David" w:cs="David"/>
          <w:b/>
          <w:bCs/>
          <w:snapToGrid w:val="0"/>
          <w:sz w:val="24"/>
          <w:szCs w:val="24"/>
          <w:u w:val="single"/>
          <w:rtl/>
        </w:rPr>
      </w:pPr>
    </w:p>
    <w:p w14:paraId="2D6CC731" w14:textId="77777777" w:rsidR="0059524A" w:rsidRDefault="0059524A" w:rsidP="00553FFB">
      <w:pPr>
        <w:spacing w:before="0" w:beforeAutospacing="0" w:after="0" w:afterAutospacing="0" w:line="240" w:lineRule="auto"/>
        <w:rPr>
          <w:rFonts w:ascii="David" w:eastAsia="Times New Roman" w:hAnsi="David" w:cs="David"/>
          <w:b/>
          <w:bCs/>
          <w:snapToGrid w:val="0"/>
          <w:sz w:val="24"/>
          <w:szCs w:val="24"/>
          <w:u w:val="single"/>
          <w:rtl/>
        </w:rPr>
      </w:pPr>
      <w:r>
        <w:rPr>
          <w:rFonts w:ascii="David" w:eastAsia="Times New Roman" w:hAnsi="David" w:cs="David"/>
          <w:b/>
          <w:bCs/>
          <w:snapToGrid w:val="0"/>
          <w:sz w:val="24"/>
          <w:szCs w:val="24"/>
          <w:u w:val="single"/>
          <w:rtl/>
        </w:rPr>
        <w:br w:type="page"/>
      </w:r>
    </w:p>
    <w:p w14:paraId="41226291" w14:textId="77777777" w:rsidR="00E56613" w:rsidRPr="00E56613" w:rsidRDefault="00E56613" w:rsidP="0059524A">
      <w:pPr>
        <w:spacing w:before="0" w:beforeAutospacing="0" w:after="0" w:afterAutospacing="0" w:line="240" w:lineRule="auto"/>
        <w:jc w:val="center"/>
        <w:rPr>
          <w:rFonts w:ascii="David" w:eastAsia="Times New Roman" w:hAnsi="David" w:cs="David"/>
          <w:b/>
          <w:bCs/>
          <w:snapToGrid w:val="0"/>
          <w:sz w:val="24"/>
          <w:szCs w:val="24"/>
          <w:u w:val="single"/>
          <w:rtl/>
        </w:rPr>
      </w:pPr>
      <w:r w:rsidRPr="00E56613">
        <w:rPr>
          <w:rFonts w:ascii="David" w:eastAsia="Times New Roman" w:hAnsi="David" w:cs="David"/>
          <w:b/>
          <w:bCs/>
          <w:snapToGrid w:val="0"/>
          <w:sz w:val="24"/>
          <w:szCs w:val="24"/>
          <w:u w:val="single"/>
          <w:rtl/>
        </w:rPr>
        <w:lastRenderedPageBreak/>
        <w:t xml:space="preserve">לוח תשלומים </w:t>
      </w:r>
      <w:r w:rsidR="00553FFB" w:rsidRPr="00E56613">
        <w:rPr>
          <w:rFonts w:ascii="David" w:eastAsia="Times New Roman" w:hAnsi="David" w:cs="David" w:hint="cs"/>
          <w:b/>
          <w:bCs/>
          <w:snapToGrid w:val="0"/>
          <w:sz w:val="24"/>
          <w:szCs w:val="24"/>
          <w:u w:val="single"/>
          <w:rtl/>
        </w:rPr>
        <w:t>לבניי</w:t>
      </w:r>
      <w:r w:rsidR="00553FFB" w:rsidRPr="00E56613">
        <w:rPr>
          <w:rFonts w:ascii="David" w:eastAsia="Times New Roman" w:hAnsi="David" w:cs="David" w:hint="eastAsia"/>
          <w:b/>
          <w:bCs/>
          <w:snapToGrid w:val="0"/>
          <w:sz w:val="24"/>
          <w:szCs w:val="24"/>
          <w:u w:val="single"/>
          <w:rtl/>
        </w:rPr>
        <w:t>ן</w:t>
      </w:r>
    </w:p>
    <w:p w14:paraId="5F2C1E41" w14:textId="77777777" w:rsidR="00E56613" w:rsidRPr="00E56613" w:rsidRDefault="00E56613" w:rsidP="00E56613">
      <w:pPr>
        <w:spacing w:before="0" w:beforeAutospacing="0" w:after="0" w:afterAutospacing="0" w:line="240" w:lineRule="auto"/>
        <w:jc w:val="both"/>
        <w:rPr>
          <w:rFonts w:ascii="David" w:eastAsia="Times New Roman" w:hAnsi="David" w:cs="David"/>
          <w:b/>
          <w:bCs/>
          <w:snapToGrid w:val="0"/>
          <w:sz w:val="24"/>
          <w:szCs w:val="24"/>
          <w:rtl/>
        </w:rPr>
      </w:pPr>
      <w:r w:rsidRPr="00E56613">
        <w:rPr>
          <w:rFonts w:ascii="David" w:eastAsia="Times New Roman" w:hAnsi="David" w:cs="David"/>
          <w:b/>
          <w:bCs/>
          <w:snapToGrid w:val="0"/>
          <w:sz w:val="24"/>
          <w:szCs w:val="24"/>
          <w:u w:val="single"/>
          <w:rtl/>
        </w:rPr>
        <w:t>הערות</w:t>
      </w:r>
      <w:r w:rsidRPr="00E56613">
        <w:rPr>
          <w:rFonts w:ascii="David" w:eastAsia="Times New Roman" w:hAnsi="David" w:cs="David"/>
          <w:b/>
          <w:bCs/>
          <w:snapToGrid w:val="0"/>
          <w:sz w:val="24"/>
          <w:szCs w:val="24"/>
          <w:rtl/>
        </w:rPr>
        <w:t>:</w:t>
      </w:r>
    </w:p>
    <w:p w14:paraId="3A918BB0" w14:textId="77777777" w:rsidR="0059524A" w:rsidRPr="00E56613" w:rsidRDefault="00E56613" w:rsidP="0059524A">
      <w:pPr>
        <w:spacing w:before="0" w:beforeAutospacing="0" w:after="0" w:afterAutospacing="0" w:line="240" w:lineRule="auto"/>
        <w:ind w:left="567" w:hanging="567"/>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א.</w:t>
      </w:r>
      <w:r w:rsidRPr="00E56613">
        <w:rPr>
          <w:rFonts w:ascii="David" w:eastAsia="Times New Roman" w:hAnsi="David" w:cs="David"/>
          <w:b/>
          <w:bCs/>
          <w:snapToGrid w:val="0"/>
          <w:sz w:val="24"/>
          <w:szCs w:val="24"/>
          <w:rtl/>
        </w:rPr>
        <w:tab/>
      </w:r>
      <w:r w:rsidRPr="00E56613">
        <w:rPr>
          <w:rFonts w:ascii="David" w:eastAsia="Times New Roman" w:hAnsi="David" w:cs="David"/>
          <w:snapToGrid w:val="0"/>
          <w:sz w:val="24"/>
          <w:szCs w:val="24"/>
          <w:rtl/>
        </w:rPr>
        <w:t xml:space="preserve">סעיפים אלו ישולמו כל אחד מהם בתשלום אחד, עם השלמת ביצועם המלא בכל חלקי </w:t>
      </w:r>
      <w:r w:rsidR="0059524A" w:rsidRPr="00E56613">
        <w:rPr>
          <w:rFonts w:ascii="David" w:eastAsia="Times New Roman" w:hAnsi="David" w:cs="David"/>
          <w:snapToGrid w:val="0"/>
          <w:sz w:val="24"/>
          <w:szCs w:val="24"/>
          <w:rtl/>
        </w:rPr>
        <w:t>הבניין.</w:t>
      </w:r>
    </w:p>
    <w:p w14:paraId="7CA8C43D" w14:textId="77777777" w:rsidR="0059524A" w:rsidRPr="00E56613" w:rsidRDefault="0059524A" w:rsidP="0059524A">
      <w:pPr>
        <w:spacing w:before="0" w:beforeAutospacing="0" w:after="0" w:afterAutospacing="0" w:line="240" w:lineRule="auto"/>
        <w:ind w:left="567" w:hanging="567"/>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ב.</w:t>
      </w:r>
      <w:r w:rsidRPr="00E56613">
        <w:rPr>
          <w:rFonts w:ascii="David" w:eastAsia="Times New Roman" w:hAnsi="David" w:cs="David"/>
          <w:b/>
          <w:bCs/>
          <w:snapToGrid w:val="0"/>
          <w:sz w:val="24"/>
          <w:szCs w:val="24"/>
          <w:rtl/>
        </w:rPr>
        <w:tab/>
      </w:r>
      <w:r w:rsidRPr="00E56613">
        <w:rPr>
          <w:rFonts w:ascii="David" w:eastAsia="Times New Roman" w:hAnsi="David" w:cs="David"/>
          <w:snapToGrid w:val="0"/>
          <w:sz w:val="24"/>
          <w:szCs w:val="24"/>
          <w:rtl/>
        </w:rPr>
        <w:t>סעיפים אלו ישולמו לפי גמר קומה.</w:t>
      </w:r>
    </w:p>
    <w:p w14:paraId="717D482D" w14:textId="77777777" w:rsidR="00E56613" w:rsidRPr="0059524A" w:rsidRDefault="0059524A" w:rsidP="0059524A">
      <w:pPr>
        <w:spacing w:before="0" w:beforeAutospacing="0" w:after="0" w:afterAutospacing="0" w:line="240" w:lineRule="auto"/>
        <w:ind w:left="567" w:hanging="567"/>
        <w:jc w:val="both"/>
        <w:rPr>
          <w:rFonts w:ascii="David" w:eastAsia="Times New Roman" w:hAnsi="David" w:cs="David"/>
          <w:sz w:val="26"/>
          <w:szCs w:val="26"/>
          <w:rtl/>
        </w:rPr>
      </w:pPr>
      <w:r w:rsidRPr="00E56613">
        <w:rPr>
          <w:rFonts w:ascii="David" w:eastAsia="Times New Roman" w:hAnsi="David" w:cs="David"/>
          <w:b/>
          <w:bCs/>
          <w:snapToGrid w:val="0"/>
          <w:sz w:val="24"/>
          <w:szCs w:val="24"/>
          <w:rtl/>
        </w:rPr>
        <w:t>ג.</w:t>
      </w:r>
      <w:r w:rsidRPr="00E56613">
        <w:rPr>
          <w:rFonts w:ascii="David" w:eastAsia="Times New Roman" w:hAnsi="David" w:cs="David"/>
          <w:snapToGrid w:val="0"/>
          <w:sz w:val="24"/>
          <w:szCs w:val="24"/>
          <w:rtl/>
        </w:rPr>
        <w:tab/>
        <w:t>סעיפים אלו ישולמו כל אחד מהם ובאופן יחסי לגמר ביצוע העבודה הנזכרת בהם בכל דירה בבניין.</w:t>
      </w:r>
      <w:r>
        <w:rPr>
          <w:rFonts w:ascii="David" w:eastAsia="Times New Roman" w:hAnsi="David" w:cs="David" w:hint="cs"/>
          <w:sz w:val="26"/>
          <w:szCs w:val="26"/>
          <w:rtl/>
        </w:rPr>
        <w:t xml:space="preserve"> </w:t>
      </w:r>
      <w:r>
        <w:rPr>
          <w:rFonts w:ascii="David" w:eastAsia="Times New Roman" w:hAnsi="David" w:cs="David"/>
          <w:snapToGrid w:val="0"/>
          <w:sz w:val="24"/>
          <w:szCs w:val="24"/>
          <w:rtl/>
        </w:rPr>
        <w:t xml:space="preserve">מנהל הפרויקט יתאים את אחוז </w:t>
      </w:r>
      <w:r>
        <w:rPr>
          <w:rFonts w:ascii="David" w:eastAsia="Times New Roman" w:hAnsi="David" w:cs="David" w:hint="cs"/>
          <w:snapToGrid w:val="0"/>
          <w:sz w:val="24"/>
          <w:szCs w:val="24"/>
          <w:rtl/>
        </w:rPr>
        <w:t>ה</w:t>
      </w:r>
      <w:r w:rsidRPr="00E56613">
        <w:rPr>
          <w:rFonts w:ascii="David" w:eastAsia="Times New Roman" w:hAnsi="David" w:cs="David"/>
          <w:snapToGrid w:val="0"/>
          <w:sz w:val="24"/>
          <w:szCs w:val="24"/>
          <w:rtl/>
        </w:rPr>
        <w:t>תשלום לאופי המבנה.</w:t>
      </w:r>
    </w:p>
    <w:tbl>
      <w:tblPr>
        <w:tblpPr w:leftFromText="180" w:rightFromText="180" w:vertAnchor="page" w:horzAnchor="margin" w:tblpXSpec="right" w:tblpY="3286"/>
        <w:bidiVisual/>
        <w:tblW w:w="9785" w:type="dxa"/>
        <w:tblLook w:val="0000" w:firstRow="0" w:lastRow="0" w:firstColumn="0" w:lastColumn="0" w:noHBand="0" w:noVBand="0"/>
      </w:tblPr>
      <w:tblGrid>
        <w:gridCol w:w="404"/>
        <w:gridCol w:w="5388"/>
        <w:gridCol w:w="1311"/>
        <w:gridCol w:w="1123"/>
        <w:gridCol w:w="1559"/>
      </w:tblGrid>
      <w:tr w:rsidR="0059524A" w:rsidRPr="00E56613" w14:paraId="15FE8273" w14:textId="77777777" w:rsidTr="0059524A">
        <w:trPr>
          <w:trHeight w:val="315"/>
        </w:trPr>
        <w:tc>
          <w:tcPr>
            <w:tcW w:w="404" w:type="dxa"/>
            <w:tcBorders>
              <w:top w:val="single" w:sz="4" w:space="0" w:color="auto"/>
              <w:left w:val="single" w:sz="4" w:space="0" w:color="auto"/>
              <w:bottom w:val="single" w:sz="4" w:space="0" w:color="auto"/>
              <w:right w:val="single" w:sz="4" w:space="0" w:color="auto"/>
            </w:tcBorders>
          </w:tcPr>
          <w:p w14:paraId="6E46D577" w14:textId="77777777" w:rsidR="0059524A" w:rsidRPr="00E56613" w:rsidRDefault="0059524A" w:rsidP="0059524A">
            <w:pPr>
              <w:spacing w:before="0" w:beforeAutospacing="0" w:after="0" w:afterAutospacing="0" w:line="240" w:lineRule="auto"/>
              <w:ind w:left="281"/>
              <w:jc w:val="center"/>
              <w:rPr>
                <w:rFonts w:ascii="David" w:eastAsia="Times New Roman" w:hAnsi="David" w:cs="David"/>
                <w:b/>
                <w:bCs/>
                <w:sz w:val="24"/>
                <w:szCs w:val="24"/>
              </w:rPr>
            </w:pPr>
          </w:p>
        </w:tc>
        <w:tc>
          <w:tcPr>
            <w:tcW w:w="5388" w:type="dxa"/>
            <w:tcBorders>
              <w:top w:val="single" w:sz="4" w:space="0" w:color="auto"/>
              <w:left w:val="single" w:sz="4" w:space="0" w:color="auto"/>
              <w:bottom w:val="single" w:sz="4" w:space="0" w:color="auto"/>
              <w:right w:val="single" w:sz="4" w:space="0" w:color="auto"/>
            </w:tcBorders>
            <w:noWrap/>
            <w:vAlign w:val="center"/>
          </w:tcPr>
          <w:p w14:paraId="2E781E75" w14:textId="77777777" w:rsidR="0059524A" w:rsidRPr="00E56613" w:rsidRDefault="0059524A" w:rsidP="0059524A">
            <w:pPr>
              <w:spacing w:before="0" w:beforeAutospacing="0" w:after="0" w:afterAutospacing="0" w:line="240" w:lineRule="auto"/>
              <w:ind w:left="281"/>
              <w:rPr>
                <w:rFonts w:ascii="David" w:eastAsia="Times New Roman" w:hAnsi="David" w:cs="David"/>
                <w:b/>
                <w:bCs/>
                <w:sz w:val="24"/>
                <w:szCs w:val="24"/>
              </w:rPr>
            </w:pPr>
            <w:r w:rsidRPr="00E56613">
              <w:rPr>
                <w:rFonts w:ascii="David" w:eastAsia="Times New Roman" w:hAnsi="David" w:cs="David"/>
                <w:b/>
                <w:bCs/>
                <w:sz w:val="24"/>
                <w:szCs w:val="24"/>
                <w:rtl/>
              </w:rPr>
              <w:t>השלב לתשלום</w:t>
            </w:r>
          </w:p>
        </w:tc>
        <w:tc>
          <w:tcPr>
            <w:tcW w:w="1311" w:type="dxa"/>
            <w:tcBorders>
              <w:top w:val="single" w:sz="4" w:space="0" w:color="auto"/>
              <w:left w:val="single" w:sz="4" w:space="0" w:color="auto"/>
              <w:bottom w:val="single" w:sz="4" w:space="0" w:color="auto"/>
              <w:right w:val="single" w:sz="4" w:space="0" w:color="auto"/>
            </w:tcBorders>
            <w:noWrap/>
            <w:vAlign w:val="center"/>
          </w:tcPr>
          <w:p w14:paraId="51353B74" w14:textId="77777777" w:rsidR="0059524A" w:rsidRPr="00E56613" w:rsidRDefault="0059524A" w:rsidP="0059524A">
            <w:pPr>
              <w:spacing w:before="0" w:beforeAutospacing="0" w:after="0" w:afterAutospacing="0" w:line="240" w:lineRule="auto"/>
              <w:ind w:left="281"/>
              <w:rPr>
                <w:rFonts w:ascii="David" w:eastAsia="Times New Roman" w:hAnsi="David" w:cs="David"/>
                <w:b/>
                <w:bCs/>
                <w:sz w:val="24"/>
                <w:szCs w:val="24"/>
              </w:rPr>
            </w:pPr>
            <w:r w:rsidRPr="00E56613">
              <w:rPr>
                <w:rFonts w:ascii="David" w:eastAsia="Times New Roman" w:hAnsi="David" w:cs="David"/>
                <w:b/>
                <w:bCs/>
                <w:sz w:val="24"/>
                <w:szCs w:val="24"/>
                <w:rtl/>
              </w:rPr>
              <w:t>האחוז</w:t>
            </w:r>
          </w:p>
        </w:tc>
        <w:tc>
          <w:tcPr>
            <w:tcW w:w="1123" w:type="dxa"/>
            <w:tcBorders>
              <w:top w:val="single" w:sz="4" w:space="0" w:color="auto"/>
              <w:left w:val="single" w:sz="4" w:space="0" w:color="auto"/>
              <w:bottom w:val="single" w:sz="4" w:space="0" w:color="auto"/>
              <w:right w:val="single" w:sz="4" w:space="0" w:color="auto"/>
            </w:tcBorders>
            <w:noWrap/>
            <w:vAlign w:val="center"/>
          </w:tcPr>
          <w:p w14:paraId="0236BFE4" w14:textId="77777777" w:rsidR="0059524A" w:rsidRPr="00E56613" w:rsidRDefault="0059524A" w:rsidP="0059524A">
            <w:pPr>
              <w:spacing w:before="0" w:beforeAutospacing="0" w:after="0" w:afterAutospacing="0" w:line="240" w:lineRule="auto"/>
              <w:ind w:left="281"/>
              <w:rPr>
                <w:rFonts w:ascii="David" w:eastAsia="Times New Roman" w:hAnsi="David" w:cs="David"/>
                <w:b/>
                <w:bCs/>
                <w:sz w:val="24"/>
                <w:szCs w:val="24"/>
              </w:rPr>
            </w:pPr>
            <w:r w:rsidRPr="00E56613">
              <w:rPr>
                <w:rFonts w:ascii="David" w:eastAsia="Times New Roman" w:hAnsi="David" w:cs="David"/>
                <w:b/>
                <w:bCs/>
                <w:sz w:val="24"/>
                <w:szCs w:val="24"/>
                <w:rtl/>
              </w:rPr>
              <w:t>מצטבר</w:t>
            </w:r>
          </w:p>
        </w:tc>
        <w:tc>
          <w:tcPr>
            <w:tcW w:w="1559" w:type="dxa"/>
            <w:tcBorders>
              <w:top w:val="single" w:sz="4" w:space="0" w:color="auto"/>
              <w:left w:val="single" w:sz="4" w:space="0" w:color="auto"/>
              <w:bottom w:val="single" w:sz="4" w:space="0" w:color="auto"/>
              <w:right w:val="single" w:sz="4" w:space="0" w:color="auto"/>
            </w:tcBorders>
            <w:noWrap/>
            <w:vAlign w:val="center"/>
          </w:tcPr>
          <w:p w14:paraId="096C2CC7" w14:textId="77777777" w:rsidR="0059524A" w:rsidRPr="00E56613" w:rsidRDefault="0059524A" w:rsidP="0059524A">
            <w:pPr>
              <w:spacing w:before="0" w:beforeAutospacing="0" w:after="0" w:afterAutospacing="0" w:line="240" w:lineRule="auto"/>
              <w:ind w:left="281"/>
              <w:rPr>
                <w:rFonts w:ascii="David" w:eastAsia="Times New Roman" w:hAnsi="David" w:cs="David"/>
                <w:b/>
                <w:bCs/>
                <w:sz w:val="24"/>
                <w:szCs w:val="24"/>
              </w:rPr>
            </w:pPr>
            <w:r w:rsidRPr="00E56613">
              <w:rPr>
                <w:rFonts w:ascii="David" w:eastAsia="Times New Roman" w:hAnsi="David" w:cs="David"/>
                <w:b/>
                <w:bCs/>
                <w:sz w:val="24"/>
                <w:szCs w:val="24"/>
                <w:rtl/>
              </w:rPr>
              <w:t>שיטת תשלום</w:t>
            </w:r>
          </w:p>
        </w:tc>
      </w:tr>
      <w:tr w:rsidR="0059524A" w:rsidRPr="00E56613" w14:paraId="1EF4EC9C" w14:textId="77777777" w:rsidTr="0059524A">
        <w:trPr>
          <w:trHeight w:val="211"/>
        </w:trPr>
        <w:tc>
          <w:tcPr>
            <w:tcW w:w="404" w:type="dxa"/>
            <w:tcBorders>
              <w:top w:val="nil"/>
              <w:left w:val="single" w:sz="4" w:space="0" w:color="auto"/>
              <w:bottom w:val="single" w:sz="4" w:space="0" w:color="auto"/>
              <w:right w:val="single" w:sz="4" w:space="0" w:color="auto"/>
            </w:tcBorders>
          </w:tcPr>
          <w:p w14:paraId="5FDF2A11"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36"/>
                <w:szCs w:val="36"/>
              </w:rPr>
            </w:pPr>
          </w:p>
        </w:tc>
        <w:tc>
          <w:tcPr>
            <w:tcW w:w="5388" w:type="dxa"/>
            <w:tcBorders>
              <w:top w:val="nil"/>
              <w:left w:val="single" w:sz="4" w:space="0" w:color="auto"/>
              <w:bottom w:val="single" w:sz="4" w:space="0" w:color="auto"/>
              <w:right w:val="single" w:sz="4" w:space="0" w:color="auto"/>
            </w:tcBorders>
            <w:noWrap/>
            <w:vAlign w:val="center"/>
          </w:tcPr>
          <w:p w14:paraId="0F5DB6E4" w14:textId="77777777" w:rsidR="0059524A" w:rsidRPr="00E56613" w:rsidRDefault="0059524A" w:rsidP="0059524A">
            <w:pPr>
              <w:tabs>
                <w:tab w:val="num" w:pos="1080"/>
              </w:tabs>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 xml:space="preserve">       גמר עבודות </w:t>
            </w:r>
            <w:r w:rsidRPr="00E56613">
              <w:rPr>
                <w:rFonts w:ascii="David" w:eastAsia="Times New Roman" w:hAnsi="David" w:cs="David"/>
                <w:i/>
                <w:iCs/>
                <w:sz w:val="24"/>
                <w:szCs w:val="24"/>
                <w:rtl/>
              </w:rPr>
              <w:t>עפר</w:t>
            </w:r>
            <w:r w:rsidRPr="00E56613">
              <w:rPr>
                <w:rFonts w:ascii="David" w:eastAsia="Times New Roman" w:hAnsi="David" w:cs="David"/>
                <w:sz w:val="24"/>
                <w:szCs w:val="24"/>
                <w:rtl/>
              </w:rPr>
              <w:t xml:space="preserve"> ניקוז וביסוס</w:t>
            </w:r>
          </w:p>
        </w:tc>
        <w:tc>
          <w:tcPr>
            <w:tcW w:w="1311" w:type="dxa"/>
            <w:tcBorders>
              <w:top w:val="nil"/>
              <w:left w:val="single" w:sz="4" w:space="0" w:color="auto"/>
              <w:bottom w:val="single" w:sz="4" w:space="0" w:color="auto"/>
              <w:right w:val="single" w:sz="4" w:space="0" w:color="auto"/>
            </w:tcBorders>
            <w:noWrap/>
            <w:vAlign w:val="center"/>
          </w:tcPr>
          <w:p w14:paraId="193E096B"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4.0%</w:t>
            </w:r>
          </w:p>
        </w:tc>
        <w:tc>
          <w:tcPr>
            <w:tcW w:w="1123" w:type="dxa"/>
            <w:tcBorders>
              <w:top w:val="nil"/>
              <w:left w:val="single" w:sz="4" w:space="0" w:color="auto"/>
              <w:bottom w:val="single" w:sz="4" w:space="0" w:color="auto"/>
              <w:right w:val="single" w:sz="4" w:space="0" w:color="auto"/>
            </w:tcBorders>
            <w:noWrap/>
            <w:vAlign w:val="center"/>
          </w:tcPr>
          <w:p w14:paraId="7BFC175F"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4%</w:t>
            </w:r>
          </w:p>
        </w:tc>
        <w:tc>
          <w:tcPr>
            <w:tcW w:w="1559" w:type="dxa"/>
            <w:tcBorders>
              <w:top w:val="nil"/>
              <w:left w:val="single" w:sz="4" w:space="0" w:color="auto"/>
              <w:bottom w:val="single" w:sz="4" w:space="0" w:color="auto"/>
              <w:right w:val="single" w:sz="4" w:space="0" w:color="auto"/>
            </w:tcBorders>
            <w:noWrap/>
            <w:vAlign w:val="center"/>
          </w:tcPr>
          <w:p w14:paraId="11199EFC"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א</w:t>
            </w:r>
          </w:p>
        </w:tc>
      </w:tr>
      <w:tr w:rsidR="0059524A" w:rsidRPr="00E56613" w14:paraId="424B9DF6" w14:textId="77777777" w:rsidTr="0059524A">
        <w:trPr>
          <w:trHeight w:val="315"/>
        </w:trPr>
        <w:tc>
          <w:tcPr>
            <w:tcW w:w="404" w:type="dxa"/>
            <w:tcBorders>
              <w:top w:val="nil"/>
              <w:left w:val="single" w:sz="4" w:space="0" w:color="auto"/>
              <w:bottom w:val="single" w:sz="4" w:space="0" w:color="auto"/>
              <w:right w:val="single" w:sz="4" w:space="0" w:color="auto"/>
            </w:tcBorders>
          </w:tcPr>
          <w:p w14:paraId="3525E5F4"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09F38DD9"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גמר שלד בניין</w:t>
            </w:r>
          </w:p>
        </w:tc>
        <w:tc>
          <w:tcPr>
            <w:tcW w:w="1311" w:type="dxa"/>
            <w:tcBorders>
              <w:top w:val="nil"/>
              <w:left w:val="single" w:sz="4" w:space="0" w:color="auto"/>
              <w:bottom w:val="single" w:sz="4" w:space="0" w:color="auto"/>
              <w:right w:val="single" w:sz="4" w:space="0" w:color="auto"/>
            </w:tcBorders>
            <w:noWrap/>
          </w:tcPr>
          <w:p w14:paraId="5F9566E4"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38.0%</w:t>
            </w:r>
          </w:p>
        </w:tc>
        <w:tc>
          <w:tcPr>
            <w:tcW w:w="1123" w:type="dxa"/>
            <w:tcBorders>
              <w:top w:val="nil"/>
              <w:left w:val="single" w:sz="4" w:space="0" w:color="auto"/>
              <w:bottom w:val="single" w:sz="4" w:space="0" w:color="auto"/>
              <w:right w:val="single" w:sz="4" w:space="0" w:color="auto"/>
            </w:tcBorders>
            <w:noWrap/>
          </w:tcPr>
          <w:p w14:paraId="0199275A"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42%</w:t>
            </w:r>
          </w:p>
        </w:tc>
        <w:tc>
          <w:tcPr>
            <w:tcW w:w="1559" w:type="dxa"/>
            <w:tcBorders>
              <w:top w:val="nil"/>
              <w:left w:val="single" w:sz="4" w:space="0" w:color="auto"/>
              <w:bottom w:val="single" w:sz="4" w:space="0" w:color="auto"/>
              <w:right w:val="single" w:sz="4" w:space="0" w:color="auto"/>
            </w:tcBorders>
            <w:noWrap/>
          </w:tcPr>
          <w:p w14:paraId="6B875819"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ב</w:t>
            </w:r>
          </w:p>
        </w:tc>
      </w:tr>
      <w:tr w:rsidR="0059524A" w:rsidRPr="00E56613" w14:paraId="63950CAA" w14:textId="77777777" w:rsidTr="0059524A">
        <w:trPr>
          <w:trHeight w:val="315"/>
        </w:trPr>
        <w:tc>
          <w:tcPr>
            <w:tcW w:w="404" w:type="dxa"/>
            <w:tcBorders>
              <w:top w:val="nil"/>
              <w:left w:val="single" w:sz="4" w:space="0" w:color="auto"/>
              <w:bottom w:val="single" w:sz="4" w:space="0" w:color="auto"/>
              <w:right w:val="single" w:sz="4" w:space="0" w:color="auto"/>
            </w:tcBorders>
          </w:tcPr>
          <w:p w14:paraId="69F7B484"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5ED51719"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 xml:space="preserve">גמר בנית מחיצות </w:t>
            </w:r>
          </w:p>
        </w:tc>
        <w:tc>
          <w:tcPr>
            <w:tcW w:w="1311" w:type="dxa"/>
            <w:tcBorders>
              <w:top w:val="nil"/>
              <w:left w:val="single" w:sz="4" w:space="0" w:color="auto"/>
              <w:bottom w:val="single" w:sz="4" w:space="0" w:color="auto"/>
              <w:right w:val="single" w:sz="4" w:space="0" w:color="auto"/>
            </w:tcBorders>
            <w:noWrap/>
          </w:tcPr>
          <w:p w14:paraId="2FE4108C"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2.0%</w:t>
            </w:r>
          </w:p>
        </w:tc>
        <w:tc>
          <w:tcPr>
            <w:tcW w:w="1123" w:type="dxa"/>
            <w:tcBorders>
              <w:top w:val="nil"/>
              <w:left w:val="single" w:sz="4" w:space="0" w:color="auto"/>
              <w:bottom w:val="single" w:sz="4" w:space="0" w:color="auto"/>
              <w:right w:val="single" w:sz="4" w:space="0" w:color="auto"/>
            </w:tcBorders>
            <w:noWrap/>
          </w:tcPr>
          <w:p w14:paraId="5B5B8501"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44%</w:t>
            </w:r>
          </w:p>
        </w:tc>
        <w:tc>
          <w:tcPr>
            <w:tcW w:w="1559" w:type="dxa"/>
            <w:tcBorders>
              <w:top w:val="nil"/>
              <w:left w:val="single" w:sz="4" w:space="0" w:color="auto"/>
              <w:bottom w:val="single" w:sz="4" w:space="0" w:color="auto"/>
              <w:right w:val="single" w:sz="4" w:space="0" w:color="auto"/>
            </w:tcBorders>
            <w:noWrap/>
          </w:tcPr>
          <w:p w14:paraId="610A4F67"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w:t>
            </w:r>
          </w:p>
        </w:tc>
      </w:tr>
      <w:tr w:rsidR="0059524A" w:rsidRPr="00E56613" w14:paraId="635FC385" w14:textId="77777777" w:rsidTr="0059524A">
        <w:trPr>
          <w:trHeight w:val="315"/>
        </w:trPr>
        <w:tc>
          <w:tcPr>
            <w:tcW w:w="404" w:type="dxa"/>
            <w:tcBorders>
              <w:top w:val="nil"/>
              <w:left w:val="single" w:sz="4" w:space="0" w:color="auto"/>
              <w:bottom w:val="single" w:sz="4" w:space="0" w:color="auto"/>
              <w:right w:val="single" w:sz="4" w:space="0" w:color="auto"/>
            </w:tcBorders>
          </w:tcPr>
          <w:p w14:paraId="6813C553"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5985ECC0"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גמר תשתיות חשמל בדירות</w:t>
            </w:r>
          </w:p>
        </w:tc>
        <w:tc>
          <w:tcPr>
            <w:tcW w:w="1311" w:type="dxa"/>
            <w:tcBorders>
              <w:top w:val="nil"/>
              <w:left w:val="single" w:sz="4" w:space="0" w:color="auto"/>
              <w:bottom w:val="single" w:sz="4" w:space="0" w:color="auto"/>
              <w:right w:val="single" w:sz="4" w:space="0" w:color="auto"/>
            </w:tcBorders>
            <w:noWrap/>
          </w:tcPr>
          <w:p w14:paraId="01D8554D"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3.0%</w:t>
            </w:r>
          </w:p>
        </w:tc>
        <w:tc>
          <w:tcPr>
            <w:tcW w:w="1123" w:type="dxa"/>
            <w:tcBorders>
              <w:top w:val="nil"/>
              <w:left w:val="single" w:sz="4" w:space="0" w:color="auto"/>
              <w:bottom w:val="single" w:sz="4" w:space="0" w:color="auto"/>
              <w:right w:val="single" w:sz="4" w:space="0" w:color="auto"/>
            </w:tcBorders>
            <w:noWrap/>
          </w:tcPr>
          <w:p w14:paraId="634D0C64"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47%</w:t>
            </w:r>
          </w:p>
        </w:tc>
        <w:tc>
          <w:tcPr>
            <w:tcW w:w="1559" w:type="dxa"/>
            <w:tcBorders>
              <w:top w:val="nil"/>
              <w:left w:val="single" w:sz="4" w:space="0" w:color="auto"/>
              <w:bottom w:val="single" w:sz="4" w:space="0" w:color="auto"/>
              <w:right w:val="single" w:sz="4" w:space="0" w:color="auto"/>
            </w:tcBorders>
            <w:noWrap/>
          </w:tcPr>
          <w:p w14:paraId="1DE1329F"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w:t>
            </w:r>
          </w:p>
        </w:tc>
      </w:tr>
      <w:tr w:rsidR="0059524A" w:rsidRPr="00E56613" w14:paraId="23F15D18" w14:textId="77777777" w:rsidTr="0059524A">
        <w:trPr>
          <w:trHeight w:val="315"/>
        </w:trPr>
        <w:tc>
          <w:tcPr>
            <w:tcW w:w="404" w:type="dxa"/>
            <w:tcBorders>
              <w:top w:val="nil"/>
              <w:left w:val="single" w:sz="4" w:space="0" w:color="auto"/>
              <w:bottom w:val="single" w:sz="4" w:space="0" w:color="auto"/>
              <w:right w:val="single" w:sz="4" w:space="0" w:color="auto"/>
            </w:tcBorders>
          </w:tcPr>
          <w:p w14:paraId="6BDCA346"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0A70AC18"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גמר תשתיות מים בדירות</w:t>
            </w:r>
          </w:p>
        </w:tc>
        <w:tc>
          <w:tcPr>
            <w:tcW w:w="1311" w:type="dxa"/>
            <w:tcBorders>
              <w:top w:val="nil"/>
              <w:left w:val="single" w:sz="4" w:space="0" w:color="auto"/>
              <w:bottom w:val="single" w:sz="4" w:space="0" w:color="auto"/>
              <w:right w:val="single" w:sz="4" w:space="0" w:color="auto"/>
            </w:tcBorders>
            <w:noWrap/>
          </w:tcPr>
          <w:p w14:paraId="1F86CB58"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3.0%</w:t>
            </w:r>
          </w:p>
        </w:tc>
        <w:tc>
          <w:tcPr>
            <w:tcW w:w="1123" w:type="dxa"/>
            <w:tcBorders>
              <w:top w:val="nil"/>
              <w:left w:val="single" w:sz="4" w:space="0" w:color="auto"/>
              <w:bottom w:val="single" w:sz="4" w:space="0" w:color="auto"/>
              <w:right w:val="single" w:sz="4" w:space="0" w:color="auto"/>
            </w:tcBorders>
            <w:noWrap/>
          </w:tcPr>
          <w:p w14:paraId="1133B268"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50%</w:t>
            </w:r>
          </w:p>
        </w:tc>
        <w:tc>
          <w:tcPr>
            <w:tcW w:w="1559" w:type="dxa"/>
            <w:tcBorders>
              <w:top w:val="nil"/>
              <w:left w:val="single" w:sz="4" w:space="0" w:color="auto"/>
              <w:bottom w:val="single" w:sz="4" w:space="0" w:color="auto"/>
              <w:right w:val="single" w:sz="4" w:space="0" w:color="auto"/>
            </w:tcBorders>
            <w:noWrap/>
          </w:tcPr>
          <w:p w14:paraId="0750058B"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w:t>
            </w:r>
          </w:p>
        </w:tc>
      </w:tr>
      <w:tr w:rsidR="0059524A" w:rsidRPr="00E56613" w14:paraId="5D815121" w14:textId="77777777" w:rsidTr="0059524A">
        <w:trPr>
          <w:trHeight w:val="315"/>
        </w:trPr>
        <w:tc>
          <w:tcPr>
            <w:tcW w:w="404" w:type="dxa"/>
            <w:tcBorders>
              <w:top w:val="nil"/>
              <w:left w:val="single" w:sz="4" w:space="0" w:color="auto"/>
              <w:bottom w:val="single" w:sz="4" w:space="0" w:color="auto"/>
              <w:right w:val="single" w:sz="4" w:space="0" w:color="auto"/>
            </w:tcBorders>
          </w:tcPr>
          <w:p w14:paraId="7D8D3303"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2CEAFD5E"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גמר איטום גגות ומרפסות</w:t>
            </w:r>
          </w:p>
        </w:tc>
        <w:tc>
          <w:tcPr>
            <w:tcW w:w="1311" w:type="dxa"/>
            <w:tcBorders>
              <w:top w:val="nil"/>
              <w:left w:val="single" w:sz="4" w:space="0" w:color="auto"/>
              <w:bottom w:val="single" w:sz="4" w:space="0" w:color="auto"/>
              <w:right w:val="single" w:sz="4" w:space="0" w:color="auto"/>
            </w:tcBorders>
            <w:noWrap/>
          </w:tcPr>
          <w:p w14:paraId="4E06BB9D"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1.0%</w:t>
            </w:r>
          </w:p>
        </w:tc>
        <w:tc>
          <w:tcPr>
            <w:tcW w:w="1123" w:type="dxa"/>
            <w:tcBorders>
              <w:top w:val="nil"/>
              <w:left w:val="single" w:sz="4" w:space="0" w:color="auto"/>
              <w:bottom w:val="single" w:sz="4" w:space="0" w:color="auto"/>
              <w:right w:val="single" w:sz="4" w:space="0" w:color="auto"/>
            </w:tcBorders>
            <w:noWrap/>
          </w:tcPr>
          <w:p w14:paraId="73586646"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51%</w:t>
            </w:r>
          </w:p>
        </w:tc>
        <w:tc>
          <w:tcPr>
            <w:tcW w:w="1559" w:type="dxa"/>
            <w:tcBorders>
              <w:top w:val="nil"/>
              <w:left w:val="single" w:sz="4" w:space="0" w:color="auto"/>
              <w:bottom w:val="single" w:sz="4" w:space="0" w:color="auto"/>
              <w:right w:val="single" w:sz="4" w:space="0" w:color="auto"/>
            </w:tcBorders>
            <w:noWrap/>
          </w:tcPr>
          <w:p w14:paraId="21588F61"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w:t>
            </w:r>
          </w:p>
        </w:tc>
      </w:tr>
      <w:tr w:rsidR="0059524A" w:rsidRPr="00E56613" w14:paraId="2CFBF9F0" w14:textId="77777777" w:rsidTr="0059524A">
        <w:trPr>
          <w:trHeight w:val="315"/>
        </w:trPr>
        <w:tc>
          <w:tcPr>
            <w:tcW w:w="404" w:type="dxa"/>
            <w:tcBorders>
              <w:top w:val="nil"/>
              <w:left w:val="single" w:sz="4" w:space="0" w:color="auto"/>
              <w:bottom w:val="single" w:sz="4" w:space="0" w:color="auto"/>
              <w:right w:val="single" w:sz="4" w:space="0" w:color="auto"/>
            </w:tcBorders>
          </w:tcPr>
          <w:p w14:paraId="45125779"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6BB299CA"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גמר טיח/שפכטל – בקומות המגורים ובקומת הגג</w:t>
            </w:r>
          </w:p>
        </w:tc>
        <w:tc>
          <w:tcPr>
            <w:tcW w:w="1311" w:type="dxa"/>
            <w:tcBorders>
              <w:top w:val="nil"/>
              <w:left w:val="single" w:sz="4" w:space="0" w:color="auto"/>
              <w:bottom w:val="single" w:sz="4" w:space="0" w:color="auto"/>
              <w:right w:val="single" w:sz="4" w:space="0" w:color="auto"/>
            </w:tcBorders>
            <w:noWrap/>
          </w:tcPr>
          <w:p w14:paraId="3DC2DC9C"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4.0%</w:t>
            </w:r>
          </w:p>
        </w:tc>
        <w:tc>
          <w:tcPr>
            <w:tcW w:w="1123" w:type="dxa"/>
            <w:tcBorders>
              <w:top w:val="nil"/>
              <w:left w:val="single" w:sz="4" w:space="0" w:color="auto"/>
              <w:bottom w:val="single" w:sz="4" w:space="0" w:color="auto"/>
              <w:right w:val="single" w:sz="4" w:space="0" w:color="auto"/>
            </w:tcBorders>
            <w:noWrap/>
          </w:tcPr>
          <w:p w14:paraId="77961AD2"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55%</w:t>
            </w:r>
          </w:p>
        </w:tc>
        <w:tc>
          <w:tcPr>
            <w:tcW w:w="1559" w:type="dxa"/>
            <w:tcBorders>
              <w:top w:val="nil"/>
              <w:left w:val="single" w:sz="4" w:space="0" w:color="auto"/>
              <w:bottom w:val="single" w:sz="4" w:space="0" w:color="auto"/>
              <w:right w:val="single" w:sz="4" w:space="0" w:color="auto"/>
            </w:tcBorders>
            <w:noWrap/>
          </w:tcPr>
          <w:p w14:paraId="548FD570"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w:t>
            </w:r>
          </w:p>
        </w:tc>
      </w:tr>
      <w:tr w:rsidR="0059524A" w:rsidRPr="00E56613" w14:paraId="320FFCA9" w14:textId="77777777" w:rsidTr="0059524A">
        <w:trPr>
          <w:trHeight w:val="315"/>
        </w:trPr>
        <w:tc>
          <w:tcPr>
            <w:tcW w:w="404" w:type="dxa"/>
            <w:tcBorders>
              <w:top w:val="nil"/>
              <w:left w:val="single" w:sz="4" w:space="0" w:color="auto"/>
              <w:bottom w:val="single" w:sz="4" w:space="0" w:color="auto"/>
              <w:right w:val="single" w:sz="4" w:space="0" w:color="auto"/>
            </w:tcBorders>
          </w:tcPr>
          <w:p w14:paraId="59B03444"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57D20ADD"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גמר ריצוף</w:t>
            </w:r>
          </w:p>
        </w:tc>
        <w:tc>
          <w:tcPr>
            <w:tcW w:w="1311" w:type="dxa"/>
            <w:tcBorders>
              <w:top w:val="nil"/>
              <w:left w:val="single" w:sz="4" w:space="0" w:color="auto"/>
              <w:bottom w:val="single" w:sz="4" w:space="0" w:color="auto"/>
              <w:right w:val="single" w:sz="4" w:space="0" w:color="auto"/>
            </w:tcBorders>
            <w:noWrap/>
          </w:tcPr>
          <w:p w14:paraId="2FF7AB49"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5.5%</w:t>
            </w:r>
          </w:p>
        </w:tc>
        <w:tc>
          <w:tcPr>
            <w:tcW w:w="1123" w:type="dxa"/>
            <w:tcBorders>
              <w:top w:val="nil"/>
              <w:left w:val="single" w:sz="4" w:space="0" w:color="auto"/>
              <w:bottom w:val="single" w:sz="4" w:space="0" w:color="auto"/>
              <w:right w:val="single" w:sz="4" w:space="0" w:color="auto"/>
            </w:tcBorders>
            <w:noWrap/>
          </w:tcPr>
          <w:p w14:paraId="4B72D1AE"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61%</w:t>
            </w:r>
          </w:p>
        </w:tc>
        <w:tc>
          <w:tcPr>
            <w:tcW w:w="1559" w:type="dxa"/>
            <w:tcBorders>
              <w:top w:val="nil"/>
              <w:left w:val="single" w:sz="4" w:space="0" w:color="auto"/>
              <w:bottom w:val="single" w:sz="4" w:space="0" w:color="auto"/>
              <w:right w:val="single" w:sz="4" w:space="0" w:color="auto"/>
            </w:tcBorders>
            <w:noWrap/>
          </w:tcPr>
          <w:p w14:paraId="0EE2E8F7"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w:t>
            </w:r>
          </w:p>
        </w:tc>
      </w:tr>
      <w:tr w:rsidR="0059524A" w:rsidRPr="00E56613" w14:paraId="08857F2C" w14:textId="77777777" w:rsidTr="0059524A">
        <w:trPr>
          <w:trHeight w:val="315"/>
        </w:trPr>
        <w:tc>
          <w:tcPr>
            <w:tcW w:w="404" w:type="dxa"/>
            <w:tcBorders>
              <w:top w:val="nil"/>
              <w:left w:val="single" w:sz="4" w:space="0" w:color="auto"/>
              <w:bottom w:val="single" w:sz="4" w:space="0" w:color="auto"/>
              <w:right w:val="single" w:sz="4" w:space="0" w:color="auto"/>
            </w:tcBorders>
          </w:tcPr>
          <w:p w14:paraId="2A5CAA53"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3FFEFE34"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גמר חיפוי קירות</w:t>
            </w:r>
          </w:p>
        </w:tc>
        <w:tc>
          <w:tcPr>
            <w:tcW w:w="1311" w:type="dxa"/>
            <w:tcBorders>
              <w:top w:val="nil"/>
              <w:left w:val="single" w:sz="4" w:space="0" w:color="auto"/>
              <w:bottom w:val="single" w:sz="4" w:space="0" w:color="auto"/>
              <w:right w:val="single" w:sz="4" w:space="0" w:color="auto"/>
            </w:tcBorders>
            <w:noWrap/>
          </w:tcPr>
          <w:p w14:paraId="346AF8BE"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2.0%</w:t>
            </w:r>
          </w:p>
        </w:tc>
        <w:tc>
          <w:tcPr>
            <w:tcW w:w="1123" w:type="dxa"/>
            <w:tcBorders>
              <w:top w:val="nil"/>
              <w:left w:val="single" w:sz="4" w:space="0" w:color="auto"/>
              <w:bottom w:val="single" w:sz="4" w:space="0" w:color="auto"/>
              <w:right w:val="single" w:sz="4" w:space="0" w:color="auto"/>
            </w:tcBorders>
            <w:noWrap/>
          </w:tcPr>
          <w:p w14:paraId="06D5616D"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63%</w:t>
            </w:r>
          </w:p>
        </w:tc>
        <w:tc>
          <w:tcPr>
            <w:tcW w:w="1559" w:type="dxa"/>
            <w:tcBorders>
              <w:top w:val="nil"/>
              <w:left w:val="single" w:sz="4" w:space="0" w:color="auto"/>
              <w:bottom w:val="single" w:sz="4" w:space="0" w:color="auto"/>
              <w:right w:val="single" w:sz="4" w:space="0" w:color="auto"/>
            </w:tcBorders>
            <w:noWrap/>
          </w:tcPr>
          <w:p w14:paraId="43074241"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w:t>
            </w:r>
          </w:p>
        </w:tc>
      </w:tr>
      <w:tr w:rsidR="0059524A" w:rsidRPr="00E56613" w14:paraId="388956E3" w14:textId="77777777" w:rsidTr="0059524A">
        <w:trPr>
          <w:trHeight w:val="315"/>
        </w:trPr>
        <w:tc>
          <w:tcPr>
            <w:tcW w:w="404" w:type="dxa"/>
            <w:tcBorders>
              <w:top w:val="nil"/>
              <w:left w:val="single" w:sz="4" w:space="0" w:color="auto"/>
              <w:bottom w:val="single" w:sz="4" w:space="0" w:color="auto"/>
              <w:right w:val="single" w:sz="4" w:space="0" w:color="auto"/>
            </w:tcBorders>
          </w:tcPr>
          <w:p w14:paraId="046C805F"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518577A1"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גמר חיפוי מבואות וריצוף בקומות המגורים ובקומת הגג</w:t>
            </w:r>
          </w:p>
        </w:tc>
        <w:tc>
          <w:tcPr>
            <w:tcW w:w="1311" w:type="dxa"/>
            <w:tcBorders>
              <w:top w:val="nil"/>
              <w:left w:val="single" w:sz="4" w:space="0" w:color="auto"/>
              <w:bottom w:val="single" w:sz="4" w:space="0" w:color="auto"/>
              <w:right w:val="single" w:sz="4" w:space="0" w:color="auto"/>
            </w:tcBorders>
            <w:noWrap/>
          </w:tcPr>
          <w:p w14:paraId="084B4165"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1.0%</w:t>
            </w:r>
          </w:p>
        </w:tc>
        <w:tc>
          <w:tcPr>
            <w:tcW w:w="1123" w:type="dxa"/>
            <w:tcBorders>
              <w:top w:val="nil"/>
              <w:left w:val="single" w:sz="4" w:space="0" w:color="auto"/>
              <w:bottom w:val="single" w:sz="4" w:space="0" w:color="auto"/>
              <w:right w:val="single" w:sz="4" w:space="0" w:color="auto"/>
            </w:tcBorders>
            <w:noWrap/>
          </w:tcPr>
          <w:p w14:paraId="4A18745E"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64%</w:t>
            </w:r>
          </w:p>
        </w:tc>
        <w:tc>
          <w:tcPr>
            <w:tcW w:w="1559" w:type="dxa"/>
            <w:tcBorders>
              <w:top w:val="nil"/>
              <w:left w:val="single" w:sz="4" w:space="0" w:color="auto"/>
              <w:bottom w:val="single" w:sz="4" w:space="0" w:color="auto"/>
              <w:right w:val="single" w:sz="4" w:space="0" w:color="auto"/>
            </w:tcBorders>
            <w:noWrap/>
          </w:tcPr>
          <w:p w14:paraId="2735083A"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w:t>
            </w:r>
          </w:p>
        </w:tc>
      </w:tr>
      <w:tr w:rsidR="0059524A" w:rsidRPr="00E56613" w14:paraId="6D58D73B" w14:textId="77777777" w:rsidTr="0059524A">
        <w:trPr>
          <w:trHeight w:val="315"/>
        </w:trPr>
        <w:tc>
          <w:tcPr>
            <w:tcW w:w="404" w:type="dxa"/>
            <w:tcBorders>
              <w:top w:val="nil"/>
              <w:left w:val="single" w:sz="4" w:space="0" w:color="auto"/>
              <w:bottom w:val="single" w:sz="4" w:space="0" w:color="auto"/>
              <w:right w:val="single" w:sz="4" w:space="0" w:color="auto"/>
            </w:tcBorders>
          </w:tcPr>
          <w:p w14:paraId="07D716B0"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618E17B5"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גמר הרכבת כלים לבנים</w:t>
            </w:r>
          </w:p>
        </w:tc>
        <w:tc>
          <w:tcPr>
            <w:tcW w:w="1311" w:type="dxa"/>
            <w:tcBorders>
              <w:top w:val="nil"/>
              <w:left w:val="single" w:sz="4" w:space="0" w:color="auto"/>
              <w:bottom w:val="single" w:sz="4" w:space="0" w:color="auto"/>
              <w:right w:val="single" w:sz="4" w:space="0" w:color="auto"/>
            </w:tcBorders>
            <w:noWrap/>
          </w:tcPr>
          <w:p w14:paraId="23305652"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1.5%</w:t>
            </w:r>
          </w:p>
        </w:tc>
        <w:tc>
          <w:tcPr>
            <w:tcW w:w="1123" w:type="dxa"/>
            <w:tcBorders>
              <w:top w:val="nil"/>
              <w:left w:val="single" w:sz="4" w:space="0" w:color="auto"/>
              <w:bottom w:val="single" w:sz="4" w:space="0" w:color="auto"/>
              <w:right w:val="single" w:sz="4" w:space="0" w:color="auto"/>
            </w:tcBorders>
            <w:noWrap/>
          </w:tcPr>
          <w:p w14:paraId="106C39EB"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65%</w:t>
            </w:r>
          </w:p>
        </w:tc>
        <w:tc>
          <w:tcPr>
            <w:tcW w:w="1559" w:type="dxa"/>
            <w:tcBorders>
              <w:top w:val="nil"/>
              <w:left w:val="single" w:sz="4" w:space="0" w:color="auto"/>
              <w:bottom w:val="single" w:sz="4" w:space="0" w:color="auto"/>
              <w:right w:val="single" w:sz="4" w:space="0" w:color="auto"/>
            </w:tcBorders>
            <w:noWrap/>
          </w:tcPr>
          <w:p w14:paraId="22F6B3B4"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w:t>
            </w:r>
          </w:p>
        </w:tc>
      </w:tr>
      <w:tr w:rsidR="0059524A" w:rsidRPr="00E56613" w14:paraId="417B0792" w14:textId="77777777" w:rsidTr="0059524A">
        <w:trPr>
          <w:trHeight w:val="315"/>
        </w:trPr>
        <w:tc>
          <w:tcPr>
            <w:tcW w:w="404" w:type="dxa"/>
            <w:tcBorders>
              <w:top w:val="nil"/>
              <w:left w:val="single" w:sz="4" w:space="0" w:color="auto"/>
              <w:bottom w:val="single" w:sz="4" w:space="0" w:color="auto"/>
              <w:right w:val="single" w:sz="4" w:space="0" w:color="auto"/>
            </w:tcBorders>
          </w:tcPr>
          <w:p w14:paraId="0445E048"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07B9E8BA"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 xml:space="preserve">גמר הרכבת אביזרי חשמל </w:t>
            </w:r>
          </w:p>
        </w:tc>
        <w:tc>
          <w:tcPr>
            <w:tcW w:w="1311" w:type="dxa"/>
            <w:tcBorders>
              <w:top w:val="nil"/>
              <w:left w:val="single" w:sz="4" w:space="0" w:color="auto"/>
              <w:bottom w:val="single" w:sz="4" w:space="0" w:color="auto"/>
              <w:right w:val="single" w:sz="4" w:space="0" w:color="auto"/>
            </w:tcBorders>
            <w:noWrap/>
          </w:tcPr>
          <w:p w14:paraId="0221CE63"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1.0%</w:t>
            </w:r>
          </w:p>
        </w:tc>
        <w:tc>
          <w:tcPr>
            <w:tcW w:w="1123" w:type="dxa"/>
            <w:tcBorders>
              <w:top w:val="nil"/>
              <w:left w:val="single" w:sz="4" w:space="0" w:color="auto"/>
              <w:bottom w:val="single" w:sz="4" w:space="0" w:color="auto"/>
              <w:right w:val="single" w:sz="4" w:space="0" w:color="auto"/>
            </w:tcBorders>
            <w:noWrap/>
          </w:tcPr>
          <w:p w14:paraId="65F762E3"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66%</w:t>
            </w:r>
          </w:p>
        </w:tc>
        <w:tc>
          <w:tcPr>
            <w:tcW w:w="1559" w:type="dxa"/>
            <w:tcBorders>
              <w:top w:val="nil"/>
              <w:left w:val="single" w:sz="4" w:space="0" w:color="auto"/>
              <w:bottom w:val="single" w:sz="4" w:space="0" w:color="auto"/>
              <w:right w:val="single" w:sz="4" w:space="0" w:color="auto"/>
            </w:tcBorders>
            <w:noWrap/>
          </w:tcPr>
          <w:p w14:paraId="5E997DC6"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w:t>
            </w:r>
          </w:p>
        </w:tc>
      </w:tr>
      <w:tr w:rsidR="0059524A" w:rsidRPr="00E56613" w14:paraId="1F079C5A" w14:textId="77777777" w:rsidTr="0059524A">
        <w:trPr>
          <w:trHeight w:val="315"/>
        </w:trPr>
        <w:tc>
          <w:tcPr>
            <w:tcW w:w="404" w:type="dxa"/>
            <w:tcBorders>
              <w:top w:val="nil"/>
              <w:left w:val="single" w:sz="4" w:space="0" w:color="auto"/>
              <w:bottom w:val="single" w:sz="4" w:space="0" w:color="auto"/>
              <w:right w:val="single" w:sz="4" w:space="0" w:color="auto"/>
            </w:tcBorders>
          </w:tcPr>
          <w:p w14:paraId="27DE426F"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14A7605D"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גמר הרכבת נגרות ומסגרות בדירות ובציבורי</w:t>
            </w:r>
          </w:p>
        </w:tc>
        <w:tc>
          <w:tcPr>
            <w:tcW w:w="1311" w:type="dxa"/>
            <w:tcBorders>
              <w:top w:val="nil"/>
              <w:left w:val="single" w:sz="4" w:space="0" w:color="auto"/>
              <w:bottom w:val="single" w:sz="4" w:space="0" w:color="auto"/>
              <w:right w:val="single" w:sz="4" w:space="0" w:color="auto"/>
            </w:tcBorders>
            <w:noWrap/>
          </w:tcPr>
          <w:p w14:paraId="74288090"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3.0%</w:t>
            </w:r>
          </w:p>
        </w:tc>
        <w:tc>
          <w:tcPr>
            <w:tcW w:w="1123" w:type="dxa"/>
            <w:tcBorders>
              <w:top w:val="nil"/>
              <w:left w:val="single" w:sz="4" w:space="0" w:color="auto"/>
              <w:bottom w:val="single" w:sz="4" w:space="0" w:color="auto"/>
              <w:right w:val="single" w:sz="4" w:space="0" w:color="auto"/>
            </w:tcBorders>
            <w:noWrap/>
          </w:tcPr>
          <w:p w14:paraId="50D8F7AB"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69%</w:t>
            </w:r>
          </w:p>
        </w:tc>
        <w:tc>
          <w:tcPr>
            <w:tcW w:w="1559" w:type="dxa"/>
            <w:tcBorders>
              <w:top w:val="nil"/>
              <w:left w:val="single" w:sz="4" w:space="0" w:color="auto"/>
              <w:bottom w:val="single" w:sz="4" w:space="0" w:color="auto"/>
              <w:right w:val="single" w:sz="4" w:space="0" w:color="auto"/>
            </w:tcBorders>
            <w:noWrap/>
          </w:tcPr>
          <w:p w14:paraId="2EA22F91"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w:t>
            </w:r>
          </w:p>
        </w:tc>
      </w:tr>
      <w:tr w:rsidR="0059524A" w:rsidRPr="00E56613" w14:paraId="3E9EC98E" w14:textId="77777777" w:rsidTr="0059524A">
        <w:trPr>
          <w:trHeight w:val="315"/>
        </w:trPr>
        <w:tc>
          <w:tcPr>
            <w:tcW w:w="404" w:type="dxa"/>
            <w:tcBorders>
              <w:top w:val="nil"/>
              <w:left w:val="single" w:sz="4" w:space="0" w:color="auto"/>
              <w:bottom w:val="single" w:sz="4" w:space="0" w:color="auto"/>
              <w:right w:val="single" w:sz="4" w:space="0" w:color="auto"/>
            </w:tcBorders>
          </w:tcPr>
          <w:p w14:paraId="0205F7E6"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3A03E5CE"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גמר הרכבת אלומיניום בדירות</w:t>
            </w:r>
          </w:p>
        </w:tc>
        <w:tc>
          <w:tcPr>
            <w:tcW w:w="1311" w:type="dxa"/>
            <w:tcBorders>
              <w:top w:val="nil"/>
              <w:left w:val="single" w:sz="4" w:space="0" w:color="auto"/>
              <w:bottom w:val="single" w:sz="4" w:space="0" w:color="auto"/>
              <w:right w:val="single" w:sz="4" w:space="0" w:color="auto"/>
            </w:tcBorders>
            <w:noWrap/>
          </w:tcPr>
          <w:p w14:paraId="4293F2F8"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7.5%</w:t>
            </w:r>
          </w:p>
        </w:tc>
        <w:tc>
          <w:tcPr>
            <w:tcW w:w="1123" w:type="dxa"/>
            <w:tcBorders>
              <w:top w:val="nil"/>
              <w:left w:val="single" w:sz="4" w:space="0" w:color="auto"/>
              <w:bottom w:val="single" w:sz="4" w:space="0" w:color="auto"/>
              <w:right w:val="single" w:sz="4" w:space="0" w:color="auto"/>
            </w:tcBorders>
            <w:noWrap/>
          </w:tcPr>
          <w:p w14:paraId="40DCEA7D"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77%</w:t>
            </w:r>
          </w:p>
        </w:tc>
        <w:tc>
          <w:tcPr>
            <w:tcW w:w="1559" w:type="dxa"/>
            <w:tcBorders>
              <w:top w:val="nil"/>
              <w:left w:val="single" w:sz="4" w:space="0" w:color="auto"/>
              <w:bottom w:val="single" w:sz="4" w:space="0" w:color="auto"/>
              <w:right w:val="single" w:sz="4" w:space="0" w:color="auto"/>
            </w:tcBorders>
            <w:noWrap/>
          </w:tcPr>
          <w:p w14:paraId="761C8171"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w:t>
            </w:r>
          </w:p>
        </w:tc>
      </w:tr>
      <w:tr w:rsidR="0059524A" w:rsidRPr="00E56613" w14:paraId="39286829" w14:textId="77777777" w:rsidTr="0059524A">
        <w:trPr>
          <w:trHeight w:val="315"/>
        </w:trPr>
        <w:tc>
          <w:tcPr>
            <w:tcW w:w="404" w:type="dxa"/>
            <w:tcBorders>
              <w:top w:val="nil"/>
              <w:left w:val="single" w:sz="4" w:space="0" w:color="auto"/>
              <w:bottom w:val="single" w:sz="4" w:space="0" w:color="auto"/>
              <w:right w:val="single" w:sz="4" w:space="0" w:color="auto"/>
            </w:tcBorders>
          </w:tcPr>
          <w:p w14:paraId="6CA73003"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64E9E4B7"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גמר הרכבת מסתורי כביסה</w:t>
            </w:r>
          </w:p>
        </w:tc>
        <w:tc>
          <w:tcPr>
            <w:tcW w:w="1311" w:type="dxa"/>
            <w:tcBorders>
              <w:top w:val="nil"/>
              <w:left w:val="single" w:sz="4" w:space="0" w:color="auto"/>
              <w:bottom w:val="single" w:sz="4" w:space="0" w:color="auto"/>
              <w:right w:val="single" w:sz="4" w:space="0" w:color="auto"/>
            </w:tcBorders>
            <w:noWrap/>
          </w:tcPr>
          <w:p w14:paraId="7BF8239B"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0.5%</w:t>
            </w:r>
          </w:p>
        </w:tc>
        <w:tc>
          <w:tcPr>
            <w:tcW w:w="1123" w:type="dxa"/>
            <w:tcBorders>
              <w:top w:val="nil"/>
              <w:left w:val="single" w:sz="4" w:space="0" w:color="auto"/>
              <w:bottom w:val="single" w:sz="4" w:space="0" w:color="auto"/>
              <w:right w:val="single" w:sz="4" w:space="0" w:color="auto"/>
            </w:tcBorders>
            <w:noWrap/>
          </w:tcPr>
          <w:p w14:paraId="797AFD6C"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77%</w:t>
            </w:r>
          </w:p>
        </w:tc>
        <w:tc>
          <w:tcPr>
            <w:tcW w:w="1559" w:type="dxa"/>
            <w:tcBorders>
              <w:top w:val="nil"/>
              <w:left w:val="single" w:sz="4" w:space="0" w:color="auto"/>
              <w:bottom w:val="single" w:sz="4" w:space="0" w:color="auto"/>
              <w:right w:val="single" w:sz="4" w:space="0" w:color="auto"/>
            </w:tcBorders>
            <w:noWrap/>
          </w:tcPr>
          <w:p w14:paraId="7E590BD8"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w:t>
            </w:r>
          </w:p>
        </w:tc>
      </w:tr>
      <w:tr w:rsidR="0059524A" w:rsidRPr="00E56613" w14:paraId="5EFB4692" w14:textId="77777777" w:rsidTr="0059524A">
        <w:trPr>
          <w:trHeight w:val="315"/>
        </w:trPr>
        <w:tc>
          <w:tcPr>
            <w:tcW w:w="404" w:type="dxa"/>
            <w:tcBorders>
              <w:top w:val="nil"/>
              <w:left w:val="single" w:sz="4" w:space="0" w:color="auto"/>
              <w:bottom w:val="single" w:sz="4" w:space="0" w:color="auto"/>
              <w:right w:val="single" w:sz="4" w:space="0" w:color="auto"/>
            </w:tcBorders>
          </w:tcPr>
          <w:p w14:paraId="5E30CF20"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1186DD7D"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גמר מעליות</w:t>
            </w:r>
          </w:p>
        </w:tc>
        <w:tc>
          <w:tcPr>
            <w:tcW w:w="1311" w:type="dxa"/>
            <w:tcBorders>
              <w:top w:val="nil"/>
              <w:left w:val="single" w:sz="4" w:space="0" w:color="auto"/>
              <w:bottom w:val="single" w:sz="4" w:space="0" w:color="auto"/>
              <w:right w:val="single" w:sz="4" w:space="0" w:color="auto"/>
            </w:tcBorders>
            <w:noWrap/>
          </w:tcPr>
          <w:p w14:paraId="7DEBB63C"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3.5%</w:t>
            </w:r>
          </w:p>
        </w:tc>
        <w:tc>
          <w:tcPr>
            <w:tcW w:w="1123" w:type="dxa"/>
            <w:tcBorders>
              <w:top w:val="nil"/>
              <w:left w:val="single" w:sz="4" w:space="0" w:color="auto"/>
              <w:bottom w:val="single" w:sz="4" w:space="0" w:color="auto"/>
              <w:right w:val="single" w:sz="4" w:space="0" w:color="auto"/>
            </w:tcBorders>
            <w:noWrap/>
          </w:tcPr>
          <w:p w14:paraId="56BB13FB"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81%</w:t>
            </w:r>
          </w:p>
        </w:tc>
        <w:tc>
          <w:tcPr>
            <w:tcW w:w="1559" w:type="dxa"/>
            <w:tcBorders>
              <w:top w:val="nil"/>
              <w:left w:val="single" w:sz="4" w:space="0" w:color="auto"/>
              <w:bottom w:val="single" w:sz="4" w:space="0" w:color="auto"/>
              <w:right w:val="single" w:sz="4" w:space="0" w:color="auto"/>
            </w:tcBorders>
            <w:noWrap/>
          </w:tcPr>
          <w:p w14:paraId="61FA6B82"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א</w:t>
            </w:r>
          </w:p>
        </w:tc>
      </w:tr>
      <w:tr w:rsidR="0059524A" w:rsidRPr="00E56613" w14:paraId="54C9BDF2" w14:textId="77777777" w:rsidTr="0059524A">
        <w:trPr>
          <w:trHeight w:val="315"/>
        </w:trPr>
        <w:tc>
          <w:tcPr>
            <w:tcW w:w="404" w:type="dxa"/>
            <w:tcBorders>
              <w:top w:val="nil"/>
              <w:left w:val="single" w:sz="4" w:space="0" w:color="auto"/>
              <w:bottom w:val="single" w:sz="4" w:space="0" w:color="auto"/>
              <w:right w:val="single" w:sz="4" w:space="0" w:color="auto"/>
            </w:tcBorders>
          </w:tcPr>
          <w:p w14:paraId="68CF41E7"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72202636"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 xml:space="preserve">גמר צבע כולל צבע חוץ </w:t>
            </w:r>
          </w:p>
        </w:tc>
        <w:tc>
          <w:tcPr>
            <w:tcW w:w="1311" w:type="dxa"/>
            <w:tcBorders>
              <w:top w:val="nil"/>
              <w:left w:val="single" w:sz="4" w:space="0" w:color="auto"/>
              <w:bottom w:val="single" w:sz="4" w:space="0" w:color="auto"/>
              <w:right w:val="single" w:sz="4" w:space="0" w:color="auto"/>
            </w:tcBorders>
            <w:noWrap/>
          </w:tcPr>
          <w:p w14:paraId="5666EA04"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1.5%</w:t>
            </w:r>
          </w:p>
        </w:tc>
        <w:tc>
          <w:tcPr>
            <w:tcW w:w="1123" w:type="dxa"/>
            <w:tcBorders>
              <w:top w:val="nil"/>
              <w:left w:val="single" w:sz="4" w:space="0" w:color="auto"/>
              <w:bottom w:val="single" w:sz="4" w:space="0" w:color="auto"/>
              <w:right w:val="single" w:sz="4" w:space="0" w:color="auto"/>
            </w:tcBorders>
            <w:noWrap/>
          </w:tcPr>
          <w:p w14:paraId="452C73CB"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82%</w:t>
            </w:r>
          </w:p>
        </w:tc>
        <w:tc>
          <w:tcPr>
            <w:tcW w:w="1559" w:type="dxa"/>
            <w:tcBorders>
              <w:top w:val="nil"/>
              <w:left w:val="single" w:sz="4" w:space="0" w:color="auto"/>
              <w:bottom w:val="single" w:sz="4" w:space="0" w:color="auto"/>
              <w:right w:val="single" w:sz="4" w:space="0" w:color="auto"/>
            </w:tcBorders>
            <w:noWrap/>
          </w:tcPr>
          <w:p w14:paraId="55631281"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w:t>
            </w:r>
          </w:p>
        </w:tc>
      </w:tr>
      <w:tr w:rsidR="0059524A" w:rsidRPr="00E56613" w14:paraId="66C8DCA2" w14:textId="77777777" w:rsidTr="0059524A">
        <w:trPr>
          <w:trHeight w:val="315"/>
        </w:trPr>
        <w:tc>
          <w:tcPr>
            <w:tcW w:w="404" w:type="dxa"/>
            <w:tcBorders>
              <w:top w:val="nil"/>
              <w:left w:val="single" w:sz="4" w:space="0" w:color="auto"/>
              <w:bottom w:val="single" w:sz="4" w:space="0" w:color="auto"/>
              <w:right w:val="single" w:sz="4" w:space="0" w:color="auto"/>
            </w:tcBorders>
          </w:tcPr>
          <w:p w14:paraId="5A88DA02"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4F206A8C"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גמר הרכבת ארונות מטבח,</w:t>
            </w:r>
            <w:r>
              <w:rPr>
                <w:rFonts w:ascii="David" w:eastAsia="Times New Roman" w:hAnsi="David" w:cs="David" w:hint="cs"/>
                <w:sz w:val="24"/>
                <w:szCs w:val="24"/>
                <w:rtl/>
              </w:rPr>
              <w:t xml:space="preserve"> </w:t>
            </w:r>
            <w:r w:rsidRPr="00E56613">
              <w:rPr>
                <w:rFonts w:ascii="David" w:eastAsia="Times New Roman" w:hAnsi="David" w:cs="David"/>
                <w:sz w:val="24"/>
                <w:szCs w:val="24"/>
                <w:rtl/>
              </w:rPr>
              <w:t>אמבטיה ומשטחי עבודה</w:t>
            </w:r>
          </w:p>
        </w:tc>
        <w:tc>
          <w:tcPr>
            <w:tcW w:w="1311" w:type="dxa"/>
            <w:tcBorders>
              <w:top w:val="nil"/>
              <w:left w:val="single" w:sz="4" w:space="0" w:color="auto"/>
              <w:bottom w:val="single" w:sz="4" w:space="0" w:color="auto"/>
              <w:right w:val="single" w:sz="4" w:space="0" w:color="auto"/>
            </w:tcBorders>
            <w:noWrap/>
          </w:tcPr>
          <w:p w14:paraId="29A46550"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1.5%</w:t>
            </w:r>
          </w:p>
        </w:tc>
        <w:tc>
          <w:tcPr>
            <w:tcW w:w="1123" w:type="dxa"/>
            <w:tcBorders>
              <w:top w:val="nil"/>
              <w:left w:val="single" w:sz="4" w:space="0" w:color="auto"/>
              <w:bottom w:val="single" w:sz="4" w:space="0" w:color="auto"/>
              <w:right w:val="single" w:sz="4" w:space="0" w:color="auto"/>
            </w:tcBorders>
            <w:noWrap/>
          </w:tcPr>
          <w:p w14:paraId="22CF697C"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84%</w:t>
            </w:r>
          </w:p>
        </w:tc>
        <w:tc>
          <w:tcPr>
            <w:tcW w:w="1559" w:type="dxa"/>
            <w:tcBorders>
              <w:top w:val="nil"/>
              <w:left w:val="single" w:sz="4" w:space="0" w:color="auto"/>
              <w:bottom w:val="single" w:sz="4" w:space="0" w:color="auto"/>
              <w:right w:val="single" w:sz="4" w:space="0" w:color="auto"/>
            </w:tcBorders>
            <w:noWrap/>
          </w:tcPr>
          <w:p w14:paraId="0A0E6F1A"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w:t>
            </w:r>
          </w:p>
        </w:tc>
      </w:tr>
      <w:tr w:rsidR="0059524A" w:rsidRPr="00E56613" w14:paraId="0234B2CA" w14:textId="77777777" w:rsidTr="0059524A">
        <w:trPr>
          <w:trHeight w:val="315"/>
        </w:trPr>
        <w:tc>
          <w:tcPr>
            <w:tcW w:w="404" w:type="dxa"/>
            <w:tcBorders>
              <w:top w:val="nil"/>
              <w:left w:val="single" w:sz="4" w:space="0" w:color="auto"/>
              <w:bottom w:val="single" w:sz="4" w:space="0" w:color="auto"/>
              <w:right w:val="single" w:sz="4" w:space="0" w:color="auto"/>
            </w:tcBorders>
          </w:tcPr>
          <w:p w14:paraId="42C528CA"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20BAA37A"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גמר מחסנים</w:t>
            </w:r>
          </w:p>
        </w:tc>
        <w:tc>
          <w:tcPr>
            <w:tcW w:w="1311" w:type="dxa"/>
            <w:tcBorders>
              <w:top w:val="nil"/>
              <w:left w:val="single" w:sz="4" w:space="0" w:color="auto"/>
              <w:bottom w:val="single" w:sz="4" w:space="0" w:color="auto"/>
              <w:right w:val="single" w:sz="4" w:space="0" w:color="auto"/>
            </w:tcBorders>
            <w:noWrap/>
          </w:tcPr>
          <w:p w14:paraId="331E4DD9"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1.0%</w:t>
            </w:r>
          </w:p>
        </w:tc>
        <w:tc>
          <w:tcPr>
            <w:tcW w:w="1123" w:type="dxa"/>
            <w:tcBorders>
              <w:top w:val="nil"/>
              <w:left w:val="single" w:sz="4" w:space="0" w:color="auto"/>
              <w:bottom w:val="single" w:sz="4" w:space="0" w:color="auto"/>
              <w:right w:val="single" w:sz="4" w:space="0" w:color="auto"/>
            </w:tcBorders>
            <w:noWrap/>
          </w:tcPr>
          <w:p w14:paraId="2C9D3F19"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85%</w:t>
            </w:r>
          </w:p>
        </w:tc>
        <w:tc>
          <w:tcPr>
            <w:tcW w:w="1559" w:type="dxa"/>
            <w:tcBorders>
              <w:top w:val="nil"/>
              <w:left w:val="single" w:sz="4" w:space="0" w:color="auto"/>
              <w:bottom w:val="single" w:sz="4" w:space="0" w:color="auto"/>
              <w:right w:val="single" w:sz="4" w:space="0" w:color="auto"/>
            </w:tcBorders>
            <w:noWrap/>
          </w:tcPr>
          <w:p w14:paraId="278A5D94"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א</w:t>
            </w:r>
          </w:p>
        </w:tc>
      </w:tr>
      <w:tr w:rsidR="0059524A" w:rsidRPr="00E56613" w14:paraId="4B41C828" w14:textId="77777777" w:rsidTr="0059524A">
        <w:trPr>
          <w:trHeight w:val="315"/>
        </w:trPr>
        <w:tc>
          <w:tcPr>
            <w:tcW w:w="404" w:type="dxa"/>
            <w:tcBorders>
              <w:top w:val="nil"/>
              <w:left w:val="single" w:sz="4" w:space="0" w:color="auto"/>
              <w:bottom w:val="single" w:sz="4" w:space="0" w:color="auto"/>
              <w:right w:val="single" w:sz="4" w:space="0" w:color="auto"/>
            </w:tcBorders>
          </w:tcPr>
          <w:p w14:paraId="3ABB8F74"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487B2517"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גמר עבודות במבואות גלריה, כניסה ומרתף</w:t>
            </w:r>
          </w:p>
        </w:tc>
        <w:tc>
          <w:tcPr>
            <w:tcW w:w="1311" w:type="dxa"/>
            <w:tcBorders>
              <w:top w:val="nil"/>
              <w:left w:val="single" w:sz="4" w:space="0" w:color="auto"/>
              <w:bottom w:val="single" w:sz="4" w:space="0" w:color="auto"/>
              <w:right w:val="single" w:sz="4" w:space="0" w:color="auto"/>
            </w:tcBorders>
            <w:noWrap/>
          </w:tcPr>
          <w:p w14:paraId="374ACCEE"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2.0%</w:t>
            </w:r>
          </w:p>
        </w:tc>
        <w:tc>
          <w:tcPr>
            <w:tcW w:w="1123" w:type="dxa"/>
            <w:tcBorders>
              <w:top w:val="nil"/>
              <w:left w:val="single" w:sz="4" w:space="0" w:color="auto"/>
              <w:bottom w:val="single" w:sz="4" w:space="0" w:color="auto"/>
              <w:right w:val="single" w:sz="4" w:space="0" w:color="auto"/>
            </w:tcBorders>
            <w:noWrap/>
          </w:tcPr>
          <w:p w14:paraId="4BA49DAD"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87%</w:t>
            </w:r>
          </w:p>
        </w:tc>
        <w:tc>
          <w:tcPr>
            <w:tcW w:w="1559" w:type="dxa"/>
            <w:tcBorders>
              <w:top w:val="nil"/>
              <w:left w:val="single" w:sz="4" w:space="0" w:color="auto"/>
              <w:bottom w:val="single" w:sz="4" w:space="0" w:color="auto"/>
              <w:right w:val="single" w:sz="4" w:space="0" w:color="auto"/>
            </w:tcBorders>
            <w:noWrap/>
          </w:tcPr>
          <w:p w14:paraId="0541E02D"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א</w:t>
            </w:r>
          </w:p>
        </w:tc>
      </w:tr>
      <w:tr w:rsidR="0059524A" w:rsidRPr="00E56613" w14:paraId="20E621EE" w14:textId="77777777" w:rsidTr="0059524A">
        <w:trPr>
          <w:trHeight w:val="315"/>
        </w:trPr>
        <w:tc>
          <w:tcPr>
            <w:tcW w:w="404" w:type="dxa"/>
            <w:tcBorders>
              <w:top w:val="nil"/>
              <w:left w:val="single" w:sz="4" w:space="0" w:color="auto"/>
              <w:bottom w:val="single" w:sz="4" w:space="0" w:color="auto"/>
              <w:right w:val="single" w:sz="4" w:space="0" w:color="auto"/>
            </w:tcBorders>
          </w:tcPr>
          <w:p w14:paraId="35A88E02"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1E5CB6A6"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גמר חיבור לתשתיות חוץ</w:t>
            </w:r>
          </w:p>
        </w:tc>
        <w:tc>
          <w:tcPr>
            <w:tcW w:w="1311" w:type="dxa"/>
            <w:tcBorders>
              <w:top w:val="nil"/>
              <w:left w:val="single" w:sz="4" w:space="0" w:color="auto"/>
              <w:bottom w:val="single" w:sz="4" w:space="0" w:color="auto"/>
              <w:right w:val="single" w:sz="4" w:space="0" w:color="auto"/>
            </w:tcBorders>
            <w:noWrap/>
          </w:tcPr>
          <w:p w14:paraId="65D7C290"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0.5%</w:t>
            </w:r>
          </w:p>
        </w:tc>
        <w:tc>
          <w:tcPr>
            <w:tcW w:w="1123" w:type="dxa"/>
            <w:tcBorders>
              <w:top w:val="nil"/>
              <w:left w:val="single" w:sz="4" w:space="0" w:color="auto"/>
              <w:bottom w:val="single" w:sz="4" w:space="0" w:color="auto"/>
              <w:right w:val="single" w:sz="4" w:space="0" w:color="auto"/>
            </w:tcBorders>
            <w:noWrap/>
          </w:tcPr>
          <w:p w14:paraId="214FFA5C"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87%</w:t>
            </w:r>
          </w:p>
        </w:tc>
        <w:tc>
          <w:tcPr>
            <w:tcW w:w="1559" w:type="dxa"/>
            <w:tcBorders>
              <w:top w:val="nil"/>
              <w:left w:val="single" w:sz="4" w:space="0" w:color="auto"/>
              <w:bottom w:val="single" w:sz="4" w:space="0" w:color="auto"/>
              <w:right w:val="single" w:sz="4" w:space="0" w:color="auto"/>
            </w:tcBorders>
            <w:noWrap/>
          </w:tcPr>
          <w:p w14:paraId="1444726B"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א</w:t>
            </w:r>
          </w:p>
        </w:tc>
      </w:tr>
      <w:tr w:rsidR="0059524A" w:rsidRPr="00E56613" w14:paraId="5BE9CDD3" w14:textId="77777777" w:rsidTr="0059524A">
        <w:trPr>
          <w:trHeight w:val="315"/>
        </w:trPr>
        <w:tc>
          <w:tcPr>
            <w:tcW w:w="404" w:type="dxa"/>
            <w:tcBorders>
              <w:top w:val="nil"/>
              <w:left w:val="single" w:sz="4" w:space="0" w:color="auto"/>
              <w:bottom w:val="single" w:sz="4" w:space="0" w:color="auto"/>
              <w:right w:val="single" w:sz="4" w:space="0" w:color="auto"/>
            </w:tcBorders>
          </w:tcPr>
          <w:p w14:paraId="37B05DA3"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0404F635"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גמר מערכות ציבוריות בבניין</w:t>
            </w:r>
          </w:p>
        </w:tc>
        <w:tc>
          <w:tcPr>
            <w:tcW w:w="1311" w:type="dxa"/>
            <w:tcBorders>
              <w:top w:val="nil"/>
              <w:left w:val="single" w:sz="4" w:space="0" w:color="auto"/>
              <w:bottom w:val="single" w:sz="4" w:space="0" w:color="auto"/>
              <w:right w:val="single" w:sz="4" w:space="0" w:color="auto"/>
            </w:tcBorders>
            <w:noWrap/>
          </w:tcPr>
          <w:p w14:paraId="4D660760"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5.0%</w:t>
            </w:r>
          </w:p>
        </w:tc>
        <w:tc>
          <w:tcPr>
            <w:tcW w:w="1123" w:type="dxa"/>
            <w:tcBorders>
              <w:top w:val="nil"/>
              <w:left w:val="single" w:sz="4" w:space="0" w:color="auto"/>
              <w:bottom w:val="single" w:sz="4" w:space="0" w:color="auto"/>
              <w:right w:val="single" w:sz="4" w:space="0" w:color="auto"/>
            </w:tcBorders>
            <w:noWrap/>
          </w:tcPr>
          <w:p w14:paraId="5E35C996"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92%</w:t>
            </w:r>
          </w:p>
        </w:tc>
        <w:tc>
          <w:tcPr>
            <w:tcW w:w="1559" w:type="dxa"/>
            <w:tcBorders>
              <w:top w:val="nil"/>
              <w:left w:val="single" w:sz="4" w:space="0" w:color="auto"/>
              <w:bottom w:val="single" w:sz="4" w:space="0" w:color="auto"/>
              <w:right w:val="single" w:sz="4" w:space="0" w:color="auto"/>
            </w:tcBorders>
            <w:noWrap/>
          </w:tcPr>
          <w:p w14:paraId="508365EB"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ב</w:t>
            </w:r>
          </w:p>
        </w:tc>
      </w:tr>
      <w:tr w:rsidR="0059524A" w:rsidRPr="00E56613" w14:paraId="07113777" w14:textId="77777777" w:rsidTr="0059524A">
        <w:trPr>
          <w:trHeight w:val="315"/>
        </w:trPr>
        <w:tc>
          <w:tcPr>
            <w:tcW w:w="404" w:type="dxa"/>
            <w:tcBorders>
              <w:top w:val="nil"/>
              <w:left w:val="single" w:sz="4" w:space="0" w:color="auto"/>
              <w:bottom w:val="single" w:sz="4" w:space="0" w:color="auto"/>
              <w:right w:val="single" w:sz="4" w:space="0" w:color="auto"/>
            </w:tcBorders>
          </w:tcPr>
          <w:p w14:paraId="3389EF3F"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4DAC0453"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גמר פיתוח</w:t>
            </w:r>
          </w:p>
        </w:tc>
        <w:tc>
          <w:tcPr>
            <w:tcW w:w="1311" w:type="dxa"/>
            <w:tcBorders>
              <w:top w:val="nil"/>
              <w:left w:val="single" w:sz="4" w:space="0" w:color="auto"/>
              <w:bottom w:val="single" w:sz="4" w:space="0" w:color="auto"/>
              <w:right w:val="single" w:sz="4" w:space="0" w:color="auto"/>
            </w:tcBorders>
            <w:noWrap/>
          </w:tcPr>
          <w:p w14:paraId="5B2EC615"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1.0%</w:t>
            </w:r>
          </w:p>
        </w:tc>
        <w:tc>
          <w:tcPr>
            <w:tcW w:w="1123" w:type="dxa"/>
            <w:tcBorders>
              <w:top w:val="nil"/>
              <w:left w:val="single" w:sz="4" w:space="0" w:color="auto"/>
              <w:bottom w:val="single" w:sz="4" w:space="0" w:color="auto"/>
              <w:right w:val="single" w:sz="4" w:space="0" w:color="auto"/>
            </w:tcBorders>
            <w:noWrap/>
          </w:tcPr>
          <w:p w14:paraId="2C71FCFB"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93%</w:t>
            </w:r>
          </w:p>
        </w:tc>
        <w:tc>
          <w:tcPr>
            <w:tcW w:w="1559" w:type="dxa"/>
            <w:tcBorders>
              <w:top w:val="nil"/>
              <w:left w:val="single" w:sz="4" w:space="0" w:color="auto"/>
              <w:bottom w:val="single" w:sz="4" w:space="0" w:color="auto"/>
              <w:right w:val="single" w:sz="4" w:space="0" w:color="auto"/>
            </w:tcBorders>
            <w:noWrap/>
          </w:tcPr>
          <w:p w14:paraId="2C02EB7F"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א</w:t>
            </w:r>
          </w:p>
        </w:tc>
      </w:tr>
      <w:tr w:rsidR="0059524A" w:rsidRPr="00E56613" w14:paraId="4BE42D0B" w14:textId="77777777" w:rsidTr="0059524A">
        <w:trPr>
          <w:trHeight w:val="315"/>
        </w:trPr>
        <w:tc>
          <w:tcPr>
            <w:tcW w:w="404" w:type="dxa"/>
            <w:tcBorders>
              <w:top w:val="nil"/>
              <w:left w:val="single" w:sz="4" w:space="0" w:color="auto"/>
              <w:bottom w:val="single" w:sz="4" w:space="0" w:color="auto"/>
              <w:right w:val="single" w:sz="4" w:space="0" w:color="auto"/>
            </w:tcBorders>
          </w:tcPr>
          <w:p w14:paraId="3A8978EB"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46F09B0C"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קבלת טופס 4</w:t>
            </w:r>
          </w:p>
        </w:tc>
        <w:tc>
          <w:tcPr>
            <w:tcW w:w="1311" w:type="dxa"/>
            <w:tcBorders>
              <w:top w:val="nil"/>
              <w:left w:val="single" w:sz="4" w:space="0" w:color="auto"/>
              <w:bottom w:val="single" w:sz="4" w:space="0" w:color="auto"/>
              <w:right w:val="single" w:sz="4" w:space="0" w:color="auto"/>
            </w:tcBorders>
            <w:noWrap/>
          </w:tcPr>
          <w:p w14:paraId="177906BC"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2.0%</w:t>
            </w:r>
          </w:p>
        </w:tc>
        <w:tc>
          <w:tcPr>
            <w:tcW w:w="1123" w:type="dxa"/>
            <w:tcBorders>
              <w:top w:val="nil"/>
              <w:left w:val="single" w:sz="4" w:space="0" w:color="auto"/>
              <w:bottom w:val="single" w:sz="4" w:space="0" w:color="auto"/>
              <w:right w:val="single" w:sz="4" w:space="0" w:color="auto"/>
            </w:tcBorders>
            <w:noWrap/>
          </w:tcPr>
          <w:p w14:paraId="190418F1"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95%</w:t>
            </w:r>
          </w:p>
        </w:tc>
        <w:tc>
          <w:tcPr>
            <w:tcW w:w="1559" w:type="dxa"/>
            <w:tcBorders>
              <w:top w:val="nil"/>
              <w:left w:val="single" w:sz="4" w:space="0" w:color="auto"/>
              <w:bottom w:val="single" w:sz="4" w:space="0" w:color="auto"/>
              <w:right w:val="single" w:sz="4" w:space="0" w:color="auto"/>
            </w:tcBorders>
            <w:noWrap/>
          </w:tcPr>
          <w:p w14:paraId="4D3D8355"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א</w:t>
            </w:r>
          </w:p>
        </w:tc>
      </w:tr>
      <w:tr w:rsidR="0059524A" w:rsidRPr="00E56613" w14:paraId="071E3DE7" w14:textId="77777777" w:rsidTr="0059524A">
        <w:trPr>
          <w:trHeight w:val="315"/>
        </w:trPr>
        <w:tc>
          <w:tcPr>
            <w:tcW w:w="404" w:type="dxa"/>
            <w:tcBorders>
              <w:top w:val="nil"/>
              <w:left w:val="single" w:sz="4" w:space="0" w:color="auto"/>
              <w:bottom w:val="single" w:sz="4" w:space="0" w:color="auto"/>
              <w:right w:val="single" w:sz="4" w:space="0" w:color="auto"/>
            </w:tcBorders>
          </w:tcPr>
          <w:p w14:paraId="0BA0DEAF"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358B9154"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אכלוס</w:t>
            </w:r>
          </w:p>
        </w:tc>
        <w:tc>
          <w:tcPr>
            <w:tcW w:w="1311" w:type="dxa"/>
            <w:tcBorders>
              <w:top w:val="nil"/>
              <w:left w:val="single" w:sz="4" w:space="0" w:color="auto"/>
              <w:bottom w:val="single" w:sz="4" w:space="0" w:color="auto"/>
              <w:right w:val="single" w:sz="4" w:space="0" w:color="auto"/>
            </w:tcBorders>
            <w:noWrap/>
          </w:tcPr>
          <w:p w14:paraId="46530E5E"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2.0%</w:t>
            </w:r>
          </w:p>
        </w:tc>
        <w:tc>
          <w:tcPr>
            <w:tcW w:w="1123" w:type="dxa"/>
            <w:tcBorders>
              <w:top w:val="nil"/>
              <w:left w:val="single" w:sz="4" w:space="0" w:color="auto"/>
              <w:bottom w:val="single" w:sz="4" w:space="0" w:color="auto"/>
              <w:right w:val="single" w:sz="4" w:space="0" w:color="auto"/>
            </w:tcBorders>
            <w:noWrap/>
          </w:tcPr>
          <w:p w14:paraId="7B5B1798"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97%</w:t>
            </w:r>
          </w:p>
        </w:tc>
        <w:tc>
          <w:tcPr>
            <w:tcW w:w="1559" w:type="dxa"/>
            <w:tcBorders>
              <w:top w:val="nil"/>
              <w:left w:val="single" w:sz="4" w:space="0" w:color="auto"/>
              <w:bottom w:val="single" w:sz="4" w:space="0" w:color="auto"/>
              <w:right w:val="single" w:sz="4" w:space="0" w:color="auto"/>
            </w:tcBorders>
            <w:noWrap/>
          </w:tcPr>
          <w:p w14:paraId="70A50E30"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w:t>
            </w:r>
          </w:p>
        </w:tc>
      </w:tr>
      <w:tr w:rsidR="0059524A" w:rsidRPr="00E56613" w14:paraId="16546022" w14:textId="77777777" w:rsidTr="0059524A">
        <w:trPr>
          <w:trHeight w:val="315"/>
        </w:trPr>
        <w:tc>
          <w:tcPr>
            <w:tcW w:w="404" w:type="dxa"/>
            <w:tcBorders>
              <w:top w:val="nil"/>
              <w:left w:val="single" w:sz="4" w:space="0" w:color="auto"/>
              <w:bottom w:val="single" w:sz="4" w:space="0" w:color="auto"/>
              <w:right w:val="single" w:sz="4" w:space="0" w:color="auto"/>
            </w:tcBorders>
          </w:tcPr>
          <w:p w14:paraId="2E398123"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6F1BFAB9"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גמר תיקון ליקויים ומסירת פרוטוקולים ללא ליקויים למזמין</w:t>
            </w:r>
          </w:p>
        </w:tc>
        <w:tc>
          <w:tcPr>
            <w:tcW w:w="1311" w:type="dxa"/>
            <w:tcBorders>
              <w:top w:val="nil"/>
              <w:left w:val="single" w:sz="4" w:space="0" w:color="auto"/>
              <w:bottom w:val="single" w:sz="4" w:space="0" w:color="auto"/>
              <w:right w:val="single" w:sz="4" w:space="0" w:color="auto"/>
            </w:tcBorders>
            <w:noWrap/>
          </w:tcPr>
          <w:p w14:paraId="1F6E7156"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1.0%</w:t>
            </w:r>
          </w:p>
        </w:tc>
        <w:tc>
          <w:tcPr>
            <w:tcW w:w="1123" w:type="dxa"/>
            <w:tcBorders>
              <w:top w:val="nil"/>
              <w:left w:val="single" w:sz="4" w:space="0" w:color="auto"/>
              <w:bottom w:val="single" w:sz="4" w:space="0" w:color="auto"/>
              <w:right w:val="single" w:sz="4" w:space="0" w:color="auto"/>
            </w:tcBorders>
            <w:noWrap/>
          </w:tcPr>
          <w:p w14:paraId="6AFEB9E5"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98%</w:t>
            </w:r>
          </w:p>
        </w:tc>
        <w:tc>
          <w:tcPr>
            <w:tcW w:w="1559" w:type="dxa"/>
            <w:tcBorders>
              <w:top w:val="nil"/>
              <w:left w:val="single" w:sz="4" w:space="0" w:color="auto"/>
              <w:bottom w:val="single" w:sz="4" w:space="0" w:color="auto"/>
              <w:right w:val="single" w:sz="4" w:space="0" w:color="auto"/>
            </w:tcBorders>
            <w:noWrap/>
          </w:tcPr>
          <w:p w14:paraId="492E753C"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w:t>
            </w:r>
          </w:p>
        </w:tc>
      </w:tr>
      <w:tr w:rsidR="0059524A" w:rsidRPr="00E56613" w14:paraId="66DE2F9B" w14:textId="77777777" w:rsidTr="0059524A">
        <w:trPr>
          <w:trHeight w:val="315"/>
        </w:trPr>
        <w:tc>
          <w:tcPr>
            <w:tcW w:w="404" w:type="dxa"/>
            <w:tcBorders>
              <w:top w:val="nil"/>
              <w:left w:val="single" w:sz="4" w:space="0" w:color="auto"/>
              <w:bottom w:val="single" w:sz="4" w:space="0" w:color="auto"/>
              <w:right w:val="single" w:sz="4" w:space="0" w:color="auto"/>
            </w:tcBorders>
          </w:tcPr>
          <w:p w14:paraId="3DF8A9F4"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079CD8ED"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 xml:space="preserve">תעודת גמר </w:t>
            </w:r>
          </w:p>
        </w:tc>
        <w:tc>
          <w:tcPr>
            <w:tcW w:w="1311" w:type="dxa"/>
            <w:tcBorders>
              <w:top w:val="nil"/>
              <w:left w:val="single" w:sz="4" w:space="0" w:color="auto"/>
              <w:bottom w:val="single" w:sz="4" w:space="0" w:color="auto"/>
              <w:right w:val="single" w:sz="4" w:space="0" w:color="auto"/>
            </w:tcBorders>
            <w:noWrap/>
          </w:tcPr>
          <w:p w14:paraId="273AA310"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1.0%</w:t>
            </w:r>
          </w:p>
        </w:tc>
        <w:tc>
          <w:tcPr>
            <w:tcW w:w="1123" w:type="dxa"/>
            <w:tcBorders>
              <w:top w:val="nil"/>
              <w:left w:val="single" w:sz="4" w:space="0" w:color="auto"/>
              <w:bottom w:val="single" w:sz="4" w:space="0" w:color="auto"/>
              <w:right w:val="single" w:sz="4" w:space="0" w:color="auto"/>
            </w:tcBorders>
            <w:noWrap/>
          </w:tcPr>
          <w:p w14:paraId="0F8E61AD"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99%</w:t>
            </w:r>
          </w:p>
        </w:tc>
        <w:tc>
          <w:tcPr>
            <w:tcW w:w="1559" w:type="dxa"/>
            <w:tcBorders>
              <w:top w:val="nil"/>
              <w:left w:val="single" w:sz="4" w:space="0" w:color="auto"/>
              <w:bottom w:val="single" w:sz="4" w:space="0" w:color="auto"/>
              <w:right w:val="single" w:sz="4" w:space="0" w:color="auto"/>
            </w:tcBorders>
            <w:noWrap/>
          </w:tcPr>
          <w:p w14:paraId="6445DA8D"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א</w:t>
            </w:r>
          </w:p>
        </w:tc>
      </w:tr>
      <w:tr w:rsidR="0059524A" w:rsidRPr="00E56613" w14:paraId="41804443" w14:textId="77777777" w:rsidTr="0059524A">
        <w:trPr>
          <w:trHeight w:val="315"/>
        </w:trPr>
        <w:tc>
          <w:tcPr>
            <w:tcW w:w="404" w:type="dxa"/>
            <w:tcBorders>
              <w:top w:val="nil"/>
              <w:left w:val="single" w:sz="4" w:space="0" w:color="auto"/>
              <w:bottom w:val="single" w:sz="4" w:space="0" w:color="auto"/>
              <w:right w:val="single" w:sz="4" w:space="0" w:color="auto"/>
            </w:tcBorders>
          </w:tcPr>
          <w:p w14:paraId="74D54C16"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35D4CEB8"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חשבון סופי</w:t>
            </w:r>
          </w:p>
        </w:tc>
        <w:tc>
          <w:tcPr>
            <w:tcW w:w="1311" w:type="dxa"/>
            <w:tcBorders>
              <w:top w:val="nil"/>
              <w:left w:val="single" w:sz="4" w:space="0" w:color="auto"/>
              <w:bottom w:val="single" w:sz="4" w:space="0" w:color="auto"/>
              <w:right w:val="single" w:sz="4" w:space="0" w:color="auto"/>
            </w:tcBorders>
            <w:noWrap/>
          </w:tcPr>
          <w:p w14:paraId="400B43E2"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1.0%</w:t>
            </w:r>
          </w:p>
        </w:tc>
        <w:tc>
          <w:tcPr>
            <w:tcW w:w="1123" w:type="dxa"/>
            <w:tcBorders>
              <w:top w:val="nil"/>
              <w:left w:val="single" w:sz="4" w:space="0" w:color="auto"/>
              <w:bottom w:val="single" w:sz="4" w:space="0" w:color="auto"/>
              <w:right w:val="single" w:sz="4" w:space="0" w:color="auto"/>
            </w:tcBorders>
            <w:noWrap/>
          </w:tcPr>
          <w:p w14:paraId="0B38032E"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100%</w:t>
            </w:r>
          </w:p>
        </w:tc>
        <w:tc>
          <w:tcPr>
            <w:tcW w:w="1559" w:type="dxa"/>
            <w:tcBorders>
              <w:top w:val="nil"/>
              <w:left w:val="single" w:sz="4" w:space="0" w:color="auto"/>
              <w:bottom w:val="single" w:sz="4" w:space="0" w:color="auto"/>
              <w:right w:val="single" w:sz="4" w:space="0" w:color="auto"/>
            </w:tcBorders>
            <w:noWrap/>
          </w:tcPr>
          <w:p w14:paraId="7EDEB986"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 </w:t>
            </w:r>
          </w:p>
        </w:tc>
      </w:tr>
      <w:tr w:rsidR="0059524A" w:rsidRPr="00E56613" w14:paraId="3F503423" w14:textId="77777777" w:rsidTr="0059524A">
        <w:trPr>
          <w:trHeight w:val="315"/>
        </w:trPr>
        <w:tc>
          <w:tcPr>
            <w:tcW w:w="404" w:type="dxa"/>
            <w:tcBorders>
              <w:top w:val="nil"/>
              <w:left w:val="single" w:sz="4" w:space="0" w:color="auto"/>
              <w:bottom w:val="single" w:sz="4" w:space="0" w:color="auto"/>
              <w:right w:val="single" w:sz="4" w:space="0" w:color="auto"/>
            </w:tcBorders>
          </w:tcPr>
          <w:p w14:paraId="70C79E78" w14:textId="77777777" w:rsidR="0059524A" w:rsidRPr="00E56613" w:rsidRDefault="0059524A" w:rsidP="0059524A">
            <w:p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35176385"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סה"כ</w:t>
            </w:r>
          </w:p>
        </w:tc>
        <w:tc>
          <w:tcPr>
            <w:tcW w:w="1311" w:type="dxa"/>
            <w:tcBorders>
              <w:top w:val="nil"/>
              <w:left w:val="single" w:sz="4" w:space="0" w:color="auto"/>
              <w:bottom w:val="single" w:sz="4" w:space="0" w:color="auto"/>
              <w:right w:val="single" w:sz="4" w:space="0" w:color="auto"/>
            </w:tcBorders>
            <w:noWrap/>
          </w:tcPr>
          <w:p w14:paraId="5D51BDF5"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100.0%</w:t>
            </w:r>
          </w:p>
        </w:tc>
        <w:tc>
          <w:tcPr>
            <w:tcW w:w="1123" w:type="dxa"/>
            <w:tcBorders>
              <w:top w:val="nil"/>
              <w:left w:val="single" w:sz="4" w:space="0" w:color="auto"/>
              <w:bottom w:val="single" w:sz="4" w:space="0" w:color="auto"/>
              <w:right w:val="single" w:sz="4" w:space="0" w:color="auto"/>
            </w:tcBorders>
            <w:noWrap/>
          </w:tcPr>
          <w:p w14:paraId="23F13546"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 </w:t>
            </w:r>
          </w:p>
        </w:tc>
        <w:tc>
          <w:tcPr>
            <w:tcW w:w="1559" w:type="dxa"/>
            <w:tcBorders>
              <w:top w:val="nil"/>
              <w:left w:val="single" w:sz="4" w:space="0" w:color="auto"/>
              <w:bottom w:val="single" w:sz="4" w:space="0" w:color="auto"/>
              <w:right w:val="single" w:sz="4" w:space="0" w:color="auto"/>
            </w:tcBorders>
            <w:noWrap/>
          </w:tcPr>
          <w:p w14:paraId="77958D07"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 </w:t>
            </w:r>
          </w:p>
        </w:tc>
      </w:tr>
    </w:tbl>
    <w:p w14:paraId="02ED0074"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59371E88"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329B30AF" w14:textId="77777777" w:rsidR="00E56613" w:rsidRPr="00E56613" w:rsidRDefault="00E56613" w:rsidP="00E56613">
      <w:pPr>
        <w:spacing w:before="0" w:beforeAutospacing="0" w:after="0" w:afterAutospacing="0" w:line="360" w:lineRule="auto"/>
        <w:jc w:val="both"/>
        <w:rPr>
          <w:rFonts w:ascii="David" w:eastAsia="Times New Roman" w:hAnsi="David" w:cs="David"/>
          <w:snapToGrid w:val="0"/>
          <w:sz w:val="24"/>
          <w:szCs w:val="24"/>
          <w:rtl/>
        </w:rPr>
      </w:pPr>
    </w:p>
    <w:tbl>
      <w:tblPr>
        <w:bidiVisual/>
        <w:tblW w:w="7960" w:type="dxa"/>
        <w:tblInd w:w="113" w:type="dxa"/>
        <w:tblLook w:val="0000" w:firstRow="0" w:lastRow="0" w:firstColumn="0" w:lastColumn="0" w:noHBand="0" w:noVBand="0"/>
      </w:tblPr>
      <w:tblGrid>
        <w:gridCol w:w="960"/>
        <w:gridCol w:w="1180"/>
        <w:gridCol w:w="940"/>
        <w:gridCol w:w="3280"/>
        <w:gridCol w:w="1600"/>
      </w:tblGrid>
      <w:tr w:rsidR="00E56613" w:rsidRPr="00E56613" w14:paraId="6249D81C" w14:textId="77777777" w:rsidTr="0059524A">
        <w:trPr>
          <w:trHeight w:val="315"/>
        </w:trPr>
        <w:tc>
          <w:tcPr>
            <w:tcW w:w="7960" w:type="dxa"/>
            <w:gridSpan w:val="5"/>
            <w:noWrap/>
            <w:vAlign w:val="bottom"/>
          </w:tcPr>
          <w:p w14:paraId="06A77BED" w14:textId="77777777" w:rsidR="00E56613" w:rsidRPr="00E56613" w:rsidRDefault="00553FFB" w:rsidP="00E56613">
            <w:pPr>
              <w:spacing w:before="0" w:beforeAutospacing="0" w:after="0" w:afterAutospacing="0" w:line="240" w:lineRule="auto"/>
              <w:jc w:val="center"/>
              <w:rPr>
                <w:rFonts w:ascii="David" w:eastAsia="Times New Roman" w:hAnsi="David" w:cs="David"/>
                <w:b/>
                <w:bCs/>
                <w:sz w:val="24"/>
                <w:szCs w:val="24"/>
                <w:u w:val="single"/>
              </w:rPr>
            </w:pPr>
            <w:r>
              <w:br w:type="page"/>
            </w:r>
            <w:r w:rsidR="00E56613" w:rsidRPr="00E56613">
              <w:rPr>
                <w:rFonts w:ascii="David" w:eastAsia="Times New Roman" w:hAnsi="David" w:cs="David"/>
                <w:b/>
                <w:bCs/>
                <w:sz w:val="24"/>
                <w:szCs w:val="24"/>
                <w:u w:val="single"/>
                <w:rtl/>
              </w:rPr>
              <w:t>שם הפרויקט: ____________</w:t>
            </w:r>
          </w:p>
        </w:tc>
      </w:tr>
      <w:tr w:rsidR="00E56613" w:rsidRPr="00E56613" w14:paraId="54AC4865" w14:textId="77777777" w:rsidTr="0059524A">
        <w:trPr>
          <w:trHeight w:val="255"/>
        </w:trPr>
        <w:tc>
          <w:tcPr>
            <w:tcW w:w="7960" w:type="dxa"/>
            <w:gridSpan w:val="5"/>
            <w:noWrap/>
            <w:vAlign w:val="bottom"/>
          </w:tcPr>
          <w:p w14:paraId="45F4A009"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b/>
                <w:bCs/>
                <w:sz w:val="20"/>
                <w:szCs w:val="20"/>
                <w:rtl/>
              </w:rPr>
              <w:lastRenderedPageBreak/>
              <w:t>המטריצות יתואמו עם מנהל הפרויקט על פי מאפייניו של כל פרויקט</w:t>
            </w:r>
          </w:p>
        </w:tc>
      </w:tr>
      <w:tr w:rsidR="00E56613" w:rsidRPr="00E56613" w14:paraId="7F0C537D" w14:textId="77777777" w:rsidTr="0059524A">
        <w:trPr>
          <w:trHeight w:val="315"/>
        </w:trPr>
        <w:tc>
          <w:tcPr>
            <w:tcW w:w="7960" w:type="dxa"/>
            <w:gridSpan w:val="5"/>
            <w:noWrap/>
            <w:vAlign w:val="bottom"/>
          </w:tcPr>
          <w:p w14:paraId="70621D56"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59524A">
              <w:rPr>
                <w:rFonts w:ascii="David" w:eastAsia="Times New Roman" w:hAnsi="David" w:cs="David"/>
                <w:b/>
                <w:bCs/>
                <w:sz w:val="20"/>
                <w:szCs w:val="20"/>
                <w:u w:val="single"/>
                <w:rtl/>
              </w:rPr>
              <w:t>חלוקת משנה של סעיפים</w:t>
            </w:r>
          </w:p>
        </w:tc>
      </w:tr>
      <w:tr w:rsidR="00E56613" w:rsidRPr="00E56613" w14:paraId="355C7CE9" w14:textId="77777777" w:rsidTr="0059524A">
        <w:trPr>
          <w:trHeight w:val="270"/>
        </w:trPr>
        <w:tc>
          <w:tcPr>
            <w:tcW w:w="960" w:type="dxa"/>
            <w:tcBorders>
              <w:top w:val="single" w:sz="8" w:space="0" w:color="auto"/>
              <w:left w:val="single" w:sz="8" w:space="0" w:color="auto"/>
              <w:bottom w:val="single" w:sz="8" w:space="0" w:color="auto"/>
              <w:right w:val="single" w:sz="4" w:space="0" w:color="auto"/>
            </w:tcBorders>
            <w:noWrap/>
            <w:vAlign w:val="bottom"/>
          </w:tcPr>
          <w:p w14:paraId="16EBEE4E" w14:textId="77777777" w:rsidR="00E56613" w:rsidRPr="00E56613" w:rsidRDefault="00E56613" w:rsidP="00E56613">
            <w:pPr>
              <w:spacing w:before="0" w:beforeAutospacing="0" w:after="0" w:afterAutospacing="0" w:line="240" w:lineRule="auto"/>
              <w:jc w:val="center"/>
              <w:rPr>
                <w:rFonts w:ascii="David" w:eastAsia="Times New Roman" w:hAnsi="David" w:cs="David"/>
                <w:b/>
                <w:bCs/>
                <w:sz w:val="20"/>
                <w:szCs w:val="20"/>
              </w:rPr>
            </w:pPr>
            <w:r w:rsidRPr="00E56613">
              <w:rPr>
                <w:rFonts w:ascii="David" w:eastAsia="Times New Roman" w:hAnsi="David" w:cs="David"/>
                <w:b/>
                <w:bCs/>
                <w:sz w:val="20"/>
                <w:szCs w:val="20"/>
                <w:rtl/>
              </w:rPr>
              <w:t>מס' סעיף</w:t>
            </w:r>
          </w:p>
        </w:tc>
        <w:tc>
          <w:tcPr>
            <w:tcW w:w="1180" w:type="dxa"/>
            <w:tcBorders>
              <w:top w:val="single" w:sz="8" w:space="0" w:color="auto"/>
              <w:left w:val="single" w:sz="4" w:space="0" w:color="auto"/>
              <w:bottom w:val="single" w:sz="8" w:space="0" w:color="auto"/>
              <w:right w:val="single" w:sz="4" w:space="0" w:color="auto"/>
            </w:tcBorders>
            <w:noWrap/>
            <w:vAlign w:val="bottom"/>
          </w:tcPr>
          <w:p w14:paraId="7421DE9B" w14:textId="77777777" w:rsidR="00E56613" w:rsidRPr="00E56613" w:rsidRDefault="00E56613" w:rsidP="00E56613">
            <w:pPr>
              <w:spacing w:before="0" w:beforeAutospacing="0" w:after="0" w:afterAutospacing="0" w:line="240" w:lineRule="auto"/>
              <w:jc w:val="center"/>
              <w:rPr>
                <w:rFonts w:ascii="David" w:eastAsia="Times New Roman" w:hAnsi="David" w:cs="David"/>
                <w:b/>
                <w:bCs/>
                <w:sz w:val="20"/>
                <w:szCs w:val="20"/>
              </w:rPr>
            </w:pPr>
            <w:r w:rsidRPr="00E56613">
              <w:rPr>
                <w:rFonts w:ascii="David" w:eastAsia="Times New Roman" w:hAnsi="David" w:cs="David"/>
                <w:b/>
                <w:bCs/>
                <w:sz w:val="20"/>
                <w:szCs w:val="20"/>
                <w:rtl/>
              </w:rPr>
              <w:t>שיטת תשלום</w:t>
            </w:r>
          </w:p>
        </w:tc>
        <w:tc>
          <w:tcPr>
            <w:tcW w:w="940" w:type="dxa"/>
            <w:tcBorders>
              <w:top w:val="single" w:sz="8" w:space="0" w:color="auto"/>
              <w:left w:val="single" w:sz="4" w:space="0" w:color="auto"/>
              <w:bottom w:val="single" w:sz="8" w:space="0" w:color="auto"/>
              <w:right w:val="single" w:sz="4" w:space="0" w:color="auto"/>
            </w:tcBorders>
            <w:vAlign w:val="bottom"/>
          </w:tcPr>
          <w:p w14:paraId="5265C9F5" w14:textId="77777777" w:rsidR="00E56613" w:rsidRPr="00E56613" w:rsidRDefault="00E56613" w:rsidP="00E56613">
            <w:pPr>
              <w:spacing w:before="0" w:beforeAutospacing="0" w:after="0" w:afterAutospacing="0" w:line="240" w:lineRule="auto"/>
              <w:jc w:val="center"/>
              <w:rPr>
                <w:rFonts w:ascii="David" w:eastAsia="Times New Roman" w:hAnsi="David" w:cs="David"/>
                <w:b/>
                <w:bCs/>
                <w:sz w:val="20"/>
                <w:szCs w:val="20"/>
              </w:rPr>
            </w:pPr>
            <w:r w:rsidRPr="00E56613">
              <w:rPr>
                <w:rFonts w:ascii="David" w:eastAsia="Times New Roman" w:hAnsi="David" w:cs="David"/>
                <w:b/>
                <w:bCs/>
                <w:sz w:val="20"/>
                <w:szCs w:val="20"/>
                <w:rtl/>
              </w:rPr>
              <w:t>תיאור</w:t>
            </w:r>
          </w:p>
        </w:tc>
        <w:tc>
          <w:tcPr>
            <w:tcW w:w="3280" w:type="dxa"/>
            <w:tcBorders>
              <w:top w:val="single" w:sz="8" w:space="0" w:color="auto"/>
              <w:left w:val="single" w:sz="4" w:space="0" w:color="auto"/>
              <w:bottom w:val="single" w:sz="8" w:space="0" w:color="auto"/>
              <w:right w:val="single" w:sz="4" w:space="0" w:color="auto"/>
            </w:tcBorders>
            <w:noWrap/>
            <w:vAlign w:val="bottom"/>
          </w:tcPr>
          <w:p w14:paraId="26019A57" w14:textId="77777777" w:rsidR="00E56613" w:rsidRPr="00E56613" w:rsidRDefault="00E56613" w:rsidP="00E56613">
            <w:pPr>
              <w:spacing w:before="0" w:beforeAutospacing="0" w:after="0" w:afterAutospacing="0" w:line="240" w:lineRule="auto"/>
              <w:jc w:val="center"/>
              <w:rPr>
                <w:rFonts w:ascii="David" w:eastAsia="Times New Roman" w:hAnsi="David" w:cs="David"/>
                <w:b/>
                <w:bCs/>
                <w:sz w:val="20"/>
                <w:szCs w:val="20"/>
              </w:rPr>
            </w:pPr>
            <w:r w:rsidRPr="00E56613">
              <w:rPr>
                <w:rFonts w:ascii="David" w:eastAsia="Times New Roman" w:hAnsi="David" w:cs="David"/>
                <w:b/>
                <w:bCs/>
                <w:sz w:val="20"/>
                <w:szCs w:val="20"/>
                <w:rtl/>
              </w:rPr>
              <w:t>חלוקת משנה</w:t>
            </w:r>
          </w:p>
        </w:tc>
        <w:tc>
          <w:tcPr>
            <w:tcW w:w="1600" w:type="dxa"/>
            <w:tcBorders>
              <w:top w:val="single" w:sz="8" w:space="0" w:color="auto"/>
              <w:left w:val="single" w:sz="4" w:space="0" w:color="auto"/>
              <w:bottom w:val="single" w:sz="8" w:space="0" w:color="auto"/>
              <w:right w:val="single" w:sz="8" w:space="0" w:color="auto"/>
            </w:tcBorders>
            <w:noWrap/>
            <w:vAlign w:val="bottom"/>
          </w:tcPr>
          <w:p w14:paraId="268AC962" w14:textId="77777777" w:rsidR="00E56613" w:rsidRPr="00E56613" w:rsidRDefault="00E56613" w:rsidP="00E56613">
            <w:pPr>
              <w:spacing w:before="0" w:beforeAutospacing="0" w:after="0" w:afterAutospacing="0" w:line="240" w:lineRule="auto"/>
              <w:jc w:val="center"/>
              <w:rPr>
                <w:rFonts w:ascii="David" w:eastAsia="Times New Roman" w:hAnsi="David" w:cs="David"/>
                <w:b/>
                <w:bCs/>
                <w:sz w:val="20"/>
                <w:szCs w:val="20"/>
              </w:rPr>
            </w:pPr>
            <w:r w:rsidRPr="00E56613">
              <w:rPr>
                <w:rFonts w:ascii="David" w:eastAsia="Times New Roman" w:hAnsi="David" w:cs="David"/>
                <w:b/>
                <w:bCs/>
                <w:sz w:val="20"/>
                <w:szCs w:val="20"/>
                <w:rtl/>
              </w:rPr>
              <w:t>כללי</w:t>
            </w:r>
          </w:p>
        </w:tc>
      </w:tr>
      <w:tr w:rsidR="00E56613" w:rsidRPr="00E56613" w14:paraId="7DCF339A" w14:textId="77777777" w:rsidTr="0059524A">
        <w:trPr>
          <w:trHeight w:val="255"/>
        </w:trPr>
        <w:tc>
          <w:tcPr>
            <w:tcW w:w="960" w:type="dxa"/>
            <w:vMerge w:val="restart"/>
            <w:tcBorders>
              <w:top w:val="nil"/>
              <w:left w:val="single" w:sz="8" w:space="0" w:color="auto"/>
              <w:bottom w:val="single" w:sz="8" w:space="0" w:color="000000"/>
              <w:right w:val="nil"/>
            </w:tcBorders>
            <w:noWrap/>
            <w:vAlign w:val="center"/>
          </w:tcPr>
          <w:p w14:paraId="3830B4FC"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4</w:t>
            </w:r>
          </w:p>
        </w:tc>
        <w:tc>
          <w:tcPr>
            <w:tcW w:w="1180" w:type="dxa"/>
            <w:vMerge w:val="restart"/>
            <w:tcBorders>
              <w:top w:val="nil"/>
              <w:left w:val="single" w:sz="4" w:space="0" w:color="auto"/>
              <w:bottom w:val="single" w:sz="8" w:space="0" w:color="000000"/>
              <w:right w:val="single" w:sz="4" w:space="0" w:color="auto"/>
            </w:tcBorders>
            <w:noWrap/>
            <w:vAlign w:val="center"/>
          </w:tcPr>
          <w:p w14:paraId="3F9C062F"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w:t>
            </w:r>
          </w:p>
        </w:tc>
        <w:tc>
          <w:tcPr>
            <w:tcW w:w="5820" w:type="dxa"/>
            <w:gridSpan w:val="3"/>
            <w:tcBorders>
              <w:top w:val="nil"/>
              <w:left w:val="single" w:sz="4" w:space="0" w:color="auto"/>
              <w:bottom w:val="single" w:sz="4" w:space="0" w:color="auto"/>
              <w:right w:val="single" w:sz="8" w:space="0" w:color="000000"/>
            </w:tcBorders>
            <w:vAlign w:val="bottom"/>
          </w:tcPr>
          <w:p w14:paraId="5FA5FC5C"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גמר תשתיות חשמל בדירות</w:t>
            </w:r>
          </w:p>
        </w:tc>
      </w:tr>
      <w:tr w:rsidR="00E56613" w:rsidRPr="00E56613" w14:paraId="1FFA7E9F" w14:textId="77777777" w:rsidTr="0059524A">
        <w:trPr>
          <w:trHeight w:val="255"/>
        </w:trPr>
        <w:tc>
          <w:tcPr>
            <w:tcW w:w="0" w:type="auto"/>
            <w:vMerge/>
            <w:tcBorders>
              <w:top w:val="nil"/>
              <w:left w:val="single" w:sz="8" w:space="0" w:color="auto"/>
              <w:bottom w:val="single" w:sz="8" w:space="0" w:color="000000"/>
              <w:right w:val="nil"/>
            </w:tcBorders>
            <w:vAlign w:val="center"/>
          </w:tcPr>
          <w:p w14:paraId="10FBA78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21561D2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vAlign w:val="bottom"/>
          </w:tcPr>
          <w:p w14:paraId="7FA8ABAA"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3280" w:type="dxa"/>
            <w:tcBorders>
              <w:top w:val="nil"/>
              <w:left w:val="single" w:sz="4" w:space="0" w:color="auto"/>
              <w:bottom w:val="nil"/>
              <w:right w:val="nil"/>
            </w:tcBorders>
            <w:noWrap/>
            <w:vAlign w:val="bottom"/>
          </w:tcPr>
          <w:p w14:paraId="04CEA4CD"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צנרת בבטונים- קירות (כולל קירות בנויים מבלוקים /גבס)</w:t>
            </w:r>
          </w:p>
        </w:tc>
        <w:tc>
          <w:tcPr>
            <w:tcW w:w="1600" w:type="dxa"/>
            <w:tcBorders>
              <w:top w:val="nil"/>
              <w:left w:val="single" w:sz="4" w:space="0" w:color="auto"/>
              <w:bottom w:val="nil"/>
              <w:right w:val="single" w:sz="8" w:space="0" w:color="auto"/>
            </w:tcBorders>
            <w:noWrap/>
            <w:vAlign w:val="bottom"/>
          </w:tcPr>
          <w:p w14:paraId="069512A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r>
      <w:tr w:rsidR="00E56613" w:rsidRPr="00E56613" w14:paraId="7F3A7201" w14:textId="77777777" w:rsidTr="0059524A">
        <w:trPr>
          <w:trHeight w:val="255"/>
        </w:trPr>
        <w:tc>
          <w:tcPr>
            <w:tcW w:w="0" w:type="auto"/>
            <w:vMerge/>
            <w:tcBorders>
              <w:top w:val="nil"/>
              <w:left w:val="single" w:sz="8" w:space="0" w:color="auto"/>
              <w:bottom w:val="single" w:sz="8" w:space="0" w:color="000000"/>
              <w:right w:val="nil"/>
            </w:tcBorders>
            <w:vAlign w:val="center"/>
          </w:tcPr>
          <w:p w14:paraId="67D8525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70DB660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tcBorders>
              <w:top w:val="nil"/>
              <w:left w:val="nil"/>
              <w:bottom w:val="nil"/>
              <w:right w:val="single" w:sz="4" w:space="0" w:color="auto"/>
            </w:tcBorders>
            <w:vAlign w:val="bottom"/>
          </w:tcPr>
          <w:p w14:paraId="2BE65B5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280" w:type="dxa"/>
            <w:tcBorders>
              <w:top w:val="single" w:sz="4" w:space="0" w:color="auto"/>
              <w:left w:val="nil"/>
              <w:bottom w:val="nil"/>
              <w:right w:val="nil"/>
            </w:tcBorders>
            <w:noWrap/>
            <w:vAlign w:val="bottom"/>
          </w:tcPr>
          <w:p w14:paraId="3F4AB3A8"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צנרת בבטונים- תקרות</w:t>
            </w:r>
          </w:p>
        </w:tc>
        <w:tc>
          <w:tcPr>
            <w:tcW w:w="1600" w:type="dxa"/>
            <w:tcBorders>
              <w:top w:val="single" w:sz="4" w:space="0" w:color="auto"/>
              <w:left w:val="single" w:sz="4" w:space="0" w:color="auto"/>
              <w:bottom w:val="nil"/>
              <w:right w:val="single" w:sz="8" w:space="0" w:color="auto"/>
            </w:tcBorders>
            <w:noWrap/>
            <w:vAlign w:val="bottom"/>
          </w:tcPr>
          <w:p w14:paraId="2FDAFD7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25%</w:t>
            </w:r>
          </w:p>
        </w:tc>
      </w:tr>
      <w:tr w:rsidR="00E56613" w:rsidRPr="00E56613" w14:paraId="12584D4A" w14:textId="77777777" w:rsidTr="0059524A">
        <w:trPr>
          <w:trHeight w:val="255"/>
        </w:trPr>
        <w:tc>
          <w:tcPr>
            <w:tcW w:w="0" w:type="auto"/>
            <w:vMerge/>
            <w:tcBorders>
              <w:top w:val="nil"/>
              <w:left w:val="single" w:sz="8" w:space="0" w:color="auto"/>
              <w:bottom w:val="single" w:sz="8" w:space="0" w:color="000000"/>
              <w:right w:val="nil"/>
            </w:tcBorders>
            <w:vAlign w:val="center"/>
          </w:tcPr>
          <w:p w14:paraId="00347DEA"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78CF1CB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tcBorders>
              <w:top w:val="nil"/>
              <w:left w:val="nil"/>
              <w:bottom w:val="nil"/>
              <w:right w:val="single" w:sz="4" w:space="0" w:color="auto"/>
            </w:tcBorders>
            <w:vAlign w:val="bottom"/>
          </w:tcPr>
          <w:p w14:paraId="3C8CDCB1"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280" w:type="dxa"/>
            <w:tcBorders>
              <w:top w:val="single" w:sz="4" w:space="0" w:color="auto"/>
              <w:left w:val="single" w:sz="4" w:space="0" w:color="auto"/>
              <w:bottom w:val="single" w:sz="4" w:space="0" w:color="auto"/>
              <w:right w:val="single" w:sz="4" w:space="0" w:color="auto"/>
            </w:tcBorders>
            <w:noWrap/>
            <w:vAlign w:val="bottom"/>
          </w:tcPr>
          <w:p w14:paraId="02FB361D"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חיווט</w:t>
            </w:r>
          </w:p>
        </w:tc>
        <w:tc>
          <w:tcPr>
            <w:tcW w:w="1600" w:type="dxa"/>
            <w:tcBorders>
              <w:top w:val="single" w:sz="4" w:space="0" w:color="auto"/>
              <w:left w:val="single" w:sz="4" w:space="0" w:color="auto"/>
              <w:bottom w:val="single" w:sz="4" w:space="0" w:color="auto"/>
              <w:right w:val="single" w:sz="8" w:space="0" w:color="auto"/>
            </w:tcBorders>
            <w:noWrap/>
            <w:vAlign w:val="bottom"/>
          </w:tcPr>
          <w:p w14:paraId="7A57B8C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25%</w:t>
            </w:r>
          </w:p>
        </w:tc>
      </w:tr>
      <w:tr w:rsidR="00E56613" w:rsidRPr="00E56613" w14:paraId="02CA5ADC" w14:textId="77777777" w:rsidTr="0059524A">
        <w:trPr>
          <w:trHeight w:val="270"/>
        </w:trPr>
        <w:tc>
          <w:tcPr>
            <w:tcW w:w="0" w:type="auto"/>
            <w:vMerge/>
            <w:tcBorders>
              <w:top w:val="nil"/>
              <w:left w:val="single" w:sz="8" w:space="0" w:color="auto"/>
              <w:bottom w:val="single" w:sz="8" w:space="0" w:color="000000"/>
              <w:right w:val="nil"/>
            </w:tcBorders>
            <w:vAlign w:val="center"/>
          </w:tcPr>
          <w:p w14:paraId="6099D3B1"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085B15E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tcBorders>
              <w:top w:val="nil"/>
              <w:left w:val="nil"/>
              <w:bottom w:val="single" w:sz="8" w:space="0" w:color="auto"/>
              <w:right w:val="nil"/>
            </w:tcBorders>
            <w:vAlign w:val="bottom"/>
          </w:tcPr>
          <w:p w14:paraId="2964084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280" w:type="dxa"/>
            <w:tcBorders>
              <w:top w:val="nil"/>
              <w:left w:val="single" w:sz="4" w:space="0" w:color="auto"/>
              <w:bottom w:val="single" w:sz="8" w:space="0" w:color="auto"/>
              <w:right w:val="nil"/>
            </w:tcBorders>
            <w:noWrap/>
            <w:vAlign w:val="bottom"/>
          </w:tcPr>
          <w:p w14:paraId="7D9E3899"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סה"כ</w:t>
            </w:r>
          </w:p>
        </w:tc>
        <w:tc>
          <w:tcPr>
            <w:tcW w:w="1600" w:type="dxa"/>
            <w:tcBorders>
              <w:top w:val="nil"/>
              <w:left w:val="single" w:sz="4" w:space="0" w:color="auto"/>
              <w:bottom w:val="single" w:sz="8" w:space="0" w:color="auto"/>
              <w:right w:val="single" w:sz="8" w:space="0" w:color="auto"/>
            </w:tcBorders>
            <w:noWrap/>
            <w:vAlign w:val="bottom"/>
          </w:tcPr>
          <w:p w14:paraId="39EE374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b/>
                <w:bCs/>
                <w:sz w:val="20"/>
                <w:szCs w:val="20"/>
              </w:rPr>
            </w:pPr>
            <w:r w:rsidRPr="00E56613">
              <w:rPr>
                <w:rFonts w:ascii="David" w:eastAsia="Times New Roman" w:hAnsi="David" w:cs="David"/>
                <w:b/>
                <w:bCs/>
                <w:sz w:val="20"/>
                <w:szCs w:val="20"/>
              </w:rPr>
              <w:t>100%</w:t>
            </w:r>
          </w:p>
        </w:tc>
      </w:tr>
      <w:tr w:rsidR="00E56613" w:rsidRPr="00E56613" w14:paraId="1E64C7FB" w14:textId="77777777" w:rsidTr="0059524A">
        <w:trPr>
          <w:trHeight w:val="255"/>
        </w:trPr>
        <w:tc>
          <w:tcPr>
            <w:tcW w:w="960" w:type="dxa"/>
            <w:vMerge w:val="restart"/>
            <w:tcBorders>
              <w:top w:val="nil"/>
              <w:left w:val="single" w:sz="8" w:space="0" w:color="auto"/>
              <w:bottom w:val="single" w:sz="8" w:space="0" w:color="000000"/>
              <w:right w:val="single" w:sz="4" w:space="0" w:color="auto"/>
            </w:tcBorders>
            <w:noWrap/>
            <w:vAlign w:val="center"/>
          </w:tcPr>
          <w:p w14:paraId="280C5DC6"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8</w:t>
            </w:r>
          </w:p>
        </w:tc>
        <w:tc>
          <w:tcPr>
            <w:tcW w:w="1180" w:type="dxa"/>
            <w:vMerge w:val="restart"/>
            <w:tcBorders>
              <w:top w:val="nil"/>
              <w:left w:val="single" w:sz="4" w:space="0" w:color="auto"/>
              <w:bottom w:val="single" w:sz="8" w:space="0" w:color="000000"/>
              <w:right w:val="single" w:sz="4" w:space="0" w:color="auto"/>
            </w:tcBorders>
            <w:noWrap/>
            <w:vAlign w:val="center"/>
          </w:tcPr>
          <w:p w14:paraId="7D764314"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w:t>
            </w:r>
          </w:p>
        </w:tc>
        <w:tc>
          <w:tcPr>
            <w:tcW w:w="5820" w:type="dxa"/>
            <w:gridSpan w:val="3"/>
            <w:tcBorders>
              <w:top w:val="single" w:sz="8" w:space="0" w:color="auto"/>
              <w:left w:val="single" w:sz="4" w:space="0" w:color="auto"/>
              <w:bottom w:val="single" w:sz="4" w:space="0" w:color="auto"/>
              <w:right w:val="single" w:sz="8" w:space="0" w:color="000000"/>
            </w:tcBorders>
            <w:vAlign w:val="bottom"/>
          </w:tcPr>
          <w:p w14:paraId="3CF8586B"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גמר ריצוף</w:t>
            </w:r>
          </w:p>
        </w:tc>
      </w:tr>
      <w:tr w:rsidR="00E56613" w:rsidRPr="00E56613" w14:paraId="0BAA9D69" w14:textId="77777777" w:rsidTr="0059524A">
        <w:trPr>
          <w:trHeight w:val="255"/>
        </w:trPr>
        <w:tc>
          <w:tcPr>
            <w:tcW w:w="0" w:type="auto"/>
            <w:vMerge/>
            <w:tcBorders>
              <w:top w:val="nil"/>
              <w:left w:val="single" w:sz="8" w:space="0" w:color="auto"/>
              <w:bottom w:val="single" w:sz="8" w:space="0" w:color="000000"/>
              <w:right w:val="single" w:sz="4" w:space="0" w:color="auto"/>
            </w:tcBorders>
            <w:vAlign w:val="center"/>
          </w:tcPr>
          <w:p w14:paraId="1B58AA20"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33833B1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vAlign w:val="bottom"/>
          </w:tcPr>
          <w:p w14:paraId="4C7F5E76" w14:textId="77777777" w:rsidR="00E56613" w:rsidRPr="00E56613" w:rsidRDefault="00E56613" w:rsidP="00E56613">
            <w:pPr>
              <w:bidi w:val="0"/>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Pr>
              <w:t> </w:t>
            </w:r>
          </w:p>
        </w:tc>
        <w:tc>
          <w:tcPr>
            <w:tcW w:w="3280" w:type="dxa"/>
            <w:tcBorders>
              <w:top w:val="nil"/>
              <w:left w:val="single" w:sz="4" w:space="0" w:color="auto"/>
              <w:bottom w:val="single" w:sz="4" w:space="0" w:color="auto"/>
              <w:right w:val="single" w:sz="4" w:space="0" w:color="auto"/>
            </w:tcBorders>
            <w:noWrap/>
            <w:vAlign w:val="bottom"/>
          </w:tcPr>
          <w:p w14:paraId="4D57C509"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ריצוף פנים דירה</w:t>
            </w:r>
          </w:p>
        </w:tc>
        <w:tc>
          <w:tcPr>
            <w:tcW w:w="1600" w:type="dxa"/>
            <w:tcBorders>
              <w:top w:val="nil"/>
              <w:left w:val="single" w:sz="4" w:space="0" w:color="auto"/>
              <w:bottom w:val="single" w:sz="4" w:space="0" w:color="auto"/>
              <w:right w:val="single" w:sz="8" w:space="0" w:color="auto"/>
            </w:tcBorders>
            <w:noWrap/>
            <w:vAlign w:val="bottom"/>
          </w:tcPr>
          <w:p w14:paraId="3B2EC0E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r>
      <w:tr w:rsidR="00E56613" w:rsidRPr="00E56613" w14:paraId="11A8DC03" w14:textId="77777777" w:rsidTr="0059524A">
        <w:trPr>
          <w:trHeight w:val="255"/>
        </w:trPr>
        <w:tc>
          <w:tcPr>
            <w:tcW w:w="0" w:type="auto"/>
            <w:vMerge/>
            <w:tcBorders>
              <w:top w:val="nil"/>
              <w:left w:val="single" w:sz="8" w:space="0" w:color="auto"/>
              <w:bottom w:val="single" w:sz="8" w:space="0" w:color="000000"/>
              <w:right w:val="single" w:sz="4" w:space="0" w:color="auto"/>
            </w:tcBorders>
            <w:vAlign w:val="center"/>
          </w:tcPr>
          <w:p w14:paraId="2B656990"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6C8F776D"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vAlign w:val="bottom"/>
          </w:tcPr>
          <w:p w14:paraId="56E580B0" w14:textId="77777777" w:rsidR="00E56613" w:rsidRPr="00E56613" w:rsidRDefault="00E56613" w:rsidP="00E56613">
            <w:pPr>
              <w:bidi w:val="0"/>
              <w:spacing w:before="0" w:beforeAutospacing="0" w:after="0" w:afterAutospacing="0" w:line="240" w:lineRule="auto"/>
              <w:rPr>
                <w:rFonts w:ascii="David" w:eastAsia="Times New Roman" w:hAnsi="David" w:cs="David"/>
                <w:b/>
                <w:bCs/>
                <w:sz w:val="20"/>
                <w:szCs w:val="20"/>
              </w:rPr>
            </w:pPr>
          </w:p>
        </w:tc>
        <w:tc>
          <w:tcPr>
            <w:tcW w:w="3280" w:type="dxa"/>
            <w:tcBorders>
              <w:top w:val="nil"/>
              <w:left w:val="single" w:sz="4" w:space="0" w:color="auto"/>
              <w:bottom w:val="single" w:sz="4" w:space="0" w:color="auto"/>
              <w:right w:val="single" w:sz="4" w:space="0" w:color="auto"/>
            </w:tcBorders>
            <w:noWrap/>
            <w:vAlign w:val="bottom"/>
          </w:tcPr>
          <w:p w14:paraId="3D86D5F3"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שיפולים</w:t>
            </w:r>
          </w:p>
        </w:tc>
        <w:tc>
          <w:tcPr>
            <w:tcW w:w="1600" w:type="dxa"/>
            <w:tcBorders>
              <w:top w:val="nil"/>
              <w:left w:val="single" w:sz="4" w:space="0" w:color="auto"/>
              <w:bottom w:val="single" w:sz="4" w:space="0" w:color="auto"/>
              <w:right w:val="single" w:sz="8" w:space="0" w:color="auto"/>
            </w:tcBorders>
            <w:noWrap/>
            <w:vAlign w:val="bottom"/>
          </w:tcPr>
          <w:p w14:paraId="78CAA85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w:t>
            </w:r>
          </w:p>
        </w:tc>
      </w:tr>
      <w:tr w:rsidR="00E56613" w:rsidRPr="00E56613" w14:paraId="0C8C4978" w14:textId="77777777" w:rsidTr="0059524A">
        <w:trPr>
          <w:trHeight w:val="255"/>
        </w:trPr>
        <w:tc>
          <w:tcPr>
            <w:tcW w:w="0" w:type="auto"/>
            <w:vMerge/>
            <w:tcBorders>
              <w:top w:val="nil"/>
              <w:left w:val="single" w:sz="8" w:space="0" w:color="auto"/>
              <w:bottom w:val="single" w:sz="8" w:space="0" w:color="000000"/>
              <w:right w:val="single" w:sz="4" w:space="0" w:color="auto"/>
            </w:tcBorders>
            <w:vAlign w:val="center"/>
          </w:tcPr>
          <w:p w14:paraId="160D20C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10B03DC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vAlign w:val="bottom"/>
          </w:tcPr>
          <w:p w14:paraId="543EC4F2" w14:textId="77777777" w:rsidR="00E56613" w:rsidRPr="00E56613" w:rsidRDefault="00E56613" w:rsidP="00E56613">
            <w:pPr>
              <w:bidi w:val="0"/>
              <w:spacing w:before="0" w:beforeAutospacing="0" w:after="0" w:afterAutospacing="0" w:line="240" w:lineRule="auto"/>
              <w:rPr>
                <w:rFonts w:ascii="David" w:eastAsia="Times New Roman" w:hAnsi="David" w:cs="David"/>
                <w:b/>
                <w:bCs/>
                <w:sz w:val="20"/>
                <w:szCs w:val="20"/>
              </w:rPr>
            </w:pPr>
          </w:p>
        </w:tc>
        <w:tc>
          <w:tcPr>
            <w:tcW w:w="3280" w:type="dxa"/>
            <w:tcBorders>
              <w:top w:val="nil"/>
              <w:left w:val="single" w:sz="4" w:space="0" w:color="auto"/>
              <w:bottom w:val="single" w:sz="4" w:space="0" w:color="auto"/>
              <w:right w:val="single" w:sz="4" w:space="0" w:color="auto"/>
            </w:tcBorders>
            <w:noWrap/>
            <w:vAlign w:val="bottom"/>
          </w:tcPr>
          <w:p w14:paraId="071666F6"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רובה</w:t>
            </w:r>
          </w:p>
        </w:tc>
        <w:tc>
          <w:tcPr>
            <w:tcW w:w="1600" w:type="dxa"/>
            <w:tcBorders>
              <w:top w:val="nil"/>
              <w:left w:val="single" w:sz="4" w:space="0" w:color="auto"/>
              <w:bottom w:val="single" w:sz="4" w:space="0" w:color="auto"/>
              <w:right w:val="single" w:sz="8" w:space="0" w:color="auto"/>
            </w:tcBorders>
            <w:noWrap/>
            <w:vAlign w:val="bottom"/>
          </w:tcPr>
          <w:p w14:paraId="0178A63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w:t>
            </w:r>
          </w:p>
        </w:tc>
      </w:tr>
      <w:tr w:rsidR="00E56613" w:rsidRPr="00E56613" w14:paraId="2CF15AE8" w14:textId="77777777" w:rsidTr="0059524A">
        <w:trPr>
          <w:trHeight w:val="255"/>
        </w:trPr>
        <w:tc>
          <w:tcPr>
            <w:tcW w:w="0" w:type="auto"/>
            <w:vMerge/>
            <w:tcBorders>
              <w:top w:val="nil"/>
              <w:left w:val="single" w:sz="8" w:space="0" w:color="auto"/>
              <w:bottom w:val="single" w:sz="8" w:space="0" w:color="000000"/>
              <w:right w:val="single" w:sz="4" w:space="0" w:color="auto"/>
            </w:tcBorders>
            <w:vAlign w:val="center"/>
          </w:tcPr>
          <w:p w14:paraId="7CEB45C0"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68DFD530"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vAlign w:val="bottom"/>
          </w:tcPr>
          <w:p w14:paraId="6E02936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3280" w:type="dxa"/>
            <w:tcBorders>
              <w:top w:val="nil"/>
              <w:left w:val="single" w:sz="4" w:space="0" w:color="auto"/>
              <w:bottom w:val="single" w:sz="4" w:space="0" w:color="auto"/>
              <w:right w:val="single" w:sz="4" w:space="0" w:color="auto"/>
            </w:tcBorders>
            <w:noWrap/>
            <w:vAlign w:val="bottom"/>
          </w:tcPr>
          <w:p w14:paraId="73DD2DF4"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מרפסות+ח.ר</w:t>
            </w:r>
          </w:p>
        </w:tc>
        <w:tc>
          <w:tcPr>
            <w:tcW w:w="1600" w:type="dxa"/>
            <w:tcBorders>
              <w:top w:val="nil"/>
              <w:left w:val="single" w:sz="4" w:space="0" w:color="auto"/>
              <w:bottom w:val="single" w:sz="4" w:space="0" w:color="auto"/>
              <w:right w:val="single" w:sz="8" w:space="0" w:color="auto"/>
            </w:tcBorders>
            <w:noWrap/>
            <w:vAlign w:val="bottom"/>
          </w:tcPr>
          <w:p w14:paraId="0738E68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15%</w:t>
            </w:r>
          </w:p>
        </w:tc>
      </w:tr>
      <w:tr w:rsidR="00E56613" w:rsidRPr="00E56613" w14:paraId="1A280BAA" w14:textId="77777777" w:rsidTr="0059524A">
        <w:trPr>
          <w:trHeight w:val="270"/>
        </w:trPr>
        <w:tc>
          <w:tcPr>
            <w:tcW w:w="0" w:type="auto"/>
            <w:vMerge/>
            <w:tcBorders>
              <w:top w:val="nil"/>
              <w:left w:val="single" w:sz="8" w:space="0" w:color="auto"/>
              <w:bottom w:val="single" w:sz="8" w:space="0" w:color="000000"/>
              <w:right w:val="single" w:sz="4" w:space="0" w:color="auto"/>
            </w:tcBorders>
            <w:vAlign w:val="center"/>
          </w:tcPr>
          <w:p w14:paraId="42394C2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2B2B2DCA"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tcBorders>
              <w:top w:val="nil"/>
              <w:left w:val="nil"/>
              <w:bottom w:val="single" w:sz="8" w:space="0" w:color="auto"/>
              <w:right w:val="nil"/>
            </w:tcBorders>
            <w:vAlign w:val="bottom"/>
          </w:tcPr>
          <w:p w14:paraId="32886C0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280" w:type="dxa"/>
            <w:tcBorders>
              <w:top w:val="nil"/>
              <w:left w:val="single" w:sz="4" w:space="0" w:color="auto"/>
              <w:bottom w:val="single" w:sz="8" w:space="0" w:color="auto"/>
              <w:right w:val="single" w:sz="4" w:space="0" w:color="auto"/>
            </w:tcBorders>
            <w:noWrap/>
            <w:vAlign w:val="bottom"/>
          </w:tcPr>
          <w:p w14:paraId="36A46976"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סה"כ</w:t>
            </w:r>
          </w:p>
        </w:tc>
        <w:tc>
          <w:tcPr>
            <w:tcW w:w="1600" w:type="dxa"/>
            <w:tcBorders>
              <w:top w:val="nil"/>
              <w:left w:val="single" w:sz="4" w:space="0" w:color="auto"/>
              <w:bottom w:val="single" w:sz="8" w:space="0" w:color="auto"/>
              <w:right w:val="single" w:sz="8" w:space="0" w:color="auto"/>
            </w:tcBorders>
            <w:noWrap/>
            <w:vAlign w:val="bottom"/>
          </w:tcPr>
          <w:p w14:paraId="5C6E9A7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b/>
                <w:bCs/>
                <w:sz w:val="20"/>
                <w:szCs w:val="20"/>
              </w:rPr>
            </w:pPr>
            <w:r w:rsidRPr="00E56613">
              <w:rPr>
                <w:rFonts w:ascii="David" w:eastAsia="Times New Roman" w:hAnsi="David" w:cs="David"/>
                <w:b/>
                <w:bCs/>
                <w:sz w:val="20"/>
                <w:szCs w:val="20"/>
              </w:rPr>
              <w:t>100%</w:t>
            </w:r>
          </w:p>
        </w:tc>
      </w:tr>
      <w:tr w:rsidR="00E56613" w:rsidRPr="00E56613" w14:paraId="0EC086C5" w14:textId="77777777" w:rsidTr="0059524A">
        <w:trPr>
          <w:trHeight w:val="255"/>
        </w:trPr>
        <w:tc>
          <w:tcPr>
            <w:tcW w:w="960" w:type="dxa"/>
            <w:vMerge w:val="restart"/>
            <w:tcBorders>
              <w:top w:val="nil"/>
              <w:left w:val="single" w:sz="8" w:space="0" w:color="auto"/>
              <w:bottom w:val="single" w:sz="8" w:space="0" w:color="000000"/>
              <w:right w:val="nil"/>
            </w:tcBorders>
            <w:noWrap/>
            <w:vAlign w:val="center"/>
          </w:tcPr>
          <w:p w14:paraId="0D544317"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5</w:t>
            </w:r>
          </w:p>
        </w:tc>
        <w:tc>
          <w:tcPr>
            <w:tcW w:w="1180" w:type="dxa"/>
            <w:vMerge w:val="restart"/>
            <w:tcBorders>
              <w:top w:val="nil"/>
              <w:left w:val="single" w:sz="4" w:space="0" w:color="auto"/>
              <w:bottom w:val="single" w:sz="8" w:space="0" w:color="000000"/>
              <w:right w:val="single" w:sz="4" w:space="0" w:color="auto"/>
            </w:tcBorders>
            <w:noWrap/>
            <w:vAlign w:val="center"/>
          </w:tcPr>
          <w:p w14:paraId="749E840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w:t>
            </w:r>
          </w:p>
        </w:tc>
        <w:tc>
          <w:tcPr>
            <w:tcW w:w="5820" w:type="dxa"/>
            <w:gridSpan w:val="3"/>
            <w:tcBorders>
              <w:top w:val="single" w:sz="8" w:space="0" w:color="auto"/>
              <w:left w:val="single" w:sz="4" w:space="0" w:color="auto"/>
              <w:bottom w:val="single" w:sz="4" w:space="0" w:color="auto"/>
              <w:right w:val="single" w:sz="8" w:space="0" w:color="000000"/>
            </w:tcBorders>
            <w:vAlign w:val="bottom"/>
          </w:tcPr>
          <w:p w14:paraId="003BBCA4"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גמר תשתיות מים בדירות</w:t>
            </w:r>
          </w:p>
        </w:tc>
      </w:tr>
      <w:tr w:rsidR="00E56613" w:rsidRPr="00E56613" w14:paraId="1BA296C3" w14:textId="77777777" w:rsidTr="0059524A">
        <w:trPr>
          <w:trHeight w:val="255"/>
        </w:trPr>
        <w:tc>
          <w:tcPr>
            <w:tcW w:w="0" w:type="auto"/>
            <w:vMerge/>
            <w:tcBorders>
              <w:top w:val="nil"/>
              <w:left w:val="single" w:sz="8" w:space="0" w:color="auto"/>
              <w:bottom w:val="single" w:sz="8" w:space="0" w:color="000000"/>
              <w:right w:val="nil"/>
            </w:tcBorders>
            <w:vAlign w:val="center"/>
          </w:tcPr>
          <w:p w14:paraId="0AFEE6F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6FEF912A"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vAlign w:val="bottom"/>
          </w:tcPr>
          <w:p w14:paraId="54A0D8D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3280" w:type="dxa"/>
            <w:tcBorders>
              <w:top w:val="nil"/>
              <w:left w:val="single" w:sz="4" w:space="0" w:color="auto"/>
              <w:bottom w:val="single" w:sz="4" w:space="0" w:color="auto"/>
              <w:right w:val="single" w:sz="4" w:space="0" w:color="auto"/>
            </w:tcBorders>
            <w:noWrap/>
            <w:vAlign w:val="bottom"/>
          </w:tcPr>
          <w:p w14:paraId="39AAD72B"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דלוחין (ורטיקלים)ביציקות (לרבות צמ"גים)</w:t>
            </w:r>
          </w:p>
        </w:tc>
        <w:tc>
          <w:tcPr>
            <w:tcW w:w="1600" w:type="dxa"/>
            <w:tcBorders>
              <w:top w:val="nil"/>
              <w:left w:val="nil"/>
              <w:bottom w:val="single" w:sz="4" w:space="0" w:color="auto"/>
              <w:right w:val="single" w:sz="8" w:space="0" w:color="auto"/>
            </w:tcBorders>
            <w:noWrap/>
            <w:vAlign w:val="bottom"/>
          </w:tcPr>
          <w:p w14:paraId="6A0D4F2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w:t>
            </w:r>
          </w:p>
        </w:tc>
      </w:tr>
      <w:tr w:rsidR="00E56613" w:rsidRPr="00E56613" w14:paraId="209CEC01" w14:textId="77777777" w:rsidTr="0059524A">
        <w:trPr>
          <w:trHeight w:val="255"/>
        </w:trPr>
        <w:tc>
          <w:tcPr>
            <w:tcW w:w="0" w:type="auto"/>
            <w:vMerge/>
            <w:tcBorders>
              <w:top w:val="nil"/>
              <w:left w:val="single" w:sz="8" w:space="0" w:color="auto"/>
              <w:bottom w:val="single" w:sz="8" w:space="0" w:color="000000"/>
              <w:right w:val="nil"/>
            </w:tcBorders>
            <w:vAlign w:val="center"/>
          </w:tcPr>
          <w:p w14:paraId="477E798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5A08FCD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vAlign w:val="bottom"/>
          </w:tcPr>
          <w:p w14:paraId="25D8CB47" w14:textId="77777777" w:rsidR="00E56613" w:rsidRPr="00E56613" w:rsidRDefault="00E56613" w:rsidP="00E56613">
            <w:pPr>
              <w:bidi w:val="0"/>
              <w:spacing w:before="0" w:beforeAutospacing="0" w:after="0" w:afterAutospacing="0" w:line="240" w:lineRule="auto"/>
              <w:rPr>
                <w:rFonts w:ascii="David" w:eastAsia="Times New Roman" w:hAnsi="David" w:cs="David"/>
                <w:b/>
                <w:bCs/>
                <w:sz w:val="20"/>
                <w:szCs w:val="20"/>
              </w:rPr>
            </w:pPr>
          </w:p>
        </w:tc>
        <w:tc>
          <w:tcPr>
            <w:tcW w:w="3280" w:type="dxa"/>
            <w:tcBorders>
              <w:top w:val="nil"/>
              <w:left w:val="single" w:sz="4" w:space="0" w:color="auto"/>
              <w:bottom w:val="single" w:sz="4" w:space="0" w:color="auto"/>
              <w:right w:val="single" w:sz="4" w:space="0" w:color="auto"/>
            </w:tcBorders>
            <w:noWrap/>
            <w:vAlign w:val="bottom"/>
          </w:tcPr>
          <w:p w14:paraId="08FB3059"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דלוחין במחיצות</w:t>
            </w:r>
          </w:p>
        </w:tc>
        <w:tc>
          <w:tcPr>
            <w:tcW w:w="1600" w:type="dxa"/>
            <w:tcBorders>
              <w:top w:val="nil"/>
              <w:left w:val="nil"/>
              <w:bottom w:val="single" w:sz="4" w:space="0" w:color="auto"/>
              <w:right w:val="single" w:sz="8" w:space="0" w:color="auto"/>
            </w:tcBorders>
            <w:noWrap/>
            <w:vAlign w:val="bottom"/>
          </w:tcPr>
          <w:p w14:paraId="277A79B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w:t>
            </w:r>
          </w:p>
        </w:tc>
      </w:tr>
      <w:tr w:rsidR="00E56613" w:rsidRPr="00E56613" w14:paraId="26035F77" w14:textId="77777777" w:rsidTr="0059524A">
        <w:trPr>
          <w:trHeight w:val="255"/>
        </w:trPr>
        <w:tc>
          <w:tcPr>
            <w:tcW w:w="0" w:type="auto"/>
            <w:vMerge/>
            <w:tcBorders>
              <w:top w:val="nil"/>
              <w:left w:val="single" w:sz="8" w:space="0" w:color="auto"/>
              <w:bottom w:val="single" w:sz="8" w:space="0" w:color="000000"/>
              <w:right w:val="nil"/>
            </w:tcBorders>
            <w:vAlign w:val="center"/>
          </w:tcPr>
          <w:p w14:paraId="3F16998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610C0470"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vAlign w:val="bottom"/>
          </w:tcPr>
          <w:p w14:paraId="2513325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3280" w:type="dxa"/>
            <w:tcBorders>
              <w:top w:val="nil"/>
              <w:left w:val="single" w:sz="4" w:space="0" w:color="auto"/>
              <w:bottom w:val="single" w:sz="4" w:space="0" w:color="auto"/>
              <w:right w:val="single" w:sz="4" w:space="0" w:color="auto"/>
            </w:tcBorders>
            <w:noWrap/>
            <w:vAlign w:val="bottom"/>
          </w:tcPr>
          <w:p w14:paraId="6C7E7ABC"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דלוחין ברצפה (לרבות קופסאות ביקורת)</w:t>
            </w:r>
          </w:p>
        </w:tc>
        <w:tc>
          <w:tcPr>
            <w:tcW w:w="1600" w:type="dxa"/>
            <w:tcBorders>
              <w:top w:val="nil"/>
              <w:left w:val="nil"/>
              <w:bottom w:val="single" w:sz="4" w:space="0" w:color="auto"/>
              <w:right w:val="single" w:sz="8" w:space="0" w:color="auto"/>
            </w:tcBorders>
            <w:noWrap/>
            <w:vAlign w:val="bottom"/>
          </w:tcPr>
          <w:p w14:paraId="4B375D4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15%</w:t>
            </w:r>
          </w:p>
        </w:tc>
      </w:tr>
      <w:tr w:rsidR="00E56613" w:rsidRPr="00E56613" w14:paraId="0169B0EC" w14:textId="77777777" w:rsidTr="0059524A">
        <w:trPr>
          <w:trHeight w:val="255"/>
        </w:trPr>
        <w:tc>
          <w:tcPr>
            <w:tcW w:w="0" w:type="auto"/>
            <w:vMerge/>
            <w:tcBorders>
              <w:top w:val="nil"/>
              <w:left w:val="single" w:sz="8" w:space="0" w:color="auto"/>
              <w:bottom w:val="single" w:sz="8" w:space="0" w:color="000000"/>
              <w:right w:val="nil"/>
            </w:tcBorders>
            <w:vAlign w:val="center"/>
          </w:tcPr>
          <w:p w14:paraId="6A7221CF"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3787EA4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vAlign w:val="bottom"/>
          </w:tcPr>
          <w:p w14:paraId="743364BB"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3280" w:type="dxa"/>
            <w:tcBorders>
              <w:top w:val="nil"/>
              <w:left w:val="single" w:sz="4" w:space="0" w:color="auto"/>
              <w:bottom w:val="single" w:sz="4" w:space="0" w:color="auto"/>
              <w:right w:val="single" w:sz="4" w:space="0" w:color="auto"/>
            </w:tcBorders>
            <w:noWrap/>
            <w:vAlign w:val="bottom"/>
          </w:tcPr>
          <w:p w14:paraId="72AC49F3"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צנרת מים+גז</w:t>
            </w:r>
          </w:p>
        </w:tc>
        <w:tc>
          <w:tcPr>
            <w:tcW w:w="1600" w:type="dxa"/>
            <w:tcBorders>
              <w:top w:val="nil"/>
              <w:left w:val="nil"/>
              <w:bottom w:val="single" w:sz="4" w:space="0" w:color="auto"/>
              <w:right w:val="single" w:sz="8" w:space="0" w:color="auto"/>
            </w:tcBorders>
            <w:noWrap/>
            <w:vAlign w:val="bottom"/>
          </w:tcPr>
          <w:p w14:paraId="569DDE6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r>
      <w:tr w:rsidR="00E56613" w:rsidRPr="00E56613" w14:paraId="3C067435" w14:textId="77777777" w:rsidTr="0059524A">
        <w:trPr>
          <w:trHeight w:val="255"/>
        </w:trPr>
        <w:tc>
          <w:tcPr>
            <w:tcW w:w="0" w:type="auto"/>
            <w:vMerge/>
            <w:tcBorders>
              <w:top w:val="nil"/>
              <w:left w:val="single" w:sz="8" w:space="0" w:color="auto"/>
              <w:bottom w:val="single" w:sz="8" w:space="0" w:color="000000"/>
              <w:right w:val="nil"/>
            </w:tcBorders>
            <w:vAlign w:val="center"/>
          </w:tcPr>
          <w:p w14:paraId="4EB4F43F"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0F0AFCAB"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vAlign w:val="bottom"/>
          </w:tcPr>
          <w:p w14:paraId="338BDAA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3280" w:type="dxa"/>
            <w:tcBorders>
              <w:top w:val="nil"/>
              <w:left w:val="single" w:sz="4" w:space="0" w:color="auto"/>
              <w:bottom w:val="single" w:sz="4" w:space="0" w:color="auto"/>
              <w:right w:val="single" w:sz="4" w:space="0" w:color="auto"/>
            </w:tcBorders>
            <w:noWrap/>
            <w:vAlign w:val="bottom"/>
          </w:tcPr>
          <w:p w14:paraId="17500ACB"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ביטון צנרת</w:t>
            </w:r>
          </w:p>
        </w:tc>
        <w:tc>
          <w:tcPr>
            <w:tcW w:w="1600" w:type="dxa"/>
            <w:tcBorders>
              <w:top w:val="nil"/>
              <w:left w:val="nil"/>
              <w:bottom w:val="single" w:sz="4" w:space="0" w:color="auto"/>
              <w:right w:val="single" w:sz="8" w:space="0" w:color="auto"/>
            </w:tcBorders>
            <w:noWrap/>
            <w:vAlign w:val="bottom"/>
          </w:tcPr>
          <w:p w14:paraId="74BAC43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w:t>
            </w:r>
          </w:p>
        </w:tc>
      </w:tr>
      <w:tr w:rsidR="00E56613" w:rsidRPr="00E56613" w14:paraId="05E892B7" w14:textId="77777777" w:rsidTr="0059524A">
        <w:trPr>
          <w:trHeight w:val="270"/>
        </w:trPr>
        <w:tc>
          <w:tcPr>
            <w:tcW w:w="0" w:type="auto"/>
            <w:vMerge/>
            <w:tcBorders>
              <w:top w:val="nil"/>
              <w:left w:val="single" w:sz="8" w:space="0" w:color="auto"/>
              <w:bottom w:val="single" w:sz="8" w:space="0" w:color="000000"/>
              <w:right w:val="nil"/>
            </w:tcBorders>
            <w:vAlign w:val="center"/>
          </w:tcPr>
          <w:p w14:paraId="5EA4E36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76B4D190"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tcBorders>
              <w:top w:val="nil"/>
              <w:left w:val="nil"/>
              <w:bottom w:val="single" w:sz="8" w:space="0" w:color="auto"/>
              <w:right w:val="nil"/>
            </w:tcBorders>
            <w:vAlign w:val="bottom"/>
          </w:tcPr>
          <w:p w14:paraId="11D877C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280" w:type="dxa"/>
            <w:tcBorders>
              <w:top w:val="nil"/>
              <w:left w:val="single" w:sz="4" w:space="0" w:color="auto"/>
              <w:bottom w:val="single" w:sz="8" w:space="0" w:color="auto"/>
              <w:right w:val="single" w:sz="4" w:space="0" w:color="auto"/>
            </w:tcBorders>
            <w:noWrap/>
            <w:vAlign w:val="bottom"/>
          </w:tcPr>
          <w:p w14:paraId="3877C783"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סה"כ</w:t>
            </w:r>
          </w:p>
        </w:tc>
        <w:tc>
          <w:tcPr>
            <w:tcW w:w="1600" w:type="dxa"/>
            <w:tcBorders>
              <w:top w:val="nil"/>
              <w:left w:val="nil"/>
              <w:bottom w:val="single" w:sz="8" w:space="0" w:color="auto"/>
              <w:right w:val="single" w:sz="8" w:space="0" w:color="auto"/>
            </w:tcBorders>
            <w:noWrap/>
            <w:vAlign w:val="bottom"/>
          </w:tcPr>
          <w:p w14:paraId="662DCB9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b/>
                <w:bCs/>
                <w:sz w:val="20"/>
                <w:szCs w:val="20"/>
              </w:rPr>
            </w:pPr>
            <w:r w:rsidRPr="00E56613">
              <w:rPr>
                <w:rFonts w:ascii="David" w:eastAsia="Times New Roman" w:hAnsi="David" w:cs="David"/>
                <w:b/>
                <w:bCs/>
                <w:sz w:val="20"/>
                <w:szCs w:val="20"/>
              </w:rPr>
              <w:t>100%</w:t>
            </w:r>
          </w:p>
        </w:tc>
      </w:tr>
      <w:tr w:rsidR="00E56613" w:rsidRPr="00E56613" w14:paraId="63C97962" w14:textId="77777777" w:rsidTr="0059524A">
        <w:trPr>
          <w:trHeight w:val="255"/>
        </w:trPr>
        <w:tc>
          <w:tcPr>
            <w:tcW w:w="960" w:type="dxa"/>
            <w:vMerge w:val="restart"/>
            <w:tcBorders>
              <w:top w:val="nil"/>
              <w:left w:val="single" w:sz="8" w:space="0" w:color="auto"/>
              <w:bottom w:val="single" w:sz="8" w:space="0" w:color="000000"/>
              <w:right w:val="single" w:sz="4" w:space="0" w:color="auto"/>
            </w:tcBorders>
            <w:noWrap/>
            <w:vAlign w:val="center"/>
          </w:tcPr>
          <w:p w14:paraId="465119B2"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6</w:t>
            </w:r>
          </w:p>
        </w:tc>
        <w:tc>
          <w:tcPr>
            <w:tcW w:w="1180" w:type="dxa"/>
            <w:vMerge w:val="restart"/>
            <w:tcBorders>
              <w:top w:val="nil"/>
              <w:left w:val="single" w:sz="4" w:space="0" w:color="auto"/>
              <w:bottom w:val="single" w:sz="8" w:space="0" w:color="000000"/>
              <w:right w:val="single" w:sz="4" w:space="0" w:color="auto"/>
            </w:tcBorders>
            <w:noWrap/>
            <w:vAlign w:val="center"/>
          </w:tcPr>
          <w:p w14:paraId="3053A9BE"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w:t>
            </w:r>
          </w:p>
        </w:tc>
        <w:tc>
          <w:tcPr>
            <w:tcW w:w="5820" w:type="dxa"/>
            <w:gridSpan w:val="3"/>
            <w:tcBorders>
              <w:top w:val="single" w:sz="8" w:space="0" w:color="auto"/>
              <w:left w:val="single" w:sz="4" w:space="0" w:color="auto"/>
              <w:bottom w:val="single" w:sz="4" w:space="0" w:color="auto"/>
              <w:right w:val="single" w:sz="8" w:space="0" w:color="000000"/>
            </w:tcBorders>
            <w:vAlign w:val="bottom"/>
          </w:tcPr>
          <w:p w14:paraId="14A39CF7"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גמר איטום גגות ומרפסות</w:t>
            </w:r>
          </w:p>
        </w:tc>
      </w:tr>
      <w:tr w:rsidR="00E56613" w:rsidRPr="00E56613" w14:paraId="219FF625" w14:textId="77777777" w:rsidTr="0059524A">
        <w:trPr>
          <w:trHeight w:val="255"/>
        </w:trPr>
        <w:tc>
          <w:tcPr>
            <w:tcW w:w="0" w:type="auto"/>
            <w:vMerge/>
            <w:tcBorders>
              <w:top w:val="nil"/>
              <w:left w:val="single" w:sz="8" w:space="0" w:color="auto"/>
              <w:bottom w:val="single" w:sz="8" w:space="0" w:color="000000"/>
              <w:right w:val="single" w:sz="4" w:space="0" w:color="auto"/>
            </w:tcBorders>
            <w:vAlign w:val="center"/>
          </w:tcPr>
          <w:p w14:paraId="434293A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6C27021F"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tcBorders>
              <w:top w:val="nil"/>
              <w:left w:val="nil"/>
              <w:bottom w:val="nil"/>
              <w:right w:val="single" w:sz="4" w:space="0" w:color="auto"/>
            </w:tcBorders>
            <w:vAlign w:val="bottom"/>
          </w:tcPr>
          <w:p w14:paraId="2F894FA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280" w:type="dxa"/>
            <w:tcBorders>
              <w:top w:val="nil"/>
              <w:left w:val="nil"/>
              <w:bottom w:val="single" w:sz="4" w:space="0" w:color="auto"/>
              <w:right w:val="single" w:sz="4" w:space="0" w:color="auto"/>
            </w:tcBorders>
            <w:noWrap/>
            <w:vAlign w:val="bottom"/>
          </w:tcPr>
          <w:p w14:paraId="41C1A531"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לפי דירות</w:t>
            </w:r>
          </w:p>
        </w:tc>
        <w:tc>
          <w:tcPr>
            <w:tcW w:w="1600" w:type="dxa"/>
            <w:tcBorders>
              <w:top w:val="nil"/>
              <w:left w:val="single" w:sz="4" w:space="0" w:color="auto"/>
              <w:bottom w:val="single" w:sz="4" w:space="0" w:color="auto"/>
              <w:right w:val="single" w:sz="8" w:space="0" w:color="auto"/>
            </w:tcBorders>
            <w:noWrap/>
            <w:vAlign w:val="bottom"/>
          </w:tcPr>
          <w:p w14:paraId="3CEB156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r>
      <w:tr w:rsidR="00E56613" w:rsidRPr="00E56613" w14:paraId="19141179" w14:textId="77777777" w:rsidTr="0059524A">
        <w:trPr>
          <w:trHeight w:val="270"/>
        </w:trPr>
        <w:tc>
          <w:tcPr>
            <w:tcW w:w="0" w:type="auto"/>
            <w:vMerge/>
            <w:tcBorders>
              <w:top w:val="nil"/>
              <w:left w:val="single" w:sz="8" w:space="0" w:color="auto"/>
              <w:bottom w:val="single" w:sz="8" w:space="0" w:color="000000"/>
              <w:right w:val="single" w:sz="4" w:space="0" w:color="auto"/>
            </w:tcBorders>
            <w:vAlign w:val="center"/>
          </w:tcPr>
          <w:p w14:paraId="10B29CFF"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2F3D94EA"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tcBorders>
              <w:top w:val="nil"/>
              <w:left w:val="nil"/>
              <w:bottom w:val="single" w:sz="8" w:space="0" w:color="auto"/>
              <w:right w:val="single" w:sz="4" w:space="0" w:color="auto"/>
            </w:tcBorders>
            <w:vAlign w:val="bottom"/>
          </w:tcPr>
          <w:p w14:paraId="6886AA4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280" w:type="dxa"/>
            <w:tcBorders>
              <w:top w:val="nil"/>
              <w:left w:val="single" w:sz="4" w:space="0" w:color="auto"/>
              <w:bottom w:val="single" w:sz="8" w:space="0" w:color="auto"/>
              <w:right w:val="single" w:sz="4" w:space="0" w:color="auto"/>
            </w:tcBorders>
            <w:noWrap/>
            <w:vAlign w:val="bottom"/>
          </w:tcPr>
          <w:p w14:paraId="113F3465"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סה"כ</w:t>
            </w:r>
          </w:p>
        </w:tc>
        <w:tc>
          <w:tcPr>
            <w:tcW w:w="1600" w:type="dxa"/>
            <w:tcBorders>
              <w:top w:val="nil"/>
              <w:left w:val="single" w:sz="4" w:space="0" w:color="auto"/>
              <w:bottom w:val="single" w:sz="8" w:space="0" w:color="auto"/>
              <w:right w:val="single" w:sz="8" w:space="0" w:color="auto"/>
            </w:tcBorders>
            <w:noWrap/>
            <w:vAlign w:val="bottom"/>
          </w:tcPr>
          <w:p w14:paraId="40C9CEE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r>
      <w:tr w:rsidR="00E56613" w:rsidRPr="00E56613" w14:paraId="47B547E6" w14:textId="77777777" w:rsidTr="0059524A">
        <w:trPr>
          <w:trHeight w:val="255"/>
        </w:trPr>
        <w:tc>
          <w:tcPr>
            <w:tcW w:w="960" w:type="dxa"/>
            <w:vMerge w:val="restart"/>
            <w:tcBorders>
              <w:top w:val="nil"/>
              <w:left w:val="single" w:sz="8" w:space="0" w:color="auto"/>
              <w:bottom w:val="nil"/>
              <w:right w:val="single" w:sz="4" w:space="0" w:color="auto"/>
            </w:tcBorders>
            <w:noWrap/>
            <w:vAlign w:val="center"/>
          </w:tcPr>
          <w:p w14:paraId="31EF0B5A"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10</w:t>
            </w:r>
          </w:p>
        </w:tc>
        <w:tc>
          <w:tcPr>
            <w:tcW w:w="1180" w:type="dxa"/>
            <w:vMerge w:val="restart"/>
            <w:tcBorders>
              <w:top w:val="nil"/>
              <w:left w:val="single" w:sz="4" w:space="0" w:color="auto"/>
              <w:bottom w:val="nil"/>
              <w:right w:val="single" w:sz="4" w:space="0" w:color="auto"/>
            </w:tcBorders>
            <w:noWrap/>
            <w:vAlign w:val="center"/>
          </w:tcPr>
          <w:p w14:paraId="3A933E9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w:t>
            </w:r>
          </w:p>
        </w:tc>
        <w:tc>
          <w:tcPr>
            <w:tcW w:w="5820" w:type="dxa"/>
            <w:gridSpan w:val="3"/>
            <w:tcBorders>
              <w:top w:val="single" w:sz="8" w:space="0" w:color="auto"/>
              <w:left w:val="single" w:sz="4" w:space="0" w:color="auto"/>
              <w:bottom w:val="single" w:sz="4" w:space="0" w:color="auto"/>
              <w:right w:val="single" w:sz="8" w:space="0" w:color="000000"/>
            </w:tcBorders>
            <w:vAlign w:val="bottom"/>
          </w:tcPr>
          <w:p w14:paraId="3DD5A204"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גמר חיפוי מבואות וריצוף בקומות המגורים ובקומת הגג</w:t>
            </w:r>
          </w:p>
        </w:tc>
      </w:tr>
      <w:tr w:rsidR="00E56613" w:rsidRPr="00E56613" w14:paraId="49757973" w14:textId="77777777" w:rsidTr="0059524A">
        <w:trPr>
          <w:trHeight w:val="255"/>
        </w:trPr>
        <w:tc>
          <w:tcPr>
            <w:tcW w:w="0" w:type="auto"/>
            <w:vMerge/>
            <w:tcBorders>
              <w:top w:val="nil"/>
              <w:left w:val="single" w:sz="8" w:space="0" w:color="auto"/>
              <w:bottom w:val="nil"/>
              <w:right w:val="single" w:sz="4" w:space="0" w:color="auto"/>
            </w:tcBorders>
            <w:vAlign w:val="center"/>
          </w:tcPr>
          <w:p w14:paraId="1094113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nil"/>
              <w:right w:val="single" w:sz="4" w:space="0" w:color="auto"/>
            </w:tcBorders>
            <w:vAlign w:val="center"/>
          </w:tcPr>
          <w:p w14:paraId="1B65D3A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tcBorders>
              <w:top w:val="nil"/>
              <w:left w:val="nil"/>
              <w:bottom w:val="nil"/>
              <w:right w:val="single" w:sz="4" w:space="0" w:color="auto"/>
            </w:tcBorders>
            <w:vAlign w:val="bottom"/>
          </w:tcPr>
          <w:p w14:paraId="2C74C77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280" w:type="dxa"/>
            <w:tcBorders>
              <w:top w:val="nil"/>
              <w:left w:val="single" w:sz="4" w:space="0" w:color="auto"/>
              <w:bottom w:val="single" w:sz="4" w:space="0" w:color="auto"/>
              <w:right w:val="single" w:sz="4" w:space="0" w:color="auto"/>
            </w:tcBorders>
            <w:noWrap/>
            <w:vAlign w:val="bottom"/>
          </w:tcPr>
          <w:p w14:paraId="1715035D"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ריצוף</w:t>
            </w:r>
          </w:p>
        </w:tc>
        <w:tc>
          <w:tcPr>
            <w:tcW w:w="1600" w:type="dxa"/>
            <w:tcBorders>
              <w:top w:val="nil"/>
              <w:left w:val="single" w:sz="4" w:space="0" w:color="auto"/>
              <w:bottom w:val="single" w:sz="4" w:space="0" w:color="auto"/>
              <w:right w:val="single" w:sz="8" w:space="0" w:color="auto"/>
            </w:tcBorders>
            <w:noWrap/>
            <w:vAlign w:val="bottom"/>
          </w:tcPr>
          <w:p w14:paraId="1C2EC62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r>
      <w:tr w:rsidR="00E56613" w:rsidRPr="00E56613" w14:paraId="107C88AE" w14:textId="77777777" w:rsidTr="0059524A">
        <w:trPr>
          <w:trHeight w:val="255"/>
        </w:trPr>
        <w:tc>
          <w:tcPr>
            <w:tcW w:w="0" w:type="auto"/>
            <w:vMerge/>
            <w:tcBorders>
              <w:top w:val="nil"/>
              <w:left w:val="single" w:sz="8" w:space="0" w:color="auto"/>
              <w:bottom w:val="nil"/>
              <w:right w:val="single" w:sz="4" w:space="0" w:color="auto"/>
            </w:tcBorders>
            <w:vAlign w:val="center"/>
          </w:tcPr>
          <w:p w14:paraId="3AC1071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nil"/>
              <w:right w:val="single" w:sz="4" w:space="0" w:color="auto"/>
            </w:tcBorders>
            <w:vAlign w:val="center"/>
          </w:tcPr>
          <w:p w14:paraId="1A3A072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tcBorders>
              <w:top w:val="single" w:sz="4" w:space="0" w:color="auto"/>
              <w:left w:val="nil"/>
              <w:bottom w:val="nil"/>
              <w:right w:val="single" w:sz="4" w:space="0" w:color="auto"/>
            </w:tcBorders>
            <w:vAlign w:val="bottom"/>
          </w:tcPr>
          <w:p w14:paraId="3F311811"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280" w:type="dxa"/>
            <w:tcBorders>
              <w:top w:val="nil"/>
              <w:left w:val="nil"/>
              <w:bottom w:val="single" w:sz="4" w:space="0" w:color="auto"/>
              <w:right w:val="single" w:sz="4" w:space="0" w:color="auto"/>
            </w:tcBorders>
            <w:noWrap/>
            <w:vAlign w:val="bottom"/>
          </w:tcPr>
          <w:p w14:paraId="59752728"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חיפוי</w:t>
            </w:r>
          </w:p>
        </w:tc>
        <w:tc>
          <w:tcPr>
            <w:tcW w:w="1600" w:type="dxa"/>
            <w:tcBorders>
              <w:top w:val="nil"/>
              <w:left w:val="single" w:sz="4" w:space="0" w:color="auto"/>
              <w:bottom w:val="single" w:sz="4" w:space="0" w:color="auto"/>
              <w:right w:val="single" w:sz="8" w:space="0" w:color="auto"/>
            </w:tcBorders>
            <w:noWrap/>
            <w:vAlign w:val="bottom"/>
          </w:tcPr>
          <w:p w14:paraId="7E6C015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30%</w:t>
            </w:r>
          </w:p>
        </w:tc>
      </w:tr>
      <w:tr w:rsidR="00E56613" w:rsidRPr="00E56613" w14:paraId="5215CB2E" w14:textId="77777777" w:rsidTr="0059524A">
        <w:trPr>
          <w:trHeight w:val="255"/>
        </w:trPr>
        <w:tc>
          <w:tcPr>
            <w:tcW w:w="0" w:type="auto"/>
            <w:vMerge/>
            <w:tcBorders>
              <w:top w:val="nil"/>
              <w:left w:val="single" w:sz="8" w:space="0" w:color="auto"/>
              <w:bottom w:val="nil"/>
              <w:right w:val="single" w:sz="4" w:space="0" w:color="auto"/>
            </w:tcBorders>
            <w:vAlign w:val="center"/>
          </w:tcPr>
          <w:p w14:paraId="14942A7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nil"/>
              <w:right w:val="single" w:sz="4" w:space="0" w:color="auto"/>
            </w:tcBorders>
            <w:vAlign w:val="center"/>
          </w:tcPr>
          <w:p w14:paraId="132EEEDB"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tcBorders>
              <w:top w:val="nil"/>
              <w:left w:val="nil"/>
              <w:bottom w:val="nil"/>
              <w:right w:val="single" w:sz="4" w:space="0" w:color="auto"/>
            </w:tcBorders>
            <w:vAlign w:val="bottom"/>
          </w:tcPr>
          <w:p w14:paraId="0A8DFB30"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280" w:type="dxa"/>
            <w:tcBorders>
              <w:top w:val="nil"/>
              <w:left w:val="nil"/>
              <w:bottom w:val="nil"/>
              <w:right w:val="single" w:sz="4" w:space="0" w:color="auto"/>
            </w:tcBorders>
            <w:noWrap/>
            <w:vAlign w:val="bottom"/>
          </w:tcPr>
          <w:p w14:paraId="03EA19B0"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קונס גבס</w:t>
            </w:r>
          </w:p>
        </w:tc>
        <w:tc>
          <w:tcPr>
            <w:tcW w:w="1600" w:type="dxa"/>
            <w:tcBorders>
              <w:top w:val="nil"/>
              <w:left w:val="single" w:sz="4" w:space="0" w:color="auto"/>
              <w:bottom w:val="nil"/>
              <w:right w:val="single" w:sz="8" w:space="0" w:color="auto"/>
            </w:tcBorders>
            <w:noWrap/>
            <w:vAlign w:val="bottom"/>
          </w:tcPr>
          <w:p w14:paraId="46E81FB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w:t>
            </w:r>
          </w:p>
        </w:tc>
      </w:tr>
      <w:tr w:rsidR="00E56613" w:rsidRPr="00E56613" w14:paraId="7B59D905" w14:textId="77777777" w:rsidTr="0059524A">
        <w:trPr>
          <w:trHeight w:val="255"/>
        </w:trPr>
        <w:tc>
          <w:tcPr>
            <w:tcW w:w="0" w:type="auto"/>
            <w:vMerge/>
            <w:tcBorders>
              <w:top w:val="nil"/>
              <w:left w:val="single" w:sz="8" w:space="0" w:color="auto"/>
              <w:bottom w:val="nil"/>
              <w:right w:val="single" w:sz="4" w:space="0" w:color="auto"/>
            </w:tcBorders>
            <w:vAlign w:val="center"/>
          </w:tcPr>
          <w:p w14:paraId="29208EC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nil"/>
              <w:right w:val="single" w:sz="4" w:space="0" w:color="auto"/>
            </w:tcBorders>
            <w:vAlign w:val="center"/>
          </w:tcPr>
          <w:p w14:paraId="61127E2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tcBorders>
              <w:top w:val="nil"/>
              <w:left w:val="nil"/>
              <w:bottom w:val="nil"/>
              <w:right w:val="single" w:sz="4" w:space="0" w:color="auto"/>
            </w:tcBorders>
            <w:vAlign w:val="bottom"/>
          </w:tcPr>
          <w:p w14:paraId="1D7E5C70"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280" w:type="dxa"/>
            <w:tcBorders>
              <w:top w:val="single" w:sz="4" w:space="0" w:color="auto"/>
              <w:left w:val="nil"/>
              <w:bottom w:val="nil"/>
              <w:right w:val="single" w:sz="4" w:space="0" w:color="auto"/>
            </w:tcBorders>
            <w:noWrap/>
            <w:vAlign w:val="bottom"/>
          </w:tcPr>
          <w:p w14:paraId="13ACE5FE"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כסוי גבס</w:t>
            </w:r>
          </w:p>
        </w:tc>
        <w:tc>
          <w:tcPr>
            <w:tcW w:w="1600" w:type="dxa"/>
            <w:tcBorders>
              <w:top w:val="single" w:sz="4" w:space="0" w:color="auto"/>
              <w:left w:val="single" w:sz="4" w:space="0" w:color="auto"/>
              <w:bottom w:val="nil"/>
              <w:right w:val="single" w:sz="8" w:space="0" w:color="auto"/>
            </w:tcBorders>
            <w:noWrap/>
            <w:vAlign w:val="bottom"/>
          </w:tcPr>
          <w:p w14:paraId="6B0008A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w:t>
            </w:r>
          </w:p>
        </w:tc>
      </w:tr>
      <w:tr w:rsidR="00E56613" w:rsidRPr="00E56613" w14:paraId="42610612" w14:textId="77777777" w:rsidTr="0059524A">
        <w:trPr>
          <w:trHeight w:val="255"/>
        </w:trPr>
        <w:tc>
          <w:tcPr>
            <w:tcW w:w="0" w:type="auto"/>
            <w:vMerge/>
            <w:tcBorders>
              <w:top w:val="nil"/>
              <w:left w:val="single" w:sz="8" w:space="0" w:color="auto"/>
              <w:bottom w:val="nil"/>
              <w:right w:val="single" w:sz="4" w:space="0" w:color="auto"/>
            </w:tcBorders>
            <w:vAlign w:val="center"/>
          </w:tcPr>
          <w:p w14:paraId="40E77E8A"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nil"/>
              <w:right w:val="single" w:sz="4" w:space="0" w:color="auto"/>
            </w:tcBorders>
            <w:vAlign w:val="center"/>
          </w:tcPr>
          <w:p w14:paraId="0BEE595D"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tcBorders>
              <w:top w:val="nil"/>
              <w:left w:val="nil"/>
              <w:bottom w:val="nil"/>
              <w:right w:val="single" w:sz="4" w:space="0" w:color="auto"/>
            </w:tcBorders>
            <w:vAlign w:val="bottom"/>
          </w:tcPr>
          <w:p w14:paraId="51E7077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280" w:type="dxa"/>
            <w:tcBorders>
              <w:top w:val="single" w:sz="4" w:space="0" w:color="auto"/>
              <w:left w:val="nil"/>
              <w:bottom w:val="nil"/>
              <w:right w:val="single" w:sz="4" w:space="0" w:color="auto"/>
            </w:tcBorders>
            <w:noWrap/>
            <w:vAlign w:val="bottom"/>
          </w:tcPr>
          <w:p w14:paraId="271679C3"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צבע</w:t>
            </w:r>
          </w:p>
        </w:tc>
        <w:tc>
          <w:tcPr>
            <w:tcW w:w="1600" w:type="dxa"/>
            <w:tcBorders>
              <w:top w:val="single" w:sz="4" w:space="0" w:color="auto"/>
              <w:left w:val="single" w:sz="4" w:space="0" w:color="auto"/>
              <w:bottom w:val="nil"/>
              <w:right w:val="single" w:sz="8" w:space="0" w:color="auto"/>
            </w:tcBorders>
            <w:noWrap/>
            <w:vAlign w:val="bottom"/>
          </w:tcPr>
          <w:p w14:paraId="2449E84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w:t>
            </w:r>
          </w:p>
        </w:tc>
      </w:tr>
      <w:tr w:rsidR="00E56613" w:rsidRPr="00E56613" w14:paraId="06B979E7" w14:textId="77777777" w:rsidTr="0059524A">
        <w:trPr>
          <w:trHeight w:val="270"/>
        </w:trPr>
        <w:tc>
          <w:tcPr>
            <w:tcW w:w="0" w:type="auto"/>
            <w:vMerge/>
            <w:tcBorders>
              <w:top w:val="nil"/>
              <w:left w:val="single" w:sz="8" w:space="0" w:color="auto"/>
              <w:bottom w:val="nil"/>
              <w:right w:val="single" w:sz="4" w:space="0" w:color="auto"/>
            </w:tcBorders>
            <w:vAlign w:val="center"/>
          </w:tcPr>
          <w:p w14:paraId="1F32BA4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nil"/>
              <w:right w:val="single" w:sz="4" w:space="0" w:color="auto"/>
            </w:tcBorders>
            <w:vAlign w:val="center"/>
          </w:tcPr>
          <w:p w14:paraId="78220D0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tcBorders>
              <w:top w:val="nil"/>
              <w:left w:val="nil"/>
              <w:bottom w:val="nil"/>
              <w:right w:val="single" w:sz="4" w:space="0" w:color="auto"/>
            </w:tcBorders>
            <w:vAlign w:val="bottom"/>
          </w:tcPr>
          <w:p w14:paraId="4D5B162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280" w:type="dxa"/>
            <w:tcBorders>
              <w:top w:val="single" w:sz="4" w:space="0" w:color="auto"/>
              <w:left w:val="nil"/>
              <w:bottom w:val="nil"/>
              <w:right w:val="single" w:sz="4" w:space="0" w:color="auto"/>
            </w:tcBorders>
            <w:noWrap/>
            <w:vAlign w:val="bottom"/>
          </w:tcPr>
          <w:p w14:paraId="3A6D574B"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סה"כ</w:t>
            </w:r>
          </w:p>
        </w:tc>
        <w:tc>
          <w:tcPr>
            <w:tcW w:w="1600" w:type="dxa"/>
            <w:tcBorders>
              <w:top w:val="single" w:sz="4" w:space="0" w:color="auto"/>
              <w:left w:val="single" w:sz="4" w:space="0" w:color="auto"/>
              <w:bottom w:val="nil"/>
              <w:right w:val="single" w:sz="8" w:space="0" w:color="auto"/>
            </w:tcBorders>
            <w:noWrap/>
            <w:vAlign w:val="bottom"/>
          </w:tcPr>
          <w:p w14:paraId="0FBAA78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b/>
                <w:bCs/>
                <w:sz w:val="20"/>
                <w:szCs w:val="20"/>
              </w:rPr>
            </w:pPr>
            <w:r w:rsidRPr="00E56613">
              <w:rPr>
                <w:rFonts w:ascii="David" w:eastAsia="Times New Roman" w:hAnsi="David" w:cs="David"/>
                <w:b/>
                <w:bCs/>
                <w:sz w:val="20"/>
                <w:szCs w:val="20"/>
              </w:rPr>
              <w:t>100%</w:t>
            </w:r>
          </w:p>
        </w:tc>
      </w:tr>
      <w:tr w:rsidR="00E56613" w:rsidRPr="00E56613" w14:paraId="489C21B7" w14:textId="77777777" w:rsidTr="0059524A">
        <w:trPr>
          <w:trHeight w:val="255"/>
        </w:trPr>
        <w:tc>
          <w:tcPr>
            <w:tcW w:w="960" w:type="dxa"/>
            <w:vMerge w:val="restart"/>
            <w:tcBorders>
              <w:top w:val="single" w:sz="8" w:space="0" w:color="auto"/>
              <w:left w:val="single" w:sz="8" w:space="0" w:color="auto"/>
              <w:bottom w:val="single" w:sz="8" w:space="0" w:color="000000"/>
              <w:right w:val="single" w:sz="4" w:space="0" w:color="auto"/>
            </w:tcBorders>
            <w:noWrap/>
            <w:vAlign w:val="center"/>
          </w:tcPr>
          <w:p w14:paraId="14864B91"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11</w:t>
            </w:r>
          </w:p>
        </w:tc>
        <w:tc>
          <w:tcPr>
            <w:tcW w:w="1180" w:type="dxa"/>
            <w:vMerge w:val="restart"/>
            <w:tcBorders>
              <w:top w:val="single" w:sz="8" w:space="0" w:color="auto"/>
              <w:left w:val="single" w:sz="4" w:space="0" w:color="auto"/>
              <w:bottom w:val="single" w:sz="8" w:space="0" w:color="000000"/>
              <w:right w:val="single" w:sz="4" w:space="0" w:color="auto"/>
            </w:tcBorders>
            <w:noWrap/>
            <w:vAlign w:val="center"/>
          </w:tcPr>
          <w:p w14:paraId="7F0DB97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w:t>
            </w:r>
          </w:p>
        </w:tc>
        <w:tc>
          <w:tcPr>
            <w:tcW w:w="5820" w:type="dxa"/>
            <w:gridSpan w:val="3"/>
            <w:tcBorders>
              <w:top w:val="single" w:sz="8" w:space="0" w:color="auto"/>
              <w:left w:val="single" w:sz="4" w:space="0" w:color="auto"/>
              <w:bottom w:val="single" w:sz="4" w:space="0" w:color="auto"/>
              <w:right w:val="single" w:sz="8" w:space="0" w:color="000000"/>
            </w:tcBorders>
            <w:noWrap/>
            <w:vAlign w:val="bottom"/>
          </w:tcPr>
          <w:p w14:paraId="4C8FEDA1"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גמר הרכבת כלים לבנים</w:t>
            </w:r>
          </w:p>
        </w:tc>
      </w:tr>
      <w:tr w:rsidR="00E56613" w:rsidRPr="00E56613" w14:paraId="5CF9491A" w14:textId="77777777" w:rsidTr="0059524A">
        <w:trPr>
          <w:trHeight w:val="255"/>
        </w:trPr>
        <w:tc>
          <w:tcPr>
            <w:tcW w:w="0" w:type="auto"/>
            <w:vMerge/>
            <w:tcBorders>
              <w:top w:val="single" w:sz="8" w:space="0" w:color="auto"/>
              <w:left w:val="single" w:sz="8" w:space="0" w:color="auto"/>
              <w:bottom w:val="single" w:sz="8" w:space="0" w:color="000000"/>
              <w:right w:val="single" w:sz="4" w:space="0" w:color="auto"/>
            </w:tcBorders>
            <w:vAlign w:val="center"/>
          </w:tcPr>
          <w:p w14:paraId="28C6365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8" w:space="0" w:color="auto"/>
              <w:left w:val="single" w:sz="4" w:space="0" w:color="auto"/>
              <w:bottom w:val="single" w:sz="8" w:space="0" w:color="000000"/>
              <w:right w:val="single" w:sz="4" w:space="0" w:color="auto"/>
            </w:tcBorders>
            <w:vAlign w:val="center"/>
          </w:tcPr>
          <w:p w14:paraId="572028D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tcBorders>
              <w:top w:val="nil"/>
              <w:left w:val="nil"/>
              <w:bottom w:val="single" w:sz="4" w:space="0" w:color="auto"/>
              <w:right w:val="single" w:sz="4" w:space="0" w:color="auto"/>
            </w:tcBorders>
            <w:vAlign w:val="bottom"/>
          </w:tcPr>
          <w:p w14:paraId="07CB632D" w14:textId="77777777" w:rsidR="00E56613" w:rsidRPr="00E56613" w:rsidRDefault="00E56613" w:rsidP="00E56613">
            <w:pPr>
              <w:bidi w:val="0"/>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Pr>
              <w:t> </w:t>
            </w:r>
          </w:p>
        </w:tc>
        <w:tc>
          <w:tcPr>
            <w:tcW w:w="3280" w:type="dxa"/>
            <w:tcBorders>
              <w:top w:val="nil"/>
              <w:left w:val="single" w:sz="4" w:space="0" w:color="auto"/>
              <w:bottom w:val="single" w:sz="4" w:space="0" w:color="auto"/>
              <w:right w:val="single" w:sz="4" w:space="0" w:color="auto"/>
            </w:tcBorders>
            <w:noWrap/>
            <w:vAlign w:val="bottom"/>
          </w:tcPr>
          <w:p w14:paraId="20A86920"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דוודים</w:t>
            </w:r>
          </w:p>
        </w:tc>
        <w:tc>
          <w:tcPr>
            <w:tcW w:w="1600" w:type="dxa"/>
            <w:tcBorders>
              <w:top w:val="nil"/>
              <w:left w:val="single" w:sz="4" w:space="0" w:color="auto"/>
              <w:bottom w:val="single" w:sz="4" w:space="0" w:color="auto"/>
              <w:right w:val="single" w:sz="8" w:space="0" w:color="auto"/>
            </w:tcBorders>
            <w:noWrap/>
            <w:vAlign w:val="bottom"/>
          </w:tcPr>
          <w:p w14:paraId="77D5B7C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20%</w:t>
            </w:r>
          </w:p>
        </w:tc>
      </w:tr>
      <w:tr w:rsidR="00E56613" w:rsidRPr="00E56613" w14:paraId="26E1FD1D" w14:textId="77777777" w:rsidTr="0059524A">
        <w:trPr>
          <w:trHeight w:val="255"/>
        </w:trPr>
        <w:tc>
          <w:tcPr>
            <w:tcW w:w="0" w:type="auto"/>
            <w:vMerge/>
            <w:tcBorders>
              <w:top w:val="single" w:sz="8" w:space="0" w:color="auto"/>
              <w:left w:val="single" w:sz="8" w:space="0" w:color="auto"/>
              <w:bottom w:val="single" w:sz="8" w:space="0" w:color="000000"/>
              <w:right w:val="single" w:sz="4" w:space="0" w:color="auto"/>
            </w:tcBorders>
            <w:vAlign w:val="center"/>
          </w:tcPr>
          <w:p w14:paraId="6276609B"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8" w:space="0" w:color="auto"/>
              <w:left w:val="single" w:sz="4" w:space="0" w:color="auto"/>
              <w:bottom w:val="single" w:sz="8" w:space="0" w:color="000000"/>
              <w:right w:val="single" w:sz="4" w:space="0" w:color="auto"/>
            </w:tcBorders>
            <w:vAlign w:val="center"/>
          </w:tcPr>
          <w:p w14:paraId="7265054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tcBorders>
              <w:top w:val="nil"/>
              <w:left w:val="nil"/>
              <w:bottom w:val="nil"/>
              <w:right w:val="single" w:sz="4" w:space="0" w:color="auto"/>
            </w:tcBorders>
            <w:vAlign w:val="bottom"/>
          </w:tcPr>
          <w:p w14:paraId="288969DD"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280" w:type="dxa"/>
            <w:tcBorders>
              <w:top w:val="nil"/>
              <w:left w:val="single" w:sz="4" w:space="0" w:color="auto"/>
              <w:bottom w:val="single" w:sz="4" w:space="0" w:color="auto"/>
              <w:right w:val="single" w:sz="4" w:space="0" w:color="auto"/>
            </w:tcBorders>
            <w:noWrap/>
            <w:vAlign w:val="bottom"/>
          </w:tcPr>
          <w:p w14:paraId="3AAF05BF"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אמבטיה</w:t>
            </w:r>
          </w:p>
        </w:tc>
        <w:tc>
          <w:tcPr>
            <w:tcW w:w="1600" w:type="dxa"/>
            <w:tcBorders>
              <w:top w:val="nil"/>
              <w:left w:val="single" w:sz="4" w:space="0" w:color="auto"/>
              <w:bottom w:val="single" w:sz="4" w:space="0" w:color="auto"/>
              <w:right w:val="single" w:sz="8" w:space="0" w:color="auto"/>
            </w:tcBorders>
            <w:noWrap/>
            <w:vAlign w:val="bottom"/>
          </w:tcPr>
          <w:p w14:paraId="677C4EA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20%</w:t>
            </w:r>
          </w:p>
        </w:tc>
      </w:tr>
      <w:tr w:rsidR="00E56613" w:rsidRPr="00E56613" w14:paraId="65A9E47F" w14:textId="77777777" w:rsidTr="0059524A">
        <w:trPr>
          <w:trHeight w:val="255"/>
        </w:trPr>
        <w:tc>
          <w:tcPr>
            <w:tcW w:w="0" w:type="auto"/>
            <w:vMerge/>
            <w:tcBorders>
              <w:top w:val="single" w:sz="8" w:space="0" w:color="auto"/>
              <w:left w:val="single" w:sz="8" w:space="0" w:color="auto"/>
              <w:bottom w:val="single" w:sz="8" w:space="0" w:color="000000"/>
              <w:right w:val="single" w:sz="4" w:space="0" w:color="auto"/>
            </w:tcBorders>
            <w:vAlign w:val="center"/>
          </w:tcPr>
          <w:p w14:paraId="46B80DF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8" w:space="0" w:color="auto"/>
              <w:left w:val="single" w:sz="4" w:space="0" w:color="auto"/>
              <w:bottom w:val="single" w:sz="8" w:space="0" w:color="000000"/>
              <w:right w:val="single" w:sz="4" w:space="0" w:color="auto"/>
            </w:tcBorders>
            <w:vAlign w:val="center"/>
          </w:tcPr>
          <w:p w14:paraId="1DFC7AB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tcBorders>
              <w:top w:val="single" w:sz="4" w:space="0" w:color="auto"/>
              <w:left w:val="nil"/>
              <w:bottom w:val="nil"/>
              <w:right w:val="single" w:sz="4" w:space="0" w:color="auto"/>
            </w:tcBorders>
            <w:vAlign w:val="bottom"/>
          </w:tcPr>
          <w:p w14:paraId="79FBE0D1"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280" w:type="dxa"/>
            <w:tcBorders>
              <w:top w:val="nil"/>
              <w:left w:val="nil"/>
              <w:bottom w:val="single" w:sz="4" w:space="0" w:color="auto"/>
              <w:right w:val="single" w:sz="4" w:space="0" w:color="auto"/>
            </w:tcBorders>
            <w:noWrap/>
            <w:vAlign w:val="bottom"/>
          </w:tcPr>
          <w:p w14:paraId="4EECB02E"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אסלות וכיורים</w:t>
            </w:r>
          </w:p>
        </w:tc>
        <w:tc>
          <w:tcPr>
            <w:tcW w:w="1600" w:type="dxa"/>
            <w:tcBorders>
              <w:top w:val="nil"/>
              <w:left w:val="single" w:sz="4" w:space="0" w:color="auto"/>
              <w:bottom w:val="single" w:sz="4" w:space="0" w:color="auto"/>
              <w:right w:val="single" w:sz="8" w:space="0" w:color="auto"/>
            </w:tcBorders>
            <w:noWrap/>
            <w:vAlign w:val="bottom"/>
          </w:tcPr>
          <w:p w14:paraId="692FB11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r>
      <w:tr w:rsidR="00E56613" w:rsidRPr="00E56613" w14:paraId="054BF95D" w14:textId="77777777" w:rsidTr="0059524A">
        <w:trPr>
          <w:trHeight w:val="255"/>
        </w:trPr>
        <w:tc>
          <w:tcPr>
            <w:tcW w:w="0" w:type="auto"/>
            <w:vMerge/>
            <w:tcBorders>
              <w:top w:val="single" w:sz="8" w:space="0" w:color="auto"/>
              <w:left w:val="single" w:sz="8" w:space="0" w:color="auto"/>
              <w:bottom w:val="single" w:sz="8" w:space="0" w:color="000000"/>
              <w:right w:val="single" w:sz="4" w:space="0" w:color="auto"/>
            </w:tcBorders>
            <w:vAlign w:val="center"/>
          </w:tcPr>
          <w:p w14:paraId="41AFC2DD"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8" w:space="0" w:color="auto"/>
              <w:left w:val="single" w:sz="4" w:space="0" w:color="auto"/>
              <w:bottom w:val="single" w:sz="8" w:space="0" w:color="000000"/>
              <w:right w:val="single" w:sz="4" w:space="0" w:color="auto"/>
            </w:tcBorders>
            <w:vAlign w:val="center"/>
          </w:tcPr>
          <w:p w14:paraId="0ED37340"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tcBorders>
              <w:top w:val="nil"/>
              <w:left w:val="nil"/>
              <w:bottom w:val="single" w:sz="4" w:space="0" w:color="auto"/>
              <w:right w:val="single" w:sz="4" w:space="0" w:color="auto"/>
            </w:tcBorders>
            <w:vAlign w:val="bottom"/>
          </w:tcPr>
          <w:p w14:paraId="60F9255B"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280" w:type="dxa"/>
            <w:tcBorders>
              <w:top w:val="nil"/>
              <w:left w:val="nil"/>
              <w:bottom w:val="single" w:sz="4" w:space="0" w:color="auto"/>
              <w:right w:val="single" w:sz="4" w:space="0" w:color="auto"/>
            </w:tcBorders>
            <w:noWrap/>
            <w:vAlign w:val="bottom"/>
          </w:tcPr>
          <w:p w14:paraId="511AFC5C"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ברזים וסוללות</w:t>
            </w:r>
          </w:p>
        </w:tc>
        <w:tc>
          <w:tcPr>
            <w:tcW w:w="1600" w:type="dxa"/>
            <w:tcBorders>
              <w:top w:val="nil"/>
              <w:left w:val="single" w:sz="4" w:space="0" w:color="auto"/>
              <w:bottom w:val="single" w:sz="4" w:space="0" w:color="auto"/>
              <w:right w:val="single" w:sz="8" w:space="0" w:color="auto"/>
            </w:tcBorders>
            <w:noWrap/>
            <w:vAlign w:val="bottom"/>
          </w:tcPr>
          <w:p w14:paraId="1350294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w:t>
            </w:r>
          </w:p>
        </w:tc>
      </w:tr>
      <w:tr w:rsidR="00E56613" w:rsidRPr="00E56613" w14:paraId="03FA1AF3" w14:textId="77777777" w:rsidTr="0059524A">
        <w:trPr>
          <w:trHeight w:val="270"/>
        </w:trPr>
        <w:tc>
          <w:tcPr>
            <w:tcW w:w="0" w:type="auto"/>
            <w:vMerge/>
            <w:tcBorders>
              <w:top w:val="single" w:sz="8" w:space="0" w:color="auto"/>
              <w:left w:val="single" w:sz="8" w:space="0" w:color="auto"/>
              <w:bottom w:val="single" w:sz="8" w:space="0" w:color="000000"/>
              <w:right w:val="single" w:sz="4" w:space="0" w:color="auto"/>
            </w:tcBorders>
            <w:vAlign w:val="center"/>
          </w:tcPr>
          <w:p w14:paraId="4EAA083A"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8" w:space="0" w:color="auto"/>
              <w:left w:val="single" w:sz="4" w:space="0" w:color="auto"/>
              <w:bottom w:val="single" w:sz="8" w:space="0" w:color="000000"/>
              <w:right w:val="single" w:sz="4" w:space="0" w:color="auto"/>
            </w:tcBorders>
            <w:vAlign w:val="center"/>
          </w:tcPr>
          <w:p w14:paraId="6C0A6FAF"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tcBorders>
              <w:top w:val="nil"/>
              <w:left w:val="nil"/>
              <w:bottom w:val="single" w:sz="8" w:space="0" w:color="auto"/>
              <w:right w:val="single" w:sz="4" w:space="0" w:color="auto"/>
            </w:tcBorders>
            <w:vAlign w:val="bottom"/>
          </w:tcPr>
          <w:p w14:paraId="676B8BE0"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280" w:type="dxa"/>
            <w:tcBorders>
              <w:top w:val="nil"/>
              <w:left w:val="single" w:sz="4" w:space="0" w:color="auto"/>
              <w:bottom w:val="single" w:sz="8" w:space="0" w:color="auto"/>
              <w:right w:val="single" w:sz="4" w:space="0" w:color="auto"/>
            </w:tcBorders>
            <w:noWrap/>
            <w:vAlign w:val="bottom"/>
          </w:tcPr>
          <w:p w14:paraId="23E20198"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סה"כ</w:t>
            </w:r>
          </w:p>
        </w:tc>
        <w:tc>
          <w:tcPr>
            <w:tcW w:w="1600" w:type="dxa"/>
            <w:tcBorders>
              <w:top w:val="nil"/>
              <w:left w:val="single" w:sz="4" w:space="0" w:color="auto"/>
              <w:bottom w:val="single" w:sz="8" w:space="0" w:color="auto"/>
              <w:right w:val="single" w:sz="8" w:space="0" w:color="auto"/>
            </w:tcBorders>
            <w:noWrap/>
            <w:vAlign w:val="bottom"/>
          </w:tcPr>
          <w:p w14:paraId="3063E94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b/>
                <w:bCs/>
                <w:sz w:val="20"/>
                <w:szCs w:val="20"/>
              </w:rPr>
            </w:pPr>
            <w:r w:rsidRPr="00E56613">
              <w:rPr>
                <w:rFonts w:ascii="David" w:eastAsia="Times New Roman" w:hAnsi="David" w:cs="David"/>
                <w:b/>
                <w:bCs/>
                <w:sz w:val="20"/>
                <w:szCs w:val="20"/>
              </w:rPr>
              <w:t>100%</w:t>
            </w:r>
          </w:p>
        </w:tc>
      </w:tr>
    </w:tbl>
    <w:p w14:paraId="2CE885F0" w14:textId="77777777" w:rsidR="00E56613" w:rsidRPr="00E56613" w:rsidRDefault="00E56613" w:rsidP="00E56613">
      <w:pPr>
        <w:spacing w:before="0" w:beforeAutospacing="0" w:after="0" w:afterAutospacing="0" w:line="360" w:lineRule="auto"/>
        <w:jc w:val="both"/>
        <w:rPr>
          <w:rFonts w:ascii="David" w:eastAsia="Times New Roman" w:hAnsi="David" w:cs="David"/>
          <w:sz w:val="26"/>
          <w:szCs w:val="26"/>
          <w:rtl/>
        </w:rPr>
      </w:pPr>
      <w:r w:rsidRPr="00E56613">
        <w:rPr>
          <w:rFonts w:ascii="David" w:eastAsia="Times New Roman" w:hAnsi="David" w:cs="David"/>
          <w:sz w:val="26"/>
          <w:szCs w:val="26"/>
          <w:rtl/>
        </w:rPr>
        <w:br w:type="page"/>
      </w:r>
    </w:p>
    <w:tbl>
      <w:tblPr>
        <w:bidiVisual/>
        <w:tblW w:w="7960" w:type="dxa"/>
        <w:tblInd w:w="93" w:type="dxa"/>
        <w:tblLook w:val="0000" w:firstRow="0" w:lastRow="0" w:firstColumn="0" w:lastColumn="0" w:noHBand="0" w:noVBand="0"/>
      </w:tblPr>
      <w:tblGrid>
        <w:gridCol w:w="960"/>
        <w:gridCol w:w="1180"/>
        <w:gridCol w:w="1509"/>
        <w:gridCol w:w="15"/>
        <w:gridCol w:w="3103"/>
        <w:gridCol w:w="44"/>
        <w:gridCol w:w="1149"/>
      </w:tblGrid>
      <w:tr w:rsidR="00E56613" w:rsidRPr="00E56613" w14:paraId="09952E45" w14:textId="77777777" w:rsidTr="00E56613">
        <w:trPr>
          <w:trHeight w:val="270"/>
        </w:trPr>
        <w:tc>
          <w:tcPr>
            <w:tcW w:w="960" w:type="dxa"/>
            <w:tcBorders>
              <w:top w:val="single" w:sz="8" w:space="0" w:color="auto"/>
              <w:left w:val="single" w:sz="8" w:space="0" w:color="auto"/>
              <w:bottom w:val="single" w:sz="8" w:space="0" w:color="auto"/>
              <w:right w:val="single" w:sz="4" w:space="0" w:color="auto"/>
            </w:tcBorders>
            <w:noWrap/>
            <w:vAlign w:val="bottom"/>
          </w:tcPr>
          <w:p w14:paraId="6F6721B9" w14:textId="77777777" w:rsidR="00E56613" w:rsidRPr="00E56613" w:rsidRDefault="00E56613" w:rsidP="00E56613">
            <w:pPr>
              <w:spacing w:before="0" w:beforeAutospacing="0" w:after="0" w:afterAutospacing="0" w:line="240" w:lineRule="auto"/>
              <w:jc w:val="center"/>
              <w:rPr>
                <w:rFonts w:ascii="David" w:eastAsia="Times New Roman" w:hAnsi="David" w:cs="David"/>
                <w:b/>
                <w:bCs/>
                <w:sz w:val="20"/>
                <w:szCs w:val="20"/>
              </w:rPr>
            </w:pPr>
            <w:r w:rsidRPr="00E56613">
              <w:rPr>
                <w:rFonts w:ascii="David" w:eastAsia="Times New Roman" w:hAnsi="David" w:cs="David"/>
                <w:b/>
                <w:bCs/>
                <w:sz w:val="20"/>
                <w:szCs w:val="20"/>
                <w:rtl/>
              </w:rPr>
              <w:lastRenderedPageBreak/>
              <w:t>מס' סעיף</w:t>
            </w:r>
          </w:p>
        </w:tc>
        <w:tc>
          <w:tcPr>
            <w:tcW w:w="1180" w:type="dxa"/>
            <w:tcBorders>
              <w:top w:val="single" w:sz="8" w:space="0" w:color="auto"/>
              <w:left w:val="single" w:sz="4" w:space="0" w:color="auto"/>
              <w:bottom w:val="single" w:sz="8" w:space="0" w:color="auto"/>
              <w:right w:val="single" w:sz="4" w:space="0" w:color="auto"/>
            </w:tcBorders>
            <w:noWrap/>
            <w:vAlign w:val="bottom"/>
          </w:tcPr>
          <w:p w14:paraId="6285B8BB" w14:textId="77777777" w:rsidR="00E56613" w:rsidRPr="00E56613" w:rsidRDefault="00E56613" w:rsidP="00E56613">
            <w:pPr>
              <w:spacing w:before="0" w:beforeAutospacing="0" w:after="0" w:afterAutospacing="0" w:line="240" w:lineRule="auto"/>
              <w:jc w:val="center"/>
              <w:rPr>
                <w:rFonts w:ascii="David" w:eastAsia="Times New Roman" w:hAnsi="David" w:cs="David"/>
                <w:b/>
                <w:bCs/>
                <w:sz w:val="20"/>
                <w:szCs w:val="20"/>
              </w:rPr>
            </w:pPr>
            <w:r w:rsidRPr="00E56613">
              <w:rPr>
                <w:rFonts w:ascii="David" w:eastAsia="Times New Roman" w:hAnsi="David" w:cs="David"/>
                <w:b/>
                <w:bCs/>
                <w:sz w:val="20"/>
                <w:szCs w:val="20"/>
                <w:rtl/>
              </w:rPr>
              <w:t>שיטת תשלום</w:t>
            </w:r>
          </w:p>
        </w:tc>
        <w:tc>
          <w:tcPr>
            <w:tcW w:w="1509" w:type="dxa"/>
            <w:tcBorders>
              <w:top w:val="single" w:sz="8" w:space="0" w:color="auto"/>
              <w:left w:val="single" w:sz="4" w:space="0" w:color="auto"/>
              <w:bottom w:val="single" w:sz="8" w:space="0" w:color="auto"/>
              <w:right w:val="single" w:sz="4" w:space="0" w:color="auto"/>
            </w:tcBorders>
            <w:vAlign w:val="bottom"/>
          </w:tcPr>
          <w:p w14:paraId="3F0CC7F5" w14:textId="77777777" w:rsidR="00E56613" w:rsidRPr="00E56613" w:rsidRDefault="00E56613" w:rsidP="00E56613">
            <w:pPr>
              <w:spacing w:before="0" w:beforeAutospacing="0" w:after="0" w:afterAutospacing="0" w:line="240" w:lineRule="auto"/>
              <w:jc w:val="center"/>
              <w:rPr>
                <w:rFonts w:ascii="David" w:eastAsia="Times New Roman" w:hAnsi="David" w:cs="David"/>
                <w:b/>
                <w:bCs/>
                <w:sz w:val="20"/>
                <w:szCs w:val="20"/>
              </w:rPr>
            </w:pPr>
            <w:r w:rsidRPr="00E56613">
              <w:rPr>
                <w:rFonts w:ascii="David" w:eastAsia="Times New Roman" w:hAnsi="David" w:cs="David"/>
                <w:b/>
                <w:bCs/>
                <w:sz w:val="20"/>
                <w:szCs w:val="20"/>
                <w:rtl/>
              </w:rPr>
              <w:t>תיאור</w:t>
            </w:r>
          </w:p>
        </w:tc>
        <w:tc>
          <w:tcPr>
            <w:tcW w:w="3118" w:type="dxa"/>
            <w:gridSpan w:val="2"/>
            <w:tcBorders>
              <w:top w:val="single" w:sz="8" w:space="0" w:color="auto"/>
              <w:left w:val="single" w:sz="4" w:space="0" w:color="auto"/>
              <w:bottom w:val="single" w:sz="8" w:space="0" w:color="auto"/>
              <w:right w:val="single" w:sz="4" w:space="0" w:color="auto"/>
            </w:tcBorders>
            <w:noWrap/>
            <w:vAlign w:val="bottom"/>
          </w:tcPr>
          <w:p w14:paraId="685FDCAA" w14:textId="77777777" w:rsidR="00E56613" w:rsidRPr="00E56613" w:rsidRDefault="00E56613" w:rsidP="00E56613">
            <w:pPr>
              <w:spacing w:before="0" w:beforeAutospacing="0" w:after="0" w:afterAutospacing="0" w:line="240" w:lineRule="auto"/>
              <w:jc w:val="center"/>
              <w:rPr>
                <w:rFonts w:ascii="David" w:eastAsia="Times New Roman" w:hAnsi="David" w:cs="David"/>
                <w:b/>
                <w:bCs/>
                <w:sz w:val="20"/>
                <w:szCs w:val="20"/>
              </w:rPr>
            </w:pPr>
            <w:r w:rsidRPr="00E56613">
              <w:rPr>
                <w:rFonts w:ascii="David" w:eastAsia="Times New Roman" w:hAnsi="David" w:cs="David"/>
                <w:b/>
                <w:bCs/>
                <w:sz w:val="20"/>
                <w:szCs w:val="20"/>
                <w:rtl/>
              </w:rPr>
              <w:t>חלוקת משנה</w:t>
            </w:r>
          </w:p>
        </w:tc>
        <w:tc>
          <w:tcPr>
            <w:tcW w:w="1193" w:type="dxa"/>
            <w:gridSpan w:val="2"/>
            <w:tcBorders>
              <w:top w:val="single" w:sz="8" w:space="0" w:color="auto"/>
              <w:left w:val="single" w:sz="4" w:space="0" w:color="auto"/>
              <w:bottom w:val="single" w:sz="8" w:space="0" w:color="auto"/>
              <w:right w:val="single" w:sz="8" w:space="0" w:color="auto"/>
            </w:tcBorders>
            <w:noWrap/>
            <w:vAlign w:val="bottom"/>
          </w:tcPr>
          <w:p w14:paraId="40A15DB8" w14:textId="77777777" w:rsidR="00E56613" w:rsidRPr="00E56613" w:rsidRDefault="00E56613" w:rsidP="00E56613">
            <w:pPr>
              <w:spacing w:before="0" w:beforeAutospacing="0" w:after="0" w:afterAutospacing="0" w:line="240" w:lineRule="auto"/>
              <w:jc w:val="center"/>
              <w:rPr>
                <w:rFonts w:ascii="David" w:eastAsia="Times New Roman" w:hAnsi="David" w:cs="David"/>
                <w:b/>
                <w:bCs/>
                <w:sz w:val="20"/>
                <w:szCs w:val="20"/>
              </w:rPr>
            </w:pPr>
            <w:r w:rsidRPr="00E56613">
              <w:rPr>
                <w:rFonts w:ascii="David" w:eastAsia="Times New Roman" w:hAnsi="David" w:cs="David"/>
                <w:b/>
                <w:bCs/>
                <w:sz w:val="20"/>
                <w:szCs w:val="20"/>
                <w:rtl/>
              </w:rPr>
              <w:t>כללי</w:t>
            </w:r>
          </w:p>
        </w:tc>
      </w:tr>
      <w:tr w:rsidR="00E56613" w:rsidRPr="00E56613" w14:paraId="60EB4209" w14:textId="77777777" w:rsidTr="00E56613">
        <w:trPr>
          <w:trHeight w:val="255"/>
        </w:trPr>
        <w:tc>
          <w:tcPr>
            <w:tcW w:w="960" w:type="dxa"/>
            <w:vMerge w:val="restart"/>
            <w:tcBorders>
              <w:top w:val="single" w:sz="4" w:space="0" w:color="auto"/>
              <w:left w:val="single" w:sz="4" w:space="0" w:color="auto"/>
              <w:bottom w:val="single" w:sz="4" w:space="0" w:color="auto"/>
              <w:right w:val="single" w:sz="4" w:space="0" w:color="auto"/>
            </w:tcBorders>
            <w:noWrap/>
            <w:vAlign w:val="center"/>
          </w:tcPr>
          <w:p w14:paraId="3B1CB90D"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12</w:t>
            </w:r>
          </w:p>
        </w:tc>
        <w:tc>
          <w:tcPr>
            <w:tcW w:w="1180" w:type="dxa"/>
            <w:vMerge w:val="restart"/>
            <w:tcBorders>
              <w:top w:val="single" w:sz="4" w:space="0" w:color="auto"/>
              <w:left w:val="single" w:sz="4" w:space="0" w:color="auto"/>
              <w:bottom w:val="single" w:sz="4" w:space="0" w:color="auto"/>
              <w:right w:val="single" w:sz="4" w:space="0" w:color="auto"/>
            </w:tcBorders>
            <w:noWrap/>
            <w:vAlign w:val="center"/>
          </w:tcPr>
          <w:p w14:paraId="57F3F31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w:t>
            </w:r>
          </w:p>
        </w:tc>
        <w:tc>
          <w:tcPr>
            <w:tcW w:w="5820" w:type="dxa"/>
            <w:gridSpan w:val="5"/>
            <w:tcBorders>
              <w:top w:val="single" w:sz="4" w:space="0" w:color="auto"/>
              <w:left w:val="single" w:sz="4" w:space="0" w:color="auto"/>
              <w:bottom w:val="single" w:sz="4" w:space="0" w:color="auto"/>
              <w:right w:val="single" w:sz="4" w:space="0" w:color="auto"/>
            </w:tcBorders>
            <w:vAlign w:val="bottom"/>
          </w:tcPr>
          <w:p w14:paraId="44C1FBF2"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גמר הרכבת אביזרי חשמל</w:t>
            </w:r>
          </w:p>
        </w:tc>
      </w:tr>
      <w:tr w:rsidR="00E56613" w:rsidRPr="00E56613" w14:paraId="3CD80102" w14:textId="77777777" w:rsidTr="00E56613">
        <w:trPr>
          <w:trHeight w:val="255"/>
        </w:trPr>
        <w:tc>
          <w:tcPr>
            <w:tcW w:w="0" w:type="auto"/>
            <w:vMerge/>
            <w:tcBorders>
              <w:top w:val="single" w:sz="4" w:space="0" w:color="auto"/>
              <w:left w:val="single" w:sz="4" w:space="0" w:color="auto"/>
              <w:bottom w:val="single" w:sz="4" w:space="0" w:color="auto"/>
              <w:right w:val="single" w:sz="4" w:space="0" w:color="auto"/>
            </w:tcBorders>
            <w:vAlign w:val="center"/>
          </w:tcPr>
          <w:p w14:paraId="3C514C4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15E8270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nil"/>
              <w:left w:val="nil"/>
              <w:bottom w:val="single" w:sz="4" w:space="0" w:color="auto"/>
              <w:right w:val="single" w:sz="4" w:space="0" w:color="auto"/>
            </w:tcBorders>
            <w:vAlign w:val="bottom"/>
          </w:tcPr>
          <w:p w14:paraId="062EB661"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147" w:type="dxa"/>
            <w:gridSpan w:val="2"/>
            <w:tcBorders>
              <w:top w:val="nil"/>
              <w:left w:val="single" w:sz="4" w:space="0" w:color="auto"/>
              <w:bottom w:val="single" w:sz="4" w:space="0" w:color="auto"/>
              <w:right w:val="single" w:sz="4" w:space="0" w:color="auto"/>
            </w:tcBorders>
            <w:noWrap/>
            <w:vAlign w:val="bottom"/>
          </w:tcPr>
          <w:p w14:paraId="4917517F"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 xml:space="preserve">אביזרי קצה - מאור </w:t>
            </w:r>
          </w:p>
        </w:tc>
        <w:tc>
          <w:tcPr>
            <w:tcW w:w="1149" w:type="dxa"/>
            <w:tcBorders>
              <w:top w:val="nil"/>
              <w:left w:val="single" w:sz="4" w:space="0" w:color="auto"/>
              <w:bottom w:val="single" w:sz="4" w:space="0" w:color="auto"/>
              <w:right w:val="single" w:sz="4" w:space="0" w:color="auto"/>
            </w:tcBorders>
            <w:noWrap/>
            <w:vAlign w:val="bottom"/>
          </w:tcPr>
          <w:p w14:paraId="1E9E601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w:t>
            </w:r>
          </w:p>
        </w:tc>
      </w:tr>
      <w:tr w:rsidR="00E56613" w:rsidRPr="00E56613" w14:paraId="1841D062" w14:textId="77777777" w:rsidTr="00E56613">
        <w:trPr>
          <w:trHeight w:val="255"/>
        </w:trPr>
        <w:tc>
          <w:tcPr>
            <w:tcW w:w="0" w:type="auto"/>
            <w:vMerge/>
            <w:tcBorders>
              <w:top w:val="single" w:sz="4" w:space="0" w:color="auto"/>
              <w:left w:val="single" w:sz="4" w:space="0" w:color="auto"/>
              <w:bottom w:val="single" w:sz="4" w:space="0" w:color="auto"/>
              <w:right w:val="single" w:sz="4" w:space="0" w:color="auto"/>
            </w:tcBorders>
            <w:vAlign w:val="center"/>
          </w:tcPr>
          <w:p w14:paraId="45AB703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5CFD84B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nil"/>
              <w:left w:val="nil"/>
              <w:bottom w:val="nil"/>
              <w:right w:val="single" w:sz="4" w:space="0" w:color="auto"/>
            </w:tcBorders>
            <w:vAlign w:val="bottom"/>
          </w:tcPr>
          <w:p w14:paraId="04D92EEF"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147" w:type="dxa"/>
            <w:gridSpan w:val="2"/>
            <w:tcBorders>
              <w:top w:val="nil"/>
              <w:left w:val="single" w:sz="4" w:space="0" w:color="auto"/>
              <w:bottom w:val="single" w:sz="4" w:space="0" w:color="auto"/>
              <w:right w:val="single" w:sz="4" w:space="0" w:color="auto"/>
            </w:tcBorders>
            <w:noWrap/>
            <w:vAlign w:val="bottom"/>
          </w:tcPr>
          <w:p w14:paraId="1AEA411F"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אביזרי קצה -מפסקים</w:t>
            </w:r>
          </w:p>
        </w:tc>
        <w:tc>
          <w:tcPr>
            <w:tcW w:w="1149" w:type="dxa"/>
            <w:tcBorders>
              <w:top w:val="nil"/>
              <w:left w:val="single" w:sz="4" w:space="0" w:color="auto"/>
              <w:bottom w:val="single" w:sz="4" w:space="0" w:color="auto"/>
              <w:right w:val="single" w:sz="4" w:space="0" w:color="auto"/>
            </w:tcBorders>
            <w:noWrap/>
            <w:vAlign w:val="bottom"/>
          </w:tcPr>
          <w:p w14:paraId="27D101E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30%</w:t>
            </w:r>
          </w:p>
        </w:tc>
      </w:tr>
      <w:tr w:rsidR="00E56613" w:rsidRPr="00E56613" w14:paraId="3D551675" w14:textId="77777777" w:rsidTr="00E56613">
        <w:trPr>
          <w:trHeight w:val="255"/>
        </w:trPr>
        <w:tc>
          <w:tcPr>
            <w:tcW w:w="0" w:type="auto"/>
            <w:vMerge/>
            <w:tcBorders>
              <w:top w:val="single" w:sz="4" w:space="0" w:color="auto"/>
              <w:left w:val="single" w:sz="4" w:space="0" w:color="auto"/>
              <w:bottom w:val="single" w:sz="4" w:space="0" w:color="auto"/>
              <w:right w:val="single" w:sz="4" w:space="0" w:color="auto"/>
            </w:tcBorders>
            <w:vAlign w:val="center"/>
          </w:tcPr>
          <w:p w14:paraId="2FE4098F"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5A4F712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nil"/>
              <w:left w:val="nil"/>
              <w:bottom w:val="nil"/>
              <w:right w:val="single" w:sz="4" w:space="0" w:color="auto"/>
            </w:tcBorders>
            <w:vAlign w:val="bottom"/>
          </w:tcPr>
          <w:p w14:paraId="34B442C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147" w:type="dxa"/>
            <w:gridSpan w:val="2"/>
            <w:tcBorders>
              <w:top w:val="nil"/>
              <w:left w:val="single" w:sz="4" w:space="0" w:color="auto"/>
              <w:bottom w:val="single" w:sz="4" w:space="0" w:color="auto"/>
              <w:right w:val="single" w:sz="4" w:space="0" w:color="auto"/>
            </w:tcBorders>
            <w:noWrap/>
            <w:vAlign w:val="bottom"/>
          </w:tcPr>
          <w:p w14:paraId="027297D3"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מבנה לוח</w:t>
            </w:r>
          </w:p>
        </w:tc>
        <w:tc>
          <w:tcPr>
            <w:tcW w:w="1149" w:type="dxa"/>
            <w:tcBorders>
              <w:top w:val="nil"/>
              <w:left w:val="single" w:sz="4" w:space="0" w:color="auto"/>
              <w:bottom w:val="single" w:sz="4" w:space="0" w:color="auto"/>
              <w:right w:val="single" w:sz="4" w:space="0" w:color="auto"/>
            </w:tcBorders>
            <w:noWrap/>
            <w:vAlign w:val="bottom"/>
          </w:tcPr>
          <w:p w14:paraId="013730B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20%</w:t>
            </w:r>
          </w:p>
        </w:tc>
      </w:tr>
      <w:tr w:rsidR="00E56613" w:rsidRPr="00E56613" w14:paraId="5D9174AE" w14:textId="77777777" w:rsidTr="00E56613">
        <w:trPr>
          <w:trHeight w:val="255"/>
        </w:trPr>
        <w:tc>
          <w:tcPr>
            <w:tcW w:w="0" w:type="auto"/>
            <w:vMerge/>
            <w:tcBorders>
              <w:top w:val="single" w:sz="4" w:space="0" w:color="auto"/>
              <w:left w:val="single" w:sz="4" w:space="0" w:color="auto"/>
              <w:bottom w:val="single" w:sz="4" w:space="0" w:color="auto"/>
              <w:right w:val="single" w:sz="4" w:space="0" w:color="auto"/>
            </w:tcBorders>
            <w:vAlign w:val="center"/>
          </w:tcPr>
          <w:p w14:paraId="044B4A8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57772DC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nil"/>
              <w:left w:val="nil"/>
              <w:bottom w:val="nil"/>
              <w:right w:val="single" w:sz="4" w:space="0" w:color="auto"/>
            </w:tcBorders>
            <w:vAlign w:val="bottom"/>
          </w:tcPr>
          <w:p w14:paraId="12250EFB"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147" w:type="dxa"/>
            <w:gridSpan w:val="2"/>
            <w:tcBorders>
              <w:top w:val="nil"/>
              <w:left w:val="single" w:sz="4" w:space="0" w:color="auto"/>
              <w:bottom w:val="single" w:sz="4" w:space="0" w:color="auto"/>
              <w:right w:val="single" w:sz="4" w:space="0" w:color="auto"/>
            </w:tcBorders>
            <w:noWrap/>
            <w:vAlign w:val="bottom"/>
          </w:tcPr>
          <w:p w14:paraId="32BC702D"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מפסקים ופחתים + כיתוב</w:t>
            </w:r>
          </w:p>
        </w:tc>
        <w:tc>
          <w:tcPr>
            <w:tcW w:w="1149" w:type="dxa"/>
            <w:tcBorders>
              <w:top w:val="nil"/>
              <w:left w:val="single" w:sz="4" w:space="0" w:color="auto"/>
              <w:bottom w:val="single" w:sz="4" w:space="0" w:color="auto"/>
              <w:right w:val="single" w:sz="4" w:space="0" w:color="auto"/>
            </w:tcBorders>
            <w:noWrap/>
            <w:vAlign w:val="bottom"/>
          </w:tcPr>
          <w:p w14:paraId="022842A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39%</w:t>
            </w:r>
          </w:p>
        </w:tc>
      </w:tr>
      <w:tr w:rsidR="00E56613" w:rsidRPr="00E56613" w14:paraId="7DDF3350" w14:textId="77777777" w:rsidTr="00E56613">
        <w:trPr>
          <w:trHeight w:val="255"/>
        </w:trPr>
        <w:tc>
          <w:tcPr>
            <w:tcW w:w="0" w:type="auto"/>
            <w:vMerge/>
            <w:tcBorders>
              <w:top w:val="single" w:sz="4" w:space="0" w:color="auto"/>
              <w:left w:val="single" w:sz="4" w:space="0" w:color="auto"/>
              <w:bottom w:val="single" w:sz="4" w:space="0" w:color="auto"/>
              <w:right w:val="single" w:sz="4" w:space="0" w:color="auto"/>
            </w:tcBorders>
            <w:vAlign w:val="center"/>
          </w:tcPr>
          <w:p w14:paraId="30360EA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24DD0C8A"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nil"/>
              <w:left w:val="nil"/>
              <w:bottom w:val="nil"/>
              <w:right w:val="single" w:sz="4" w:space="0" w:color="auto"/>
            </w:tcBorders>
            <w:vAlign w:val="bottom"/>
          </w:tcPr>
          <w:p w14:paraId="4F36C4E0"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147" w:type="dxa"/>
            <w:gridSpan w:val="2"/>
            <w:tcBorders>
              <w:top w:val="nil"/>
              <w:left w:val="single" w:sz="4" w:space="0" w:color="auto"/>
              <w:bottom w:val="single" w:sz="4" w:space="0" w:color="auto"/>
              <w:right w:val="single" w:sz="4" w:space="0" w:color="auto"/>
            </w:tcBorders>
            <w:noWrap/>
            <w:vAlign w:val="bottom"/>
          </w:tcPr>
          <w:p w14:paraId="032BAECE"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אינטרקום דירתי</w:t>
            </w:r>
          </w:p>
        </w:tc>
        <w:tc>
          <w:tcPr>
            <w:tcW w:w="1149" w:type="dxa"/>
            <w:tcBorders>
              <w:top w:val="nil"/>
              <w:left w:val="single" w:sz="4" w:space="0" w:color="auto"/>
              <w:bottom w:val="single" w:sz="4" w:space="0" w:color="auto"/>
              <w:right w:val="single" w:sz="4" w:space="0" w:color="auto"/>
            </w:tcBorders>
            <w:noWrap/>
            <w:vAlign w:val="bottom"/>
          </w:tcPr>
          <w:p w14:paraId="3DDDB7C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w:t>
            </w:r>
          </w:p>
        </w:tc>
      </w:tr>
      <w:tr w:rsidR="00E56613" w:rsidRPr="00E56613" w14:paraId="65F967CF" w14:textId="77777777" w:rsidTr="00E56613">
        <w:trPr>
          <w:trHeight w:val="255"/>
        </w:trPr>
        <w:tc>
          <w:tcPr>
            <w:tcW w:w="0" w:type="auto"/>
            <w:vMerge/>
            <w:tcBorders>
              <w:top w:val="single" w:sz="4" w:space="0" w:color="auto"/>
              <w:left w:val="single" w:sz="4" w:space="0" w:color="auto"/>
              <w:bottom w:val="single" w:sz="4" w:space="0" w:color="auto"/>
              <w:right w:val="single" w:sz="4" w:space="0" w:color="auto"/>
            </w:tcBorders>
            <w:vAlign w:val="center"/>
          </w:tcPr>
          <w:p w14:paraId="76C090DA"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5481E0B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nil"/>
              <w:left w:val="nil"/>
              <w:bottom w:val="single" w:sz="4" w:space="0" w:color="auto"/>
              <w:right w:val="single" w:sz="4" w:space="0" w:color="auto"/>
            </w:tcBorders>
            <w:vAlign w:val="bottom"/>
          </w:tcPr>
          <w:p w14:paraId="1596F7D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147" w:type="dxa"/>
            <w:gridSpan w:val="2"/>
            <w:tcBorders>
              <w:top w:val="nil"/>
              <w:left w:val="single" w:sz="4" w:space="0" w:color="auto"/>
              <w:bottom w:val="single" w:sz="4" w:space="0" w:color="auto"/>
              <w:right w:val="single" w:sz="4" w:space="0" w:color="auto"/>
            </w:tcBorders>
            <w:noWrap/>
            <w:vAlign w:val="bottom"/>
          </w:tcPr>
          <w:p w14:paraId="5BAEDCC1"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סה"כ</w:t>
            </w:r>
          </w:p>
        </w:tc>
        <w:tc>
          <w:tcPr>
            <w:tcW w:w="1149" w:type="dxa"/>
            <w:tcBorders>
              <w:top w:val="nil"/>
              <w:left w:val="single" w:sz="4" w:space="0" w:color="auto"/>
              <w:bottom w:val="single" w:sz="4" w:space="0" w:color="auto"/>
              <w:right w:val="single" w:sz="4" w:space="0" w:color="auto"/>
            </w:tcBorders>
            <w:noWrap/>
            <w:vAlign w:val="bottom"/>
          </w:tcPr>
          <w:p w14:paraId="5E57B64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b/>
                <w:bCs/>
                <w:sz w:val="20"/>
                <w:szCs w:val="20"/>
              </w:rPr>
            </w:pPr>
            <w:r w:rsidRPr="00E56613">
              <w:rPr>
                <w:rFonts w:ascii="David" w:eastAsia="Times New Roman" w:hAnsi="David" w:cs="David"/>
                <w:b/>
                <w:bCs/>
                <w:sz w:val="20"/>
                <w:szCs w:val="20"/>
              </w:rPr>
              <w:t>100%</w:t>
            </w:r>
          </w:p>
        </w:tc>
      </w:tr>
      <w:tr w:rsidR="00E56613" w:rsidRPr="00E56613" w14:paraId="6A3E0C77" w14:textId="77777777" w:rsidTr="00E56613">
        <w:trPr>
          <w:trHeight w:val="255"/>
        </w:trPr>
        <w:tc>
          <w:tcPr>
            <w:tcW w:w="960" w:type="dxa"/>
            <w:vMerge w:val="restart"/>
            <w:tcBorders>
              <w:top w:val="single" w:sz="4" w:space="0" w:color="auto"/>
              <w:left w:val="single" w:sz="8" w:space="0" w:color="auto"/>
              <w:bottom w:val="single" w:sz="8" w:space="0" w:color="000000"/>
              <w:right w:val="single" w:sz="4" w:space="0" w:color="auto"/>
            </w:tcBorders>
            <w:noWrap/>
            <w:vAlign w:val="center"/>
          </w:tcPr>
          <w:p w14:paraId="2C10671D"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13</w:t>
            </w:r>
          </w:p>
        </w:tc>
        <w:tc>
          <w:tcPr>
            <w:tcW w:w="1180" w:type="dxa"/>
            <w:vMerge w:val="restart"/>
            <w:tcBorders>
              <w:top w:val="single" w:sz="4" w:space="0" w:color="auto"/>
              <w:left w:val="single" w:sz="4" w:space="0" w:color="auto"/>
              <w:bottom w:val="single" w:sz="8" w:space="0" w:color="000000"/>
              <w:right w:val="single" w:sz="4" w:space="0" w:color="auto"/>
            </w:tcBorders>
            <w:noWrap/>
            <w:vAlign w:val="center"/>
          </w:tcPr>
          <w:p w14:paraId="0C50812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w:t>
            </w:r>
          </w:p>
        </w:tc>
        <w:tc>
          <w:tcPr>
            <w:tcW w:w="5820" w:type="dxa"/>
            <w:gridSpan w:val="5"/>
            <w:tcBorders>
              <w:top w:val="single" w:sz="4" w:space="0" w:color="auto"/>
              <w:left w:val="single" w:sz="4" w:space="0" w:color="auto"/>
              <w:bottom w:val="single" w:sz="4" w:space="0" w:color="auto"/>
              <w:right w:val="single" w:sz="8" w:space="0" w:color="000000"/>
            </w:tcBorders>
            <w:vAlign w:val="bottom"/>
          </w:tcPr>
          <w:p w14:paraId="07768E4E"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 xml:space="preserve">גמר הרכבת נגרות ומסגרות בדירות </w:t>
            </w:r>
          </w:p>
        </w:tc>
      </w:tr>
      <w:tr w:rsidR="00E56613" w:rsidRPr="00E56613" w14:paraId="27185405" w14:textId="77777777" w:rsidTr="00E56613">
        <w:trPr>
          <w:trHeight w:val="255"/>
        </w:trPr>
        <w:tc>
          <w:tcPr>
            <w:tcW w:w="0" w:type="auto"/>
            <w:vMerge/>
            <w:tcBorders>
              <w:top w:val="single" w:sz="4" w:space="0" w:color="auto"/>
              <w:left w:val="single" w:sz="8" w:space="0" w:color="auto"/>
              <w:bottom w:val="single" w:sz="8" w:space="0" w:color="000000"/>
              <w:right w:val="single" w:sz="4" w:space="0" w:color="auto"/>
            </w:tcBorders>
            <w:vAlign w:val="center"/>
          </w:tcPr>
          <w:p w14:paraId="6971320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4" w:space="0" w:color="auto"/>
              <w:left w:val="single" w:sz="4" w:space="0" w:color="auto"/>
              <w:bottom w:val="single" w:sz="8" w:space="0" w:color="000000"/>
              <w:right w:val="single" w:sz="4" w:space="0" w:color="auto"/>
            </w:tcBorders>
            <w:vAlign w:val="center"/>
          </w:tcPr>
          <w:p w14:paraId="36993FF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vAlign w:val="bottom"/>
          </w:tcPr>
          <w:p w14:paraId="30379F2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3147" w:type="dxa"/>
            <w:gridSpan w:val="2"/>
            <w:tcBorders>
              <w:top w:val="nil"/>
              <w:left w:val="single" w:sz="4" w:space="0" w:color="auto"/>
              <w:bottom w:val="single" w:sz="4" w:space="0" w:color="auto"/>
              <w:right w:val="single" w:sz="4" w:space="0" w:color="auto"/>
            </w:tcBorders>
            <w:noWrap/>
            <w:vAlign w:val="bottom"/>
          </w:tcPr>
          <w:p w14:paraId="60E16C63"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משקוף  כניסה</w:t>
            </w:r>
          </w:p>
        </w:tc>
        <w:tc>
          <w:tcPr>
            <w:tcW w:w="1149" w:type="dxa"/>
            <w:tcBorders>
              <w:top w:val="nil"/>
              <w:left w:val="single" w:sz="4" w:space="0" w:color="auto"/>
              <w:bottom w:val="single" w:sz="4" w:space="0" w:color="auto"/>
              <w:right w:val="single" w:sz="8" w:space="0" w:color="auto"/>
            </w:tcBorders>
            <w:noWrap/>
            <w:vAlign w:val="bottom"/>
          </w:tcPr>
          <w:p w14:paraId="43080E4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10.00%</w:t>
            </w:r>
          </w:p>
        </w:tc>
      </w:tr>
      <w:tr w:rsidR="00E56613" w:rsidRPr="00E56613" w14:paraId="1085CFEF" w14:textId="77777777" w:rsidTr="00E56613">
        <w:trPr>
          <w:trHeight w:val="255"/>
        </w:trPr>
        <w:tc>
          <w:tcPr>
            <w:tcW w:w="0" w:type="auto"/>
            <w:vMerge/>
            <w:tcBorders>
              <w:top w:val="single" w:sz="4" w:space="0" w:color="auto"/>
              <w:left w:val="single" w:sz="8" w:space="0" w:color="auto"/>
              <w:bottom w:val="single" w:sz="8" w:space="0" w:color="000000"/>
              <w:right w:val="single" w:sz="4" w:space="0" w:color="auto"/>
            </w:tcBorders>
            <w:vAlign w:val="center"/>
          </w:tcPr>
          <w:p w14:paraId="6B5C0D5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4" w:space="0" w:color="auto"/>
              <w:left w:val="single" w:sz="4" w:space="0" w:color="auto"/>
              <w:bottom w:val="single" w:sz="8" w:space="0" w:color="000000"/>
              <w:right w:val="single" w:sz="4" w:space="0" w:color="auto"/>
            </w:tcBorders>
            <w:vAlign w:val="center"/>
          </w:tcPr>
          <w:p w14:paraId="4577E3E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vAlign w:val="bottom"/>
          </w:tcPr>
          <w:p w14:paraId="236EB19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3147" w:type="dxa"/>
            <w:gridSpan w:val="2"/>
            <w:tcBorders>
              <w:top w:val="nil"/>
              <w:left w:val="single" w:sz="4" w:space="0" w:color="auto"/>
              <w:bottom w:val="single" w:sz="4" w:space="0" w:color="auto"/>
              <w:right w:val="single" w:sz="4" w:space="0" w:color="auto"/>
            </w:tcBorders>
            <w:noWrap/>
            <w:vAlign w:val="bottom"/>
          </w:tcPr>
          <w:p w14:paraId="68A0C3AD"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כנף כניסה</w:t>
            </w:r>
          </w:p>
        </w:tc>
        <w:tc>
          <w:tcPr>
            <w:tcW w:w="1149" w:type="dxa"/>
            <w:tcBorders>
              <w:top w:val="nil"/>
              <w:left w:val="single" w:sz="4" w:space="0" w:color="auto"/>
              <w:bottom w:val="single" w:sz="4" w:space="0" w:color="auto"/>
              <w:right w:val="single" w:sz="8" w:space="0" w:color="auto"/>
            </w:tcBorders>
            <w:noWrap/>
            <w:vAlign w:val="bottom"/>
          </w:tcPr>
          <w:p w14:paraId="7A7FB66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15.00%</w:t>
            </w:r>
          </w:p>
        </w:tc>
      </w:tr>
      <w:tr w:rsidR="00E56613" w:rsidRPr="00E56613" w14:paraId="18DEF5E0" w14:textId="77777777" w:rsidTr="00E56613">
        <w:trPr>
          <w:trHeight w:val="255"/>
        </w:trPr>
        <w:tc>
          <w:tcPr>
            <w:tcW w:w="0" w:type="auto"/>
            <w:vMerge/>
            <w:tcBorders>
              <w:top w:val="single" w:sz="4" w:space="0" w:color="auto"/>
              <w:left w:val="single" w:sz="8" w:space="0" w:color="auto"/>
              <w:bottom w:val="single" w:sz="8" w:space="0" w:color="000000"/>
              <w:right w:val="single" w:sz="4" w:space="0" w:color="auto"/>
            </w:tcBorders>
            <w:vAlign w:val="center"/>
          </w:tcPr>
          <w:p w14:paraId="7886CBFA"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4" w:space="0" w:color="auto"/>
              <w:left w:val="single" w:sz="4" w:space="0" w:color="auto"/>
              <w:bottom w:val="single" w:sz="8" w:space="0" w:color="000000"/>
              <w:right w:val="single" w:sz="4" w:space="0" w:color="auto"/>
            </w:tcBorders>
            <w:vAlign w:val="center"/>
          </w:tcPr>
          <w:p w14:paraId="664C32F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vAlign w:val="bottom"/>
          </w:tcPr>
          <w:p w14:paraId="144B7B4F"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3147" w:type="dxa"/>
            <w:gridSpan w:val="2"/>
            <w:tcBorders>
              <w:top w:val="nil"/>
              <w:left w:val="single" w:sz="4" w:space="0" w:color="auto"/>
              <w:bottom w:val="single" w:sz="4" w:space="0" w:color="auto"/>
              <w:right w:val="single" w:sz="4" w:space="0" w:color="auto"/>
            </w:tcBorders>
            <w:noWrap/>
            <w:vAlign w:val="bottom"/>
          </w:tcPr>
          <w:p w14:paraId="2EC62FCF"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חלון ומשקוף ממ"ד</w:t>
            </w:r>
          </w:p>
        </w:tc>
        <w:tc>
          <w:tcPr>
            <w:tcW w:w="1149" w:type="dxa"/>
            <w:tcBorders>
              <w:top w:val="nil"/>
              <w:left w:val="single" w:sz="4" w:space="0" w:color="auto"/>
              <w:bottom w:val="single" w:sz="4" w:space="0" w:color="auto"/>
              <w:right w:val="single" w:sz="8" w:space="0" w:color="auto"/>
            </w:tcBorders>
            <w:noWrap/>
            <w:vAlign w:val="bottom"/>
          </w:tcPr>
          <w:p w14:paraId="0424F53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15.00%</w:t>
            </w:r>
          </w:p>
        </w:tc>
      </w:tr>
      <w:tr w:rsidR="00E56613" w:rsidRPr="00E56613" w14:paraId="073B7D00" w14:textId="77777777" w:rsidTr="00E56613">
        <w:trPr>
          <w:trHeight w:val="255"/>
        </w:trPr>
        <w:tc>
          <w:tcPr>
            <w:tcW w:w="0" w:type="auto"/>
            <w:vMerge/>
            <w:tcBorders>
              <w:top w:val="single" w:sz="4" w:space="0" w:color="auto"/>
              <w:left w:val="single" w:sz="8" w:space="0" w:color="auto"/>
              <w:bottom w:val="single" w:sz="8" w:space="0" w:color="000000"/>
              <w:right w:val="single" w:sz="4" w:space="0" w:color="auto"/>
            </w:tcBorders>
            <w:vAlign w:val="center"/>
          </w:tcPr>
          <w:p w14:paraId="3C8B582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4" w:space="0" w:color="auto"/>
              <w:left w:val="single" w:sz="4" w:space="0" w:color="auto"/>
              <w:bottom w:val="single" w:sz="8" w:space="0" w:color="000000"/>
              <w:right w:val="single" w:sz="4" w:space="0" w:color="auto"/>
            </w:tcBorders>
            <w:vAlign w:val="center"/>
          </w:tcPr>
          <w:p w14:paraId="48C0EE50"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vAlign w:val="bottom"/>
          </w:tcPr>
          <w:p w14:paraId="2C83445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3147" w:type="dxa"/>
            <w:gridSpan w:val="2"/>
            <w:tcBorders>
              <w:top w:val="nil"/>
              <w:left w:val="single" w:sz="4" w:space="0" w:color="auto"/>
              <w:bottom w:val="single" w:sz="4" w:space="0" w:color="auto"/>
              <w:right w:val="single" w:sz="4" w:space="0" w:color="auto"/>
            </w:tcBorders>
            <w:noWrap/>
            <w:vAlign w:val="bottom"/>
          </w:tcPr>
          <w:p w14:paraId="42E25A55"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כנף דלת ממ"ד</w:t>
            </w:r>
          </w:p>
        </w:tc>
        <w:tc>
          <w:tcPr>
            <w:tcW w:w="1149" w:type="dxa"/>
            <w:tcBorders>
              <w:top w:val="nil"/>
              <w:left w:val="single" w:sz="4" w:space="0" w:color="auto"/>
              <w:bottom w:val="single" w:sz="4" w:space="0" w:color="auto"/>
              <w:right w:val="single" w:sz="8" w:space="0" w:color="auto"/>
            </w:tcBorders>
            <w:noWrap/>
            <w:vAlign w:val="bottom"/>
          </w:tcPr>
          <w:p w14:paraId="00B051B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15.00%</w:t>
            </w:r>
          </w:p>
        </w:tc>
      </w:tr>
      <w:tr w:rsidR="00E56613" w:rsidRPr="00E56613" w14:paraId="4BA28E59" w14:textId="77777777" w:rsidTr="00E56613">
        <w:trPr>
          <w:trHeight w:val="255"/>
        </w:trPr>
        <w:tc>
          <w:tcPr>
            <w:tcW w:w="0" w:type="auto"/>
            <w:vMerge/>
            <w:tcBorders>
              <w:top w:val="single" w:sz="4" w:space="0" w:color="auto"/>
              <w:left w:val="single" w:sz="8" w:space="0" w:color="auto"/>
              <w:bottom w:val="single" w:sz="8" w:space="0" w:color="000000"/>
              <w:right w:val="single" w:sz="4" w:space="0" w:color="auto"/>
            </w:tcBorders>
            <w:vAlign w:val="center"/>
          </w:tcPr>
          <w:p w14:paraId="1037203A"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4" w:space="0" w:color="auto"/>
              <w:left w:val="single" w:sz="4" w:space="0" w:color="auto"/>
              <w:bottom w:val="single" w:sz="8" w:space="0" w:color="000000"/>
              <w:right w:val="single" w:sz="4" w:space="0" w:color="auto"/>
            </w:tcBorders>
            <w:vAlign w:val="center"/>
          </w:tcPr>
          <w:p w14:paraId="2DDC0B0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vAlign w:val="bottom"/>
          </w:tcPr>
          <w:p w14:paraId="6D9FE55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3147" w:type="dxa"/>
            <w:gridSpan w:val="2"/>
            <w:tcBorders>
              <w:top w:val="nil"/>
              <w:left w:val="single" w:sz="4" w:space="0" w:color="auto"/>
              <w:bottom w:val="single" w:sz="4" w:space="0" w:color="auto"/>
              <w:right w:val="single" w:sz="4" w:space="0" w:color="auto"/>
            </w:tcBorders>
            <w:noWrap/>
            <w:vAlign w:val="bottom"/>
          </w:tcPr>
          <w:p w14:paraId="2A2E4257"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משקופי עץ</w:t>
            </w:r>
          </w:p>
        </w:tc>
        <w:tc>
          <w:tcPr>
            <w:tcW w:w="1149" w:type="dxa"/>
            <w:tcBorders>
              <w:top w:val="nil"/>
              <w:left w:val="single" w:sz="4" w:space="0" w:color="auto"/>
              <w:bottom w:val="single" w:sz="4" w:space="0" w:color="auto"/>
              <w:right w:val="single" w:sz="8" w:space="0" w:color="auto"/>
            </w:tcBorders>
            <w:noWrap/>
            <w:vAlign w:val="bottom"/>
          </w:tcPr>
          <w:p w14:paraId="4BB3CBE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5.00%</w:t>
            </w:r>
          </w:p>
        </w:tc>
      </w:tr>
      <w:tr w:rsidR="00E56613" w:rsidRPr="00E56613" w14:paraId="6FB375C0" w14:textId="77777777" w:rsidTr="00E56613">
        <w:trPr>
          <w:trHeight w:val="255"/>
        </w:trPr>
        <w:tc>
          <w:tcPr>
            <w:tcW w:w="0" w:type="auto"/>
            <w:vMerge/>
            <w:tcBorders>
              <w:top w:val="single" w:sz="4" w:space="0" w:color="auto"/>
              <w:left w:val="single" w:sz="8" w:space="0" w:color="auto"/>
              <w:bottom w:val="single" w:sz="8" w:space="0" w:color="000000"/>
              <w:right w:val="single" w:sz="4" w:space="0" w:color="auto"/>
            </w:tcBorders>
            <w:vAlign w:val="center"/>
          </w:tcPr>
          <w:p w14:paraId="363BCAF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4" w:space="0" w:color="auto"/>
              <w:left w:val="single" w:sz="4" w:space="0" w:color="auto"/>
              <w:bottom w:val="single" w:sz="8" w:space="0" w:color="000000"/>
              <w:right w:val="single" w:sz="4" w:space="0" w:color="auto"/>
            </w:tcBorders>
            <w:vAlign w:val="center"/>
          </w:tcPr>
          <w:p w14:paraId="2EE64F61"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vAlign w:val="bottom"/>
          </w:tcPr>
          <w:p w14:paraId="54801A6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3147" w:type="dxa"/>
            <w:gridSpan w:val="2"/>
            <w:tcBorders>
              <w:top w:val="nil"/>
              <w:left w:val="single" w:sz="4" w:space="0" w:color="auto"/>
              <w:bottom w:val="nil"/>
              <w:right w:val="single" w:sz="4" w:space="0" w:color="auto"/>
            </w:tcBorders>
            <w:noWrap/>
            <w:vAlign w:val="bottom"/>
          </w:tcPr>
          <w:p w14:paraId="51828770"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דלתות עץ</w:t>
            </w:r>
          </w:p>
        </w:tc>
        <w:tc>
          <w:tcPr>
            <w:tcW w:w="1149" w:type="dxa"/>
            <w:tcBorders>
              <w:top w:val="nil"/>
              <w:left w:val="single" w:sz="4" w:space="0" w:color="auto"/>
              <w:bottom w:val="nil"/>
              <w:right w:val="single" w:sz="8" w:space="0" w:color="auto"/>
            </w:tcBorders>
            <w:noWrap/>
            <w:vAlign w:val="bottom"/>
          </w:tcPr>
          <w:p w14:paraId="1792A43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7.50%</w:t>
            </w:r>
          </w:p>
        </w:tc>
      </w:tr>
      <w:tr w:rsidR="00E56613" w:rsidRPr="00E56613" w14:paraId="1A0E2789" w14:textId="77777777" w:rsidTr="00E56613">
        <w:trPr>
          <w:trHeight w:val="255"/>
        </w:trPr>
        <w:tc>
          <w:tcPr>
            <w:tcW w:w="0" w:type="auto"/>
            <w:vMerge/>
            <w:tcBorders>
              <w:top w:val="single" w:sz="4" w:space="0" w:color="auto"/>
              <w:left w:val="single" w:sz="8" w:space="0" w:color="auto"/>
              <w:bottom w:val="single" w:sz="8" w:space="0" w:color="000000"/>
              <w:right w:val="single" w:sz="4" w:space="0" w:color="auto"/>
            </w:tcBorders>
            <w:vAlign w:val="center"/>
          </w:tcPr>
          <w:p w14:paraId="52B92C6D"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4" w:space="0" w:color="auto"/>
              <w:left w:val="single" w:sz="4" w:space="0" w:color="auto"/>
              <w:bottom w:val="single" w:sz="8" w:space="0" w:color="000000"/>
              <w:right w:val="single" w:sz="4" w:space="0" w:color="auto"/>
            </w:tcBorders>
            <w:vAlign w:val="center"/>
          </w:tcPr>
          <w:p w14:paraId="24EA3E2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single" w:sz="4" w:space="0" w:color="auto"/>
              <w:left w:val="single" w:sz="4" w:space="0" w:color="auto"/>
              <w:bottom w:val="single" w:sz="4" w:space="0" w:color="auto"/>
              <w:right w:val="single" w:sz="4" w:space="0" w:color="auto"/>
            </w:tcBorders>
            <w:vAlign w:val="bottom"/>
          </w:tcPr>
          <w:p w14:paraId="495FD90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147" w:type="dxa"/>
            <w:gridSpan w:val="2"/>
            <w:tcBorders>
              <w:top w:val="single" w:sz="4" w:space="0" w:color="auto"/>
              <w:left w:val="single" w:sz="4" w:space="0" w:color="auto"/>
              <w:bottom w:val="single" w:sz="4" w:space="0" w:color="auto"/>
              <w:right w:val="single" w:sz="4" w:space="0" w:color="auto"/>
            </w:tcBorders>
            <w:noWrap/>
            <w:vAlign w:val="bottom"/>
          </w:tcPr>
          <w:p w14:paraId="7D15C079"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סה"כ</w:t>
            </w:r>
          </w:p>
        </w:tc>
        <w:tc>
          <w:tcPr>
            <w:tcW w:w="1149" w:type="dxa"/>
            <w:tcBorders>
              <w:top w:val="single" w:sz="4" w:space="0" w:color="auto"/>
              <w:left w:val="single" w:sz="4" w:space="0" w:color="auto"/>
              <w:bottom w:val="single" w:sz="4" w:space="0" w:color="auto"/>
              <w:right w:val="single" w:sz="8" w:space="0" w:color="auto"/>
            </w:tcBorders>
            <w:noWrap/>
            <w:vAlign w:val="bottom"/>
          </w:tcPr>
          <w:p w14:paraId="4685E77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b/>
                <w:bCs/>
                <w:sz w:val="20"/>
                <w:szCs w:val="20"/>
              </w:rPr>
            </w:pPr>
            <w:r w:rsidRPr="00E56613">
              <w:rPr>
                <w:rFonts w:ascii="David" w:eastAsia="Times New Roman" w:hAnsi="David" w:cs="David"/>
                <w:b/>
                <w:bCs/>
                <w:sz w:val="20"/>
                <w:szCs w:val="20"/>
              </w:rPr>
              <w:t>67.50%</w:t>
            </w:r>
          </w:p>
        </w:tc>
      </w:tr>
      <w:tr w:rsidR="00E56613" w:rsidRPr="00E56613" w14:paraId="3BE0AE0F" w14:textId="77777777" w:rsidTr="00E56613">
        <w:trPr>
          <w:trHeight w:val="255"/>
        </w:trPr>
        <w:tc>
          <w:tcPr>
            <w:tcW w:w="0" w:type="auto"/>
            <w:vMerge/>
            <w:tcBorders>
              <w:top w:val="single" w:sz="4" w:space="0" w:color="auto"/>
              <w:left w:val="single" w:sz="8" w:space="0" w:color="auto"/>
              <w:bottom w:val="single" w:sz="8" w:space="0" w:color="000000"/>
              <w:right w:val="single" w:sz="4" w:space="0" w:color="auto"/>
            </w:tcBorders>
            <w:vAlign w:val="center"/>
          </w:tcPr>
          <w:p w14:paraId="2C0F820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4" w:space="0" w:color="auto"/>
              <w:left w:val="single" w:sz="4" w:space="0" w:color="auto"/>
              <w:bottom w:val="single" w:sz="8" w:space="0" w:color="000000"/>
              <w:right w:val="single" w:sz="4" w:space="0" w:color="auto"/>
            </w:tcBorders>
            <w:vAlign w:val="center"/>
          </w:tcPr>
          <w:p w14:paraId="69FCC09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820" w:type="dxa"/>
            <w:gridSpan w:val="5"/>
            <w:tcBorders>
              <w:top w:val="single" w:sz="4" w:space="0" w:color="auto"/>
              <w:left w:val="single" w:sz="4" w:space="0" w:color="auto"/>
              <w:bottom w:val="single" w:sz="4" w:space="0" w:color="auto"/>
              <w:right w:val="single" w:sz="8" w:space="0" w:color="000000"/>
            </w:tcBorders>
            <w:vAlign w:val="bottom"/>
          </w:tcPr>
          <w:p w14:paraId="2074CCC7"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ציבורי</w:t>
            </w:r>
          </w:p>
        </w:tc>
      </w:tr>
      <w:tr w:rsidR="00E56613" w:rsidRPr="00E56613" w14:paraId="68D6FDD0" w14:textId="77777777" w:rsidTr="00E56613">
        <w:trPr>
          <w:trHeight w:val="255"/>
        </w:trPr>
        <w:tc>
          <w:tcPr>
            <w:tcW w:w="0" w:type="auto"/>
            <w:vMerge/>
            <w:tcBorders>
              <w:top w:val="single" w:sz="4" w:space="0" w:color="auto"/>
              <w:left w:val="single" w:sz="8" w:space="0" w:color="auto"/>
              <w:bottom w:val="single" w:sz="8" w:space="0" w:color="000000"/>
              <w:right w:val="single" w:sz="4" w:space="0" w:color="auto"/>
            </w:tcBorders>
            <w:vAlign w:val="center"/>
          </w:tcPr>
          <w:p w14:paraId="35823F0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4" w:space="0" w:color="auto"/>
              <w:left w:val="single" w:sz="4" w:space="0" w:color="auto"/>
              <w:bottom w:val="single" w:sz="8" w:space="0" w:color="000000"/>
              <w:right w:val="single" w:sz="4" w:space="0" w:color="auto"/>
            </w:tcBorders>
            <w:vAlign w:val="center"/>
          </w:tcPr>
          <w:p w14:paraId="60B8D79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vAlign w:val="bottom"/>
          </w:tcPr>
          <w:p w14:paraId="2E34ADB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3147" w:type="dxa"/>
            <w:gridSpan w:val="2"/>
            <w:tcBorders>
              <w:top w:val="nil"/>
              <w:left w:val="single" w:sz="4" w:space="0" w:color="auto"/>
              <w:bottom w:val="single" w:sz="4" w:space="0" w:color="auto"/>
              <w:right w:val="single" w:sz="4" w:space="0" w:color="auto"/>
            </w:tcBorders>
            <w:noWrap/>
            <w:vAlign w:val="bottom"/>
          </w:tcPr>
          <w:p w14:paraId="35F89C0C"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משקוף אש</w:t>
            </w:r>
          </w:p>
        </w:tc>
        <w:tc>
          <w:tcPr>
            <w:tcW w:w="1149" w:type="dxa"/>
            <w:tcBorders>
              <w:top w:val="nil"/>
              <w:left w:val="single" w:sz="4" w:space="0" w:color="auto"/>
              <w:bottom w:val="single" w:sz="4" w:space="0" w:color="auto"/>
              <w:right w:val="single" w:sz="8" w:space="0" w:color="auto"/>
            </w:tcBorders>
            <w:noWrap/>
            <w:vAlign w:val="bottom"/>
          </w:tcPr>
          <w:p w14:paraId="1D87410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7.50%</w:t>
            </w:r>
          </w:p>
        </w:tc>
      </w:tr>
      <w:tr w:rsidR="00E56613" w:rsidRPr="00E56613" w14:paraId="27E1F933" w14:textId="77777777" w:rsidTr="00E56613">
        <w:trPr>
          <w:trHeight w:val="255"/>
        </w:trPr>
        <w:tc>
          <w:tcPr>
            <w:tcW w:w="0" w:type="auto"/>
            <w:vMerge/>
            <w:tcBorders>
              <w:top w:val="single" w:sz="4" w:space="0" w:color="auto"/>
              <w:left w:val="single" w:sz="8" w:space="0" w:color="auto"/>
              <w:bottom w:val="single" w:sz="8" w:space="0" w:color="000000"/>
              <w:right w:val="single" w:sz="4" w:space="0" w:color="auto"/>
            </w:tcBorders>
            <w:vAlign w:val="center"/>
          </w:tcPr>
          <w:p w14:paraId="1AD404F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4" w:space="0" w:color="auto"/>
              <w:left w:val="single" w:sz="4" w:space="0" w:color="auto"/>
              <w:bottom w:val="single" w:sz="8" w:space="0" w:color="000000"/>
              <w:right w:val="single" w:sz="4" w:space="0" w:color="auto"/>
            </w:tcBorders>
            <w:vAlign w:val="center"/>
          </w:tcPr>
          <w:p w14:paraId="52CEF02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nil"/>
              <w:left w:val="nil"/>
              <w:bottom w:val="nil"/>
              <w:right w:val="single" w:sz="4" w:space="0" w:color="auto"/>
            </w:tcBorders>
            <w:vAlign w:val="bottom"/>
          </w:tcPr>
          <w:p w14:paraId="67E047D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147" w:type="dxa"/>
            <w:gridSpan w:val="2"/>
            <w:tcBorders>
              <w:top w:val="nil"/>
              <w:left w:val="nil"/>
              <w:bottom w:val="nil"/>
              <w:right w:val="single" w:sz="4" w:space="0" w:color="auto"/>
            </w:tcBorders>
            <w:noWrap/>
            <w:vAlign w:val="bottom"/>
          </w:tcPr>
          <w:p w14:paraId="2230A8A6"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כנף דלת אש</w:t>
            </w:r>
          </w:p>
        </w:tc>
        <w:tc>
          <w:tcPr>
            <w:tcW w:w="1149" w:type="dxa"/>
            <w:tcBorders>
              <w:top w:val="nil"/>
              <w:left w:val="single" w:sz="4" w:space="0" w:color="auto"/>
              <w:bottom w:val="single" w:sz="4" w:space="0" w:color="auto"/>
              <w:right w:val="single" w:sz="8" w:space="0" w:color="auto"/>
            </w:tcBorders>
            <w:noWrap/>
            <w:vAlign w:val="bottom"/>
          </w:tcPr>
          <w:p w14:paraId="3FC29BD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10.00%</w:t>
            </w:r>
          </w:p>
        </w:tc>
      </w:tr>
      <w:tr w:rsidR="00E56613" w:rsidRPr="00E56613" w14:paraId="5A0959BC" w14:textId="77777777" w:rsidTr="00E56613">
        <w:trPr>
          <w:trHeight w:val="255"/>
        </w:trPr>
        <w:tc>
          <w:tcPr>
            <w:tcW w:w="0" w:type="auto"/>
            <w:vMerge/>
            <w:tcBorders>
              <w:top w:val="single" w:sz="4" w:space="0" w:color="auto"/>
              <w:left w:val="single" w:sz="8" w:space="0" w:color="auto"/>
              <w:bottom w:val="single" w:sz="8" w:space="0" w:color="000000"/>
              <w:right w:val="single" w:sz="4" w:space="0" w:color="auto"/>
            </w:tcBorders>
            <w:vAlign w:val="center"/>
          </w:tcPr>
          <w:p w14:paraId="2321EEC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4" w:space="0" w:color="auto"/>
              <w:left w:val="single" w:sz="4" w:space="0" w:color="auto"/>
              <w:bottom w:val="single" w:sz="8" w:space="0" w:color="000000"/>
              <w:right w:val="single" w:sz="4" w:space="0" w:color="auto"/>
            </w:tcBorders>
            <w:vAlign w:val="center"/>
          </w:tcPr>
          <w:p w14:paraId="67D2D6B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nil"/>
              <w:left w:val="nil"/>
              <w:bottom w:val="nil"/>
              <w:right w:val="single" w:sz="4" w:space="0" w:color="auto"/>
            </w:tcBorders>
            <w:vAlign w:val="bottom"/>
          </w:tcPr>
          <w:p w14:paraId="1E83CC5A"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147" w:type="dxa"/>
            <w:gridSpan w:val="2"/>
            <w:tcBorders>
              <w:top w:val="single" w:sz="4" w:space="0" w:color="auto"/>
              <w:left w:val="nil"/>
              <w:bottom w:val="nil"/>
              <w:right w:val="single" w:sz="4" w:space="0" w:color="auto"/>
            </w:tcBorders>
            <w:noWrap/>
            <w:vAlign w:val="bottom"/>
          </w:tcPr>
          <w:p w14:paraId="41435011"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ארון פח</w:t>
            </w:r>
          </w:p>
        </w:tc>
        <w:tc>
          <w:tcPr>
            <w:tcW w:w="1149" w:type="dxa"/>
            <w:tcBorders>
              <w:top w:val="nil"/>
              <w:left w:val="single" w:sz="4" w:space="0" w:color="auto"/>
              <w:bottom w:val="single" w:sz="4" w:space="0" w:color="auto"/>
              <w:right w:val="single" w:sz="8" w:space="0" w:color="auto"/>
            </w:tcBorders>
            <w:noWrap/>
            <w:vAlign w:val="bottom"/>
          </w:tcPr>
          <w:p w14:paraId="4E637EE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10.00%</w:t>
            </w:r>
          </w:p>
        </w:tc>
      </w:tr>
      <w:tr w:rsidR="00E56613" w:rsidRPr="00E56613" w14:paraId="03CD7996" w14:textId="77777777" w:rsidTr="00E56613">
        <w:trPr>
          <w:trHeight w:val="255"/>
        </w:trPr>
        <w:tc>
          <w:tcPr>
            <w:tcW w:w="0" w:type="auto"/>
            <w:vMerge/>
            <w:tcBorders>
              <w:top w:val="single" w:sz="4" w:space="0" w:color="auto"/>
              <w:left w:val="single" w:sz="8" w:space="0" w:color="auto"/>
              <w:bottom w:val="single" w:sz="8" w:space="0" w:color="000000"/>
              <w:right w:val="single" w:sz="4" w:space="0" w:color="auto"/>
            </w:tcBorders>
            <w:vAlign w:val="center"/>
          </w:tcPr>
          <w:p w14:paraId="33C46301"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4" w:space="0" w:color="auto"/>
              <w:left w:val="single" w:sz="4" w:space="0" w:color="auto"/>
              <w:bottom w:val="single" w:sz="8" w:space="0" w:color="000000"/>
              <w:right w:val="single" w:sz="4" w:space="0" w:color="auto"/>
            </w:tcBorders>
            <w:vAlign w:val="center"/>
          </w:tcPr>
          <w:p w14:paraId="1016F1D0"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nil"/>
              <w:left w:val="nil"/>
              <w:bottom w:val="nil"/>
              <w:right w:val="single" w:sz="4" w:space="0" w:color="auto"/>
            </w:tcBorders>
            <w:vAlign w:val="bottom"/>
          </w:tcPr>
          <w:p w14:paraId="5B4760DF"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147" w:type="dxa"/>
            <w:gridSpan w:val="2"/>
            <w:tcBorders>
              <w:top w:val="single" w:sz="4" w:space="0" w:color="auto"/>
              <w:left w:val="nil"/>
              <w:bottom w:val="nil"/>
              <w:right w:val="single" w:sz="4" w:space="0" w:color="auto"/>
            </w:tcBorders>
            <w:noWrap/>
            <w:vAlign w:val="bottom"/>
          </w:tcPr>
          <w:p w14:paraId="5C5C4093"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מעקות ח"מ</w:t>
            </w:r>
          </w:p>
        </w:tc>
        <w:tc>
          <w:tcPr>
            <w:tcW w:w="1149" w:type="dxa"/>
            <w:tcBorders>
              <w:top w:val="nil"/>
              <w:left w:val="single" w:sz="4" w:space="0" w:color="auto"/>
              <w:bottom w:val="single" w:sz="4" w:space="0" w:color="auto"/>
              <w:right w:val="single" w:sz="8" w:space="0" w:color="auto"/>
            </w:tcBorders>
            <w:noWrap/>
            <w:vAlign w:val="bottom"/>
          </w:tcPr>
          <w:p w14:paraId="5A26210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5.00%</w:t>
            </w:r>
          </w:p>
        </w:tc>
      </w:tr>
      <w:tr w:rsidR="00E56613" w:rsidRPr="00E56613" w14:paraId="327052ED" w14:textId="77777777" w:rsidTr="00E56613">
        <w:trPr>
          <w:trHeight w:val="255"/>
        </w:trPr>
        <w:tc>
          <w:tcPr>
            <w:tcW w:w="0" w:type="auto"/>
            <w:vMerge/>
            <w:tcBorders>
              <w:top w:val="single" w:sz="4" w:space="0" w:color="auto"/>
              <w:left w:val="single" w:sz="8" w:space="0" w:color="auto"/>
              <w:bottom w:val="single" w:sz="8" w:space="0" w:color="000000"/>
              <w:right w:val="single" w:sz="4" w:space="0" w:color="auto"/>
            </w:tcBorders>
            <w:vAlign w:val="center"/>
          </w:tcPr>
          <w:p w14:paraId="7CBE2EE1"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4" w:space="0" w:color="auto"/>
              <w:left w:val="single" w:sz="4" w:space="0" w:color="auto"/>
              <w:bottom w:val="single" w:sz="8" w:space="0" w:color="000000"/>
              <w:right w:val="single" w:sz="4" w:space="0" w:color="auto"/>
            </w:tcBorders>
            <w:vAlign w:val="center"/>
          </w:tcPr>
          <w:p w14:paraId="2719613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nil"/>
              <w:left w:val="nil"/>
              <w:bottom w:val="single" w:sz="4" w:space="0" w:color="auto"/>
              <w:right w:val="single" w:sz="4" w:space="0" w:color="auto"/>
            </w:tcBorders>
            <w:vAlign w:val="bottom"/>
          </w:tcPr>
          <w:p w14:paraId="13B2DE4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147" w:type="dxa"/>
            <w:gridSpan w:val="2"/>
            <w:tcBorders>
              <w:top w:val="single" w:sz="4" w:space="0" w:color="auto"/>
              <w:left w:val="nil"/>
              <w:bottom w:val="nil"/>
              <w:right w:val="single" w:sz="4" w:space="0" w:color="auto"/>
            </w:tcBorders>
            <w:noWrap/>
            <w:vAlign w:val="bottom"/>
          </w:tcPr>
          <w:p w14:paraId="50065A8E"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סה"כ</w:t>
            </w:r>
          </w:p>
        </w:tc>
        <w:tc>
          <w:tcPr>
            <w:tcW w:w="1149" w:type="dxa"/>
            <w:tcBorders>
              <w:top w:val="nil"/>
              <w:left w:val="single" w:sz="4" w:space="0" w:color="auto"/>
              <w:bottom w:val="single" w:sz="4" w:space="0" w:color="auto"/>
              <w:right w:val="single" w:sz="8" w:space="0" w:color="auto"/>
            </w:tcBorders>
            <w:noWrap/>
            <w:vAlign w:val="bottom"/>
          </w:tcPr>
          <w:p w14:paraId="1ECCD0B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b/>
                <w:bCs/>
                <w:sz w:val="20"/>
                <w:szCs w:val="20"/>
              </w:rPr>
            </w:pPr>
            <w:r w:rsidRPr="00E56613">
              <w:rPr>
                <w:rFonts w:ascii="David" w:eastAsia="Times New Roman" w:hAnsi="David" w:cs="David"/>
                <w:b/>
                <w:bCs/>
                <w:sz w:val="20"/>
                <w:szCs w:val="20"/>
              </w:rPr>
              <w:t>32.50%</w:t>
            </w:r>
          </w:p>
        </w:tc>
      </w:tr>
      <w:tr w:rsidR="00E56613" w:rsidRPr="00E56613" w14:paraId="7E523853" w14:textId="77777777" w:rsidTr="00E56613">
        <w:trPr>
          <w:trHeight w:val="270"/>
        </w:trPr>
        <w:tc>
          <w:tcPr>
            <w:tcW w:w="0" w:type="auto"/>
            <w:vMerge/>
            <w:tcBorders>
              <w:top w:val="single" w:sz="4" w:space="0" w:color="auto"/>
              <w:left w:val="single" w:sz="8" w:space="0" w:color="auto"/>
              <w:bottom w:val="single" w:sz="8" w:space="0" w:color="000000"/>
              <w:right w:val="single" w:sz="4" w:space="0" w:color="auto"/>
            </w:tcBorders>
            <w:vAlign w:val="center"/>
          </w:tcPr>
          <w:p w14:paraId="1A2A226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4" w:space="0" w:color="auto"/>
              <w:left w:val="single" w:sz="4" w:space="0" w:color="auto"/>
              <w:bottom w:val="single" w:sz="8" w:space="0" w:color="000000"/>
              <w:right w:val="single" w:sz="4" w:space="0" w:color="auto"/>
            </w:tcBorders>
            <w:vAlign w:val="center"/>
          </w:tcPr>
          <w:p w14:paraId="5D763D6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4671" w:type="dxa"/>
            <w:gridSpan w:val="4"/>
            <w:tcBorders>
              <w:top w:val="single" w:sz="4" w:space="0" w:color="auto"/>
              <w:left w:val="single" w:sz="4" w:space="0" w:color="auto"/>
              <w:bottom w:val="single" w:sz="8" w:space="0" w:color="auto"/>
              <w:right w:val="nil"/>
            </w:tcBorders>
            <w:noWrap/>
            <w:vAlign w:val="bottom"/>
          </w:tcPr>
          <w:p w14:paraId="1C1F7C68" w14:textId="77777777" w:rsidR="00E56613" w:rsidRPr="00E56613" w:rsidRDefault="00E56613" w:rsidP="00E56613">
            <w:pPr>
              <w:spacing w:before="0" w:beforeAutospacing="0" w:after="0" w:afterAutospacing="0" w:line="240" w:lineRule="auto"/>
              <w:jc w:val="center"/>
              <w:rPr>
                <w:rFonts w:ascii="David" w:eastAsia="Times New Roman" w:hAnsi="David" w:cs="David"/>
                <w:b/>
                <w:bCs/>
                <w:sz w:val="20"/>
                <w:szCs w:val="20"/>
              </w:rPr>
            </w:pPr>
            <w:r w:rsidRPr="00E56613">
              <w:rPr>
                <w:rFonts w:ascii="David" w:eastAsia="Times New Roman" w:hAnsi="David" w:cs="David"/>
                <w:b/>
                <w:bCs/>
                <w:sz w:val="20"/>
                <w:szCs w:val="20"/>
                <w:rtl/>
              </w:rPr>
              <w:t>סה"כ גמר הרכבת נגרות ומסגרות בדירות+ציבורי</w:t>
            </w:r>
          </w:p>
        </w:tc>
        <w:tc>
          <w:tcPr>
            <w:tcW w:w="1149" w:type="dxa"/>
            <w:tcBorders>
              <w:top w:val="nil"/>
              <w:left w:val="single" w:sz="4" w:space="0" w:color="auto"/>
              <w:bottom w:val="single" w:sz="8" w:space="0" w:color="auto"/>
              <w:right w:val="single" w:sz="8" w:space="0" w:color="auto"/>
            </w:tcBorders>
            <w:noWrap/>
            <w:vAlign w:val="bottom"/>
          </w:tcPr>
          <w:p w14:paraId="7EF4544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b/>
                <w:bCs/>
                <w:sz w:val="20"/>
                <w:szCs w:val="20"/>
              </w:rPr>
            </w:pPr>
            <w:r w:rsidRPr="00E56613">
              <w:rPr>
                <w:rFonts w:ascii="David" w:eastAsia="Times New Roman" w:hAnsi="David" w:cs="David"/>
                <w:b/>
                <w:bCs/>
                <w:sz w:val="20"/>
                <w:szCs w:val="20"/>
              </w:rPr>
              <w:t>100%</w:t>
            </w:r>
          </w:p>
        </w:tc>
      </w:tr>
      <w:tr w:rsidR="00E56613" w:rsidRPr="00E56613" w14:paraId="4D68AF6A" w14:textId="77777777" w:rsidTr="00E56613">
        <w:trPr>
          <w:trHeight w:val="255"/>
        </w:trPr>
        <w:tc>
          <w:tcPr>
            <w:tcW w:w="960" w:type="dxa"/>
            <w:vMerge w:val="restart"/>
            <w:tcBorders>
              <w:top w:val="nil"/>
              <w:left w:val="single" w:sz="8" w:space="0" w:color="auto"/>
              <w:bottom w:val="single" w:sz="8" w:space="0" w:color="000000"/>
              <w:right w:val="single" w:sz="4" w:space="0" w:color="auto"/>
            </w:tcBorders>
            <w:noWrap/>
            <w:vAlign w:val="center"/>
          </w:tcPr>
          <w:p w14:paraId="3347D731"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14</w:t>
            </w:r>
          </w:p>
        </w:tc>
        <w:tc>
          <w:tcPr>
            <w:tcW w:w="1180" w:type="dxa"/>
            <w:vMerge w:val="restart"/>
            <w:tcBorders>
              <w:top w:val="nil"/>
              <w:left w:val="single" w:sz="4" w:space="0" w:color="auto"/>
              <w:bottom w:val="single" w:sz="8" w:space="0" w:color="000000"/>
              <w:right w:val="single" w:sz="4" w:space="0" w:color="auto"/>
            </w:tcBorders>
            <w:noWrap/>
            <w:vAlign w:val="center"/>
          </w:tcPr>
          <w:p w14:paraId="66174332"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w:t>
            </w:r>
          </w:p>
        </w:tc>
        <w:tc>
          <w:tcPr>
            <w:tcW w:w="5820" w:type="dxa"/>
            <w:gridSpan w:val="5"/>
            <w:tcBorders>
              <w:top w:val="nil"/>
              <w:left w:val="nil"/>
              <w:bottom w:val="single" w:sz="4" w:space="0" w:color="auto"/>
              <w:right w:val="single" w:sz="8" w:space="0" w:color="000000"/>
            </w:tcBorders>
            <w:vAlign w:val="bottom"/>
          </w:tcPr>
          <w:p w14:paraId="2579D18C"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גמר הרכבת אלומיניום בדירות</w:t>
            </w:r>
          </w:p>
        </w:tc>
      </w:tr>
      <w:tr w:rsidR="00E56613" w:rsidRPr="00E56613" w14:paraId="4EA73D30"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441E6141"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5C85DC1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nil"/>
              <w:left w:val="nil"/>
              <w:bottom w:val="nil"/>
              <w:right w:val="single" w:sz="4" w:space="0" w:color="auto"/>
            </w:tcBorders>
            <w:vAlign w:val="bottom"/>
          </w:tcPr>
          <w:p w14:paraId="16596AA0" w14:textId="77777777" w:rsidR="00E56613" w:rsidRPr="00E56613" w:rsidRDefault="00E56613" w:rsidP="00E56613">
            <w:pPr>
              <w:bidi w:val="0"/>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Pr>
              <w:t> </w:t>
            </w:r>
          </w:p>
        </w:tc>
        <w:tc>
          <w:tcPr>
            <w:tcW w:w="3147" w:type="dxa"/>
            <w:gridSpan w:val="2"/>
            <w:tcBorders>
              <w:top w:val="nil"/>
              <w:left w:val="single" w:sz="4" w:space="0" w:color="auto"/>
              <w:bottom w:val="single" w:sz="4" w:space="0" w:color="auto"/>
              <w:right w:val="single" w:sz="4" w:space="0" w:color="auto"/>
            </w:tcBorders>
            <w:noWrap/>
            <w:vAlign w:val="bottom"/>
          </w:tcPr>
          <w:p w14:paraId="7F5C30CC"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משקופים עיוורים</w:t>
            </w:r>
          </w:p>
        </w:tc>
        <w:tc>
          <w:tcPr>
            <w:tcW w:w="1149" w:type="dxa"/>
            <w:tcBorders>
              <w:top w:val="nil"/>
              <w:left w:val="single" w:sz="4" w:space="0" w:color="auto"/>
              <w:bottom w:val="single" w:sz="4" w:space="0" w:color="auto"/>
              <w:right w:val="single" w:sz="8" w:space="0" w:color="auto"/>
            </w:tcBorders>
            <w:noWrap/>
            <w:vAlign w:val="bottom"/>
          </w:tcPr>
          <w:p w14:paraId="0EC8F68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20%</w:t>
            </w:r>
          </w:p>
        </w:tc>
      </w:tr>
      <w:tr w:rsidR="00E56613" w:rsidRPr="00E56613" w14:paraId="1CED4F60"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00E33C9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28986B1D"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vAlign w:val="bottom"/>
          </w:tcPr>
          <w:p w14:paraId="7A51ED7B" w14:textId="77777777" w:rsidR="00E56613" w:rsidRPr="00E56613" w:rsidRDefault="00E56613" w:rsidP="00E56613">
            <w:pPr>
              <w:bidi w:val="0"/>
              <w:spacing w:before="0" w:beforeAutospacing="0" w:after="0" w:afterAutospacing="0" w:line="240" w:lineRule="auto"/>
              <w:rPr>
                <w:rFonts w:ascii="David" w:eastAsia="Times New Roman" w:hAnsi="David" w:cs="David"/>
                <w:b/>
                <w:bCs/>
                <w:sz w:val="20"/>
                <w:szCs w:val="20"/>
              </w:rPr>
            </w:pPr>
          </w:p>
        </w:tc>
        <w:tc>
          <w:tcPr>
            <w:tcW w:w="3147" w:type="dxa"/>
            <w:gridSpan w:val="2"/>
            <w:tcBorders>
              <w:top w:val="nil"/>
              <w:left w:val="single" w:sz="4" w:space="0" w:color="auto"/>
              <w:bottom w:val="single" w:sz="4" w:space="0" w:color="auto"/>
              <w:right w:val="single" w:sz="4" w:space="0" w:color="auto"/>
            </w:tcBorders>
            <w:noWrap/>
            <w:vAlign w:val="bottom"/>
          </w:tcPr>
          <w:p w14:paraId="34108AFF"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התקנת פנים דירה</w:t>
            </w:r>
          </w:p>
        </w:tc>
        <w:tc>
          <w:tcPr>
            <w:tcW w:w="1149" w:type="dxa"/>
            <w:tcBorders>
              <w:top w:val="nil"/>
              <w:left w:val="single" w:sz="4" w:space="0" w:color="auto"/>
              <w:bottom w:val="single" w:sz="4" w:space="0" w:color="auto"/>
              <w:right w:val="single" w:sz="8" w:space="0" w:color="auto"/>
            </w:tcBorders>
            <w:noWrap/>
            <w:vAlign w:val="bottom"/>
          </w:tcPr>
          <w:p w14:paraId="79B12BE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r>
      <w:tr w:rsidR="00E56613" w:rsidRPr="00E56613" w14:paraId="0E760BFF"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570ADA6F"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566AB5E1"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nil"/>
              <w:left w:val="nil"/>
              <w:bottom w:val="nil"/>
              <w:right w:val="single" w:sz="4" w:space="0" w:color="auto"/>
            </w:tcBorders>
            <w:vAlign w:val="bottom"/>
          </w:tcPr>
          <w:p w14:paraId="56D0659C" w14:textId="77777777" w:rsidR="00E56613" w:rsidRPr="00E56613" w:rsidRDefault="00E56613" w:rsidP="00E56613">
            <w:pPr>
              <w:bidi w:val="0"/>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Pr>
              <w:t> </w:t>
            </w:r>
          </w:p>
        </w:tc>
        <w:tc>
          <w:tcPr>
            <w:tcW w:w="3147" w:type="dxa"/>
            <w:gridSpan w:val="2"/>
            <w:tcBorders>
              <w:top w:val="nil"/>
              <w:left w:val="single" w:sz="4" w:space="0" w:color="auto"/>
              <w:bottom w:val="single" w:sz="4" w:space="0" w:color="auto"/>
              <w:right w:val="single" w:sz="4" w:space="0" w:color="auto"/>
            </w:tcBorders>
            <w:noWrap/>
            <w:vAlign w:val="bottom"/>
          </w:tcPr>
          <w:p w14:paraId="13D6E897"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וטרינה</w:t>
            </w:r>
          </w:p>
        </w:tc>
        <w:tc>
          <w:tcPr>
            <w:tcW w:w="1149" w:type="dxa"/>
            <w:tcBorders>
              <w:top w:val="nil"/>
              <w:left w:val="single" w:sz="4" w:space="0" w:color="auto"/>
              <w:bottom w:val="single" w:sz="4" w:space="0" w:color="auto"/>
              <w:right w:val="single" w:sz="8" w:space="0" w:color="auto"/>
            </w:tcBorders>
            <w:noWrap/>
            <w:vAlign w:val="bottom"/>
          </w:tcPr>
          <w:p w14:paraId="36A5B74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15%</w:t>
            </w:r>
          </w:p>
        </w:tc>
      </w:tr>
      <w:tr w:rsidR="00E56613" w:rsidRPr="00E56613" w14:paraId="464F67B2"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61B6F540"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42EB7A4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nil"/>
              <w:left w:val="nil"/>
              <w:bottom w:val="nil"/>
              <w:right w:val="single" w:sz="4" w:space="0" w:color="auto"/>
            </w:tcBorders>
            <w:vAlign w:val="bottom"/>
          </w:tcPr>
          <w:p w14:paraId="5EBDFFE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147" w:type="dxa"/>
            <w:gridSpan w:val="2"/>
            <w:tcBorders>
              <w:top w:val="nil"/>
              <w:left w:val="single" w:sz="4" w:space="0" w:color="auto"/>
              <w:bottom w:val="single" w:sz="4" w:space="0" w:color="auto"/>
              <w:right w:val="single" w:sz="4" w:space="0" w:color="auto"/>
            </w:tcBorders>
            <w:noWrap/>
            <w:vAlign w:val="bottom"/>
          </w:tcPr>
          <w:p w14:paraId="3A103204"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מעקה</w:t>
            </w:r>
          </w:p>
        </w:tc>
        <w:tc>
          <w:tcPr>
            <w:tcW w:w="1149" w:type="dxa"/>
            <w:tcBorders>
              <w:top w:val="nil"/>
              <w:left w:val="single" w:sz="4" w:space="0" w:color="auto"/>
              <w:bottom w:val="single" w:sz="4" w:space="0" w:color="auto"/>
              <w:right w:val="single" w:sz="8" w:space="0" w:color="auto"/>
            </w:tcBorders>
            <w:noWrap/>
            <w:vAlign w:val="bottom"/>
          </w:tcPr>
          <w:p w14:paraId="1A5B942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15%</w:t>
            </w:r>
          </w:p>
        </w:tc>
      </w:tr>
      <w:tr w:rsidR="00E56613" w:rsidRPr="00E56613" w14:paraId="3610E9A5"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6F49F51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034CAD5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nil"/>
              <w:left w:val="nil"/>
              <w:bottom w:val="single" w:sz="4" w:space="0" w:color="auto"/>
              <w:right w:val="single" w:sz="4" w:space="0" w:color="auto"/>
            </w:tcBorders>
            <w:vAlign w:val="bottom"/>
          </w:tcPr>
          <w:p w14:paraId="2FA24310" w14:textId="77777777" w:rsidR="00E56613" w:rsidRPr="00E56613" w:rsidRDefault="00E56613" w:rsidP="00E56613">
            <w:pPr>
              <w:bidi w:val="0"/>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Pr>
              <w:t> </w:t>
            </w:r>
          </w:p>
        </w:tc>
        <w:tc>
          <w:tcPr>
            <w:tcW w:w="3147" w:type="dxa"/>
            <w:gridSpan w:val="2"/>
            <w:tcBorders>
              <w:top w:val="nil"/>
              <w:left w:val="single" w:sz="4" w:space="0" w:color="auto"/>
              <w:bottom w:val="single" w:sz="4" w:space="0" w:color="auto"/>
              <w:right w:val="single" w:sz="4" w:space="0" w:color="auto"/>
            </w:tcBorders>
            <w:noWrap/>
            <w:vAlign w:val="bottom"/>
          </w:tcPr>
          <w:p w14:paraId="7EF3849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1149" w:type="dxa"/>
            <w:tcBorders>
              <w:top w:val="nil"/>
              <w:left w:val="single" w:sz="4" w:space="0" w:color="auto"/>
              <w:bottom w:val="nil"/>
              <w:right w:val="single" w:sz="8" w:space="0" w:color="auto"/>
            </w:tcBorders>
            <w:noWrap/>
            <w:vAlign w:val="bottom"/>
          </w:tcPr>
          <w:p w14:paraId="5F32AC8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79C07590" w14:textId="77777777" w:rsidTr="00E56613">
        <w:trPr>
          <w:trHeight w:val="270"/>
        </w:trPr>
        <w:tc>
          <w:tcPr>
            <w:tcW w:w="0" w:type="auto"/>
            <w:vMerge/>
            <w:tcBorders>
              <w:top w:val="nil"/>
              <w:left w:val="single" w:sz="8" w:space="0" w:color="auto"/>
              <w:bottom w:val="single" w:sz="8" w:space="0" w:color="000000"/>
              <w:right w:val="single" w:sz="4" w:space="0" w:color="auto"/>
            </w:tcBorders>
            <w:vAlign w:val="center"/>
          </w:tcPr>
          <w:p w14:paraId="41E0206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4E48EC5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nil"/>
              <w:left w:val="nil"/>
              <w:bottom w:val="single" w:sz="8" w:space="0" w:color="auto"/>
              <w:right w:val="single" w:sz="4" w:space="0" w:color="auto"/>
            </w:tcBorders>
            <w:vAlign w:val="bottom"/>
          </w:tcPr>
          <w:p w14:paraId="5EA05B70"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147" w:type="dxa"/>
            <w:gridSpan w:val="2"/>
            <w:tcBorders>
              <w:top w:val="nil"/>
              <w:left w:val="single" w:sz="4" w:space="0" w:color="auto"/>
              <w:bottom w:val="single" w:sz="8" w:space="0" w:color="auto"/>
              <w:right w:val="single" w:sz="4" w:space="0" w:color="auto"/>
            </w:tcBorders>
            <w:noWrap/>
            <w:vAlign w:val="bottom"/>
          </w:tcPr>
          <w:p w14:paraId="48E0C59B"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סה"כ</w:t>
            </w:r>
          </w:p>
        </w:tc>
        <w:tc>
          <w:tcPr>
            <w:tcW w:w="1149" w:type="dxa"/>
            <w:tcBorders>
              <w:top w:val="single" w:sz="4" w:space="0" w:color="auto"/>
              <w:left w:val="single" w:sz="4" w:space="0" w:color="auto"/>
              <w:bottom w:val="single" w:sz="8" w:space="0" w:color="auto"/>
              <w:right w:val="single" w:sz="8" w:space="0" w:color="auto"/>
            </w:tcBorders>
            <w:noWrap/>
            <w:vAlign w:val="bottom"/>
          </w:tcPr>
          <w:p w14:paraId="7209B70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b/>
                <w:bCs/>
                <w:sz w:val="20"/>
                <w:szCs w:val="20"/>
              </w:rPr>
            </w:pPr>
            <w:r w:rsidRPr="00E56613">
              <w:rPr>
                <w:rFonts w:ascii="David" w:eastAsia="Times New Roman" w:hAnsi="David" w:cs="David"/>
                <w:b/>
                <w:bCs/>
                <w:sz w:val="20"/>
                <w:szCs w:val="20"/>
              </w:rPr>
              <w:t>100%</w:t>
            </w:r>
          </w:p>
        </w:tc>
      </w:tr>
      <w:tr w:rsidR="00E56613" w:rsidRPr="00E56613" w14:paraId="7470F1EA" w14:textId="77777777" w:rsidTr="00E56613">
        <w:trPr>
          <w:trHeight w:val="255"/>
        </w:trPr>
        <w:tc>
          <w:tcPr>
            <w:tcW w:w="960" w:type="dxa"/>
            <w:vMerge w:val="restart"/>
            <w:tcBorders>
              <w:top w:val="nil"/>
              <w:left w:val="single" w:sz="8" w:space="0" w:color="auto"/>
              <w:bottom w:val="single" w:sz="8" w:space="0" w:color="000000"/>
              <w:right w:val="single" w:sz="4" w:space="0" w:color="auto"/>
            </w:tcBorders>
            <w:noWrap/>
            <w:vAlign w:val="center"/>
          </w:tcPr>
          <w:p w14:paraId="676B21A7"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16</w:t>
            </w:r>
          </w:p>
        </w:tc>
        <w:tc>
          <w:tcPr>
            <w:tcW w:w="1180" w:type="dxa"/>
            <w:vMerge w:val="restart"/>
            <w:tcBorders>
              <w:top w:val="nil"/>
              <w:left w:val="single" w:sz="4" w:space="0" w:color="auto"/>
              <w:bottom w:val="single" w:sz="8" w:space="0" w:color="000000"/>
              <w:right w:val="single" w:sz="4" w:space="0" w:color="auto"/>
            </w:tcBorders>
            <w:noWrap/>
            <w:vAlign w:val="center"/>
          </w:tcPr>
          <w:p w14:paraId="13F6E5C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א'</w:t>
            </w:r>
          </w:p>
        </w:tc>
        <w:tc>
          <w:tcPr>
            <w:tcW w:w="5820" w:type="dxa"/>
            <w:gridSpan w:val="5"/>
            <w:tcBorders>
              <w:top w:val="single" w:sz="8" w:space="0" w:color="auto"/>
              <w:left w:val="single" w:sz="4" w:space="0" w:color="auto"/>
              <w:bottom w:val="single" w:sz="4" w:space="0" w:color="auto"/>
              <w:right w:val="single" w:sz="8" w:space="0" w:color="000000"/>
            </w:tcBorders>
            <w:vAlign w:val="bottom"/>
          </w:tcPr>
          <w:p w14:paraId="01D8C7AD"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 xml:space="preserve">גמר מעליות </w:t>
            </w:r>
          </w:p>
        </w:tc>
      </w:tr>
      <w:tr w:rsidR="00E56613" w:rsidRPr="00E56613" w14:paraId="78D19EBE"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2BFD957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3A5B1580"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nil"/>
              <w:left w:val="nil"/>
              <w:bottom w:val="single" w:sz="4" w:space="0" w:color="auto"/>
              <w:right w:val="single" w:sz="4" w:space="0" w:color="auto"/>
            </w:tcBorders>
            <w:vAlign w:val="bottom"/>
          </w:tcPr>
          <w:p w14:paraId="5354963B"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שלב א</w:t>
            </w:r>
          </w:p>
        </w:tc>
        <w:tc>
          <w:tcPr>
            <w:tcW w:w="3147" w:type="dxa"/>
            <w:gridSpan w:val="2"/>
            <w:tcBorders>
              <w:top w:val="nil"/>
              <w:left w:val="single" w:sz="4" w:space="0" w:color="auto"/>
              <w:bottom w:val="single" w:sz="4" w:space="0" w:color="auto"/>
              <w:right w:val="single" w:sz="4" w:space="0" w:color="auto"/>
            </w:tcBorders>
            <w:noWrap/>
            <w:vAlign w:val="bottom"/>
          </w:tcPr>
          <w:p w14:paraId="6F144141"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מסילות ומשקופים</w:t>
            </w:r>
          </w:p>
        </w:tc>
        <w:tc>
          <w:tcPr>
            <w:tcW w:w="1149" w:type="dxa"/>
            <w:tcBorders>
              <w:top w:val="nil"/>
              <w:left w:val="single" w:sz="4" w:space="0" w:color="auto"/>
              <w:bottom w:val="single" w:sz="4" w:space="0" w:color="auto"/>
              <w:right w:val="single" w:sz="8" w:space="0" w:color="auto"/>
            </w:tcBorders>
            <w:noWrap/>
            <w:vAlign w:val="bottom"/>
          </w:tcPr>
          <w:p w14:paraId="7718430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35%</w:t>
            </w:r>
          </w:p>
        </w:tc>
      </w:tr>
      <w:tr w:rsidR="00E56613" w:rsidRPr="00E56613" w14:paraId="573D9983"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1CC3C87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1DEDAD2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nil"/>
              <w:left w:val="nil"/>
              <w:bottom w:val="nil"/>
              <w:right w:val="single" w:sz="4" w:space="0" w:color="auto"/>
            </w:tcBorders>
            <w:vAlign w:val="bottom"/>
          </w:tcPr>
          <w:p w14:paraId="4217C486"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שלב ב</w:t>
            </w:r>
          </w:p>
        </w:tc>
        <w:tc>
          <w:tcPr>
            <w:tcW w:w="3147" w:type="dxa"/>
            <w:gridSpan w:val="2"/>
            <w:tcBorders>
              <w:top w:val="nil"/>
              <w:left w:val="single" w:sz="4" w:space="0" w:color="auto"/>
              <w:bottom w:val="nil"/>
              <w:right w:val="single" w:sz="4" w:space="0" w:color="auto"/>
            </w:tcBorders>
            <w:noWrap/>
            <w:vAlign w:val="bottom"/>
          </w:tcPr>
          <w:p w14:paraId="24DB13FC"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אספקת תא ומנועים</w:t>
            </w:r>
          </w:p>
        </w:tc>
        <w:tc>
          <w:tcPr>
            <w:tcW w:w="1149" w:type="dxa"/>
            <w:tcBorders>
              <w:top w:val="nil"/>
              <w:left w:val="single" w:sz="4" w:space="0" w:color="auto"/>
              <w:bottom w:val="nil"/>
              <w:right w:val="single" w:sz="8" w:space="0" w:color="auto"/>
            </w:tcBorders>
            <w:noWrap/>
            <w:vAlign w:val="bottom"/>
          </w:tcPr>
          <w:p w14:paraId="039A731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55%</w:t>
            </w:r>
          </w:p>
        </w:tc>
      </w:tr>
      <w:tr w:rsidR="00E56613" w:rsidRPr="00E56613" w14:paraId="291EDD92"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713708D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675BCAB1"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single" w:sz="4" w:space="0" w:color="auto"/>
              <w:left w:val="nil"/>
              <w:bottom w:val="nil"/>
              <w:right w:val="single" w:sz="4" w:space="0" w:color="auto"/>
            </w:tcBorders>
            <w:vAlign w:val="bottom"/>
          </w:tcPr>
          <w:p w14:paraId="477BE25C"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שלב ג</w:t>
            </w:r>
          </w:p>
        </w:tc>
        <w:tc>
          <w:tcPr>
            <w:tcW w:w="3147" w:type="dxa"/>
            <w:gridSpan w:val="2"/>
            <w:tcBorders>
              <w:top w:val="single" w:sz="4" w:space="0" w:color="auto"/>
              <w:left w:val="single" w:sz="4" w:space="0" w:color="auto"/>
              <w:bottom w:val="nil"/>
              <w:right w:val="single" w:sz="4" w:space="0" w:color="auto"/>
            </w:tcBorders>
            <w:noWrap/>
            <w:vAlign w:val="bottom"/>
          </w:tcPr>
          <w:p w14:paraId="76A7B923"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מסירה למכון התקנים</w:t>
            </w:r>
          </w:p>
        </w:tc>
        <w:tc>
          <w:tcPr>
            <w:tcW w:w="1149" w:type="dxa"/>
            <w:tcBorders>
              <w:top w:val="single" w:sz="4" w:space="0" w:color="auto"/>
              <w:left w:val="single" w:sz="4" w:space="0" w:color="auto"/>
              <w:bottom w:val="nil"/>
              <w:right w:val="single" w:sz="8" w:space="0" w:color="auto"/>
            </w:tcBorders>
            <w:noWrap/>
            <w:vAlign w:val="bottom"/>
          </w:tcPr>
          <w:p w14:paraId="1B766C2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w:t>
            </w:r>
          </w:p>
        </w:tc>
      </w:tr>
      <w:tr w:rsidR="00E56613" w:rsidRPr="00E56613" w14:paraId="3DA3C04D" w14:textId="77777777" w:rsidTr="00E56613">
        <w:trPr>
          <w:trHeight w:val="270"/>
        </w:trPr>
        <w:tc>
          <w:tcPr>
            <w:tcW w:w="0" w:type="auto"/>
            <w:vMerge/>
            <w:tcBorders>
              <w:top w:val="nil"/>
              <w:left w:val="single" w:sz="8" w:space="0" w:color="auto"/>
              <w:bottom w:val="single" w:sz="8" w:space="0" w:color="000000"/>
              <w:right w:val="single" w:sz="4" w:space="0" w:color="auto"/>
            </w:tcBorders>
            <w:vAlign w:val="center"/>
          </w:tcPr>
          <w:p w14:paraId="2026EAA1"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1003EBFF"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single" w:sz="4" w:space="0" w:color="auto"/>
              <w:left w:val="nil"/>
              <w:bottom w:val="single" w:sz="8" w:space="0" w:color="auto"/>
              <w:right w:val="single" w:sz="4" w:space="0" w:color="auto"/>
            </w:tcBorders>
            <w:vAlign w:val="bottom"/>
          </w:tcPr>
          <w:p w14:paraId="0181506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147" w:type="dxa"/>
            <w:gridSpan w:val="2"/>
            <w:tcBorders>
              <w:top w:val="single" w:sz="4" w:space="0" w:color="auto"/>
              <w:left w:val="single" w:sz="4" w:space="0" w:color="auto"/>
              <w:bottom w:val="single" w:sz="8" w:space="0" w:color="auto"/>
              <w:right w:val="single" w:sz="4" w:space="0" w:color="auto"/>
            </w:tcBorders>
            <w:noWrap/>
            <w:vAlign w:val="bottom"/>
          </w:tcPr>
          <w:p w14:paraId="58F582A9"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סה"כ</w:t>
            </w:r>
          </w:p>
        </w:tc>
        <w:tc>
          <w:tcPr>
            <w:tcW w:w="1149" w:type="dxa"/>
            <w:tcBorders>
              <w:top w:val="single" w:sz="4" w:space="0" w:color="auto"/>
              <w:left w:val="single" w:sz="4" w:space="0" w:color="auto"/>
              <w:bottom w:val="single" w:sz="8" w:space="0" w:color="auto"/>
              <w:right w:val="single" w:sz="8" w:space="0" w:color="auto"/>
            </w:tcBorders>
            <w:noWrap/>
            <w:vAlign w:val="bottom"/>
          </w:tcPr>
          <w:p w14:paraId="5DA27D0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b/>
                <w:bCs/>
                <w:sz w:val="20"/>
                <w:szCs w:val="20"/>
              </w:rPr>
            </w:pPr>
            <w:r w:rsidRPr="00E56613">
              <w:rPr>
                <w:rFonts w:ascii="David" w:eastAsia="Times New Roman" w:hAnsi="David" w:cs="David"/>
                <w:b/>
                <w:bCs/>
                <w:sz w:val="20"/>
                <w:szCs w:val="20"/>
              </w:rPr>
              <w:t>100%</w:t>
            </w:r>
          </w:p>
        </w:tc>
      </w:tr>
      <w:tr w:rsidR="00E56613" w:rsidRPr="00E56613" w14:paraId="79AC5CC7" w14:textId="77777777" w:rsidTr="00E56613">
        <w:trPr>
          <w:trHeight w:val="255"/>
        </w:trPr>
        <w:tc>
          <w:tcPr>
            <w:tcW w:w="960" w:type="dxa"/>
            <w:vMerge w:val="restart"/>
            <w:tcBorders>
              <w:top w:val="nil"/>
              <w:left w:val="single" w:sz="8" w:space="0" w:color="auto"/>
              <w:bottom w:val="single" w:sz="8" w:space="0" w:color="000000"/>
              <w:right w:val="single" w:sz="4" w:space="0" w:color="auto"/>
            </w:tcBorders>
            <w:noWrap/>
            <w:vAlign w:val="center"/>
          </w:tcPr>
          <w:p w14:paraId="4E151161"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17</w:t>
            </w:r>
          </w:p>
        </w:tc>
        <w:tc>
          <w:tcPr>
            <w:tcW w:w="1180" w:type="dxa"/>
            <w:vMerge w:val="restart"/>
            <w:tcBorders>
              <w:top w:val="nil"/>
              <w:left w:val="single" w:sz="4" w:space="0" w:color="auto"/>
              <w:bottom w:val="single" w:sz="8" w:space="0" w:color="000000"/>
              <w:right w:val="single" w:sz="4" w:space="0" w:color="auto"/>
            </w:tcBorders>
            <w:noWrap/>
            <w:vAlign w:val="center"/>
          </w:tcPr>
          <w:p w14:paraId="1948940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w:t>
            </w:r>
          </w:p>
        </w:tc>
        <w:tc>
          <w:tcPr>
            <w:tcW w:w="5820" w:type="dxa"/>
            <w:gridSpan w:val="5"/>
            <w:tcBorders>
              <w:top w:val="single" w:sz="8" w:space="0" w:color="auto"/>
              <w:left w:val="single" w:sz="4" w:space="0" w:color="auto"/>
              <w:bottom w:val="single" w:sz="4" w:space="0" w:color="auto"/>
              <w:right w:val="single" w:sz="8" w:space="0" w:color="000000"/>
            </w:tcBorders>
            <w:vAlign w:val="bottom"/>
          </w:tcPr>
          <w:p w14:paraId="10647A16"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גמר צבע כולל צבע חוץ</w:t>
            </w:r>
          </w:p>
        </w:tc>
      </w:tr>
      <w:tr w:rsidR="00E56613" w:rsidRPr="00E56613" w14:paraId="230EABA9"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647046B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425691A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nil"/>
              <w:left w:val="nil"/>
              <w:bottom w:val="nil"/>
              <w:right w:val="single" w:sz="4" w:space="0" w:color="auto"/>
            </w:tcBorders>
            <w:vAlign w:val="bottom"/>
          </w:tcPr>
          <w:p w14:paraId="0E1EC170"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147" w:type="dxa"/>
            <w:gridSpan w:val="2"/>
            <w:tcBorders>
              <w:top w:val="nil"/>
              <w:left w:val="nil"/>
              <w:bottom w:val="single" w:sz="4" w:space="0" w:color="auto"/>
              <w:right w:val="single" w:sz="4" w:space="0" w:color="auto"/>
            </w:tcBorders>
            <w:noWrap/>
            <w:vAlign w:val="bottom"/>
          </w:tcPr>
          <w:p w14:paraId="4CEF8C46"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יד ראשונה - קירות</w:t>
            </w:r>
          </w:p>
        </w:tc>
        <w:tc>
          <w:tcPr>
            <w:tcW w:w="1149" w:type="dxa"/>
            <w:tcBorders>
              <w:top w:val="nil"/>
              <w:left w:val="single" w:sz="4" w:space="0" w:color="auto"/>
              <w:bottom w:val="single" w:sz="4" w:space="0" w:color="auto"/>
              <w:right w:val="single" w:sz="8" w:space="0" w:color="auto"/>
            </w:tcBorders>
            <w:noWrap/>
            <w:vAlign w:val="bottom"/>
          </w:tcPr>
          <w:p w14:paraId="1CE5482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20%</w:t>
            </w:r>
          </w:p>
        </w:tc>
      </w:tr>
      <w:tr w:rsidR="00E56613" w:rsidRPr="00E56613" w14:paraId="7125229C"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04DC268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0CBF8C8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nil"/>
              <w:left w:val="nil"/>
              <w:bottom w:val="nil"/>
              <w:right w:val="single" w:sz="4" w:space="0" w:color="auto"/>
            </w:tcBorders>
            <w:vAlign w:val="bottom"/>
          </w:tcPr>
          <w:p w14:paraId="2B7EA4FB"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147" w:type="dxa"/>
            <w:gridSpan w:val="2"/>
            <w:tcBorders>
              <w:top w:val="nil"/>
              <w:left w:val="nil"/>
              <w:bottom w:val="single" w:sz="4" w:space="0" w:color="auto"/>
              <w:right w:val="single" w:sz="4" w:space="0" w:color="auto"/>
            </w:tcBorders>
            <w:noWrap/>
            <w:vAlign w:val="bottom"/>
          </w:tcPr>
          <w:p w14:paraId="348C02C8"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יד ראשונה -תקרות</w:t>
            </w:r>
          </w:p>
        </w:tc>
        <w:tc>
          <w:tcPr>
            <w:tcW w:w="1149" w:type="dxa"/>
            <w:tcBorders>
              <w:top w:val="nil"/>
              <w:left w:val="nil"/>
              <w:bottom w:val="nil"/>
              <w:right w:val="single" w:sz="8" w:space="0" w:color="auto"/>
            </w:tcBorders>
            <w:noWrap/>
            <w:vAlign w:val="bottom"/>
          </w:tcPr>
          <w:p w14:paraId="7A53851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w:t>
            </w:r>
          </w:p>
        </w:tc>
      </w:tr>
      <w:tr w:rsidR="00E56613" w:rsidRPr="00E56613" w14:paraId="6629F37E"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38ADAC7D"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79BF0DF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nil"/>
              <w:left w:val="nil"/>
              <w:bottom w:val="nil"/>
              <w:right w:val="single" w:sz="4" w:space="0" w:color="auto"/>
            </w:tcBorders>
            <w:vAlign w:val="bottom"/>
          </w:tcPr>
          <w:p w14:paraId="31871B9D"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147" w:type="dxa"/>
            <w:gridSpan w:val="2"/>
            <w:tcBorders>
              <w:top w:val="nil"/>
              <w:left w:val="nil"/>
              <w:bottom w:val="nil"/>
              <w:right w:val="single" w:sz="4" w:space="0" w:color="auto"/>
            </w:tcBorders>
            <w:noWrap/>
            <w:vAlign w:val="bottom"/>
          </w:tcPr>
          <w:p w14:paraId="273B2516"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יד שניה - תקרות</w:t>
            </w:r>
          </w:p>
        </w:tc>
        <w:tc>
          <w:tcPr>
            <w:tcW w:w="1149" w:type="dxa"/>
            <w:tcBorders>
              <w:top w:val="single" w:sz="4" w:space="0" w:color="auto"/>
              <w:left w:val="single" w:sz="4" w:space="0" w:color="auto"/>
              <w:bottom w:val="nil"/>
              <w:right w:val="single" w:sz="8" w:space="0" w:color="auto"/>
            </w:tcBorders>
            <w:noWrap/>
            <w:vAlign w:val="bottom"/>
          </w:tcPr>
          <w:p w14:paraId="230A88A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40%</w:t>
            </w:r>
          </w:p>
        </w:tc>
      </w:tr>
      <w:tr w:rsidR="00E56613" w:rsidRPr="00E56613" w14:paraId="1E93ED9E"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726F0DC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29705F70"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nil"/>
              <w:left w:val="nil"/>
              <w:bottom w:val="nil"/>
              <w:right w:val="single" w:sz="4" w:space="0" w:color="auto"/>
            </w:tcBorders>
            <w:vAlign w:val="bottom"/>
          </w:tcPr>
          <w:p w14:paraId="570A24ED"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147" w:type="dxa"/>
            <w:gridSpan w:val="2"/>
            <w:tcBorders>
              <w:top w:val="single" w:sz="4" w:space="0" w:color="auto"/>
              <w:left w:val="nil"/>
              <w:bottom w:val="nil"/>
              <w:right w:val="single" w:sz="4" w:space="0" w:color="auto"/>
            </w:tcBorders>
            <w:noWrap/>
            <w:vAlign w:val="bottom"/>
          </w:tcPr>
          <w:p w14:paraId="3B377EC0"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יד שניה - קירות</w:t>
            </w:r>
          </w:p>
        </w:tc>
        <w:tc>
          <w:tcPr>
            <w:tcW w:w="1149" w:type="dxa"/>
            <w:tcBorders>
              <w:top w:val="single" w:sz="4" w:space="0" w:color="auto"/>
              <w:left w:val="single" w:sz="4" w:space="0" w:color="auto"/>
              <w:bottom w:val="nil"/>
              <w:right w:val="single" w:sz="8" w:space="0" w:color="auto"/>
            </w:tcBorders>
            <w:noWrap/>
            <w:vAlign w:val="bottom"/>
          </w:tcPr>
          <w:p w14:paraId="5B065FB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15%</w:t>
            </w:r>
          </w:p>
        </w:tc>
      </w:tr>
      <w:tr w:rsidR="00E56613" w:rsidRPr="00E56613" w14:paraId="54CFD5AE"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2C0F87F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6ADFBFBB"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nil"/>
              <w:left w:val="nil"/>
              <w:bottom w:val="nil"/>
              <w:right w:val="single" w:sz="4" w:space="0" w:color="auto"/>
            </w:tcBorders>
            <w:vAlign w:val="bottom"/>
          </w:tcPr>
          <w:p w14:paraId="24CB613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147" w:type="dxa"/>
            <w:gridSpan w:val="2"/>
            <w:tcBorders>
              <w:top w:val="single" w:sz="4" w:space="0" w:color="auto"/>
              <w:left w:val="nil"/>
              <w:bottom w:val="single" w:sz="4" w:space="0" w:color="auto"/>
              <w:right w:val="single" w:sz="4" w:space="0" w:color="auto"/>
            </w:tcBorders>
            <w:noWrap/>
            <w:vAlign w:val="bottom"/>
          </w:tcPr>
          <w:p w14:paraId="295C832C"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גמר חוץ</w:t>
            </w:r>
          </w:p>
        </w:tc>
        <w:tc>
          <w:tcPr>
            <w:tcW w:w="1149" w:type="dxa"/>
            <w:tcBorders>
              <w:top w:val="single" w:sz="4" w:space="0" w:color="auto"/>
              <w:left w:val="single" w:sz="4" w:space="0" w:color="auto"/>
              <w:bottom w:val="single" w:sz="4" w:space="0" w:color="auto"/>
              <w:right w:val="single" w:sz="8" w:space="0" w:color="auto"/>
            </w:tcBorders>
            <w:noWrap/>
            <w:vAlign w:val="bottom"/>
          </w:tcPr>
          <w:p w14:paraId="5D20F7D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w:t>
            </w:r>
          </w:p>
        </w:tc>
      </w:tr>
      <w:tr w:rsidR="00E56613" w:rsidRPr="00E56613" w14:paraId="54F8AE2B"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44455C5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33F521B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nil"/>
              <w:left w:val="nil"/>
              <w:bottom w:val="single" w:sz="4" w:space="0" w:color="auto"/>
              <w:right w:val="single" w:sz="4" w:space="0" w:color="auto"/>
            </w:tcBorders>
            <w:vAlign w:val="bottom"/>
          </w:tcPr>
          <w:p w14:paraId="5E1A6F3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147" w:type="dxa"/>
            <w:gridSpan w:val="2"/>
            <w:tcBorders>
              <w:top w:val="nil"/>
              <w:left w:val="nil"/>
              <w:bottom w:val="single" w:sz="4" w:space="0" w:color="auto"/>
              <w:right w:val="single" w:sz="4" w:space="0" w:color="auto"/>
            </w:tcBorders>
            <w:noWrap/>
            <w:vAlign w:val="bottom"/>
          </w:tcPr>
          <w:p w14:paraId="3728C095"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חדר רטוב</w:t>
            </w:r>
          </w:p>
        </w:tc>
        <w:tc>
          <w:tcPr>
            <w:tcW w:w="1149" w:type="dxa"/>
            <w:tcBorders>
              <w:top w:val="nil"/>
              <w:left w:val="single" w:sz="4" w:space="0" w:color="auto"/>
              <w:bottom w:val="single" w:sz="4" w:space="0" w:color="auto"/>
              <w:right w:val="single" w:sz="8" w:space="0" w:color="auto"/>
            </w:tcBorders>
            <w:noWrap/>
            <w:vAlign w:val="bottom"/>
          </w:tcPr>
          <w:p w14:paraId="3170F1C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w:t>
            </w:r>
          </w:p>
        </w:tc>
      </w:tr>
      <w:tr w:rsidR="00E56613" w:rsidRPr="00E56613" w14:paraId="464F819C" w14:textId="77777777" w:rsidTr="00E56613">
        <w:trPr>
          <w:trHeight w:val="270"/>
        </w:trPr>
        <w:tc>
          <w:tcPr>
            <w:tcW w:w="0" w:type="auto"/>
            <w:vMerge/>
            <w:tcBorders>
              <w:top w:val="nil"/>
              <w:left w:val="single" w:sz="8" w:space="0" w:color="auto"/>
              <w:bottom w:val="single" w:sz="8" w:space="0" w:color="000000"/>
              <w:right w:val="single" w:sz="4" w:space="0" w:color="auto"/>
            </w:tcBorders>
            <w:vAlign w:val="center"/>
          </w:tcPr>
          <w:p w14:paraId="633E950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72E79BC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nil"/>
              <w:left w:val="nil"/>
              <w:bottom w:val="single" w:sz="8" w:space="0" w:color="auto"/>
              <w:right w:val="single" w:sz="4" w:space="0" w:color="auto"/>
            </w:tcBorders>
            <w:vAlign w:val="bottom"/>
          </w:tcPr>
          <w:p w14:paraId="3A5045F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147" w:type="dxa"/>
            <w:gridSpan w:val="2"/>
            <w:tcBorders>
              <w:top w:val="nil"/>
              <w:left w:val="single" w:sz="4" w:space="0" w:color="auto"/>
              <w:bottom w:val="single" w:sz="8" w:space="0" w:color="auto"/>
              <w:right w:val="single" w:sz="4" w:space="0" w:color="auto"/>
            </w:tcBorders>
            <w:noWrap/>
            <w:vAlign w:val="bottom"/>
          </w:tcPr>
          <w:p w14:paraId="3499B7FA"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סה"כ</w:t>
            </w:r>
          </w:p>
        </w:tc>
        <w:tc>
          <w:tcPr>
            <w:tcW w:w="1149" w:type="dxa"/>
            <w:tcBorders>
              <w:top w:val="nil"/>
              <w:left w:val="single" w:sz="4" w:space="0" w:color="auto"/>
              <w:bottom w:val="single" w:sz="8" w:space="0" w:color="auto"/>
              <w:right w:val="single" w:sz="8" w:space="0" w:color="auto"/>
            </w:tcBorders>
            <w:noWrap/>
            <w:vAlign w:val="bottom"/>
          </w:tcPr>
          <w:p w14:paraId="0833CD1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b/>
                <w:bCs/>
                <w:sz w:val="20"/>
                <w:szCs w:val="20"/>
              </w:rPr>
            </w:pPr>
            <w:r w:rsidRPr="00E56613">
              <w:rPr>
                <w:rFonts w:ascii="David" w:eastAsia="Times New Roman" w:hAnsi="David" w:cs="David"/>
                <w:b/>
                <w:bCs/>
                <w:sz w:val="20"/>
                <w:szCs w:val="20"/>
              </w:rPr>
              <w:t>100%</w:t>
            </w:r>
          </w:p>
        </w:tc>
      </w:tr>
    </w:tbl>
    <w:p w14:paraId="732C157C" w14:textId="77777777" w:rsidR="00E56613" w:rsidRPr="00E56613" w:rsidRDefault="00E56613" w:rsidP="00E56613">
      <w:pPr>
        <w:spacing w:before="0" w:beforeAutospacing="0" w:after="0" w:afterAutospacing="0" w:line="360" w:lineRule="auto"/>
        <w:ind w:left="360"/>
        <w:jc w:val="both"/>
        <w:rPr>
          <w:rFonts w:ascii="David" w:eastAsia="Times New Roman" w:hAnsi="David" w:cs="David"/>
          <w:snapToGrid w:val="0"/>
          <w:sz w:val="24"/>
          <w:szCs w:val="24"/>
          <w:rtl/>
        </w:rPr>
      </w:pPr>
    </w:p>
    <w:p w14:paraId="7D4131C0" w14:textId="77777777" w:rsidR="00E56613" w:rsidRPr="00E56613" w:rsidRDefault="00E56613" w:rsidP="00E56613">
      <w:pPr>
        <w:spacing w:before="0" w:beforeAutospacing="0" w:after="0" w:afterAutospacing="0" w:line="360" w:lineRule="auto"/>
        <w:ind w:left="360"/>
        <w:jc w:val="both"/>
        <w:rPr>
          <w:rFonts w:ascii="David" w:eastAsia="Times New Roman" w:hAnsi="David" w:cs="David"/>
          <w:snapToGrid w:val="0"/>
          <w:sz w:val="24"/>
          <w:szCs w:val="24"/>
          <w:rtl/>
        </w:rPr>
      </w:pPr>
    </w:p>
    <w:p w14:paraId="491E8EC2" w14:textId="77777777" w:rsidR="00E56613" w:rsidRPr="00E56613" w:rsidRDefault="00E56613" w:rsidP="00E56613">
      <w:pPr>
        <w:spacing w:before="0" w:beforeAutospacing="0" w:after="0" w:afterAutospacing="0" w:line="360" w:lineRule="auto"/>
        <w:ind w:left="360"/>
        <w:jc w:val="both"/>
        <w:rPr>
          <w:rFonts w:ascii="David" w:eastAsia="Times New Roman" w:hAnsi="David" w:cs="David"/>
          <w:snapToGrid w:val="0"/>
          <w:sz w:val="24"/>
          <w:szCs w:val="24"/>
        </w:rPr>
      </w:pPr>
    </w:p>
    <w:p w14:paraId="345773A1" w14:textId="77777777" w:rsidR="00E56613" w:rsidRPr="00E56613" w:rsidRDefault="00E56613" w:rsidP="00E56613">
      <w:pPr>
        <w:spacing w:before="0" w:beforeAutospacing="0" w:after="0" w:afterAutospacing="0" w:line="360" w:lineRule="auto"/>
        <w:ind w:left="360"/>
        <w:jc w:val="both"/>
        <w:rPr>
          <w:rFonts w:ascii="David" w:eastAsia="Times New Roman" w:hAnsi="David" w:cs="David"/>
          <w:snapToGrid w:val="0"/>
          <w:sz w:val="24"/>
          <w:szCs w:val="24"/>
          <w:rtl/>
        </w:rPr>
      </w:pPr>
    </w:p>
    <w:p w14:paraId="19FBC873" w14:textId="77777777" w:rsidR="00E56613" w:rsidRPr="00E56613" w:rsidRDefault="00E56613" w:rsidP="00E56613">
      <w:pPr>
        <w:spacing w:before="0" w:beforeAutospacing="0" w:after="0" w:afterAutospacing="0" w:line="360" w:lineRule="auto"/>
        <w:ind w:left="567" w:hanging="567"/>
        <w:jc w:val="both"/>
        <w:rPr>
          <w:rFonts w:ascii="David" w:eastAsia="Times New Roman" w:hAnsi="David" w:cs="David"/>
          <w:sz w:val="26"/>
          <w:szCs w:val="26"/>
          <w:rtl/>
        </w:rPr>
      </w:pPr>
    </w:p>
    <w:tbl>
      <w:tblPr>
        <w:bidiVisual/>
        <w:tblW w:w="8043" w:type="dxa"/>
        <w:tblInd w:w="93" w:type="dxa"/>
        <w:tblLook w:val="0000" w:firstRow="0" w:lastRow="0" w:firstColumn="0" w:lastColumn="0" w:noHBand="0" w:noVBand="0"/>
      </w:tblPr>
      <w:tblGrid>
        <w:gridCol w:w="960"/>
        <w:gridCol w:w="1180"/>
        <w:gridCol w:w="1649"/>
        <w:gridCol w:w="41"/>
        <w:gridCol w:w="2760"/>
        <w:gridCol w:w="1453"/>
      </w:tblGrid>
      <w:tr w:rsidR="00E56613" w:rsidRPr="00E56613" w14:paraId="4FD4781F" w14:textId="77777777" w:rsidTr="00E56613">
        <w:trPr>
          <w:trHeight w:val="270"/>
        </w:trPr>
        <w:tc>
          <w:tcPr>
            <w:tcW w:w="960" w:type="dxa"/>
            <w:tcBorders>
              <w:top w:val="single" w:sz="8" w:space="0" w:color="auto"/>
              <w:left w:val="single" w:sz="8" w:space="0" w:color="auto"/>
              <w:bottom w:val="single" w:sz="8" w:space="0" w:color="auto"/>
              <w:right w:val="single" w:sz="4" w:space="0" w:color="auto"/>
            </w:tcBorders>
            <w:noWrap/>
            <w:vAlign w:val="bottom"/>
          </w:tcPr>
          <w:p w14:paraId="6B4598E6" w14:textId="77777777" w:rsidR="00E56613" w:rsidRPr="00E56613" w:rsidRDefault="00E56613" w:rsidP="00E56613">
            <w:pPr>
              <w:spacing w:before="0" w:beforeAutospacing="0" w:after="0" w:afterAutospacing="0" w:line="240" w:lineRule="auto"/>
              <w:jc w:val="center"/>
              <w:rPr>
                <w:rFonts w:ascii="David" w:eastAsia="Times New Roman" w:hAnsi="David" w:cs="David"/>
                <w:b/>
                <w:bCs/>
                <w:sz w:val="20"/>
                <w:szCs w:val="20"/>
              </w:rPr>
            </w:pPr>
            <w:r w:rsidRPr="00E56613">
              <w:rPr>
                <w:rFonts w:ascii="David" w:eastAsia="Times New Roman" w:hAnsi="David" w:cs="David"/>
                <w:b/>
                <w:bCs/>
                <w:sz w:val="20"/>
                <w:szCs w:val="20"/>
                <w:rtl/>
              </w:rPr>
              <w:t>מס' סעיף</w:t>
            </w:r>
          </w:p>
        </w:tc>
        <w:tc>
          <w:tcPr>
            <w:tcW w:w="1180" w:type="dxa"/>
            <w:tcBorders>
              <w:top w:val="single" w:sz="8" w:space="0" w:color="auto"/>
              <w:left w:val="single" w:sz="4" w:space="0" w:color="auto"/>
              <w:bottom w:val="single" w:sz="8" w:space="0" w:color="auto"/>
              <w:right w:val="single" w:sz="4" w:space="0" w:color="auto"/>
            </w:tcBorders>
            <w:noWrap/>
            <w:vAlign w:val="bottom"/>
          </w:tcPr>
          <w:p w14:paraId="6807A770" w14:textId="77777777" w:rsidR="00E56613" w:rsidRPr="00E56613" w:rsidRDefault="00E56613" w:rsidP="00E56613">
            <w:pPr>
              <w:spacing w:before="0" w:beforeAutospacing="0" w:after="0" w:afterAutospacing="0" w:line="240" w:lineRule="auto"/>
              <w:jc w:val="center"/>
              <w:rPr>
                <w:rFonts w:ascii="David" w:eastAsia="Times New Roman" w:hAnsi="David" w:cs="David"/>
                <w:b/>
                <w:bCs/>
                <w:sz w:val="20"/>
                <w:szCs w:val="20"/>
              </w:rPr>
            </w:pPr>
            <w:r w:rsidRPr="00E56613">
              <w:rPr>
                <w:rFonts w:ascii="David" w:eastAsia="Times New Roman" w:hAnsi="David" w:cs="David"/>
                <w:b/>
                <w:bCs/>
                <w:sz w:val="20"/>
                <w:szCs w:val="20"/>
                <w:rtl/>
              </w:rPr>
              <w:t>שיטת תשלום</w:t>
            </w:r>
          </w:p>
        </w:tc>
        <w:tc>
          <w:tcPr>
            <w:tcW w:w="1649" w:type="dxa"/>
            <w:tcBorders>
              <w:top w:val="single" w:sz="8" w:space="0" w:color="auto"/>
              <w:left w:val="single" w:sz="4" w:space="0" w:color="auto"/>
              <w:bottom w:val="single" w:sz="8" w:space="0" w:color="auto"/>
              <w:right w:val="single" w:sz="4" w:space="0" w:color="auto"/>
            </w:tcBorders>
            <w:vAlign w:val="bottom"/>
          </w:tcPr>
          <w:p w14:paraId="08AF6582" w14:textId="77777777" w:rsidR="00E56613" w:rsidRPr="00E56613" w:rsidRDefault="00E56613" w:rsidP="00E56613">
            <w:pPr>
              <w:spacing w:before="0" w:beforeAutospacing="0" w:after="0" w:afterAutospacing="0" w:line="240" w:lineRule="auto"/>
              <w:jc w:val="center"/>
              <w:rPr>
                <w:rFonts w:ascii="David" w:eastAsia="Times New Roman" w:hAnsi="David" w:cs="David"/>
                <w:b/>
                <w:bCs/>
                <w:sz w:val="20"/>
                <w:szCs w:val="20"/>
              </w:rPr>
            </w:pPr>
            <w:r w:rsidRPr="00E56613">
              <w:rPr>
                <w:rFonts w:ascii="David" w:eastAsia="Times New Roman" w:hAnsi="David" w:cs="David"/>
                <w:b/>
                <w:bCs/>
                <w:sz w:val="20"/>
                <w:szCs w:val="20"/>
                <w:rtl/>
              </w:rPr>
              <w:t>תיאור</w:t>
            </w:r>
          </w:p>
        </w:tc>
        <w:tc>
          <w:tcPr>
            <w:tcW w:w="2801" w:type="dxa"/>
            <w:gridSpan w:val="2"/>
            <w:tcBorders>
              <w:top w:val="single" w:sz="8" w:space="0" w:color="auto"/>
              <w:left w:val="single" w:sz="4" w:space="0" w:color="auto"/>
              <w:bottom w:val="single" w:sz="8" w:space="0" w:color="auto"/>
              <w:right w:val="single" w:sz="4" w:space="0" w:color="auto"/>
            </w:tcBorders>
            <w:noWrap/>
            <w:vAlign w:val="bottom"/>
          </w:tcPr>
          <w:p w14:paraId="4BD5DC55" w14:textId="77777777" w:rsidR="00E56613" w:rsidRPr="00E56613" w:rsidRDefault="00E56613" w:rsidP="00E56613">
            <w:pPr>
              <w:spacing w:before="0" w:beforeAutospacing="0" w:after="0" w:afterAutospacing="0" w:line="240" w:lineRule="auto"/>
              <w:jc w:val="center"/>
              <w:rPr>
                <w:rFonts w:ascii="David" w:eastAsia="Times New Roman" w:hAnsi="David" w:cs="David"/>
                <w:b/>
                <w:bCs/>
                <w:sz w:val="20"/>
                <w:szCs w:val="20"/>
              </w:rPr>
            </w:pPr>
            <w:r w:rsidRPr="00E56613">
              <w:rPr>
                <w:rFonts w:ascii="David" w:eastAsia="Times New Roman" w:hAnsi="David" w:cs="David"/>
                <w:b/>
                <w:bCs/>
                <w:sz w:val="20"/>
                <w:szCs w:val="20"/>
                <w:rtl/>
              </w:rPr>
              <w:t>חלוקת משנה</w:t>
            </w:r>
          </w:p>
        </w:tc>
        <w:tc>
          <w:tcPr>
            <w:tcW w:w="1453" w:type="dxa"/>
            <w:tcBorders>
              <w:top w:val="single" w:sz="8" w:space="0" w:color="auto"/>
              <w:left w:val="single" w:sz="4" w:space="0" w:color="auto"/>
              <w:bottom w:val="single" w:sz="8" w:space="0" w:color="auto"/>
              <w:right w:val="single" w:sz="8" w:space="0" w:color="auto"/>
            </w:tcBorders>
            <w:noWrap/>
            <w:vAlign w:val="bottom"/>
          </w:tcPr>
          <w:p w14:paraId="667273E1" w14:textId="77777777" w:rsidR="00E56613" w:rsidRPr="00E56613" w:rsidRDefault="00E56613" w:rsidP="00E56613">
            <w:pPr>
              <w:spacing w:before="0" w:beforeAutospacing="0" w:after="0" w:afterAutospacing="0" w:line="240" w:lineRule="auto"/>
              <w:jc w:val="center"/>
              <w:rPr>
                <w:rFonts w:ascii="David" w:eastAsia="Times New Roman" w:hAnsi="David" w:cs="David"/>
                <w:b/>
                <w:bCs/>
                <w:sz w:val="20"/>
                <w:szCs w:val="20"/>
              </w:rPr>
            </w:pPr>
            <w:r w:rsidRPr="00E56613">
              <w:rPr>
                <w:rFonts w:ascii="David" w:eastAsia="Times New Roman" w:hAnsi="David" w:cs="David"/>
                <w:b/>
                <w:bCs/>
                <w:sz w:val="20"/>
                <w:szCs w:val="20"/>
                <w:rtl/>
              </w:rPr>
              <w:t>כללי</w:t>
            </w:r>
          </w:p>
        </w:tc>
      </w:tr>
      <w:tr w:rsidR="00E56613" w:rsidRPr="00E56613" w14:paraId="5F5659DF" w14:textId="77777777" w:rsidTr="00E56613">
        <w:trPr>
          <w:trHeight w:val="255"/>
        </w:trPr>
        <w:tc>
          <w:tcPr>
            <w:tcW w:w="960" w:type="dxa"/>
            <w:vMerge w:val="restart"/>
            <w:tcBorders>
              <w:top w:val="single" w:sz="8" w:space="0" w:color="auto"/>
              <w:left w:val="single" w:sz="8" w:space="0" w:color="auto"/>
              <w:bottom w:val="single" w:sz="8" w:space="0" w:color="000000"/>
              <w:right w:val="single" w:sz="4" w:space="0" w:color="auto"/>
            </w:tcBorders>
            <w:noWrap/>
            <w:vAlign w:val="center"/>
          </w:tcPr>
          <w:p w14:paraId="251120FE"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18</w:t>
            </w:r>
          </w:p>
        </w:tc>
        <w:tc>
          <w:tcPr>
            <w:tcW w:w="1180" w:type="dxa"/>
            <w:vMerge w:val="restart"/>
            <w:tcBorders>
              <w:top w:val="single" w:sz="8" w:space="0" w:color="auto"/>
              <w:left w:val="single" w:sz="4" w:space="0" w:color="auto"/>
              <w:bottom w:val="single" w:sz="8" w:space="0" w:color="000000"/>
              <w:right w:val="single" w:sz="4" w:space="0" w:color="auto"/>
            </w:tcBorders>
            <w:noWrap/>
            <w:vAlign w:val="center"/>
          </w:tcPr>
          <w:p w14:paraId="1D2B810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w:t>
            </w:r>
          </w:p>
        </w:tc>
        <w:tc>
          <w:tcPr>
            <w:tcW w:w="5903" w:type="dxa"/>
            <w:gridSpan w:val="4"/>
            <w:tcBorders>
              <w:top w:val="single" w:sz="8" w:space="0" w:color="auto"/>
              <w:left w:val="single" w:sz="4" w:space="0" w:color="auto"/>
              <w:bottom w:val="single" w:sz="4" w:space="0" w:color="auto"/>
              <w:right w:val="single" w:sz="8" w:space="0" w:color="000000"/>
            </w:tcBorders>
            <w:vAlign w:val="bottom"/>
          </w:tcPr>
          <w:p w14:paraId="29027BDB"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גמר הרכבת ארונות מטבח, אמבטיה ומשטחי עבודה</w:t>
            </w:r>
          </w:p>
        </w:tc>
      </w:tr>
      <w:tr w:rsidR="00E56613" w:rsidRPr="00E56613" w14:paraId="06217B21" w14:textId="77777777" w:rsidTr="00E56613">
        <w:trPr>
          <w:trHeight w:val="255"/>
        </w:trPr>
        <w:tc>
          <w:tcPr>
            <w:tcW w:w="0" w:type="auto"/>
            <w:vMerge/>
            <w:tcBorders>
              <w:top w:val="single" w:sz="8" w:space="0" w:color="auto"/>
              <w:left w:val="single" w:sz="8" w:space="0" w:color="auto"/>
              <w:bottom w:val="single" w:sz="8" w:space="0" w:color="000000"/>
              <w:right w:val="single" w:sz="4" w:space="0" w:color="auto"/>
            </w:tcBorders>
            <w:vAlign w:val="center"/>
          </w:tcPr>
          <w:p w14:paraId="0EC2ADA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8" w:space="0" w:color="auto"/>
              <w:left w:val="single" w:sz="4" w:space="0" w:color="auto"/>
              <w:bottom w:val="single" w:sz="8" w:space="0" w:color="000000"/>
              <w:right w:val="single" w:sz="4" w:space="0" w:color="auto"/>
            </w:tcBorders>
            <w:vAlign w:val="center"/>
          </w:tcPr>
          <w:p w14:paraId="5D8BEFB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0" w:type="dxa"/>
            <w:gridSpan w:val="2"/>
            <w:vAlign w:val="bottom"/>
          </w:tcPr>
          <w:p w14:paraId="5C787E2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2760" w:type="dxa"/>
            <w:tcBorders>
              <w:top w:val="nil"/>
              <w:left w:val="single" w:sz="4" w:space="0" w:color="auto"/>
              <w:bottom w:val="single" w:sz="4" w:space="0" w:color="auto"/>
              <w:right w:val="single" w:sz="4" w:space="0" w:color="auto"/>
            </w:tcBorders>
            <w:noWrap/>
            <w:vAlign w:val="bottom"/>
          </w:tcPr>
          <w:p w14:paraId="158D4264"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ארון מטבח</w:t>
            </w:r>
          </w:p>
        </w:tc>
        <w:tc>
          <w:tcPr>
            <w:tcW w:w="1453" w:type="dxa"/>
            <w:tcBorders>
              <w:top w:val="nil"/>
              <w:left w:val="single" w:sz="4" w:space="0" w:color="auto"/>
              <w:bottom w:val="single" w:sz="4" w:space="0" w:color="auto"/>
              <w:right w:val="single" w:sz="8" w:space="0" w:color="auto"/>
            </w:tcBorders>
            <w:noWrap/>
            <w:vAlign w:val="bottom"/>
          </w:tcPr>
          <w:p w14:paraId="6738B91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70%</w:t>
            </w:r>
          </w:p>
        </w:tc>
      </w:tr>
      <w:tr w:rsidR="00E56613" w:rsidRPr="00E56613" w14:paraId="03803970" w14:textId="77777777" w:rsidTr="00E56613">
        <w:trPr>
          <w:trHeight w:val="255"/>
        </w:trPr>
        <w:tc>
          <w:tcPr>
            <w:tcW w:w="0" w:type="auto"/>
            <w:vMerge/>
            <w:tcBorders>
              <w:top w:val="single" w:sz="8" w:space="0" w:color="auto"/>
              <w:left w:val="single" w:sz="8" w:space="0" w:color="auto"/>
              <w:bottom w:val="single" w:sz="8" w:space="0" w:color="000000"/>
              <w:right w:val="single" w:sz="4" w:space="0" w:color="auto"/>
            </w:tcBorders>
            <w:vAlign w:val="center"/>
          </w:tcPr>
          <w:p w14:paraId="4D7D5750"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8" w:space="0" w:color="auto"/>
              <w:left w:val="single" w:sz="4" w:space="0" w:color="auto"/>
              <w:bottom w:val="single" w:sz="8" w:space="0" w:color="000000"/>
              <w:right w:val="single" w:sz="4" w:space="0" w:color="auto"/>
            </w:tcBorders>
            <w:vAlign w:val="center"/>
          </w:tcPr>
          <w:p w14:paraId="5C8B65FD"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0" w:type="dxa"/>
            <w:gridSpan w:val="2"/>
            <w:vAlign w:val="bottom"/>
          </w:tcPr>
          <w:p w14:paraId="6AD4712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2760" w:type="dxa"/>
            <w:tcBorders>
              <w:top w:val="nil"/>
              <w:left w:val="single" w:sz="4" w:space="0" w:color="auto"/>
              <w:bottom w:val="single" w:sz="4" w:space="0" w:color="auto"/>
              <w:right w:val="single" w:sz="4" w:space="0" w:color="auto"/>
            </w:tcBorders>
            <w:noWrap/>
            <w:vAlign w:val="bottom"/>
          </w:tcPr>
          <w:p w14:paraId="7305C1A0"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ארון אמבטיה</w:t>
            </w:r>
          </w:p>
        </w:tc>
        <w:tc>
          <w:tcPr>
            <w:tcW w:w="1453" w:type="dxa"/>
            <w:tcBorders>
              <w:top w:val="nil"/>
              <w:left w:val="single" w:sz="4" w:space="0" w:color="auto"/>
              <w:bottom w:val="nil"/>
              <w:right w:val="single" w:sz="8" w:space="0" w:color="auto"/>
            </w:tcBorders>
            <w:noWrap/>
            <w:vAlign w:val="bottom"/>
          </w:tcPr>
          <w:p w14:paraId="3EE21D0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15%</w:t>
            </w:r>
          </w:p>
        </w:tc>
      </w:tr>
      <w:tr w:rsidR="00E56613" w:rsidRPr="00E56613" w14:paraId="296B199C" w14:textId="77777777" w:rsidTr="00E56613">
        <w:trPr>
          <w:trHeight w:val="255"/>
        </w:trPr>
        <w:tc>
          <w:tcPr>
            <w:tcW w:w="0" w:type="auto"/>
            <w:vMerge/>
            <w:tcBorders>
              <w:top w:val="single" w:sz="8" w:space="0" w:color="auto"/>
              <w:left w:val="single" w:sz="8" w:space="0" w:color="auto"/>
              <w:bottom w:val="single" w:sz="8" w:space="0" w:color="000000"/>
              <w:right w:val="single" w:sz="4" w:space="0" w:color="auto"/>
            </w:tcBorders>
            <w:vAlign w:val="center"/>
          </w:tcPr>
          <w:p w14:paraId="6928316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8" w:space="0" w:color="auto"/>
              <w:left w:val="single" w:sz="4" w:space="0" w:color="auto"/>
              <w:bottom w:val="single" w:sz="8" w:space="0" w:color="000000"/>
              <w:right w:val="single" w:sz="4" w:space="0" w:color="auto"/>
            </w:tcBorders>
            <w:vAlign w:val="center"/>
          </w:tcPr>
          <w:p w14:paraId="45FB898B"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0" w:type="dxa"/>
            <w:gridSpan w:val="2"/>
            <w:tcBorders>
              <w:top w:val="nil"/>
              <w:left w:val="nil"/>
              <w:bottom w:val="single" w:sz="4" w:space="0" w:color="auto"/>
              <w:right w:val="single" w:sz="4" w:space="0" w:color="auto"/>
            </w:tcBorders>
            <w:vAlign w:val="bottom"/>
          </w:tcPr>
          <w:p w14:paraId="5DD8668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60" w:type="dxa"/>
            <w:tcBorders>
              <w:top w:val="nil"/>
              <w:left w:val="nil"/>
              <w:bottom w:val="nil"/>
              <w:right w:val="single" w:sz="4" w:space="0" w:color="auto"/>
            </w:tcBorders>
            <w:noWrap/>
            <w:vAlign w:val="bottom"/>
          </w:tcPr>
          <w:p w14:paraId="51E1F207"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שיש</w:t>
            </w:r>
          </w:p>
        </w:tc>
        <w:tc>
          <w:tcPr>
            <w:tcW w:w="1453" w:type="dxa"/>
            <w:tcBorders>
              <w:top w:val="single" w:sz="4" w:space="0" w:color="auto"/>
              <w:left w:val="single" w:sz="4" w:space="0" w:color="auto"/>
              <w:bottom w:val="nil"/>
              <w:right w:val="single" w:sz="8" w:space="0" w:color="auto"/>
            </w:tcBorders>
            <w:noWrap/>
            <w:vAlign w:val="bottom"/>
          </w:tcPr>
          <w:p w14:paraId="640EDE1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15%</w:t>
            </w:r>
          </w:p>
        </w:tc>
      </w:tr>
      <w:tr w:rsidR="00E56613" w:rsidRPr="00E56613" w14:paraId="2CAD003F" w14:textId="77777777" w:rsidTr="00E56613">
        <w:trPr>
          <w:trHeight w:val="270"/>
        </w:trPr>
        <w:tc>
          <w:tcPr>
            <w:tcW w:w="0" w:type="auto"/>
            <w:vMerge/>
            <w:tcBorders>
              <w:top w:val="single" w:sz="8" w:space="0" w:color="auto"/>
              <w:left w:val="single" w:sz="8" w:space="0" w:color="auto"/>
              <w:bottom w:val="single" w:sz="8" w:space="0" w:color="000000"/>
              <w:right w:val="single" w:sz="4" w:space="0" w:color="auto"/>
            </w:tcBorders>
            <w:vAlign w:val="center"/>
          </w:tcPr>
          <w:p w14:paraId="0CC235D0"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8" w:space="0" w:color="auto"/>
              <w:left w:val="single" w:sz="4" w:space="0" w:color="auto"/>
              <w:bottom w:val="single" w:sz="8" w:space="0" w:color="000000"/>
              <w:right w:val="single" w:sz="4" w:space="0" w:color="auto"/>
            </w:tcBorders>
            <w:vAlign w:val="center"/>
          </w:tcPr>
          <w:p w14:paraId="119732A0"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0" w:type="dxa"/>
            <w:gridSpan w:val="2"/>
            <w:tcBorders>
              <w:top w:val="nil"/>
              <w:left w:val="nil"/>
              <w:bottom w:val="single" w:sz="8" w:space="0" w:color="auto"/>
              <w:right w:val="single" w:sz="4" w:space="0" w:color="auto"/>
            </w:tcBorders>
            <w:vAlign w:val="bottom"/>
          </w:tcPr>
          <w:p w14:paraId="707DD13B"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60" w:type="dxa"/>
            <w:tcBorders>
              <w:top w:val="single" w:sz="4" w:space="0" w:color="auto"/>
              <w:left w:val="single" w:sz="4" w:space="0" w:color="auto"/>
              <w:bottom w:val="single" w:sz="8" w:space="0" w:color="auto"/>
              <w:right w:val="single" w:sz="4" w:space="0" w:color="auto"/>
            </w:tcBorders>
            <w:noWrap/>
            <w:vAlign w:val="bottom"/>
          </w:tcPr>
          <w:p w14:paraId="25D0AB9D"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סה"כ</w:t>
            </w:r>
          </w:p>
        </w:tc>
        <w:tc>
          <w:tcPr>
            <w:tcW w:w="1453" w:type="dxa"/>
            <w:tcBorders>
              <w:top w:val="single" w:sz="4" w:space="0" w:color="auto"/>
              <w:left w:val="single" w:sz="4" w:space="0" w:color="auto"/>
              <w:bottom w:val="single" w:sz="8" w:space="0" w:color="auto"/>
              <w:right w:val="single" w:sz="8" w:space="0" w:color="auto"/>
            </w:tcBorders>
            <w:noWrap/>
            <w:vAlign w:val="bottom"/>
          </w:tcPr>
          <w:p w14:paraId="51545E2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b/>
                <w:bCs/>
                <w:sz w:val="20"/>
                <w:szCs w:val="20"/>
              </w:rPr>
            </w:pPr>
            <w:r w:rsidRPr="00E56613">
              <w:rPr>
                <w:rFonts w:ascii="David" w:eastAsia="Times New Roman" w:hAnsi="David" w:cs="David"/>
                <w:b/>
                <w:bCs/>
                <w:sz w:val="20"/>
                <w:szCs w:val="20"/>
              </w:rPr>
              <w:t>100%</w:t>
            </w:r>
          </w:p>
        </w:tc>
      </w:tr>
      <w:tr w:rsidR="00E56613" w:rsidRPr="00E56613" w14:paraId="3CFD3B7B" w14:textId="77777777" w:rsidTr="00E56613">
        <w:trPr>
          <w:trHeight w:val="255"/>
        </w:trPr>
        <w:tc>
          <w:tcPr>
            <w:tcW w:w="960" w:type="dxa"/>
            <w:vMerge w:val="restart"/>
            <w:tcBorders>
              <w:top w:val="nil"/>
              <w:left w:val="single" w:sz="8" w:space="0" w:color="auto"/>
              <w:bottom w:val="single" w:sz="8" w:space="0" w:color="000000"/>
              <w:right w:val="single" w:sz="4" w:space="0" w:color="auto"/>
            </w:tcBorders>
            <w:noWrap/>
            <w:vAlign w:val="center"/>
          </w:tcPr>
          <w:p w14:paraId="03EF30F4"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19</w:t>
            </w:r>
          </w:p>
        </w:tc>
        <w:tc>
          <w:tcPr>
            <w:tcW w:w="1180" w:type="dxa"/>
            <w:vMerge w:val="restart"/>
            <w:tcBorders>
              <w:top w:val="nil"/>
              <w:left w:val="single" w:sz="4" w:space="0" w:color="auto"/>
              <w:bottom w:val="single" w:sz="8" w:space="0" w:color="000000"/>
              <w:right w:val="single" w:sz="4" w:space="0" w:color="auto"/>
            </w:tcBorders>
            <w:noWrap/>
            <w:vAlign w:val="center"/>
          </w:tcPr>
          <w:p w14:paraId="0A35BFB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א'</w:t>
            </w:r>
          </w:p>
        </w:tc>
        <w:tc>
          <w:tcPr>
            <w:tcW w:w="5903" w:type="dxa"/>
            <w:gridSpan w:val="4"/>
            <w:tcBorders>
              <w:top w:val="single" w:sz="8" w:space="0" w:color="auto"/>
              <w:left w:val="single" w:sz="4" w:space="0" w:color="auto"/>
              <w:bottom w:val="single" w:sz="4" w:space="0" w:color="auto"/>
              <w:right w:val="single" w:sz="8" w:space="0" w:color="000000"/>
            </w:tcBorders>
            <w:vAlign w:val="bottom"/>
          </w:tcPr>
          <w:p w14:paraId="4B094086"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גמר מחסנים</w:t>
            </w:r>
          </w:p>
        </w:tc>
      </w:tr>
      <w:tr w:rsidR="00E56613" w:rsidRPr="00E56613" w14:paraId="18BDE7D9"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59DFBF9D"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77C6D36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0" w:type="dxa"/>
            <w:gridSpan w:val="2"/>
            <w:tcBorders>
              <w:top w:val="nil"/>
              <w:left w:val="nil"/>
              <w:bottom w:val="nil"/>
              <w:right w:val="single" w:sz="4" w:space="0" w:color="auto"/>
            </w:tcBorders>
            <w:vAlign w:val="bottom"/>
          </w:tcPr>
          <w:p w14:paraId="21A83F4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60" w:type="dxa"/>
            <w:tcBorders>
              <w:top w:val="nil"/>
              <w:left w:val="single" w:sz="4" w:space="0" w:color="auto"/>
              <w:bottom w:val="single" w:sz="4" w:space="0" w:color="auto"/>
              <w:right w:val="single" w:sz="4" w:space="0" w:color="auto"/>
            </w:tcBorders>
            <w:noWrap/>
            <w:vAlign w:val="bottom"/>
          </w:tcPr>
          <w:p w14:paraId="4E905731"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מחיצות</w:t>
            </w:r>
          </w:p>
        </w:tc>
        <w:tc>
          <w:tcPr>
            <w:tcW w:w="1453" w:type="dxa"/>
            <w:tcBorders>
              <w:top w:val="nil"/>
              <w:left w:val="single" w:sz="4" w:space="0" w:color="auto"/>
              <w:bottom w:val="single" w:sz="4" w:space="0" w:color="auto"/>
              <w:right w:val="single" w:sz="8" w:space="0" w:color="auto"/>
            </w:tcBorders>
            <w:noWrap/>
            <w:vAlign w:val="bottom"/>
          </w:tcPr>
          <w:p w14:paraId="126DC8D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30%</w:t>
            </w:r>
          </w:p>
        </w:tc>
      </w:tr>
      <w:tr w:rsidR="00E56613" w:rsidRPr="00E56613" w14:paraId="60F91FC7"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4874353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2D2A607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0" w:type="dxa"/>
            <w:gridSpan w:val="2"/>
            <w:tcBorders>
              <w:top w:val="single" w:sz="4" w:space="0" w:color="auto"/>
              <w:left w:val="nil"/>
              <w:bottom w:val="nil"/>
              <w:right w:val="single" w:sz="4" w:space="0" w:color="auto"/>
            </w:tcBorders>
            <w:vAlign w:val="bottom"/>
          </w:tcPr>
          <w:p w14:paraId="4DC374C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60" w:type="dxa"/>
            <w:tcBorders>
              <w:top w:val="nil"/>
              <w:left w:val="nil"/>
              <w:bottom w:val="nil"/>
              <w:right w:val="single" w:sz="4" w:space="0" w:color="auto"/>
            </w:tcBorders>
            <w:noWrap/>
            <w:vAlign w:val="bottom"/>
          </w:tcPr>
          <w:p w14:paraId="5E63849A"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טיח</w:t>
            </w:r>
          </w:p>
        </w:tc>
        <w:tc>
          <w:tcPr>
            <w:tcW w:w="1453" w:type="dxa"/>
            <w:tcBorders>
              <w:top w:val="nil"/>
              <w:left w:val="single" w:sz="4" w:space="0" w:color="auto"/>
              <w:bottom w:val="nil"/>
              <w:right w:val="single" w:sz="8" w:space="0" w:color="auto"/>
            </w:tcBorders>
            <w:noWrap/>
            <w:vAlign w:val="bottom"/>
          </w:tcPr>
          <w:p w14:paraId="2AE2FC6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15%</w:t>
            </w:r>
          </w:p>
        </w:tc>
      </w:tr>
      <w:tr w:rsidR="00E56613" w:rsidRPr="00E56613" w14:paraId="0E768599"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50450FE0"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047EE48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0" w:type="dxa"/>
            <w:gridSpan w:val="2"/>
            <w:tcBorders>
              <w:top w:val="nil"/>
              <w:left w:val="nil"/>
              <w:bottom w:val="nil"/>
              <w:right w:val="single" w:sz="4" w:space="0" w:color="auto"/>
            </w:tcBorders>
            <w:vAlign w:val="bottom"/>
          </w:tcPr>
          <w:p w14:paraId="13112ACB"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60" w:type="dxa"/>
            <w:tcBorders>
              <w:top w:val="single" w:sz="4" w:space="0" w:color="auto"/>
              <w:left w:val="nil"/>
              <w:bottom w:val="nil"/>
              <w:right w:val="single" w:sz="4" w:space="0" w:color="auto"/>
            </w:tcBorders>
            <w:noWrap/>
            <w:vAlign w:val="bottom"/>
          </w:tcPr>
          <w:p w14:paraId="14A35FE0"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ריצוף</w:t>
            </w:r>
          </w:p>
        </w:tc>
        <w:tc>
          <w:tcPr>
            <w:tcW w:w="1453" w:type="dxa"/>
            <w:tcBorders>
              <w:top w:val="single" w:sz="4" w:space="0" w:color="auto"/>
              <w:left w:val="single" w:sz="4" w:space="0" w:color="auto"/>
              <w:bottom w:val="nil"/>
              <w:right w:val="single" w:sz="8" w:space="0" w:color="auto"/>
            </w:tcBorders>
            <w:noWrap/>
            <w:vAlign w:val="bottom"/>
          </w:tcPr>
          <w:p w14:paraId="5AA1DBB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15%</w:t>
            </w:r>
          </w:p>
        </w:tc>
      </w:tr>
      <w:tr w:rsidR="00E56613" w:rsidRPr="00E56613" w14:paraId="4368291D"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73F00610"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5A25789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0" w:type="dxa"/>
            <w:gridSpan w:val="2"/>
            <w:tcBorders>
              <w:top w:val="nil"/>
              <w:left w:val="nil"/>
              <w:bottom w:val="nil"/>
              <w:right w:val="single" w:sz="4" w:space="0" w:color="auto"/>
            </w:tcBorders>
            <w:vAlign w:val="bottom"/>
          </w:tcPr>
          <w:p w14:paraId="6A901E8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60" w:type="dxa"/>
            <w:tcBorders>
              <w:top w:val="single" w:sz="4" w:space="0" w:color="auto"/>
              <w:left w:val="nil"/>
              <w:bottom w:val="nil"/>
              <w:right w:val="single" w:sz="4" w:space="0" w:color="auto"/>
            </w:tcBorders>
            <w:noWrap/>
            <w:vAlign w:val="bottom"/>
          </w:tcPr>
          <w:p w14:paraId="35F033E7"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צבע</w:t>
            </w:r>
          </w:p>
        </w:tc>
        <w:tc>
          <w:tcPr>
            <w:tcW w:w="1453" w:type="dxa"/>
            <w:tcBorders>
              <w:top w:val="single" w:sz="4" w:space="0" w:color="auto"/>
              <w:left w:val="single" w:sz="4" w:space="0" w:color="auto"/>
              <w:bottom w:val="nil"/>
              <w:right w:val="single" w:sz="8" w:space="0" w:color="auto"/>
            </w:tcBorders>
            <w:noWrap/>
            <w:vAlign w:val="bottom"/>
          </w:tcPr>
          <w:p w14:paraId="5B03FF5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w:t>
            </w:r>
          </w:p>
        </w:tc>
      </w:tr>
      <w:tr w:rsidR="00E56613" w:rsidRPr="00E56613" w14:paraId="585F58B4"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0DFE1C5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6891470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0" w:type="dxa"/>
            <w:gridSpan w:val="2"/>
            <w:tcBorders>
              <w:top w:val="nil"/>
              <w:left w:val="nil"/>
              <w:bottom w:val="nil"/>
              <w:right w:val="single" w:sz="4" w:space="0" w:color="auto"/>
            </w:tcBorders>
            <w:vAlign w:val="bottom"/>
          </w:tcPr>
          <w:p w14:paraId="285E140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60" w:type="dxa"/>
            <w:tcBorders>
              <w:top w:val="single" w:sz="4" w:space="0" w:color="auto"/>
              <w:left w:val="nil"/>
              <w:bottom w:val="nil"/>
              <w:right w:val="single" w:sz="4" w:space="0" w:color="auto"/>
            </w:tcBorders>
            <w:noWrap/>
            <w:vAlign w:val="bottom"/>
          </w:tcPr>
          <w:p w14:paraId="3C335DDC"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חשמל</w:t>
            </w:r>
          </w:p>
        </w:tc>
        <w:tc>
          <w:tcPr>
            <w:tcW w:w="1453" w:type="dxa"/>
            <w:tcBorders>
              <w:top w:val="single" w:sz="4" w:space="0" w:color="auto"/>
              <w:left w:val="single" w:sz="4" w:space="0" w:color="auto"/>
              <w:bottom w:val="nil"/>
              <w:right w:val="single" w:sz="8" w:space="0" w:color="auto"/>
            </w:tcBorders>
            <w:noWrap/>
            <w:vAlign w:val="bottom"/>
          </w:tcPr>
          <w:p w14:paraId="19A48A6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15%</w:t>
            </w:r>
          </w:p>
        </w:tc>
      </w:tr>
      <w:tr w:rsidR="00E56613" w:rsidRPr="00E56613" w14:paraId="7159CB2A"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5CDADAD0"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53094D3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0" w:type="dxa"/>
            <w:gridSpan w:val="2"/>
            <w:tcBorders>
              <w:top w:val="nil"/>
              <w:left w:val="nil"/>
              <w:bottom w:val="single" w:sz="4" w:space="0" w:color="auto"/>
              <w:right w:val="single" w:sz="4" w:space="0" w:color="auto"/>
            </w:tcBorders>
            <w:vAlign w:val="bottom"/>
          </w:tcPr>
          <w:p w14:paraId="26E3B67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60" w:type="dxa"/>
            <w:tcBorders>
              <w:top w:val="single" w:sz="4" w:space="0" w:color="auto"/>
              <w:left w:val="nil"/>
              <w:bottom w:val="nil"/>
              <w:right w:val="single" w:sz="4" w:space="0" w:color="auto"/>
            </w:tcBorders>
            <w:noWrap/>
            <w:vAlign w:val="bottom"/>
          </w:tcPr>
          <w:p w14:paraId="08DB75EE"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מסגרות</w:t>
            </w:r>
          </w:p>
        </w:tc>
        <w:tc>
          <w:tcPr>
            <w:tcW w:w="1453" w:type="dxa"/>
            <w:tcBorders>
              <w:top w:val="single" w:sz="4" w:space="0" w:color="auto"/>
              <w:left w:val="single" w:sz="4" w:space="0" w:color="auto"/>
              <w:bottom w:val="nil"/>
              <w:right w:val="single" w:sz="8" w:space="0" w:color="auto"/>
            </w:tcBorders>
            <w:noWrap/>
            <w:vAlign w:val="bottom"/>
          </w:tcPr>
          <w:p w14:paraId="6647F39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15%</w:t>
            </w:r>
          </w:p>
        </w:tc>
      </w:tr>
      <w:tr w:rsidR="00E56613" w:rsidRPr="00E56613" w14:paraId="4728CD3D" w14:textId="77777777" w:rsidTr="00E56613">
        <w:trPr>
          <w:trHeight w:val="270"/>
        </w:trPr>
        <w:tc>
          <w:tcPr>
            <w:tcW w:w="0" w:type="auto"/>
            <w:vMerge/>
            <w:tcBorders>
              <w:top w:val="nil"/>
              <w:left w:val="single" w:sz="8" w:space="0" w:color="auto"/>
              <w:bottom w:val="single" w:sz="8" w:space="0" w:color="000000"/>
              <w:right w:val="single" w:sz="4" w:space="0" w:color="auto"/>
            </w:tcBorders>
            <w:vAlign w:val="center"/>
          </w:tcPr>
          <w:p w14:paraId="1CD3F12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09D68E5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0" w:type="dxa"/>
            <w:gridSpan w:val="2"/>
            <w:tcBorders>
              <w:top w:val="nil"/>
              <w:left w:val="nil"/>
              <w:bottom w:val="single" w:sz="8" w:space="0" w:color="auto"/>
              <w:right w:val="single" w:sz="4" w:space="0" w:color="auto"/>
            </w:tcBorders>
            <w:vAlign w:val="bottom"/>
          </w:tcPr>
          <w:p w14:paraId="071EF25A"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60" w:type="dxa"/>
            <w:tcBorders>
              <w:top w:val="single" w:sz="4" w:space="0" w:color="auto"/>
              <w:left w:val="single" w:sz="4" w:space="0" w:color="auto"/>
              <w:bottom w:val="single" w:sz="8" w:space="0" w:color="auto"/>
              <w:right w:val="single" w:sz="4" w:space="0" w:color="auto"/>
            </w:tcBorders>
            <w:noWrap/>
            <w:vAlign w:val="bottom"/>
          </w:tcPr>
          <w:p w14:paraId="49442543"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סה"כ</w:t>
            </w:r>
          </w:p>
        </w:tc>
        <w:tc>
          <w:tcPr>
            <w:tcW w:w="1453" w:type="dxa"/>
            <w:tcBorders>
              <w:top w:val="single" w:sz="4" w:space="0" w:color="auto"/>
              <w:left w:val="single" w:sz="4" w:space="0" w:color="auto"/>
              <w:bottom w:val="single" w:sz="8" w:space="0" w:color="auto"/>
              <w:right w:val="single" w:sz="8" w:space="0" w:color="auto"/>
            </w:tcBorders>
            <w:noWrap/>
            <w:vAlign w:val="bottom"/>
          </w:tcPr>
          <w:p w14:paraId="5656488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b/>
                <w:bCs/>
                <w:sz w:val="20"/>
                <w:szCs w:val="20"/>
              </w:rPr>
            </w:pPr>
            <w:r w:rsidRPr="00E56613">
              <w:rPr>
                <w:rFonts w:ascii="David" w:eastAsia="Times New Roman" w:hAnsi="David" w:cs="David"/>
                <w:b/>
                <w:bCs/>
                <w:sz w:val="20"/>
                <w:szCs w:val="20"/>
              </w:rPr>
              <w:t>100%</w:t>
            </w:r>
          </w:p>
        </w:tc>
      </w:tr>
      <w:tr w:rsidR="00E56613" w:rsidRPr="00E56613" w14:paraId="79986D66" w14:textId="77777777" w:rsidTr="00E56613">
        <w:trPr>
          <w:trHeight w:val="255"/>
        </w:trPr>
        <w:tc>
          <w:tcPr>
            <w:tcW w:w="960" w:type="dxa"/>
            <w:vMerge w:val="restart"/>
            <w:tcBorders>
              <w:top w:val="nil"/>
              <w:left w:val="single" w:sz="8" w:space="0" w:color="auto"/>
              <w:bottom w:val="single" w:sz="8" w:space="0" w:color="000000"/>
              <w:right w:val="single" w:sz="4" w:space="0" w:color="auto"/>
            </w:tcBorders>
            <w:noWrap/>
            <w:vAlign w:val="center"/>
          </w:tcPr>
          <w:p w14:paraId="03567C79"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20</w:t>
            </w:r>
          </w:p>
        </w:tc>
        <w:tc>
          <w:tcPr>
            <w:tcW w:w="1180" w:type="dxa"/>
            <w:vMerge w:val="restart"/>
            <w:tcBorders>
              <w:top w:val="nil"/>
              <w:left w:val="single" w:sz="4" w:space="0" w:color="auto"/>
              <w:bottom w:val="single" w:sz="8" w:space="0" w:color="000000"/>
              <w:right w:val="single" w:sz="4" w:space="0" w:color="auto"/>
            </w:tcBorders>
            <w:noWrap/>
            <w:vAlign w:val="center"/>
          </w:tcPr>
          <w:p w14:paraId="27F1E33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א'</w:t>
            </w:r>
          </w:p>
        </w:tc>
        <w:tc>
          <w:tcPr>
            <w:tcW w:w="5903" w:type="dxa"/>
            <w:gridSpan w:val="4"/>
            <w:tcBorders>
              <w:top w:val="single" w:sz="8" w:space="0" w:color="auto"/>
              <w:left w:val="single" w:sz="4" w:space="0" w:color="auto"/>
              <w:bottom w:val="single" w:sz="4" w:space="0" w:color="auto"/>
              <w:right w:val="single" w:sz="8" w:space="0" w:color="000000"/>
            </w:tcBorders>
            <w:vAlign w:val="bottom"/>
          </w:tcPr>
          <w:p w14:paraId="05A72DE5"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גמר עבודות במבואות גלריה, כניסה ומרתף</w:t>
            </w:r>
          </w:p>
        </w:tc>
      </w:tr>
      <w:tr w:rsidR="00E56613" w:rsidRPr="00E56613" w14:paraId="1938922A" w14:textId="77777777" w:rsidTr="00E56613">
        <w:trPr>
          <w:trHeight w:val="510"/>
        </w:trPr>
        <w:tc>
          <w:tcPr>
            <w:tcW w:w="0" w:type="auto"/>
            <w:vMerge/>
            <w:tcBorders>
              <w:top w:val="nil"/>
              <w:left w:val="single" w:sz="8" w:space="0" w:color="auto"/>
              <w:bottom w:val="single" w:sz="8" w:space="0" w:color="000000"/>
              <w:right w:val="single" w:sz="4" w:space="0" w:color="auto"/>
            </w:tcBorders>
            <w:vAlign w:val="center"/>
          </w:tcPr>
          <w:p w14:paraId="67A9DFA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7AF5342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0" w:type="dxa"/>
            <w:gridSpan w:val="2"/>
            <w:tcBorders>
              <w:top w:val="nil"/>
              <w:left w:val="nil"/>
              <w:bottom w:val="single" w:sz="4" w:space="0" w:color="auto"/>
              <w:right w:val="single" w:sz="4" w:space="0" w:color="auto"/>
            </w:tcBorders>
            <w:vAlign w:val="bottom"/>
          </w:tcPr>
          <w:p w14:paraId="2BDF7286"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מרתף 33%</w:t>
            </w:r>
          </w:p>
        </w:tc>
        <w:tc>
          <w:tcPr>
            <w:tcW w:w="2760" w:type="dxa"/>
            <w:tcBorders>
              <w:top w:val="nil"/>
              <w:left w:val="single" w:sz="4" w:space="0" w:color="auto"/>
              <w:bottom w:val="single" w:sz="4" w:space="0" w:color="auto"/>
              <w:right w:val="single" w:sz="4" w:space="0" w:color="auto"/>
            </w:tcBorders>
            <w:vAlign w:val="bottom"/>
          </w:tcPr>
          <w:p w14:paraId="36393FF1"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ריצוף, חיפוי, טיח, תקרה תותבת, צבע, אלומיניום, חשמל</w:t>
            </w:r>
          </w:p>
        </w:tc>
        <w:tc>
          <w:tcPr>
            <w:tcW w:w="1453" w:type="dxa"/>
            <w:tcBorders>
              <w:top w:val="nil"/>
              <w:left w:val="single" w:sz="4" w:space="0" w:color="auto"/>
              <w:bottom w:val="single" w:sz="4" w:space="0" w:color="auto"/>
              <w:right w:val="single" w:sz="8" w:space="0" w:color="auto"/>
            </w:tcBorders>
            <w:noWrap/>
            <w:vAlign w:val="bottom"/>
          </w:tcPr>
          <w:p w14:paraId="4D56E268"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12.5% לכל מלאכה</w:t>
            </w:r>
          </w:p>
        </w:tc>
      </w:tr>
      <w:tr w:rsidR="00E56613" w:rsidRPr="00E56613" w14:paraId="15023A62" w14:textId="77777777" w:rsidTr="00E56613">
        <w:trPr>
          <w:trHeight w:val="510"/>
        </w:trPr>
        <w:tc>
          <w:tcPr>
            <w:tcW w:w="0" w:type="auto"/>
            <w:vMerge/>
            <w:tcBorders>
              <w:top w:val="nil"/>
              <w:left w:val="single" w:sz="8" w:space="0" w:color="auto"/>
              <w:bottom w:val="single" w:sz="8" w:space="0" w:color="000000"/>
              <w:right w:val="single" w:sz="4" w:space="0" w:color="auto"/>
            </w:tcBorders>
            <w:vAlign w:val="center"/>
          </w:tcPr>
          <w:p w14:paraId="2A4C1BB1"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44CF2540"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0" w:type="dxa"/>
            <w:gridSpan w:val="2"/>
            <w:tcBorders>
              <w:top w:val="nil"/>
              <w:left w:val="nil"/>
              <w:bottom w:val="single" w:sz="4" w:space="0" w:color="auto"/>
              <w:right w:val="single" w:sz="4" w:space="0" w:color="auto"/>
            </w:tcBorders>
            <w:vAlign w:val="bottom"/>
          </w:tcPr>
          <w:p w14:paraId="59D4DAD2"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גלריה 33%</w:t>
            </w:r>
          </w:p>
        </w:tc>
        <w:tc>
          <w:tcPr>
            <w:tcW w:w="2760" w:type="dxa"/>
            <w:tcBorders>
              <w:top w:val="nil"/>
              <w:left w:val="single" w:sz="4" w:space="0" w:color="auto"/>
              <w:bottom w:val="single" w:sz="4" w:space="0" w:color="auto"/>
              <w:right w:val="single" w:sz="4" w:space="0" w:color="auto"/>
            </w:tcBorders>
            <w:vAlign w:val="bottom"/>
          </w:tcPr>
          <w:p w14:paraId="55DB8A92"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ריצוף, חיפוי, טיח, תקרה תותבת, צבע, אלומיניום, חשמל</w:t>
            </w:r>
          </w:p>
        </w:tc>
        <w:tc>
          <w:tcPr>
            <w:tcW w:w="1453" w:type="dxa"/>
            <w:tcBorders>
              <w:top w:val="nil"/>
              <w:left w:val="single" w:sz="4" w:space="0" w:color="auto"/>
              <w:bottom w:val="single" w:sz="4" w:space="0" w:color="auto"/>
              <w:right w:val="single" w:sz="8" w:space="0" w:color="auto"/>
            </w:tcBorders>
            <w:noWrap/>
            <w:vAlign w:val="bottom"/>
          </w:tcPr>
          <w:p w14:paraId="625FEC89"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12.5% לכל מלאכה</w:t>
            </w:r>
          </w:p>
        </w:tc>
      </w:tr>
      <w:tr w:rsidR="00E56613" w:rsidRPr="00E56613" w14:paraId="4242E7CB" w14:textId="77777777" w:rsidTr="00E56613">
        <w:trPr>
          <w:trHeight w:val="510"/>
        </w:trPr>
        <w:tc>
          <w:tcPr>
            <w:tcW w:w="0" w:type="auto"/>
            <w:vMerge/>
            <w:tcBorders>
              <w:top w:val="nil"/>
              <w:left w:val="single" w:sz="8" w:space="0" w:color="auto"/>
              <w:bottom w:val="single" w:sz="8" w:space="0" w:color="000000"/>
              <w:right w:val="single" w:sz="4" w:space="0" w:color="auto"/>
            </w:tcBorders>
            <w:vAlign w:val="center"/>
          </w:tcPr>
          <w:p w14:paraId="118689B0"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715CCE5F"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0" w:type="dxa"/>
            <w:gridSpan w:val="2"/>
            <w:tcBorders>
              <w:top w:val="nil"/>
              <w:left w:val="nil"/>
              <w:bottom w:val="single" w:sz="4" w:space="0" w:color="auto"/>
              <w:right w:val="single" w:sz="4" w:space="0" w:color="auto"/>
            </w:tcBorders>
            <w:vAlign w:val="bottom"/>
          </w:tcPr>
          <w:p w14:paraId="1065FD83"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ק"ק 34%</w:t>
            </w:r>
          </w:p>
        </w:tc>
        <w:tc>
          <w:tcPr>
            <w:tcW w:w="2760" w:type="dxa"/>
            <w:tcBorders>
              <w:top w:val="nil"/>
              <w:left w:val="single" w:sz="4" w:space="0" w:color="auto"/>
              <w:bottom w:val="single" w:sz="4" w:space="0" w:color="auto"/>
              <w:right w:val="single" w:sz="4" w:space="0" w:color="auto"/>
            </w:tcBorders>
            <w:vAlign w:val="bottom"/>
          </w:tcPr>
          <w:p w14:paraId="33BB4CC1"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ריצוף, חיפוי, טיח, תקרה תותבת, צבע, אלומיניום, חשמל</w:t>
            </w:r>
          </w:p>
        </w:tc>
        <w:tc>
          <w:tcPr>
            <w:tcW w:w="1453" w:type="dxa"/>
            <w:tcBorders>
              <w:top w:val="nil"/>
              <w:left w:val="single" w:sz="4" w:space="0" w:color="auto"/>
              <w:bottom w:val="single" w:sz="4" w:space="0" w:color="auto"/>
              <w:right w:val="single" w:sz="8" w:space="0" w:color="auto"/>
            </w:tcBorders>
            <w:noWrap/>
            <w:vAlign w:val="bottom"/>
          </w:tcPr>
          <w:p w14:paraId="337C4A80"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12.5% לכל מלאכה</w:t>
            </w:r>
          </w:p>
        </w:tc>
      </w:tr>
      <w:tr w:rsidR="00E56613" w:rsidRPr="00E56613" w14:paraId="3D34157E" w14:textId="77777777" w:rsidTr="00E56613">
        <w:trPr>
          <w:trHeight w:val="270"/>
        </w:trPr>
        <w:tc>
          <w:tcPr>
            <w:tcW w:w="0" w:type="auto"/>
            <w:vMerge/>
            <w:tcBorders>
              <w:top w:val="nil"/>
              <w:left w:val="single" w:sz="8" w:space="0" w:color="auto"/>
              <w:bottom w:val="single" w:sz="8" w:space="0" w:color="000000"/>
              <w:right w:val="single" w:sz="4" w:space="0" w:color="auto"/>
            </w:tcBorders>
            <w:vAlign w:val="center"/>
          </w:tcPr>
          <w:p w14:paraId="1BC321AD"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27EFB5E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0" w:type="dxa"/>
            <w:gridSpan w:val="2"/>
            <w:tcBorders>
              <w:top w:val="nil"/>
              <w:left w:val="nil"/>
              <w:bottom w:val="single" w:sz="8" w:space="0" w:color="auto"/>
              <w:right w:val="single" w:sz="4" w:space="0" w:color="auto"/>
            </w:tcBorders>
            <w:vAlign w:val="bottom"/>
          </w:tcPr>
          <w:p w14:paraId="3222206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60" w:type="dxa"/>
            <w:tcBorders>
              <w:top w:val="nil"/>
              <w:left w:val="single" w:sz="4" w:space="0" w:color="auto"/>
              <w:bottom w:val="single" w:sz="8" w:space="0" w:color="auto"/>
              <w:right w:val="single" w:sz="4" w:space="0" w:color="auto"/>
            </w:tcBorders>
            <w:noWrap/>
            <w:vAlign w:val="bottom"/>
          </w:tcPr>
          <w:p w14:paraId="6242062D"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סה"כ</w:t>
            </w:r>
          </w:p>
        </w:tc>
        <w:tc>
          <w:tcPr>
            <w:tcW w:w="1453" w:type="dxa"/>
            <w:tcBorders>
              <w:top w:val="nil"/>
              <w:left w:val="single" w:sz="4" w:space="0" w:color="auto"/>
              <w:bottom w:val="single" w:sz="8" w:space="0" w:color="auto"/>
              <w:right w:val="single" w:sz="8" w:space="0" w:color="auto"/>
            </w:tcBorders>
            <w:noWrap/>
            <w:vAlign w:val="bottom"/>
          </w:tcPr>
          <w:p w14:paraId="19F3E8BB"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2E5C2B50" w14:textId="77777777" w:rsidTr="00E56613">
        <w:trPr>
          <w:trHeight w:val="255"/>
        </w:trPr>
        <w:tc>
          <w:tcPr>
            <w:tcW w:w="960" w:type="dxa"/>
            <w:vMerge w:val="restart"/>
            <w:tcBorders>
              <w:top w:val="nil"/>
              <w:left w:val="single" w:sz="8" w:space="0" w:color="auto"/>
              <w:bottom w:val="single" w:sz="8" w:space="0" w:color="000000"/>
              <w:right w:val="single" w:sz="4" w:space="0" w:color="auto"/>
            </w:tcBorders>
            <w:noWrap/>
            <w:vAlign w:val="center"/>
          </w:tcPr>
          <w:p w14:paraId="12294829"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21</w:t>
            </w:r>
          </w:p>
        </w:tc>
        <w:tc>
          <w:tcPr>
            <w:tcW w:w="1180" w:type="dxa"/>
            <w:vMerge w:val="restart"/>
            <w:tcBorders>
              <w:top w:val="nil"/>
              <w:left w:val="single" w:sz="4" w:space="0" w:color="auto"/>
              <w:bottom w:val="single" w:sz="8" w:space="0" w:color="000000"/>
              <w:right w:val="single" w:sz="4" w:space="0" w:color="auto"/>
            </w:tcBorders>
            <w:noWrap/>
            <w:vAlign w:val="center"/>
          </w:tcPr>
          <w:p w14:paraId="54C2080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א'</w:t>
            </w:r>
          </w:p>
        </w:tc>
        <w:tc>
          <w:tcPr>
            <w:tcW w:w="5903" w:type="dxa"/>
            <w:gridSpan w:val="4"/>
            <w:tcBorders>
              <w:top w:val="single" w:sz="8" w:space="0" w:color="auto"/>
              <w:left w:val="single" w:sz="4" w:space="0" w:color="auto"/>
              <w:bottom w:val="single" w:sz="4" w:space="0" w:color="auto"/>
              <w:right w:val="single" w:sz="8" w:space="0" w:color="000000"/>
            </w:tcBorders>
            <w:vAlign w:val="bottom"/>
          </w:tcPr>
          <w:p w14:paraId="32BA40FE"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גמר חיבור לתשתיות חוץ</w:t>
            </w:r>
          </w:p>
        </w:tc>
      </w:tr>
      <w:tr w:rsidR="00E56613" w:rsidRPr="00E56613" w14:paraId="4367B78D"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20F66A2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2852A4E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0" w:type="dxa"/>
            <w:gridSpan w:val="2"/>
            <w:tcBorders>
              <w:top w:val="nil"/>
              <w:left w:val="nil"/>
              <w:bottom w:val="nil"/>
              <w:right w:val="single" w:sz="4" w:space="0" w:color="auto"/>
            </w:tcBorders>
            <w:vAlign w:val="bottom"/>
          </w:tcPr>
          <w:p w14:paraId="058CB96A"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60" w:type="dxa"/>
            <w:tcBorders>
              <w:top w:val="nil"/>
              <w:left w:val="single" w:sz="4" w:space="0" w:color="auto"/>
              <w:bottom w:val="single" w:sz="4" w:space="0" w:color="auto"/>
              <w:right w:val="single" w:sz="4" w:space="0" w:color="auto"/>
            </w:tcBorders>
            <w:noWrap/>
            <w:vAlign w:val="bottom"/>
          </w:tcPr>
          <w:p w14:paraId="02B1D148"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מים (גמל ראשי)</w:t>
            </w:r>
          </w:p>
        </w:tc>
        <w:tc>
          <w:tcPr>
            <w:tcW w:w="1453" w:type="dxa"/>
            <w:tcBorders>
              <w:top w:val="nil"/>
              <w:left w:val="single" w:sz="4" w:space="0" w:color="auto"/>
              <w:bottom w:val="single" w:sz="4" w:space="0" w:color="auto"/>
              <w:right w:val="single" w:sz="8" w:space="0" w:color="auto"/>
            </w:tcBorders>
            <w:noWrap/>
            <w:vAlign w:val="bottom"/>
          </w:tcPr>
          <w:p w14:paraId="7AB66C5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20%</w:t>
            </w:r>
          </w:p>
        </w:tc>
      </w:tr>
      <w:tr w:rsidR="00E56613" w:rsidRPr="00E56613" w14:paraId="1072509D"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7CF97A8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09DF8DBA"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0" w:type="dxa"/>
            <w:gridSpan w:val="2"/>
            <w:tcBorders>
              <w:top w:val="single" w:sz="4" w:space="0" w:color="auto"/>
              <w:left w:val="nil"/>
              <w:bottom w:val="nil"/>
              <w:right w:val="single" w:sz="4" w:space="0" w:color="auto"/>
            </w:tcBorders>
            <w:vAlign w:val="bottom"/>
          </w:tcPr>
          <w:p w14:paraId="604CE10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60" w:type="dxa"/>
            <w:tcBorders>
              <w:top w:val="nil"/>
              <w:left w:val="nil"/>
              <w:bottom w:val="nil"/>
              <w:right w:val="single" w:sz="4" w:space="0" w:color="auto"/>
            </w:tcBorders>
            <w:noWrap/>
            <w:vAlign w:val="bottom"/>
          </w:tcPr>
          <w:p w14:paraId="006195D3"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ביוב</w:t>
            </w:r>
          </w:p>
        </w:tc>
        <w:tc>
          <w:tcPr>
            <w:tcW w:w="1453" w:type="dxa"/>
            <w:tcBorders>
              <w:top w:val="nil"/>
              <w:left w:val="single" w:sz="4" w:space="0" w:color="auto"/>
              <w:bottom w:val="nil"/>
              <w:right w:val="single" w:sz="8" w:space="0" w:color="auto"/>
            </w:tcBorders>
            <w:noWrap/>
            <w:vAlign w:val="bottom"/>
          </w:tcPr>
          <w:p w14:paraId="3ABD6FA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20%</w:t>
            </w:r>
          </w:p>
        </w:tc>
      </w:tr>
      <w:tr w:rsidR="00E56613" w:rsidRPr="00E56613" w14:paraId="4B62E9C3"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0C8B563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5876C11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0" w:type="dxa"/>
            <w:gridSpan w:val="2"/>
            <w:tcBorders>
              <w:top w:val="nil"/>
              <w:left w:val="nil"/>
              <w:bottom w:val="nil"/>
              <w:right w:val="single" w:sz="4" w:space="0" w:color="auto"/>
            </w:tcBorders>
            <w:vAlign w:val="bottom"/>
          </w:tcPr>
          <w:p w14:paraId="5EDA4BA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60" w:type="dxa"/>
            <w:tcBorders>
              <w:top w:val="single" w:sz="4" w:space="0" w:color="auto"/>
              <w:left w:val="nil"/>
              <w:bottom w:val="nil"/>
              <w:right w:val="single" w:sz="4" w:space="0" w:color="auto"/>
            </w:tcBorders>
            <w:noWrap/>
            <w:vAlign w:val="bottom"/>
          </w:tcPr>
          <w:p w14:paraId="7795E7CA"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תיעול</w:t>
            </w:r>
          </w:p>
        </w:tc>
        <w:tc>
          <w:tcPr>
            <w:tcW w:w="1453" w:type="dxa"/>
            <w:tcBorders>
              <w:top w:val="single" w:sz="4" w:space="0" w:color="auto"/>
              <w:left w:val="single" w:sz="4" w:space="0" w:color="auto"/>
              <w:bottom w:val="nil"/>
              <w:right w:val="single" w:sz="8" w:space="0" w:color="auto"/>
            </w:tcBorders>
            <w:noWrap/>
            <w:vAlign w:val="bottom"/>
          </w:tcPr>
          <w:p w14:paraId="4CEA163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20%</w:t>
            </w:r>
          </w:p>
        </w:tc>
      </w:tr>
      <w:tr w:rsidR="00E56613" w:rsidRPr="00E56613" w14:paraId="04AE4ECF"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2CAEB70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45AF810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0" w:type="dxa"/>
            <w:gridSpan w:val="2"/>
            <w:tcBorders>
              <w:top w:val="nil"/>
              <w:left w:val="nil"/>
              <w:bottom w:val="nil"/>
              <w:right w:val="single" w:sz="4" w:space="0" w:color="auto"/>
            </w:tcBorders>
            <w:vAlign w:val="bottom"/>
          </w:tcPr>
          <w:p w14:paraId="78F6817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60" w:type="dxa"/>
            <w:tcBorders>
              <w:top w:val="single" w:sz="4" w:space="0" w:color="auto"/>
              <w:left w:val="nil"/>
              <w:bottom w:val="nil"/>
              <w:right w:val="single" w:sz="4" w:space="0" w:color="auto"/>
            </w:tcBorders>
            <w:noWrap/>
            <w:vAlign w:val="bottom"/>
          </w:tcPr>
          <w:p w14:paraId="23D1F02D"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תקשורת וחשמל</w:t>
            </w:r>
          </w:p>
        </w:tc>
        <w:tc>
          <w:tcPr>
            <w:tcW w:w="1453" w:type="dxa"/>
            <w:tcBorders>
              <w:top w:val="single" w:sz="4" w:space="0" w:color="auto"/>
              <w:left w:val="single" w:sz="4" w:space="0" w:color="auto"/>
              <w:bottom w:val="nil"/>
              <w:right w:val="single" w:sz="8" w:space="0" w:color="auto"/>
            </w:tcBorders>
            <w:noWrap/>
            <w:vAlign w:val="bottom"/>
          </w:tcPr>
          <w:p w14:paraId="47F7B38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20%</w:t>
            </w:r>
          </w:p>
        </w:tc>
      </w:tr>
      <w:tr w:rsidR="00E56613" w:rsidRPr="00E56613" w14:paraId="1323FA92"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2E1200BD"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03B32C9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0" w:type="dxa"/>
            <w:gridSpan w:val="2"/>
            <w:tcBorders>
              <w:top w:val="nil"/>
              <w:left w:val="nil"/>
              <w:bottom w:val="single" w:sz="4" w:space="0" w:color="auto"/>
              <w:right w:val="single" w:sz="4" w:space="0" w:color="auto"/>
            </w:tcBorders>
            <w:vAlign w:val="bottom"/>
          </w:tcPr>
          <w:p w14:paraId="0BC1DC0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60" w:type="dxa"/>
            <w:tcBorders>
              <w:top w:val="single" w:sz="4" w:space="0" w:color="auto"/>
              <w:left w:val="nil"/>
              <w:bottom w:val="nil"/>
              <w:right w:val="single" w:sz="4" w:space="0" w:color="auto"/>
            </w:tcBorders>
            <w:noWrap/>
            <w:vAlign w:val="bottom"/>
          </w:tcPr>
          <w:p w14:paraId="27236744"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גז</w:t>
            </w:r>
          </w:p>
        </w:tc>
        <w:tc>
          <w:tcPr>
            <w:tcW w:w="1453" w:type="dxa"/>
            <w:tcBorders>
              <w:top w:val="single" w:sz="4" w:space="0" w:color="auto"/>
              <w:left w:val="single" w:sz="4" w:space="0" w:color="auto"/>
              <w:bottom w:val="nil"/>
              <w:right w:val="single" w:sz="8" w:space="0" w:color="auto"/>
            </w:tcBorders>
            <w:noWrap/>
            <w:vAlign w:val="bottom"/>
          </w:tcPr>
          <w:p w14:paraId="143D6A4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20%</w:t>
            </w:r>
          </w:p>
        </w:tc>
      </w:tr>
      <w:tr w:rsidR="00E56613" w:rsidRPr="00E56613" w14:paraId="07916459" w14:textId="77777777" w:rsidTr="00E56613">
        <w:trPr>
          <w:trHeight w:val="225"/>
        </w:trPr>
        <w:tc>
          <w:tcPr>
            <w:tcW w:w="0" w:type="auto"/>
            <w:vMerge/>
            <w:tcBorders>
              <w:top w:val="nil"/>
              <w:left w:val="single" w:sz="8" w:space="0" w:color="auto"/>
              <w:bottom w:val="single" w:sz="8" w:space="0" w:color="000000"/>
              <w:right w:val="single" w:sz="4" w:space="0" w:color="auto"/>
            </w:tcBorders>
            <w:vAlign w:val="center"/>
          </w:tcPr>
          <w:p w14:paraId="66506A6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360F20E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0" w:type="dxa"/>
            <w:gridSpan w:val="2"/>
            <w:tcBorders>
              <w:top w:val="nil"/>
              <w:left w:val="nil"/>
              <w:bottom w:val="single" w:sz="8" w:space="0" w:color="auto"/>
              <w:right w:val="single" w:sz="4" w:space="0" w:color="auto"/>
            </w:tcBorders>
            <w:vAlign w:val="bottom"/>
          </w:tcPr>
          <w:p w14:paraId="7D6E00D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60" w:type="dxa"/>
            <w:tcBorders>
              <w:top w:val="single" w:sz="4" w:space="0" w:color="auto"/>
              <w:left w:val="single" w:sz="4" w:space="0" w:color="auto"/>
              <w:bottom w:val="single" w:sz="8" w:space="0" w:color="auto"/>
              <w:right w:val="single" w:sz="4" w:space="0" w:color="auto"/>
            </w:tcBorders>
            <w:noWrap/>
            <w:vAlign w:val="bottom"/>
          </w:tcPr>
          <w:p w14:paraId="0022A6BA"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סה"כ</w:t>
            </w:r>
          </w:p>
        </w:tc>
        <w:tc>
          <w:tcPr>
            <w:tcW w:w="1453" w:type="dxa"/>
            <w:tcBorders>
              <w:top w:val="single" w:sz="4" w:space="0" w:color="auto"/>
              <w:left w:val="single" w:sz="4" w:space="0" w:color="auto"/>
              <w:bottom w:val="single" w:sz="8" w:space="0" w:color="auto"/>
              <w:right w:val="single" w:sz="8" w:space="0" w:color="auto"/>
            </w:tcBorders>
            <w:noWrap/>
            <w:vAlign w:val="bottom"/>
          </w:tcPr>
          <w:p w14:paraId="4C62DBA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b/>
                <w:bCs/>
                <w:sz w:val="20"/>
                <w:szCs w:val="20"/>
              </w:rPr>
            </w:pPr>
            <w:r w:rsidRPr="00E56613">
              <w:rPr>
                <w:rFonts w:ascii="David" w:eastAsia="Times New Roman" w:hAnsi="David" w:cs="David"/>
                <w:b/>
                <w:bCs/>
                <w:sz w:val="20"/>
                <w:szCs w:val="20"/>
              </w:rPr>
              <w:t>100%</w:t>
            </w:r>
          </w:p>
        </w:tc>
      </w:tr>
    </w:tbl>
    <w:p w14:paraId="6FC3618D" w14:textId="77777777" w:rsidR="00E56613" w:rsidRPr="00E56613" w:rsidRDefault="00E56613" w:rsidP="00E56613">
      <w:pPr>
        <w:spacing w:before="0" w:beforeAutospacing="0" w:after="0" w:afterAutospacing="0" w:line="360" w:lineRule="auto"/>
        <w:jc w:val="both"/>
        <w:rPr>
          <w:rFonts w:ascii="David" w:eastAsia="Times New Roman" w:hAnsi="David" w:cs="David"/>
          <w:sz w:val="26"/>
          <w:szCs w:val="26"/>
          <w:rtl/>
        </w:rPr>
      </w:pPr>
      <w:r w:rsidRPr="00E56613">
        <w:rPr>
          <w:rFonts w:ascii="David" w:eastAsia="Times New Roman" w:hAnsi="David" w:cs="David"/>
          <w:sz w:val="26"/>
          <w:szCs w:val="26"/>
          <w:rtl/>
        </w:rPr>
        <w:br w:type="page"/>
      </w:r>
    </w:p>
    <w:tbl>
      <w:tblPr>
        <w:bidiVisual/>
        <w:tblW w:w="8043" w:type="dxa"/>
        <w:tblInd w:w="93" w:type="dxa"/>
        <w:tblLook w:val="0000" w:firstRow="0" w:lastRow="0" w:firstColumn="0" w:lastColumn="0" w:noHBand="0" w:noVBand="0"/>
      </w:tblPr>
      <w:tblGrid>
        <w:gridCol w:w="960"/>
        <w:gridCol w:w="1180"/>
        <w:gridCol w:w="1649"/>
        <w:gridCol w:w="43"/>
        <w:gridCol w:w="2758"/>
        <w:gridCol w:w="1453"/>
      </w:tblGrid>
      <w:tr w:rsidR="00E56613" w:rsidRPr="00E56613" w14:paraId="0CB7E930" w14:textId="77777777" w:rsidTr="00E56613">
        <w:trPr>
          <w:trHeight w:val="270"/>
        </w:trPr>
        <w:tc>
          <w:tcPr>
            <w:tcW w:w="960" w:type="dxa"/>
            <w:tcBorders>
              <w:top w:val="single" w:sz="8" w:space="0" w:color="auto"/>
              <w:left w:val="single" w:sz="8" w:space="0" w:color="auto"/>
              <w:bottom w:val="single" w:sz="8" w:space="0" w:color="auto"/>
              <w:right w:val="single" w:sz="4" w:space="0" w:color="auto"/>
            </w:tcBorders>
            <w:noWrap/>
            <w:vAlign w:val="bottom"/>
          </w:tcPr>
          <w:p w14:paraId="35825968" w14:textId="77777777" w:rsidR="00E56613" w:rsidRPr="00E56613" w:rsidRDefault="00E56613" w:rsidP="00E56613">
            <w:pPr>
              <w:spacing w:before="0" w:beforeAutospacing="0" w:after="0" w:afterAutospacing="0" w:line="240" w:lineRule="auto"/>
              <w:jc w:val="center"/>
              <w:rPr>
                <w:rFonts w:ascii="David" w:eastAsia="Times New Roman" w:hAnsi="David" w:cs="David"/>
                <w:b/>
                <w:bCs/>
                <w:sz w:val="20"/>
                <w:szCs w:val="20"/>
              </w:rPr>
            </w:pPr>
            <w:r w:rsidRPr="00E56613">
              <w:rPr>
                <w:rFonts w:ascii="David" w:eastAsia="Times New Roman" w:hAnsi="David" w:cs="David"/>
                <w:b/>
                <w:bCs/>
                <w:sz w:val="20"/>
                <w:szCs w:val="20"/>
                <w:rtl/>
              </w:rPr>
              <w:lastRenderedPageBreak/>
              <w:t>מס' סעיף</w:t>
            </w:r>
          </w:p>
        </w:tc>
        <w:tc>
          <w:tcPr>
            <w:tcW w:w="1180" w:type="dxa"/>
            <w:tcBorders>
              <w:top w:val="single" w:sz="8" w:space="0" w:color="auto"/>
              <w:left w:val="single" w:sz="4" w:space="0" w:color="auto"/>
              <w:bottom w:val="single" w:sz="8" w:space="0" w:color="auto"/>
              <w:right w:val="single" w:sz="4" w:space="0" w:color="auto"/>
            </w:tcBorders>
            <w:noWrap/>
            <w:vAlign w:val="bottom"/>
          </w:tcPr>
          <w:p w14:paraId="64ACB5EF" w14:textId="77777777" w:rsidR="00E56613" w:rsidRPr="00E56613" w:rsidRDefault="00E56613" w:rsidP="00E56613">
            <w:pPr>
              <w:spacing w:before="0" w:beforeAutospacing="0" w:after="0" w:afterAutospacing="0" w:line="240" w:lineRule="auto"/>
              <w:jc w:val="center"/>
              <w:rPr>
                <w:rFonts w:ascii="David" w:eastAsia="Times New Roman" w:hAnsi="David" w:cs="David"/>
                <w:b/>
                <w:bCs/>
                <w:sz w:val="20"/>
                <w:szCs w:val="20"/>
              </w:rPr>
            </w:pPr>
            <w:r w:rsidRPr="00E56613">
              <w:rPr>
                <w:rFonts w:ascii="David" w:eastAsia="Times New Roman" w:hAnsi="David" w:cs="David"/>
                <w:b/>
                <w:bCs/>
                <w:sz w:val="20"/>
                <w:szCs w:val="20"/>
                <w:rtl/>
              </w:rPr>
              <w:t>שיטת תשלום</w:t>
            </w:r>
          </w:p>
        </w:tc>
        <w:tc>
          <w:tcPr>
            <w:tcW w:w="1649" w:type="dxa"/>
            <w:tcBorders>
              <w:top w:val="single" w:sz="8" w:space="0" w:color="auto"/>
              <w:left w:val="single" w:sz="4" w:space="0" w:color="auto"/>
              <w:bottom w:val="single" w:sz="8" w:space="0" w:color="auto"/>
              <w:right w:val="single" w:sz="4" w:space="0" w:color="auto"/>
            </w:tcBorders>
            <w:vAlign w:val="bottom"/>
          </w:tcPr>
          <w:p w14:paraId="50CC72C8" w14:textId="77777777" w:rsidR="00E56613" w:rsidRPr="00E56613" w:rsidRDefault="00E56613" w:rsidP="00E56613">
            <w:pPr>
              <w:spacing w:before="0" w:beforeAutospacing="0" w:after="0" w:afterAutospacing="0" w:line="240" w:lineRule="auto"/>
              <w:jc w:val="center"/>
              <w:rPr>
                <w:rFonts w:ascii="David" w:eastAsia="Times New Roman" w:hAnsi="David" w:cs="David"/>
                <w:b/>
                <w:bCs/>
                <w:sz w:val="20"/>
                <w:szCs w:val="20"/>
              </w:rPr>
            </w:pPr>
            <w:r w:rsidRPr="00E56613">
              <w:rPr>
                <w:rFonts w:ascii="David" w:eastAsia="Times New Roman" w:hAnsi="David" w:cs="David"/>
                <w:b/>
                <w:bCs/>
                <w:sz w:val="20"/>
                <w:szCs w:val="20"/>
                <w:rtl/>
              </w:rPr>
              <w:t>תיאור</w:t>
            </w:r>
          </w:p>
        </w:tc>
        <w:tc>
          <w:tcPr>
            <w:tcW w:w="2801" w:type="dxa"/>
            <w:gridSpan w:val="2"/>
            <w:tcBorders>
              <w:top w:val="single" w:sz="8" w:space="0" w:color="auto"/>
              <w:left w:val="single" w:sz="4" w:space="0" w:color="auto"/>
              <w:bottom w:val="single" w:sz="8" w:space="0" w:color="auto"/>
              <w:right w:val="single" w:sz="4" w:space="0" w:color="auto"/>
            </w:tcBorders>
            <w:noWrap/>
            <w:vAlign w:val="bottom"/>
          </w:tcPr>
          <w:p w14:paraId="4E5C3E25" w14:textId="77777777" w:rsidR="00E56613" w:rsidRPr="00E56613" w:rsidRDefault="00E56613" w:rsidP="00E56613">
            <w:pPr>
              <w:spacing w:before="0" w:beforeAutospacing="0" w:after="0" w:afterAutospacing="0" w:line="240" w:lineRule="auto"/>
              <w:jc w:val="center"/>
              <w:rPr>
                <w:rFonts w:ascii="David" w:eastAsia="Times New Roman" w:hAnsi="David" w:cs="David"/>
                <w:b/>
                <w:bCs/>
                <w:sz w:val="20"/>
                <w:szCs w:val="20"/>
              </w:rPr>
            </w:pPr>
            <w:r w:rsidRPr="00E56613">
              <w:rPr>
                <w:rFonts w:ascii="David" w:eastAsia="Times New Roman" w:hAnsi="David" w:cs="David"/>
                <w:b/>
                <w:bCs/>
                <w:sz w:val="20"/>
                <w:szCs w:val="20"/>
                <w:rtl/>
              </w:rPr>
              <w:t>חלוקת משנה</w:t>
            </w:r>
          </w:p>
        </w:tc>
        <w:tc>
          <w:tcPr>
            <w:tcW w:w="1453" w:type="dxa"/>
            <w:tcBorders>
              <w:top w:val="single" w:sz="8" w:space="0" w:color="auto"/>
              <w:left w:val="single" w:sz="4" w:space="0" w:color="auto"/>
              <w:bottom w:val="single" w:sz="8" w:space="0" w:color="auto"/>
              <w:right w:val="single" w:sz="8" w:space="0" w:color="auto"/>
            </w:tcBorders>
            <w:noWrap/>
            <w:vAlign w:val="bottom"/>
          </w:tcPr>
          <w:p w14:paraId="43C8E2F7" w14:textId="77777777" w:rsidR="00E56613" w:rsidRPr="00E56613" w:rsidRDefault="00E56613" w:rsidP="00E56613">
            <w:pPr>
              <w:spacing w:before="0" w:beforeAutospacing="0" w:after="0" w:afterAutospacing="0" w:line="240" w:lineRule="auto"/>
              <w:jc w:val="center"/>
              <w:rPr>
                <w:rFonts w:ascii="David" w:eastAsia="Times New Roman" w:hAnsi="David" w:cs="David"/>
                <w:b/>
                <w:bCs/>
                <w:sz w:val="20"/>
                <w:szCs w:val="20"/>
              </w:rPr>
            </w:pPr>
            <w:r w:rsidRPr="00E56613">
              <w:rPr>
                <w:rFonts w:ascii="David" w:eastAsia="Times New Roman" w:hAnsi="David" w:cs="David"/>
                <w:b/>
                <w:bCs/>
                <w:sz w:val="20"/>
                <w:szCs w:val="20"/>
                <w:rtl/>
              </w:rPr>
              <w:t>כללי</w:t>
            </w:r>
          </w:p>
        </w:tc>
      </w:tr>
      <w:tr w:rsidR="00E56613" w:rsidRPr="00E56613" w14:paraId="79BFA40B" w14:textId="77777777" w:rsidTr="00E56613">
        <w:trPr>
          <w:trHeight w:val="255"/>
        </w:trPr>
        <w:tc>
          <w:tcPr>
            <w:tcW w:w="960" w:type="dxa"/>
            <w:vMerge w:val="restart"/>
            <w:tcBorders>
              <w:top w:val="nil"/>
              <w:left w:val="single" w:sz="8" w:space="0" w:color="auto"/>
              <w:bottom w:val="single" w:sz="8" w:space="0" w:color="000000"/>
              <w:right w:val="single" w:sz="4" w:space="0" w:color="auto"/>
            </w:tcBorders>
            <w:noWrap/>
            <w:vAlign w:val="center"/>
          </w:tcPr>
          <w:p w14:paraId="0679868C"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22</w:t>
            </w:r>
          </w:p>
        </w:tc>
        <w:tc>
          <w:tcPr>
            <w:tcW w:w="1180" w:type="dxa"/>
            <w:vMerge w:val="restart"/>
            <w:tcBorders>
              <w:top w:val="nil"/>
              <w:left w:val="single" w:sz="4" w:space="0" w:color="auto"/>
              <w:bottom w:val="single" w:sz="8" w:space="0" w:color="000000"/>
              <w:right w:val="single" w:sz="4" w:space="0" w:color="auto"/>
            </w:tcBorders>
            <w:noWrap/>
            <w:vAlign w:val="center"/>
          </w:tcPr>
          <w:p w14:paraId="7F2B4D7F"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ב'</w:t>
            </w:r>
          </w:p>
        </w:tc>
        <w:tc>
          <w:tcPr>
            <w:tcW w:w="5903" w:type="dxa"/>
            <w:gridSpan w:val="4"/>
            <w:tcBorders>
              <w:top w:val="single" w:sz="8" w:space="0" w:color="auto"/>
              <w:left w:val="single" w:sz="4" w:space="0" w:color="auto"/>
              <w:bottom w:val="single" w:sz="4" w:space="0" w:color="auto"/>
              <w:right w:val="single" w:sz="8" w:space="0" w:color="000000"/>
            </w:tcBorders>
            <w:vAlign w:val="bottom"/>
          </w:tcPr>
          <w:p w14:paraId="3B48FA85"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גמר מערכות ציבוריות בבניין</w:t>
            </w:r>
          </w:p>
        </w:tc>
      </w:tr>
      <w:tr w:rsidR="00E56613" w:rsidRPr="00E56613" w14:paraId="37865947"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4805312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0A3AB800"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nil"/>
              <w:left w:val="nil"/>
              <w:bottom w:val="single" w:sz="4" w:space="0" w:color="auto"/>
              <w:right w:val="single" w:sz="4" w:space="0" w:color="auto"/>
            </w:tcBorders>
            <w:vAlign w:val="bottom"/>
          </w:tcPr>
          <w:p w14:paraId="09B198E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58" w:type="dxa"/>
            <w:tcBorders>
              <w:top w:val="nil"/>
              <w:left w:val="single" w:sz="4" w:space="0" w:color="auto"/>
              <w:bottom w:val="single" w:sz="4" w:space="0" w:color="auto"/>
              <w:right w:val="single" w:sz="4" w:space="0" w:color="auto"/>
            </w:tcBorders>
            <w:noWrap/>
            <w:vAlign w:val="bottom"/>
          </w:tcPr>
          <w:p w14:paraId="7D4321D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1453" w:type="dxa"/>
            <w:tcBorders>
              <w:top w:val="nil"/>
              <w:left w:val="single" w:sz="4" w:space="0" w:color="auto"/>
              <w:bottom w:val="single" w:sz="4" w:space="0" w:color="auto"/>
              <w:right w:val="single" w:sz="8" w:space="0" w:color="auto"/>
            </w:tcBorders>
            <w:noWrap/>
            <w:vAlign w:val="bottom"/>
          </w:tcPr>
          <w:p w14:paraId="13762C1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2B0DD859" w14:textId="77777777" w:rsidTr="00E56613">
        <w:trPr>
          <w:trHeight w:val="510"/>
        </w:trPr>
        <w:tc>
          <w:tcPr>
            <w:tcW w:w="0" w:type="auto"/>
            <w:vMerge/>
            <w:tcBorders>
              <w:top w:val="nil"/>
              <w:left w:val="single" w:sz="8" w:space="0" w:color="auto"/>
              <w:bottom w:val="single" w:sz="8" w:space="0" w:color="000000"/>
              <w:right w:val="single" w:sz="4" w:space="0" w:color="auto"/>
            </w:tcBorders>
            <w:vAlign w:val="center"/>
          </w:tcPr>
          <w:p w14:paraId="381BDA5A"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1F94753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nil"/>
              <w:left w:val="nil"/>
              <w:bottom w:val="nil"/>
              <w:right w:val="single" w:sz="4" w:space="0" w:color="auto"/>
            </w:tcBorders>
            <w:vAlign w:val="bottom"/>
          </w:tcPr>
          <w:p w14:paraId="1D6122CF"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חשמל: (15%)</w:t>
            </w:r>
          </w:p>
        </w:tc>
        <w:tc>
          <w:tcPr>
            <w:tcW w:w="2758" w:type="dxa"/>
            <w:tcBorders>
              <w:top w:val="nil"/>
              <w:left w:val="single" w:sz="4" w:space="0" w:color="auto"/>
              <w:bottom w:val="nil"/>
              <w:right w:val="single" w:sz="4" w:space="0" w:color="auto"/>
            </w:tcBorders>
            <w:noWrap/>
            <w:vAlign w:val="bottom"/>
          </w:tcPr>
          <w:p w14:paraId="32812DA6"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צנרת ורטיקלית+חיווט- 8%</w:t>
            </w:r>
          </w:p>
        </w:tc>
        <w:tc>
          <w:tcPr>
            <w:tcW w:w="1453" w:type="dxa"/>
            <w:tcBorders>
              <w:top w:val="nil"/>
              <w:left w:val="single" w:sz="4" w:space="0" w:color="auto"/>
              <w:bottom w:val="nil"/>
              <w:right w:val="single" w:sz="8" w:space="0" w:color="auto"/>
            </w:tcBorders>
            <w:noWrap/>
            <w:vAlign w:val="bottom"/>
          </w:tcPr>
          <w:p w14:paraId="20C119F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8%</w:t>
            </w:r>
          </w:p>
        </w:tc>
      </w:tr>
      <w:tr w:rsidR="00E56613" w:rsidRPr="00E56613" w14:paraId="4E796EA8"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4D3189F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008705C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single" w:sz="4" w:space="0" w:color="auto"/>
              <w:left w:val="nil"/>
              <w:bottom w:val="nil"/>
              <w:right w:val="single" w:sz="4" w:space="0" w:color="auto"/>
            </w:tcBorders>
            <w:vAlign w:val="bottom"/>
          </w:tcPr>
          <w:p w14:paraId="56F5617B"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58" w:type="dxa"/>
            <w:tcBorders>
              <w:top w:val="single" w:sz="4" w:space="0" w:color="auto"/>
              <w:left w:val="nil"/>
              <w:bottom w:val="nil"/>
              <w:right w:val="single" w:sz="4" w:space="0" w:color="auto"/>
            </w:tcBorders>
            <w:noWrap/>
            <w:vAlign w:val="bottom"/>
          </w:tcPr>
          <w:p w14:paraId="1EA9A2C0"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צ.חשמל+מתח נמוך אופקי-3%</w:t>
            </w:r>
          </w:p>
        </w:tc>
        <w:tc>
          <w:tcPr>
            <w:tcW w:w="1453" w:type="dxa"/>
            <w:tcBorders>
              <w:top w:val="single" w:sz="4" w:space="0" w:color="auto"/>
              <w:left w:val="single" w:sz="4" w:space="0" w:color="auto"/>
              <w:bottom w:val="nil"/>
              <w:right w:val="single" w:sz="8" w:space="0" w:color="auto"/>
            </w:tcBorders>
            <w:noWrap/>
            <w:vAlign w:val="bottom"/>
          </w:tcPr>
          <w:p w14:paraId="6CD5506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3%</w:t>
            </w:r>
          </w:p>
        </w:tc>
      </w:tr>
      <w:tr w:rsidR="00E56613" w:rsidRPr="00E56613" w14:paraId="4D11A5FA"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2396FF9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72D7440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nil"/>
              <w:left w:val="nil"/>
              <w:bottom w:val="nil"/>
              <w:right w:val="single" w:sz="4" w:space="0" w:color="auto"/>
            </w:tcBorders>
            <w:vAlign w:val="bottom"/>
          </w:tcPr>
          <w:p w14:paraId="47599F0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58" w:type="dxa"/>
            <w:tcBorders>
              <w:top w:val="single" w:sz="4" w:space="0" w:color="auto"/>
              <w:left w:val="nil"/>
              <w:bottom w:val="nil"/>
              <w:right w:val="single" w:sz="4" w:space="0" w:color="auto"/>
            </w:tcBorders>
            <w:noWrap/>
            <w:vAlign w:val="bottom"/>
          </w:tcPr>
          <w:p w14:paraId="5436AB54"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גופי תאורה - 1%</w:t>
            </w:r>
          </w:p>
        </w:tc>
        <w:tc>
          <w:tcPr>
            <w:tcW w:w="1453" w:type="dxa"/>
            <w:tcBorders>
              <w:top w:val="single" w:sz="4" w:space="0" w:color="auto"/>
              <w:left w:val="single" w:sz="4" w:space="0" w:color="auto"/>
              <w:bottom w:val="nil"/>
              <w:right w:val="single" w:sz="8" w:space="0" w:color="auto"/>
            </w:tcBorders>
            <w:noWrap/>
            <w:vAlign w:val="bottom"/>
          </w:tcPr>
          <w:p w14:paraId="5057A2E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w:t>
            </w:r>
          </w:p>
        </w:tc>
      </w:tr>
      <w:tr w:rsidR="00E56613" w:rsidRPr="00E56613" w14:paraId="3DD751CD"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39193FC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18B0E54D"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nil"/>
              <w:left w:val="nil"/>
              <w:bottom w:val="nil"/>
              <w:right w:val="single" w:sz="4" w:space="0" w:color="auto"/>
            </w:tcBorders>
            <w:vAlign w:val="bottom"/>
          </w:tcPr>
          <w:p w14:paraId="5559884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58" w:type="dxa"/>
            <w:tcBorders>
              <w:top w:val="single" w:sz="4" w:space="0" w:color="auto"/>
              <w:left w:val="nil"/>
              <w:bottom w:val="nil"/>
              <w:right w:val="single" w:sz="4" w:space="0" w:color="auto"/>
            </w:tcBorders>
            <w:noWrap/>
            <w:vAlign w:val="bottom"/>
          </w:tcPr>
          <w:p w14:paraId="66CEB6D4"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לוחות ציבוריים- 2%</w:t>
            </w:r>
          </w:p>
        </w:tc>
        <w:tc>
          <w:tcPr>
            <w:tcW w:w="1453" w:type="dxa"/>
            <w:tcBorders>
              <w:top w:val="single" w:sz="4" w:space="0" w:color="auto"/>
              <w:left w:val="single" w:sz="4" w:space="0" w:color="auto"/>
              <w:bottom w:val="nil"/>
              <w:right w:val="single" w:sz="8" w:space="0" w:color="auto"/>
            </w:tcBorders>
            <w:noWrap/>
            <w:vAlign w:val="bottom"/>
          </w:tcPr>
          <w:p w14:paraId="2348E07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2%</w:t>
            </w:r>
          </w:p>
        </w:tc>
      </w:tr>
      <w:tr w:rsidR="00E56613" w:rsidRPr="00E56613" w14:paraId="77C51AD7"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0869FDE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653DD431"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nil"/>
              <w:left w:val="nil"/>
              <w:bottom w:val="single" w:sz="4" w:space="0" w:color="auto"/>
              <w:right w:val="single" w:sz="4" w:space="0" w:color="auto"/>
            </w:tcBorders>
            <w:vAlign w:val="bottom"/>
          </w:tcPr>
          <w:p w14:paraId="100236C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58" w:type="dxa"/>
            <w:tcBorders>
              <w:top w:val="single" w:sz="4" w:space="0" w:color="auto"/>
              <w:left w:val="nil"/>
              <w:bottom w:val="nil"/>
              <w:right w:val="single" w:sz="4" w:space="0" w:color="auto"/>
            </w:tcBorders>
            <w:noWrap/>
            <w:vAlign w:val="bottom"/>
          </w:tcPr>
          <w:p w14:paraId="3FFBC44F"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אביזרי קצה מתח נמוך- 1%</w:t>
            </w:r>
          </w:p>
        </w:tc>
        <w:tc>
          <w:tcPr>
            <w:tcW w:w="1453" w:type="dxa"/>
            <w:tcBorders>
              <w:top w:val="single" w:sz="4" w:space="0" w:color="auto"/>
              <w:left w:val="single" w:sz="4" w:space="0" w:color="auto"/>
              <w:bottom w:val="nil"/>
              <w:right w:val="single" w:sz="8" w:space="0" w:color="auto"/>
            </w:tcBorders>
            <w:noWrap/>
            <w:vAlign w:val="bottom"/>
          </w:tcPr>
          <w:p w14:paraId="38A6F30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w:t>
            </w:r>
          </w:p>
        </w:tc>
      </w:tr>
      <w:tr w:rsidR="00E56613" w:rsidRPr="00E56613" w14:paraId="033A8FA1"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5FA3B41F"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2641F99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nil"/>
              <w:left w:val="nil"/>
              <w:bottom w:val="nil"/>
              <w:right w:val="single" w:sz="4" w:space="0" w:color="auto"/>
            </w:tcBorders>
            <w:vAlign w:val="bottom"/>
          </w:tcPr>
          <w:p w14:paraId="4C108752"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מ"א: (5%)</w:t>
            </w:r>
          </w:p>
        </w:tc>
        <w:tc>
          <w:tcPr>
            <w:tcW w:w="2758" w:type="dxa"/>
            <w:tcBorders>
              <w:top w:val="single" w:sz="4" w:space="0" w:color="auto"/>
              <w:left w:val="single" w:sz="4" w:space="0" w:color="auto"/>
              <w:bottom w:val="nil"/>
              <w:right w:val="single" w:sz="4" w:space="0" w:color="auto"/>
            </w:tcBorders>
            <w:noWrap/>
            <w:vAlign w:val="bottom"/>
          </w:tcPr>
          <w:p w14:paraId="3124257D"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גרילי מ"א ואוורור - 2%</w:t>
            </w:r>
          </w:p>
        </w:tc>
        <w:tc>
          <w:tcPr>
            <w:tcW w:w="1453" w:type="dxa"/>
            <w:tcBorders>
              <w:top w:val="single" w:sz="4" w:space="0" w:color="auto"/>
              <w:left w:val="single" w:sz="4" w:space="0" w:color="auto"/>
              <w:bottom w:val="nil"/>
              <w:right w:val="single" w:sz="8" w:space="0" w:color="auto"/>
            </w:tcBorders>
            <w:noWrap/>
            <w:vAlign w:val="bottom"/>
          </w:tcPr>
          <w:p w14:paraId="52BEF7F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2%</w:t>
            </w:r>
          </w:p>
        </w:tc>
      </w:tr>
      <w:tr w:rsidR="00E56613" w:rsidRPr="00E56613" w14:paraId="6A615A55"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78A4B401"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619A841F"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single" w:sz="4" w:space="0" w:color="auto"/>
              <w:left w:val="nil"/>
              <w:bottom w:val="nil"/>
              <w:right w:val="single" w:sz="4" w:space="0" w:color="auto"/>
            </w:tcBorders>
            <w:vAlign w:val="bottom"/>
          </w:tcPr>
          <w:p w14:paraId="7FCB907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58" w:type="dxa"/>
            <w:tcBorders>
              <w:top w:val="single" w:sz="4" w:space="0" w:color="auto"/>
              <w:left w:val="single" w:sz="4" w:space="0" w:color="auto"/>
              <w:bottom w:val="nil"/>
              <w:right w:val="single" w:sz="4" w:space="0" w:color="auto"/>
            </w:tcBorders>
            <w:noWrap/>
            <w:vAlign w:val="bottom"/>
          </w:tcPr>
          <w:p w14:paraId="3F724B6C"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דיחוס+מפוחים 3%</w:t>
            </w:r>
          </w:p>
        </w:tc>
        <w:tc>
          <w:tcPr>
            <w:tcW w:w="1453" w:type="dxa"/>
            <w:tcBorders>
              <w:top w:val="single" w:sz="4" w:space="0" w:color="auto"/>
              <w:left w:val="single" w:sz="4" w:space="0" w:color="auto"/>
              <w:bottom w:val="nil"/>
              <w:right w:val="single" w:sz="8" w:space="0" w:color="auto"/>
            </w:tcBorders>
            <w:noWrap/>
            <w:vAlign w:val="bottom"/>
          </w:tcPr>
          <w:p w14:paraId="1EC4439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3%</w:t>
            </w:r>
          </w:p>
        </w:tc>
      </w:tr>
      <w:tr w:rsidR="00E56613" w:rsidRPr="00E56613" w14:paraId="6F212C51" w14:textId="77777777" w:rsidTr="00E56613">
        <w:trPr>
          <w:trHeight w:val="510"/>
        </w:trPr>
        <w:tc>
          <w:tcPr>
            <w:tcW w:w="0" w:type="auto"/>
            <w:vMerge/>
            <w:tcBorders>
              <w:top w:val="nil"/>
              <w:left w:val="single" w:sz="8" w:space="0" w:color="auto"/>
              <w:bottom w:val="single" w:sz="8" w:space="0" w:color="000000"/>
              <w:right w:val="single" w:sz="4" w:space="0" w:color="auto"/>
            </w:tcBorders>
            <w:vAlign w:val="center"/>
          </w:tcPr>
          <w:p w14:paraId="33D3595A"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4E17AFC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single" w:sz="4" w:space="0" w:color="auto"/>
              <w:left w:val="nil"/>
              <w:bottom w:val="nil"/>
              <w:right w:val="single" w:sz="4" w:space="0" w:color="auto"/>
            </w:tcBorders>
            <w:vAlign w:val="bottom"/>
          </w:tcPr>
          <w:p w14:paraId="7DC05111"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אינסטלציה:(57%)</w:t>
            </w:r>
          </w:p>
        </w:tc>
        <w:tc>
          <w:tcPr>
            <w:tcW w:w="2758" w:type="dxa"/>
            <w:tcBorders>
              <w:top w:val="single" w:sz="4" w:space="0" w:color="auto"/>
              <w:left w:val="single" w:sz="4" w:space="0" w:color="auto"/>
              <w:bottom w:val="nil"/>
              <w:right w:val="single" w:sz="4" w:space="0" w:color="auto"/>
            </w:tcBorders>
            <w:noWrap/>
            <w:vAlign w:val="bottom"/>
          </w:tcPr>
          <w:p w14:paraId="55F2F435"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צ.וורטיקלית- 43%</w:t>
            </w:r>
          </w:p>
        </w:tc>
        <w:tc>
          <w:tcPr>
            <w:tcW w:w="1453" w:type="dxa"/>
            <w:tcBorders>
              <w:top w:val="single" w:sz="4" w:space="0" w:color="auto"/>
              <w:left w:val="single" w:sz="4" w:space="0" w:color="auto"/>
              <w:bottom w:val="nil"/>
              <w:right w:val="single" w:sz="8" w:space="0" w:color="auto"/>
            </w:tcBorders>
            <w:noWrap/>
            <w:vAlign w:val="bottom"/>
          </w:tcPr>
          <w:p w14:paraId="648F78F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43%</w:t>
            </w:r>
          </w:p>
        </w:tc>
      </w:tr>
      <w:tr w:rsidR="00E56613" w:rsidRPr="00E56613" w14:paraId="7BB2B397"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66AE184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3FE681E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single" w:sz="4" w:space="0" w:color="auto"/>
              <w:left w:val="nil"/>
              <w:bottom w:val="nil"/>
              <w:right w:val="single" w:sz="4" w:space="0" w:color="auto"/>
            </w:tcBorders>
            <w:vAlign w:val="bottom"/>
          </w:tcPr>
          <w:p w14:paraId="091295E0"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58" w:type="dxa"/>
            <w:tcBorders>
              <w:top w:val="single" w:sz="4" w:space="0" w:color="auto"/>
              <w:left w:val="nil"/>
              <w:bottom w:val="single" w:sz="4" w:space="0" w:color="auto"/>
              <w:right w:val="single" w:sz="4" w:space="0" w:color="auto"/>
            </w:tcBorders>
            <w:noWrap/>
            <w:vAlign w:val="bottom"/>
          </w:tcPr>
          <w:p w14:paraId="290C57C4"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הכנה למונים דירתיים- 1%</w:t>
            </w:r>
          </w:p>
        </w:tc>
        <w:tc>
          <w:tcPr>
            <w:tcW w:w="1453" w:type="dxa"/>
            <w:tcBorders>
              <w:top w:val="single" w:sz="4" w:space="0" w:color="auto"/>
              <w:left w:val="single" w:sz="4" w:space="0" w:color="auto"/>
              <w:bottom w:val="single" w:sz="4" w:space="0" w:color="auto"/>
              <w:right w:val="single" w:sz="8" w:space="0" w:color="auto"/>
            </w:tcBorders>
            <w:noWrap/>
            <w:vAlign w:val="bottom"/>
          </w:tcPr>
          <w:p w14:paraId="598FC62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w:t>
            </w:r>
          </w:p>
        </w:tc>
      </w:tr>
      <w:tr w:rsidR="00E56613" w:rsidRPr="00E56613" w14:paraId="1F580089"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11A0A2B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5A90024D"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nil"/>
              <w:left w:val="nil"/>
              <w:bottom w:val="nil"/>
              <w:right w:val="single" w:sz="4" w:space="0" w:color="auto"/>
            </w:tcBorders>
            <w:vAlign w:val="bottom"/>
          </w:tcPr>
          <w:p w14:paraId="61B5356A"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58" w:type="dxa"/>
            <w:tcBorders>
              <w:top w:val="nil"/>
              <w:left w:val="nil"/>
              <w:bottom w:val="single" w:sz="4" w:space="0" w:color="auto"/>
              <w:right w:val="single" w:sz="4" w:space="0" w:color="auto"/>
            </w:tcBorders>
            <w:noWrap/>
            <w:vAlign w:val="bottom"/>
          </w:tcPr>
          <w:p w14:paraId="7FCEFD7E"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מתזים 6%</w:t>
            </w:r>
          </w:p>
        </w:tc>
        <w:tc>
          <w:tcPr>
            <w:tcW w:w="1453" w:type="dxa"/>
            <w:tcBorders>
              <w:top w:val="nil"/>
              <w:left w:val="single" w:sz="4" w:space="0" w:color="auto"/>
              <w:bottom w:val="single" w:sz="4" w:space="0" w:color="auto"/>
              <w:right w:val="single" w:sz="8" w:space="0" w:color="auto"/>
            </w:tcBorders>
            <w:noWrap/>
            <w:vAlign w:val="bottom"/>
          </w:tcPr>
          <w:p w14:paraId="42DFD0B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w:t>
            </w:r>
          </w:p>
        </w:tc>
      </w:tr>
      <w:tr w:rsidR="00E56613" w:rsidRPr="00E56613" w14:paraId="00A5FCFF"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0E1956BF"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7D21A21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nil"/>
              <w:left w:val="nil"/>
              <w:bottom w:val="nil"/>
              <w:right w:val="single" w:sz="4" w:space="0" w:color="auto"/>
            </w:tcBorders>
            <w:vAlign w:val="bottom"/>
          </w:tcPr>
          <w:p w14:paraId="0E54623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58" w:type="dxa"/>
            <w:tcBorders>
              <w:top w:val="nil"/>
              <w:left w:val="nil"/>
              <w:bottom w:val="single" w:sz="4" w:space="0" w:color="auto"/>
              <w:right w:val="single" w:sz="4" w:space="0" w:color="auto"/>
            </w:tcBorders>
            <w:noWrap/>
            <w:vAlign w:val="bottom"/>
          </w:tcPr>
          <w:p w14:paraId="5648963F"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התאמה למתזים - 1%</w:t>
            </w:r>
          </w:p>
        </w:tc>
        <w:tc>
          <w:tcPr>
            <w:tcW w:w="1453" w:type="dxa"/>
            <w:tcBorders>
              <w:top w:val="nil"/>
              <w:left w:val="single" w:sz="4" w:space="0" w:color="auto"/>
              <w:bottom w:val="single" w:sz="4" w:space="0" w:color="auto"/>
              <w:right w:val="single" w:sz="8" w:space="0" w:color="auto"/>
            </w:tcBorders>
            <w:noWrap/>
            <w:vAlign w:val="bottom"/>
          </w:tcPr>
          <w:p w14:paraId="39B8C68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w:t>
            </w:r>
          </w:p>
        </w:tc>
      </w:tr>
      <w:tr w:rsidR="00E56613" w:rsidRPr="00E56613" w14:paraId="41780366"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7AE77A1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1D43615B"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nil"/>
              <w:left w:val="nil"/>
              <w:bottom w:val="single" w:sz="4" w:space="0" w:color="auto"/>
              <w:right w:val="single" w:sz="4" w:space="0" w:color="auto"/>
            </w:tcBorders>
            <w:vAlign w:val="bottom"/>
          </w:tcPr>
          <w:p w14:paraId="3CFAAA7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58" w:type="dxa"/>
            <w:tcBorders>
              <w:top w:val="nil"/>
              <w:left w:val="nil"/>
              <w:bottom w:val="single" w:sz="4" w:space="0" w:color="auto"/>
              <w:right w:val="single" w:sz="4" w:space="0" w:color="auto"/>
            </w:tcBorders>
            <w:noWrap/>
            <w:vAlign w:val="bottom"/>
          </w:tcPr>
          <w:p w14:paraId="776A58DD"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חדר משאבות - 6%</w:t>
            </w:r>
          </w:p>
        </w:tc>
        <w:tc>
          <w:tcPr>
            <w:tcW w:w="1453" w:type="dxa"/>
            <w:tcBorders>
              <w:top w:val="nil"/>
              <w:left w:val="single" w:sz="4" w:space="0" w:color="auto"/>
              <w:bottom w:val="single" w:sz="4" w:space="0" w:color="auto"/>
              <w:right w:val="single" w:sz="8" w:space="0" w:color="auto"/>
            </w:tcBorders>
            <w:noWrap/>
            <w:vAlign w:val="bottom"/>
          </w:tcPr>
          <w:p w14:paraId="45E01AF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w:t>
            </w:r>
          </w:p>
        </w:tc>
      </w:tr>
      <w:tr w:rsidR="00E56613" w:rsidRPr="00E56613" w14:paraId="1283E034" w14:textId="77777777" w:rsidTr="00E56613">
        <w:trPr>
          <w:trHeight w:val="510"/>
        </w:trPr>
        <w:tc>
          <w:tcPr>
            <w:tcW w:w="0" w:type="auto"/>
            <w:vMerge/>
            <w:tcBorders>
              <w:top w:val="nil"/>
              <w:left w:val="single" w:sz="8" w:space="0" w:color="auto"/>
              <w:bottom w:val="single" w:sz="8" w:space="0" w:color="000000"/>
              <w:right w:val="single" w:sz="4" w:space="0" w:color="auto"/>
            </w:tcBorders>
            <w:vAlign w:val="center"/>
          </w:tcPr>
          <w:p w14:paraId="34272F5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5E4F8A1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nil"/>
              <w:left w:val="nil"/>
              <w:bottom w:val="single" w:sz="4" w:space="0" w:color="auto"/>
              <w:right w:val="single" w:sz="4" w:space="0" w:color="auto"/>
            </w:tcBorders>
            <w:vAlign w:val="bottom"/>
          </w:tcPr>
          <w:p w14:paraId="2C71C018"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תברואה: (23%)</w:t>
            </w:r>
          </w:p>
        </w:tc>
        <w:tc>
          <w:tcPr>
            <w:tcW w:w="2758" w:type="dxa"/>
            <w:tcBorders>
              <w:top w:val="nil"/>
              <w:left w:val="single" w:sz="4" w:space="0" w:color="auto"/>
              <w:bottom w:val="single" w:sz="4" w:space="0" w:color="auto"/>
              <w:right w:val="single" w:sz="4" w:space="0" w:color="auto"/>
            </w:tcBorders>
            <w:noWrap/>
            <w:vAlign w:val="bottom"/>
          </w:tcPr>
          <w:p w14:paraId="22E3187C"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דחסן אשפה - 2%</w:t>
            </w:r>
          </w:p>
        </w:tc>
        <w:tc>
          <w:tcPr>
            <w:tcW w:w="1453" w:type="dxa"/>
            <w:tcBorders>
              <w:top w:val="nil"/>
              <w:left w:val="single" w:sz="4" w:space="0" w:color="auto"/>
              <w:bottom w:val="nil"/>
              <w:right w:val="single" w:sz="8" w:space="0" w:color="auto"/>
            </w:tcBorders>
            <w:noWrap/>
            <w:vAlign w:val="bottom"/>
          </w:tcPr>
          <w:p w14:paraId="7D2F16A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2%</w:t>
            </w:r>
          </w:p>
        </w:tc>
      </w:tr>
      <w:tr w:rsidR="00E56613" w:rsidRPr="00E56613" w14:paraId="206B199F"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683CE9E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03E639E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nil"/>
              <w:left w:val="nil"/>
              <w:bottom w:val="single" w:sz="4" w:space="0" w:color="auto"/>
              <w:right w:val="single" w:sz="4" w:space="0" w:color="auto"/>
            </w:tcBorders>
            <w:vAlign w:val="bottom"/>
          </w:tcPr>
          <w:p w14:paraId="32483DD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58" w:type="dxa"/>
            <w:tcBorders>
              <w:top w:val="nil"/>
              <w:left w:val="single" w:sz="4" w:space="0" w:color="auto"/>
              <w:bottom w:val="single" w:sz="4" w:space="0" w:color="auto"/>
              <w:right w:val="single" w:sz="4" w:space="0" w:color="auto"/>
            </w:tcBorders>
            <w:noWrap/>
            <w:vAlign w:val="bottom"/>
          </w:tcPr>
          <w:p w14:paraId="187942AA"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שרוול אשפה- 21%</w:t>
            </w:r>
          </w:p>
        </w:tc>
        <w:tc>
          <w:tcPr>
            <w:tcW w:w="1453" w:type="dxa"/>
            <w:tcBorders>
              <w:top w:val="single" w:sz="4" w:space="0" w:color="auto"/>
              <w:left w:val="single" w:sz="4" w:space="0" w:color="auto"/>
              <w:bottom w:val="nil"/>
              <w:right w:val="single" w:sz="8" w:space="0" w:color="auto"/>
            </w:tcBorders>
            <w:noWrap/>
            <w:vAlign w:val="bottom"/>
          </w:tcPr>
          <w:p w14:paraId="7EFF3A4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21%</w:t>
            </w:r>
          </w:p>
        </w:tc>
      </w:tr>
      <w:tr w:rsidR="00E56613" w:rsidRPr="00E56613" w14:paraId="35877BCC" w14:textId="77777777" w:rsidTr="00E56613">
        <w:trPr>
          <w:trHeight w:val="270"/>
        </w:trPr>
        <w:tc>
          <w:tcPr>
            <w:tcW w:w="0" w:type="auto"/>
            <w:vMerge/>
            <w:tcBorders>
              <w:top w:val="nil"/>
              <w:left w:val="single" w:sz="8" w:space="0" w:color="auto"/>
              <w:bottom w:val="single" w:sz="8" w:space="0" w:color="000000"/>
              <w:right w:val="single" w:sz="4" w:space="0" w:color="auto"/>
            </w:tcBorders>
            <w:vAlign w:val="center"/>
          </w:tcPr>
          <w:p w14:paraId="47C2B73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13FB734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nil"/>
              <w:left w:val="nil"/>
              <w:bottom w:val="single" w:sz="8" w:space="0" w:color="auto"/>
              <w:right w:val="single" w:sz="4" w:space="0" w:color="auto"/>
            </w:tcBorders>
            <w:vAlign w:val="bottom"/>
          </w:tcPr>
          <w:p w14:paraId="30822A6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58" w:type="dxa"/>
            <w:tcBorders>
              <w:top w:val="nil"/>
              <w:left w:val="single" w:sz="4" w:space="0" w:color="auto"/>
              <w:bottom w:val="single" w:sz="8" w:space="0" w:color="auto"/>
              <w:right w:val="single" w:sz="4" w:space="0" w:color="auto"/>
            </w:tcBorders>
            <w:noWrap/>
            <w:vAlign w:val="bottom"/>
          </w:tcPr>
          <w:p w14:paraId="0CA1B9CA"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סה"כ</w:t>
            </w:r>
          </w:p>
        </w:tc>
        <w:tc>
          <w:tcPr>
            <w:tcW w:w="1453" w:type="dxa"/>
            <w:tcBorders>
              <w:top w:val="single" w:sz="4" w:space="0" w:color="auto"/>
              <w:left w:val="single" w:sz="4" w:space="0" w:color="auto"/>
              <w:bottom w:val="single" w:sz="8" w:space="0" w:color="auto"/>
              <w:right w:val="single" w:sz="8" w:space="0" w:color="auto"/>
            </w:tcBorders>
            <w:noWrap/>
            <w:vAlign w:val="bottom"/>
          </w:tcPr>
          <w:p w14:paraId="3361445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b/>
                <w:bCs/>
                <w:sz w:val="20"/>
                <w:szCs w:val="20"/>
              </w:rPr>
            </w:pPr>
            <w:r w:rsidRPr="00E56613">
              <w:rPr>
                <w:rFonts w:ascii="David" w:eastAsia="Times New Roman" w:hAnsi="David" w:cs="David"/>
                <w:b/>
                <w:bCs/>
                <w:sz w:val="20"/>
                <w:szCs w:val="20"/>
              </w:rPr>
              <w:t>100%</w:t>
            </w:r>
          </w:p>
        </w:tc>
      </w:tr>
      <w:tr w:rsidR="00E56613" w:rsidRPr="00E56613" w14:paraId="2B5F619C" w14:textId="77777777" w:rsidTr="00E56613">
        <w:trPr>
          <w:trHeight w:val="255"/>
        </w:trPr>
        <w:tc>
          <w:tcPr>
            <w:tcW w:w="960" w:type="dxa"/>
            <w:vMerge w:val="restart"/>
            <w:tcBorders>
              <w:top w:val="nil"/>
              <w:left w:val="single" w:sz="8" w:space="0" w:color="auto"/>
              <w:bottom w:val="single" w:sz="8" w:space="0" w:color="000000"/>
              <w:right w:val="single" w:sz="4" w:space="0" w:color="auto"/>
            </w:tcBorders>
            <w:noWrap/>
            <w:vAlign w:val="center"/>
          </w:tcPr>
          <w:p w14:paraId="29A511CF"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23</w:t>
            </w:r>
          </w:p>
        </w:tc>
        <w:tc>
          <w:tcPr>
            <w:tcW w:w="1180" w:type="dxa"/>
            <w:vMerge w:val="restart"/>
            <w:tcBorders>
              <w:top w:val="nil"/>
              <w:left w:val="single" w:sz="4" w:space="0" w:color="auto"/>
              <w:bottom w:val="single" w:sz="8" w:space="0" w:color="000000"/>
              <w:right w:val="single" w:sz="4" w:space="0" w:color="auto"/>
            </w:tcBorders>
            <w:noWrap/>
            <w:vAlign w:val="center"/>
          </w:tcPr>
          <w:p w14:paraId="3CA8FDB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א'</w:t>
            </w:r>
          </w:p>
        </w:tc>
        <w:tc>
          <w:tcPr>
            <w:tcW w:w="5903" w:type="dxa"/>
            <w:gridSpan w:val="4"/>
            <w:tcBorders>
              <w:top w:val="single" w:sz="8" w:space="0" w:color="auto"/>
              <w:left w:val="single" w:sz="4" w:space="0" w:color="auto"/>
              <w:bottom w:val="single" w:sz="4" w:space="0" w:color="auto"/>
              <w:right w:val="single" w:sz="8" w:space="0" w:color="000000"/>
            </w:tcBorders>
            <w:vAlign w:val="bottom"/>
          </w:tcPr>
          <w:p w14:paraId="3A1AA602"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גמר פיתוח</w:t>
            </w:r>
          </w:p>
        </w:tc>
      </w:tr>
      <w:tr w:rsidR="00E56613" w:rsidRPr="00E56613" w14:paraId="6EAE5353"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0530711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2E6E796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nil"/>
              <w:left w:val="nil"/>
              <w:bottom w:val="nil"/>
              <w:right w:val="single" w:sz="4" w:space="0" w:color="auto"/>
            </w:tcBorders>
            <w:vAlign w:val="bottom"/>
          </w:tcPr>
          <w:p w14:paraId="5F338721"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58" w:type="dxa"/>
            <w:tcBorders>
              <w:top w:val="nil"/>
              <w:left w:val="single" w:sz="4" w:space="0" w:color="auto"/>
              <w:bottom w:val="single" w:sz="4" w:space="0" w:color="auto"/>
              <w:right w:val="single" w:sz="4" w:space="0" w:color="auto"/>
            </w:tcBorders>
            <w:noWrap/>
            <w:vAlign w:val="bottom"/>
          </w:tcPr>
          <w:p w14:paraId="56D3F7B8"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קירות פיתוח</w:t>
            </w:r>
          </w:p>
        </w:tc>
        <w:tc>
          <w:tcPr>
            <w:tcW w:w="1453" w:type="dxa"/>
            <w:tcBorders>
              <w:top w:val="nil"/>
              <w:left w:val="single" w:sz="4" w:space="0" w:color="auto"/>
              <w:bottom w:val="single" w:sz="4" w:space="0" w:color="auto"/>
              <w:right w:val="single" w:sz="8" w:space="0" w:color="auto"/>
            </w:tcBorders>
            <w:noWrap/>
            <w:vAlign w:val="bottom"/>
          </w:tcPr>
          <w:p w14:paraId="1CD33BE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45%</w:t>
            </w:r>
          </w:p>
        </w:tc>
      </w:tr>
      <w:tr w:rsidR="00E56613" w:rsidRPr="00E56613" w14:paraId="702AA85E"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30BF96C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410750D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nil"/>
              <w:left w:val="nil"/>
              <w:bottom w:val="nil"/>
              <w:right w:val="single" w:sz="4" w:space="0" w:color="auto"/>
            </w:tcBorders>
            <w:vAlign w:val="bottom"/>
          </w:tcPr>
          <w:p w14:paraId="50B52311"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58" w:type="dxa"/>
            <w:tcBorders>
              <w:top w:val="nil"/>
              <w:left w:val="nil"/>
              <w:bottom w:val="nil"/>
              <w:right w:val="single" w:sz="4" w:space="0" w:color="auto"/>
            </w:tcBorders>
            <w:noWrap/>
            <w:vAlign w:val="bottom"/>
          </w:tcPr>
          <w:p w14:paraId="500F30A5"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ציפוי קירות</w:t>
            </w:r>
          </w:p>
        </w:tc>
        <w:tc>
          <w:tcPr>
            <w:tcW w:w="1453" w:type="dxa"/>
            <w:tcBorders>
              <w:top w:val="nil"/>
              <w:left w:val="single" w:sz="4" w:space="0" w:color="auto"/>
              <w:bottom w:val="nil"/>
              <w:right w:val="single" w:sz="8" w:space="0" w:color="auto"/>
            </w:tcBorders>
            <w:noWrap/>
            <w:vAlign w:val="bottom"/>
          </w:tcPr>
          <w:p w14:paraId="71CA123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23%</w:t>
            </w:r>
          </w:p>
        </w:tc>
      </w:tr>
      <w:tr w:rsidR="00E56613" w:rsidRPr="00E56613" w14:paraId="5885AD3F"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2F8A01E1"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5C76E59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nil"/>
              <w:left w:val="nil"/>
              <w:bottom w:val="nil"/>
              <w:right w:val="single" w:sz="4" w:space="0" w:color="auto"/>
            </w:tcBorders>
            <w:vAlign w:val="bottom"/>
          </w:tcPr>
          <w:p w14:paraId="585284F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58" w:type="dxa"/>
            <w:tcBorders>
              <w:top w:val="single" w:sz="4" w:space="0" w:color="auto"/>
              <w:left w:val="nil"/>
              <w:bottom w:val="nil"/>
              <w:right w:val="single" w:sz="4" w:space="0" w:color="auto"/>
            </w:tcBorders>
            <w:noWrap/>
            <w:vAlign w:val="bottom"/>
          </w:tcPr>
          <w:p w14:paraId="70C38032"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מילוי</w:t>
            </w:r>
          </w:p>
        </w:tc>
        <w:tc>
          <w:tcPr>
            <w:tcW w:w="1453" w:type="dxa"/>
            <w:tcBorders>
              <w:top w:val="single" w:sz="4" w:space="0" w:color="auto"/>
              <w:left w:val="single" w:sz="4" w:space="0" w:color="auto"/>
              <w:bottom w:val="nil"/>
              <w:right w:val="single" w:sz="8" w:space="0" w:color="auto"/>
            </w:tcBorders>
            <w:noWrap/>
            <w:vAlign w:val="bottom"/>
          </w:tcPr>
          <w:p w14:paraId="1719EC2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w:t>
            </w:r>
          </w:p>
        </w:tc>
      </w:tr>
      <w:tr w:rsidR="00E56613" w:rsidRPr="00E56613" w14:paraId="41B2C8AC"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1B542740"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0672822B"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nil"/>
              <w:left w:val="nil"/>
              <w:bottom w:val="nil"/>
              <w:right w:val="single" w:sz="4" w:space="0" w:color="auto"/>
            </w:tcBorders>
            <w:vAlign w:val="bottom"/>
          </w:tcPr>
          <w:p w14:paraId="71F85CC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58" w:type="dxa"/>
            <w:tcBorders>
              <w:top w:val="single" w:sz="4" w:space="0" w:color="auto"/>
              <w:left w:val="nil"/>
              <w:bottom w:val="nil"/>
              <w:right w:val="single" w:sz="4" w:space="0" w:color="auto"/>
            </w:tcBorders>
            <w:noWrap/>
            <w:vAlign w:val="bottom"/>
          </w:tcPr>
          <w:p w14:paraId="600BF7C3"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גינון+השקיה</w:t>
            </w:r>
          </w:p>
        </w:tc>
        <w:tc>
          <w:tcPr>
            <w:tcW w:w="1453" w:type="dxa"/>
            <w:tcBorders>
              <w:top w:val="single" w:sz="4" w:space="0" w:color="auto"/>
              <w:left w:val="single" w:sz="4" w:space="0" w:color="auto"/>
              <w:bottom w:val="nil"/>
              <w:right w:val="single" w:sz="8" w:space="0" w:color="auto"/>
            </w:tcBorders>
            <w:noWrap/>
            <w:vAlign w:val="bottom"/>
          </w:tcPr>
          <w:p w14:paraId="462CD9F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w:t>
            </w:r>
          </w:p>
        </w:tc>
      </w:tr>
      <w:tr w:rsidR="00E56613" w:rsidRPr="00E56613" w14:paraId="6FF40DB9"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02C95690"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010A914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nil"/>
              <w:left w:val="nil"/>
              <w:bottom w:val="nil"/>
              <w:right w:val="single" w:sz="4" w:space="0" w:color="auto"/>
            </w:tcBorders>
            <w:vAlign w:val="bottom"/>
          </w:tcPr>
          <w:p w14:paraId="0D73344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58" w:type="dxa"/>
            <w:tcBorders>
              <w:top w:val="single" w:sz="4" w:space="0" w:color="auto"/>
              <w:left w:val="nil"/>
              <w:bottom w:val="nil"/>
              <w:right w:val="single" w:sz="4" w:space="0" w:color="auto"/>
            </w:tcBorders>
            <w:noWrap/>
            <w:vAlign w:val="bottom"/>
          </w:tcPr>
          <w:p w14:paraId="17A91ABF"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תאורה</w:t>
            </w:r>
          </w:p>
        </w:tc>
        <w:tc>
          <w:tcPr>
            <w:tcW w:w="1453" w:type="dxa"/>
            <w:tcBorders>
              <w:top w:val="single" w:sz="4" w:space="0" w:color="auto"/>
              <w:left w:val="single" w:sz="4" w:space="0" w:color="auto"/>
              <w:bottom w:val="nil"/>
              <w:right w:val="single" w:sz="8" w:space="0" w:color="auto"/>
            </w:tcBorders>
            <w:noWrap/>
            <w:vAlign w:val="bottom"/>
          </w:tcPr>
          <w:p w14:paraId="4D73D66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w:t>
            </w:r>
          </w:p>
        </w:tc>
      </w:tr>
      <w:tr w:rsidR="00E56613" w:rsidRPr="00E56613" w14:paraId="2C0F5CC1"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00BF775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4C52AF5B"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nil"/>
              <w:left w:val="nil"/>
              <w:bottom w:val="single" w:sz="4" w:space="0" w:color="auto"/>
              <w:right w:val="single" w:sz="4" w:space="0" w:color="auto"/>
            </w:tcBorders>
            <w:vAlign w:val="bottom"/>
          </w:tcPr>
          <w:p w14:paraId="1B1E12F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58" w:type="dxa"/>
            <w:tcBorders>
              <w:top w:val="single" w:sz="4" w:space="0" w:color="auto"/>
              <w:left w:val="nil"/>
              <w:bottom w:val="nil"/>
              <w:right w:val="single" w:sz="4" w:space="0" w:color="auto"/>
            </w:tcBorders>
            <w:noWrap/>
            <w:vAlign w:val="bottom"/>
          </w:tcPr>
          <w:p w14:paraId="6BCAA263"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מצעים וריצוף</w:t>
            </w:r>
          </w:p>
        </w:tc>
        <w:tc>
          <w:tcPr>
            <w:tcW w:w="1453" w:type="dxa"/>
            <w:tcBorders>
              <w:top w:val="single" w:sz="4" w:space="0" w:color="auto"/>
              <w:left w:val="single" w:sz="4" w:space="0" w:color="auto"/>
              <w:bottom w:val="nil"/>
              <w:right w:val="single" w:sz="8" w:space="0" w:color="auto"/>
            </w:tcBorders>
            <w:noWrap/>
            <w:vAlign w:val="bottom"/>
          </w:tcPr>
          <w:p w14:paraId="57C4983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15%</w:t>
            </w:r>
          </w:p>
        </w:tc>
      </w:tr>
      <w:tr w:rsidR="00E56613" w:rsidRPr="00E56613" w14:paraId="5F6C7EB1" w14:textId="77777777" w:rsidTr="00E56613">
        <w:trPr>
          <w:trHeight w:val="270"/>
        </w:trPr>
        <w:tc>
          <w:tcPr>
            <w:tcW w:w="0" w:type="auto"/>
            <w:vMerge/>
            <w:tcBorders>
              <w:top w:val="nil"/>
              <w:left w:val="single" w:sz="8" w:space="0" w:color="auto"/>
              <w:bottom w:val="single" w:sz="8" w:space="0" w:color="000000"/>
              <w:right w:val="single" w:sz="4" w:space="0" w:color="auto"/>
            </w:tcBorders>
            <w:vAlign w:val="center"/>
          </w:tcPr>
          <w:p w14:paraId="6466207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3CF96D7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nil"/>
              <w:left w:val="nil"/>
              <w:bottom w:val="single" w:sz="8" w:space="0" w:color="auto"/>
              <w:right w:val="single" w:sz="4" w:space="0" w:color="auto"/>
            </w:tcBorders>
            <w:vAlign w:val="bottom"/>
          </w:tcPr>
          <w:p w14:paraId="47E888ED"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58" w:type="dxa"/>
            <w:tcBorders>
              <w:top w:val="single" w:sz="4" w:space="0" w:color="auto"/>
              <w:left w:val="single" w:sz="4" w:space="0" w:color="auto"/>
              <w:bottom w:val="single" w:sz="8" w:space="0" w:color="auto"/>
              <w:right w:val="single" w:sz="4" w:space="0" w:color="auto"/>
            </w:tcBorders>
            <w:noWrap/>
            <w:vAlign w:val="bottom"/>
          </w:tcPr>
          <w:p w14:paraId="3ED9D61F"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סה"כ</w:t>
            </w:r>
          </w:p>
        </w:tc>
        <w:tc>
          <w:tcPr>
            <w:tcW w:w="1453" w:type="dxa"/>
            <w:tcBorders>
              <w:top w:val="single" w:sz="4" w:space="0" w:color="auto"/>
              <w:left w:val="single" w:sz="4" w:space="0" w:color="auto"/>
              <w:bottom w:val="single" w:sz="8" w:space="0" w:color="auto"/>
              <w:right w:val="single" w:sz="8" w:space="0" w:color="auto"/>
            </w:tcBorders>
            <w:noWrap/>
            <w:vAlign w:val="bottom"/>
          </w:tcPr>
          <w:p w14:paraId="45F83DE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b/>
                <w:bCs/>
                <w:sz w:val="20"/>
                <w:szCs w:val="20"/>
              </w:rPr>
            </w:pPr>
            <w:r w:rsidRPr="00E56613">
              <w:rPr>
                <w:rFonts w:ascii="David" w:eastAsia="Times New Roman" w:hAnsi="David" w:cs="David"/>
                <w:b/>
                <w:bCs/>
                <w:sz w:val="20"/>
                <w:szCs w:val="20"/>
              </w:rPr>
              <w:t>100%</w:t>
            </w:r>
          </w:p>
        </w:tc>
      </w:tr>
      <w:tr w:rsidR="00E56613" w:rsidRPr="00E56613" w14:paraId="2F1C7E0C" w14:textId="77777777" w:rsidTr="00E56613">
        <w:trPr>
          <w:trHeight w:val="255"/>
        </w:trPr>
        <w:tc>
          <w:tcPr>
            <w:tcW w:w="960" w:type="dxa"/>
            <w:vMerge w:val="restart"/>
            <w:tcBorders>
              <w:top w:val="nil"/>
              <w:left w:val="single" w:sz="8" w:space="0" w:color="auto"/>
              <w:bottom w:val="single" w:sz="8" w:space="0" w:color="000000"/>
              <w:right w:val="single" w:sz="4" w:space="0" w:color="auto"/>
            </w:tcBorders>
            <w:noWrap/>
            <w:vAlign w:val="center"/>
          </w:tcPr>
          <w:p w14:paraId="60454515"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25</w:t>
            </w:r>
          </w:p>
        </w:tc>
        <w:tc>
          <w:tcPr>
            <w:tcW w:w="1180" w:type="dxa"/>
            <w:vMerge w:val="restart"/>
            <w:tcBorders>
              <w:top w:val="nil"/>
              <w:left w:val="single" w:sz="4" w:space="0" w:color="auto"/>
              <w:bottom w:val="single" w:sz="8" w:space="0" w:color="000000"/>
              <w:right w:val="single" w:sz="4" w:space="0" w:color="auto"/>
            </w:tcBorders>
            <w:noWrap/>
            <w:vAlign w:val="center"/>
          </w:tcPr>
          <w:p w14:paraId="5C782F56"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w:t>
            </w:r>
          </w:p>
        </w:tc>
        <w:tc>
          <w:tcPr>
            <w:tcW w:w="5903" w:type="dxa"/>
            <w:gridSpan w:val="4"/>
            <w:tcBorders>
              <w:top w:val="single" w:sz="8" w:space="0" w:color="auto"/>
              <w:left w:val="single" w:sz="4" w:space="0" w:color="auto"/>
              <w:bottom w:val="single" w:sz="4" w:space="0" w:color="auto"/>
              <w:right w:val="single" w:sz="8" w:space="0" w:color="000000"/>
            </w:tcBorders>
            <w:vAlign w:val="bottom"/>
          </w:tcPr>
          <w:p w14:paraId="09BCE7FD"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אכלוס</w:t>
            </w:r>
          </w:p>
        </w:tc>
      </w:tr>
      <w:tr w:rsidR="00E56613" w:rsidRPr="00E56613" w14:paraId="5DF884CD"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731C617B"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22D4A4B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nil"/>
              <w:left w:val="nil"/>
              <w:bottom w:val="nil"/>
              <w:right w:val="single" w:sz="4" w:space="0" w:color="auto"/>
            </w:tcBorders>
            <w:vAlign w:val="bottom"/>
          </w:tcPr>
          <w:p w14:paraId="52BF01A0"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58" w:type="dxa"/>
            <w:tcBorders>
              <w:top w:val="nil"/>
              <w:left w:val="single" w:sz="4" w:space="0" w:color="auto"/>
              <w:bottom w:val="single" w:sz="4" w:space="0" w:color="auto"/>
              <w:right w:val="single" w:sz="4" w:space="0" w:color="auto"/>
            </w:tcBorders>
            <w:noWrap/>
            <w:vAlign w:val="bottom"/>
          </w:tcPr>
          <w:p w14:paraId="04AE437A"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מסירה 2 לפיקוח</w:t>
            </w:r>
          </w:p>
        </w:tc>
        <w:tc>
          <w:tcPr>
            <w:tcW w:w="1453" w:type="dxa"/>
            <w:tcBorders>
              <w:top w:val="nil"/>
              <w:left w:val="single" w:sz="4" w:space="0" w:color="auto"/>
              <w:bottom w:val="single" w:sz="4" w:space="0" w:color="auto"/>
              <w:right w:val="single" w:sz="8" w:space="0" w:color="auto"/>
            </w:tcBorders>
            <w:noWrap/>
            <w:vAlign w:val="bottom"/>
          </w:tcPr>
          <w:p w14:paraId="2C5F457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25%</w:t>
            </w:r>
          </w:p>
        </w:tc>
      </w:tr>
      <w:tr w:rsidR="00E56613" w:rsidRPr="00E56613" w14:paraId="4968AFD4"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220B8A8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2FCD757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nil"/>
              <w:left w:val="nil"/>
              <w:bottom w:val="nil"/>
              <w:right w:val="single" w:sz="4" w:space="0" w:color="auto"/>
            </w:tcBorders>
            <w:vAlign w:val="bottom"/>
          </w:tcPr>
          <w:p w14:paraId="78213B8F"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58" w:type="dxa"/>
            <w:tcBorders>
              <w:top w:val="nil"/>
              <w:left w:val="single" w:sz="4" w:space="0" w:color="auto"/>
              <w:bottom w:val="single" w:sz="4" w:space="0" w:color="auto"/>
              <w:right w:val="single" w:sz="4" w:space="0" w:color="auto"/>
            </w:tcBorders>
            <w:noWrap/>
            <w:vAlign w:val="bottom"/>
          </w:tcPr>
          <w:p w14:paraId="2DF6E685"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מסירה 1 לדייר</w:t>
            </w:r>
          </w:p>
        </w:tc>
        <w:tc>
          <w:tcPr>
            <w:tcW w:w="1453" w:type="dxa"/>
            <w:tcBorders>
              <w:top w:val="nil"/>
              <w:left w:val="single" w:sz="4" w:space="0" w:color="auto"/>
              <w:bottom w:val="single" w:sz="4" w:space="0" w:color="auto"/>
              <w:right w:val="single" w:sz="8" w:space="0" w:color="auto"/>
            </w:tcBorders>
            <w:noWrap/>
            <w:vAlign w:val="bottom"/>
          </w:tcPr>
          <w:p w14:paraId="73F642A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25%</w:t>
            </w:r>
          </w:p>
        </w:tc>
      </w:tr>
      <w:tr w:rsidR="00E56613" w:rsidRPr="00E56613" w14:paraId="329C7C7F"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502E2EDB"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16C8756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nil"/>
              <w:left w:val="nil"/>
              <w:bottom w:val="nil"/>
              <w:right w:val="single" w:sz="4" w:space="0" w:color="auto"/>
            </w:tcBorders>
            <w:vAlign w:val="bottom"/>
          </w:tcPr>
          <w:p w14:paraId="234CD53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58" w:type="dxa"/>
            <w:tcBorders>
              <w:top w:val="nil"/>
              <w:left w:val="single" w:sz="4" w:space="0" w:color="auto"/>
              <w:bottom w:val="single" w:sz="4" w:space="0" w:color="auto"/>
              <w:right w:val="single" w:sz="4" w:space="0" w:color="auto"/>
            </w:tcBorders>
            <w:noWrap/>
            <w:vAlign w:val="bottom"/>
          </w:tcPr>
          <w:p w14:paraId="559BC4C4"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מסירת דירה לדייר</w:t>
            </w:r>
          </w:p>
        </w:tc>
        <w:tc>
          <w:tcPr>
            <w:tcW w:w="1453" w:type="dxa"/>
            <w:tcBorders>
              <w:top w:val="nil"/>
              <w:left w:val="single" w:sz="4" w:space="0" w:color="auto"/>
              <w:bottom w:val="single" w:sz="4" w:space="0" w:color="auto"/>
              <w:right w:val="single" w:sz="8" w:space="0" w:color="auto"/>
            </w:tcBorders>
            <w:noWrap/>
            <w:vAlign w:val="bottom"/>
          </w:tcPr>
          <w:p w14:paraId="53D878B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r>
      <w:tr w:rsidR="00E56613" w:rsidRPr="00E56613" w14:paraId="78AB4E5A" w14:textId="77777777" w:rsidTr="00E56613">
        <w:trPr>
          <w:trHeight w:val="270"/>
        </w:trPr>
        <w:tc>
          <w:tcPr>
            <w:tcW w:w="0" w:type="auto"/>
            <w:vMerge/>
            <w:tcBorders>
              <w:top w:val="nil"/>
              <w:left w:val="single" w:sz="8" w:space="0" w:color="auto"/>
              <w:bottom w:val="single" w:sz="8" w:space="0" w:color="000000"/>
              <w:right w:val="single" w:sz="4" w:space="0" w:color="auto"/>
            </w:tcBorders>
            <w:vAlign w:val="center"/>
          </w:tcPr>
          <w:p w14:paraId="3860D07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7529D47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nil"/>
              <w:left w:val="nil"/>
              <w:bottom w:val="single" w:sz="8" w:space="0" w:color="auto"/>
              <w:right w:val="single" w:sz="4" w:space="0" w:color="auto"/>
            </w:tcBorders>
            <w:vAlign w:val="bottom"/>
          </w:tcPr>
          <w:p w14:paraId="60C7FF3D"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58" w:type="dxa"/>
            <w:tcBorders>
              <w:top w:val="nil"/>
              <w:left w:val="single" w:sz="4" w:space="0" w:color="auto"/>
              <w:bottom w:val="single" w:sz="8" w:space="0" w:color="auto"/>
              <w:right w:val="single" w:sz="4" w:space="0" w:color="auto"/>
            </w:tcBorders>
            <w:noWrap/>
            <w:vAlign w:val="bottom"/>
          </w:tcPr>
          <w:p w14:paraId="7397C1AA"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סה"כ</w:t>
            </w:r>
          </w:p>
        </w:tc>
        <w:tc>
          <w:tcPr>
            <w:tcW w:w="1453" w:type="dxa"/>
            <w:tcBorders>
              <w:top w:val="nil"/>
              <w:left w:val="single" w:sz="4" w:space="0" w:color="auto"/>
              <w:bottom w:val="single" w:sz="8" w:space="0" w:color="auto"/>
              <w:right w:val="single" w:sz="8" w:space="0" w:color="auto"/>
            </w:tcBorders>
            <w:noWrap/>
            <w:vAlign w:val="bottom"/>
          </w:tcPr>
          <w:p w14:paraId="1FED964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b/>
                <w:bCs/>
                <w:sz w:val="20"/>
                <w:szCs w:val="20"/>
              </w:rPr>
            </w:pPr>
            <w:r w:rsidRPr="00E56613">
              <w:rPr>
                <w:rFonts w:ascii="David" w:eastAsia="Times New Roman" w:hAnsi="David" w:cs="David"/>
                <w:b/>
                <w:bCs/>
                <w:sz w:val="20"/>
                <w:szCs w:val="20"/>
              </w:rPr>
              <w:t>100%</w:t>
            </w:r>
          </w:p>
        </w:tc>
      </w:tr>
    </w:tbl>
    <w:p w14:paraId="5EE9B8BF" w14:textId="77777777" w:rsidR="00E56613" w:rsidRPr="00E56613" w:rsidRDefault="00E56613" w:rsidP="00E56613">
      <w:pPr>
        <w:spacing w:before="0" w:beforeAutospacing="0" w:after="0" w:afterAutospacing="0" w:line="240" w:lineRule="auto"/>
        <w:rPr>
          <w:rFonts w:ascii="David" w:eastAsia="Times New Roman" w:hAnsi="David" w:cs="David"/>
          <w:snapToGrid w:val="0"/>
          <w:sz w:val="24"/>
          <w:szCs w:val="24"/>
        </w:rPr>
      </w:pPr>
    </w:p>
    <w:p w14:paraId="47616083" w14:textId="77777777" w:rsidR="00E56613" w:rsidRPr="00E56613" w:rsidRDefault="00E56613" w:rsidP="00E56613">
      <w:pPr>
        <w:bidi w:val="0"/>
        <w:spacing w:before="0" w:beforeAutospacing="0" w:after="0" w:afterAutospacing="0" w:line="240" w:lineRule="auto"/>
        <w:rPr>
          <w:rFonts w:ascii="David" w:eastAsia="Times New Roman" w:hAnsi="David" w:cs="David"/>
          <w:snapToGrid w:val="0"/>
          <w:sz w:val="24"/>
          <w:szCs w:val="24"/>
          <w:rtl/>
        </w:rPr>
        <w:sectPr w:rsidR="00E56613" w:rsidRPr="00E56613">
          <w:headerReference w:type="even" r:id="rId16"/>
          <w:headerReference w:type="default" r:id="rId17"/>
          <w:footerReference w:type="default" r:id="rId18"/>
          <w:pgSz w:w="11906" w:h="16838"/>
          <w:pgMar w:top="1440" w:right="1797" w:bottom="1276" w:left="1797" w:header="720" w:footer="720" w:gutter="0"/>
          <w:pgNumType w:start="0"/>
          <w:cols w:space="720"/>
          <w:bidi/>
          <w:rtlGutter/>
        </w:sectPr>
      </w:pPr>
    </w:p>
    <w:tbl>
      <w:tblPr>
        <w:bidiVisual/>
        <w:tblW w:w="15001" w:type="dxa"/>
        <w:tblInd w:w="-891" w:type="dxa"/>
        <w:tblLook w:val="0000" w:firstRow="0" w:lastRow="0" w:firstColumn="0" w:lastColumn="0" w:noHBand="0" w:noVBand="0"/>
      </w:tblPr>
      <w:tblGrid>
        <w:gridCol w:w="700"/>
        <w:gridCol w:w="588"/>
        <w:gridCol w:w="781"/>
        <w:gridCol w:w="836"/>
        <w:gridCol w:w="836"/>
        <w:gridCol w:w="887"/>
        <w:gridCol w:w="856"/>
        <w:gridCol w:w="716"/>
        <w:gridCol w:w="720"/>
        <w:gridCol w:w="856"/>
        <w:gridCol w:w="762"/>
        <w:gridCol w:w="762"/>
        <w:gridCol w:w="889"/>
        <w:gridCol w:w="963"/>
        <w:gridCol w:w="781"/>
        <w:gridCol w:w="716"/>
        <w:gridCol w:w="843"/>
        <w:gridCol w:w="723"/>
        <w:gridCol w:w="786"/>
      </w:tblGrid>
      <w:tr w:rsidR="00E56613" w:rsidRPr="00E56613" w14:paraId="6605D424" w14:textId="77777777" w:rsidTr="00E56613">
        <w:trPr>
          <w:trHeight w:val="300"/>
        </w:trPr>
        <w:tc>
          <w:tcPr>
            <w:tcW w:w="2083" w:type="dxa"/>
            <w:gridSpan w:val="3"/>
            <w:tcBorders>
              <w:top w:val="single" w:sz="4" w:space="0" w:color="auto"/>
              <w:left w:val="single" w:sz="4" w:space="0" w:color="auto"/>
              <w:bottom w:val="single" w:sz="4" w:space="0" w:color="auto"/>
              <w:right w:val="single" w:sz="4" w:space="0" w:color="auto"/>
            </w:tcBorders>
            <w:vAlign w:val="bottom"/>
          </w:tcPr>
          <w:p w14:paraId="7DC0555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tl/>
              </w:rPr>
            </w:pPr>
            <w:r w:rsidRPr="00E56613">
              <w:rPr>
                <w:rFonts w:ascii="David" w:eastAsia="Times New Roman" w:hAnsi="David" w:cs="David"/>
                <w:sz w:val="20"/>
                <w:szCs w:val="20"/>
                <w:rtl/>
              </w:rPr>
              <w:lastRenderedPageBreak/>
              <w:t>חשבון מס' :</w:t>
            </w:r>
          </w:p>
          <w:p w14:paraId="5697871B" w14:textId="77777777" w:rsidR="00E56613" w:rsidRPr="00E56613" w:rsidRDefault="00E56613" w:rsidP="00E56613">
            <w:pPr>
              <w:spacing w:before="0" w:beforeAutospacing="0" w:after="0" w:afterAutospacing="0" w:line="240" w:lineRule="auto"/>
              <w:jc w:val="center"/>
              <w:rPr>
                <w:rFonts w:ascii="David" w:eastAsia="Times New Roman" w:hAnsi="David" w:cs="David"/>
                <w:b/>
                <w:bCs/>
                <w:u w:val="single"/>
              </w:rPr>
            </w:pPr>
            <w:r w:rsidRPr="00E56613">
              <w:rPr>
                <w:rFonts w:ascii="David" w:eastAsia="Times New Roman" w:hAnsi="David" w:cs="David"/>
                <w:sz w:val="20"/>
                <w:szCs w:val="20"/>
                <w:rtl/>
              </w:rPr>
              <w:t>ביצוע חודש</w:t>
            </w:r>
            <w:r w:rsidRPr="00E56613">
              <w:rPr>
                <w:rFonts w:ascii="David" w:eastAsia="Times New Roman" w:hAnsi="David" w:cs="David"/>
                <w:b/>
                <w:bCs/>
                <w:u w:val="single"/>
                <w:rtl/>
              </w:rPr>
              <w:t>:</w:t>
            </w:r>
          </w:p>
        </w:tc>
        <w:tc>
          <w:tcPr>
            <w:tcW w:w="5740" w:type="dxa"/>
            <w:gridSpan w:val="7"/>
            <w:tcBorders>
              <w:top w:val="single" w:sz="4" w:space="0" w:color="auto"/>
              <w:left w:val="single" w:sz="4" w:space="0" w:color="auto"/>
              <w:bottom w:val="single" w:sz="4" w:space="0" w:color="auto"/>
              <w:right w:val="single" w:sz="4" w:space="0" w:color="auto"/>
            </w:tcBorders>
            <w:vAlign w:val="bottom"/>
          </w:tcPr>
          <w:p w14:paraId="0E270B2D" w14:textId="77777777" w:rsidR="00E56613" w:rsidRPr="00E56613" w:rsidRDefault="00E56613" w:rsidP="00E56613">
            <w:pPr>
              <w:spacing w:before="0" w:beforeAutospacing="0" w:after="0" w:afterAutospacing="0" w:line="240" w:lineRule="auto"/>
              <w:jc w:val="center"/>
              <w:rPr>
                <w:rFonts w:ascii="David" w:eastAsia="Times New Roman" w:hAnsi="David" w:cs="David"/>
                <w:b/>
                <w:bCs/>
                <w:u w:val="single"/>
                <w:rtl/>
              </w:rPr>
            </w:pPr>
            <w:r w:rsidRPr="00E56613">
              <w:rPr>
                <w:rFonts w:ascii="David" w:eastAsia="Times New Roman" w:hAnsi="David" w:cs="David"/>
                <w:b/>
                <w:bCs/>
                <w:u w:val="single"/>
                <w:rtl/>
              </w:rPr>
              <w:t>שם הפרויקט: _________</w:t>
            </w:r>
          </w:p>
        </w:tc>
        <w:tc>
          <w:tcPr>
            <w:tcW w:w="768" w:type="dxa"/>
            <w:tcBorders>
              <w:top w:val="single" w:sz="4" w:space="0" w:color="auto"/>
              <w:left w:val="single" w:sz="4" w:space="0" w:color="auto"/>
              <w:bottom w:val="single" w:sz="4" w:space="0" w:color="auto"/>
              <w:right w:val="single" w:sz="4" w:space="0" w:color="auto"/>
            </w:tcBorders>
            <w:vAlign w:val="bottom"/>
          </w:tcPr>
          <w:p w14:paraId="0AE4743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768" w:type="dxa"/>
            <w:tcBorders>
              <w:top w:val="single" w:sz="4" w:space="0" w:color="auto"/>
              <w:left w:val="single" w:sz="4" w:space="0" w:color="auto"/>
              <w:bottom w:val="single" w:sz="4" w:space="0" w:color="auto"/>
              <w:right w:val="single" w:sz="4" w:space="0" w:color="auto"/>
            </w:tcBorders>
            <w:vAlign w:val="bottom"/>
          </w:tcPr>
          <w:p w14:paraId="794A7A80"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b/>
                <w:bCs/>
                <w:u w:val="single"/>
              </w:rPr>
            </w:pPr>
          </w:p>
        </w:tc>
        <w:tc>
          <w:tcPr>
            <w:tcW w:w="895" w:type="dxa"/>
            <w:tcBorders>
              <w:top w:val="single" w:sz="4" w:space="0" w:color="auto"/>
              <w:left w:val="single" w:sz="4" w:space="0" w:color="auto"/>
              <w:bottom w:val="single" w:sz="4" w:space="0" w:color="auto"/>
              <w:right w:val="single" w:sz="4" w:space="0" w:color="auto"/>
            </w:tcBorders>
            <w:vAlign w:val="bottom"/>
          </w:tcPr>
          <w:p w14:paraId="394A869F"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b/>
                <w:bCs/>
                <w:u w:val="single"/>
              </w:rPr>
            </w:pPr>
          </w:p>
        </w:tc>
        <w:tc>
          <w:tcPr>
            <w:tcW w:w="929" w:type="dxa"/>
            <w:tcBorders>
              <w:top w:val="single" w:sz="4" w:space="0" w:color="auto"/>
              <w:left w:val="single" w:sz="4" w:space="0" w:color="auto"/>
              <w:bottom w:val="single" w:sz="4" w:space="0" w:color="auto"/>
              <w:right w:val="single" w:sz="4" w:space="0" w:color="auto"/>
            </w:tcBorders>
            <w:vAlign w:val="bottom"/>
          </w:tcPr>
          <w:p w14:paraId="7B1B60FE"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b/>
                <w:bCs/>
                <w:u w:val="single"/>
              </w:rPr>
            </w:pPr>
          </w:p>
        </w:tc>
        <w:tc>
          <w:tcPr>
            <w:tcW w:w="781" w:type="dxa"/>
            <w:tcBorders>
              <w:top w:val="single" w:sz="4" w:space="0" w:color="auto"/>
              <w:left w:val="single" w:sz="4" w:space="0" w:color="auto"/>
              <w:bottom w:val="single" w:sz="4" w:space="0" w:color="auto"/>
              <w:right w:val="single" w:sz="4" w:space="0" w:color="auto"/>
            </w:tcBorders>
            <w:vAlign w:val="bottom"/>
          </w:tcPr>
          <w:p w14:paraId="6464EB4E"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b/>
                <w:bCs/>
                <w:u w:val="single"/>
              </w:rPr>
            </w:pPr>
          </w:p>
        </w:tc>
        <w:tc>
          <w:tcPr>
            <w:tcW w:w="728" w:type="dxa"/>
            <w:tcBorders>
              <w:top w:val="single" w:sz="4" w:space="0" w:color="auto"/>
              <w:left w:val="single" w:sz="4" w:space="0" w:color="auto"/>
              <w:bottom w:val="single" w:sz="4" w:space="0" w:color="auto"/>
              <w:right w:val="single" w:sz="4" w:space="0" w:color="auto"/>
            </w:tcBorders>
            <w:vAlign w:val="bottom"/>
          </w:tcPr>
          <w:p w14:paraId="0EA3F312"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b/>
                <w:bCs/>
                <w:u w:val="single"/>
              </w:rPr>
            </w:pPr>
          </w:p>
        </w:tc>
        <w:tc>
          <w:tcPr>
            <w:tcW w:w="845" w:type="dxa"/>
            <w:tcBorders>
              <w:top w:val="single" w:sz="4" w:space="0" w:color="auto"/>
              <w:left w:val="single" w:sz="4" w:space="0" w:color="auto"/>
              <w:bottom w:val="single" w:sz="4" w:space="0" w:color="auto"/>
              <w:right w:val="single" w:sz="4" w:space="0" w:color="auto"/>
            </w:tcBorders>
            <w:vAlign w:val="bottom"/>
          </w:tcPr>
          <w:p w14:paraId="42B0A3F3"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b/>
                <w:bCs/>
                <w:u w:val="single"/>
              </w:rPr>
            </w:pPr>
          </w:p>
        </w:tc>
        <w:tc>
          <w:tcPr>
            <w:tcW w:w="728" w:type="dxa"/>
            <w:tcBorders>
              <w:top w:val="single" w:sz="4" w:space="0" w:color="auto"/>
              <w:left w:val="single" w:sz="4" w:space="0" w:color="auto"/>
              <w:bottom w:val="single" w:sz="4" w:space="0" w:color="auto"/>
              <w:right w:val="single" w:sz="4" w:space="0" w:color="auto"/>
            </w:tcBorders>
            <w:vAlign w:val="bottom"/>
          </w:tcPr>
          <w:p w14:paraId="0D8E73C7"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b/>
                <w:bCs/>
                <w:u w:val="single"/>
              </w:rPr>
            </w:pPr>
          </w:p>
        </w:tc>
        <w:tc>
          <w:tcPr>
            <w:tcW w:w="736" w:type="dxa"/>
            <w:tcBorders>
              <w:top w:val="single" w:sz="4" w:space="0" w:color="auto"/>
              <w:left w:val="single" w:sz="4" w:space="0" w:color="auto"/>
              <w:bottom w:val="single" w:sz="4" w:space="0" w:color="auto"/>
              <w:right w:val="single" w:sz="4" w:space="0" w:color="auto"/>
            </w:tcBorders>
            <w:vAlign w:val="bottom"/>
          </w:tcPr>
          <w:p w14:paraId="2CFC4C3F"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b/>
                <w:bCs/>
                <w:u w:val="single"/>
              </w:rPr>
            </w:pPr>
          </w:p>
        </w:tc>
      </w:tr>
      <w:tr w:rsidR="00E56613" w:rsidRPr="00E56613" w14:paraId="1422FBA7" w14:textId="77777777" w:rsidTr="00E56613">
        <w:trPr>
          <w:trHeight w:val="1916"/>
        </w:trPr>
        <w:tc>
          <w:tcPr>
            <w:tcW w:w="714" w:type="dxa"/>
            <w:tcBorders>
              <w:top w:val="single" w:sz="4" w:space="0" w:color="auto"/>
              <w:left w:val="single" w:sz="4" w:space="0" w:color="auto"/>
              <w:bottom w:val="single" w:sz="4" w:space="0" w:color="auto"/>
              <w:right w:val="single" w:sz="4" w:space="0" w:color="auto"/>
            </w:tcBorders>
            <w:vAlign w:val="bottom"/>
          </w:tcPr>
          <w:p w14:paraId="08A85F5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single" w:sz="4" w:space="0" w:color="auto"/>
              <w:left w:val="single" w:sz="4" w:space="0" w:color="auto"/>
              <w:bottom w:val="single" w:sz="4" w:space="0" w:color="auto"/>
              <w:right w:val="single" w:sz="4" w:space="0" w:color="auto"/>
            </w:tcBorders>
            <w:vAlign w:val="bottom"/>
          </w:tcPr>
          <w:p w14:paraId="3E5D720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779" w:type="dxa"/>
            <w:tcBorders>
              <w:top w:val="single" w:sz="4" w:space="0" w:color="auto"/>
              <w:left w:val="single" w:sz="4" w:space="0" w:color="auto"/>
              <w:bottom w:val="single" w:sz="8" w:space="0" w:color="auto"/>
              <w:right w:val="single" w:sz="4" w:space="0" w:color="auto"/>
            </w:tcBorders>
            <w:vAlign w:val="center"/>
          </w:tcPr>
          <w:p w14:paraId="21EC5AF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בנית מחיצות (3)</w:t>
            </w:r>
          </w:p>
        </w:tc>
        <w:tc>
          <w:tcPr>
            <w:tcW w:w="840" w:type="dxa"/>
            <w:tcBorders>
              <w:top w:val="single" w:sz="4" w:space="0" w:color="auto"/>
              <w:left w:val="single" w:sz="4" w:space="0" w:color="auto"/>
              <w:bottom w:val="single" w:sz="8" w:space="0" w:color="auto"/>
              <w:right w:val="single" w:sz="4" w:space="0" w:color="auto"/>
            </w:tcBorders>
            <w:vAlign w:val="center"/>
          </w:tcPr>
          <w:p w14:paraId="0369DF0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תשתיות חשמל בדירות (4)</w:t>
            </w:r>
          </w:p>
        </w:tc>
        <w:tc>
          <w:tcPr>
            <w:tcW w:w="840" w:type="dxa"/>
            <w:tcBorders>
              <w:top w:val="single" w:sz="4" w:space="0" w:color="auto"/>
              <w:left w:val="single" w:sz="4" w:space="0" w:color="auto"/>
              <w:bottom w:val="single" w:sz="8" w:space="0" w:color="auto"/>
              <w:right w:val="single" w:sz="4" w:space="0" w:color="auto"/>
            </w:tcBorders>
            <w:vAlign w:val="center"/>
          </w:tcPr>
          <w:p w14:paraId="0F9E5668"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תשתיות מים בדירות (5)</w:t>
            </w:r>
          </w:p>
        </w:tc>
        <w:tc>
          <w:tcPr>
            <w:tcW w:w="890" w:type="dxa"/>
            <w:tcBorders>
              <w:top w:val="single" w:sz="4" w:space="0" w:color="auto"/>
              <w:left w:val="single" w:sz="4" w:space="0" w:color="auto"/>
              <w:bottom w:val="single" w:sz="8" w:space="0" w:color="auto"/>
              <w:right w:val="single" w:sz="4" w:space="0" w:color="auto"/>
            </w:tcBorders>
            <w:vAlign w:val="center"/>
          </w:tcPr>
          <w:p w14:paraId="48658A1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איטום גגות ומרפסות (6)</w:t>
            </w:r>
          </w:p>
        </w:tc>
        <w:tc>
          <w:tcPr>
            <w:tcW w:w="857" w:type="dxa"/>
            <w:tcBorders>
              <w:top w:val="single" w:sz="4" w:space="0" w:color="auto"/>
              <w:left w:val="single" w:sz="4" w:space="0" w:color="auto"/>
              <w:bottom w:val="single" w:sz="8" w:space="0" w:color="auto"/>
              <w:right w:val="single" w:sz="4" w:space="0" w:color="auto"/>
            </w:tcBorders>
            <w:vAlign w:val="center"/>
          </w:tcPr>
          <w:p w14:paraId="7A6FFBB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טיח/ שפכטל- בקומות המגורים ובקומת הגג (7)</w:t>
            </w:r>
          </w:p>
        </w:tc>
        <w:tc>
          <w:tcPr>
            <w:tcW w:w="728" w:type="dxa"/>
            <w:tcBorders>
              <w:top w:val="single" w:sz="4" w:space="0" w:color="auto"/>
              <w:left w:val="single" w:sz="4" w:space="0" w:color="auto"/>
              <w:bottom w:val="single" w:sz="8" w:space="0" w:color="auto"/>
              <w:right w:val="single" w:sz="4" w:space="0" w:color="auto"/>
            </w:tcBorders>
            <w:vAlign w:val="center"/>
          </w:tcPr>
          <w:p w14:paraId="3519318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ריצוף (8)</w:t>
            </w:r>
          </w:p>
        </w:tc>
        <w:tc>
          <w:tcPr>
            <w:tcW w:w="728" w:type="dxa"/>
            <w:tcBorders>
              <w:top w:val="single" w:sz="4" w:space="0" w:color="auto"/>
              <w:left w:val="single" w:sz="4" w:space="0" w:color="auto"/>
              <w:bottom w:val="single" w:sz="8" w:space="0" w:color="auto"/>
              <w:right w:val="single" w:sz="4" w:space="0" w:color="auto"/>
            </w:tcBorders>
            <w:vAlign w:val="center"/>
          </w:tcPr>
          <w:p w14:paraId="228E57A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חיפוי קירות (9)</w:t>
            </w:r>
          </w:p>
        </w:tc>
        <w:tc>
          <w:tcPr>
            <w:tcW w:w="857" w:type="dxa"/>
            <w:tcBorders>
              <w:top w:val="single" w:sz="4" w:space="0" w:color="auto"/>
              <w:left w:val="single" w:sz="4" w:space="0" w:color="auto"/>
              <w:bottom w:val="single" w:sz="8" w:space="0" w:color="auto"/>
              <w:right w:val="single" w:sz="4" w:space="0" w:color="auto"/>
            </w:tcBorders>
            <w:vAlign w:val="center"/>
          </w:tcPr>
          <w:p w14:paraId="49C6217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חיפוי מבואות וריצוף בקומות המגורים ובקומת הגג (10)</w:t>
            </w:r>
          </w:p>
        </w:tc>
        <w:tc>
          <w:tcPr>
            <w:tcW w:w="768" w:type="dxa"/>
            <w:tcBorders>
              <w:top w:val="single" w:sz="4" w:space="0" w:color="auto"/>
              <w:left w:val="single" w:sz="4" w:space="0" w:color="auto"/>
              <w:bottom w:val="single" w:sz="8" w:space="0" w:color="auto"/>
              <w:right w:val="single" w:sz="4" w:space="0" w:color="auto"/>
            </w:tcBorders>
            <w:vAlign w:val="center"/>
          </w:tcPr>
          <w:p w14:paraId="50FEFD7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הרכבת כלים לבנים (11)</w:t>
            </w:r>
          </w:p>
        </w:tc>
        <w:tc>
          <w:tcPr>
            <w:tcW w:w="768" w:type="dxa"/>
            <w:tcBorders>
              <w:top w:val="single" w:sz="4" w:space="0" w:color="auto"/>
              <w:left w:val="single" w:sz="4" w:space="0" w:color="auto"/>
              <w:bottom w:val="single" w:sz="8" w:space="0" w:color="auto"/>
              <w:right w:val="single" w:sz="4" w:space="0" w:color="auto"/>
            </w:tcBorders>
            <w:vAlign w:val="center"/>
          </w:tcPr>
          <w:p w14:paraId="614DB3C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הרכבת אביזרי חשמל  (12)</w:t>
            </w:r>
          </w:p>
        </w:tc>
        <w:tc>
          <w:tcPr>
            <w:tcW w:w="895" w:type="dxa"/>
            <w:tcBorders>
              <w:top w:val="single" w:sz="4" w:space="0" w:color="auto"/>
              <w:left w:val="single" w:sz="4" w:space="0" w:color="auto"/>
              <w:bottom w:val="single" w:sz="8" w:space="0" w:color="auto"/>
              <w:right w:val="single" w:sz="4" w:space="0" w:color="auto"/>
            </w:tcBorders>
            <w:vAlign w:val="center"/>
          </w:tcPr>
          <w:p w14:paraId="7CF6264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הרכבת נגרות ומסגרות בדירות ובציבורי (13)</w:t>
            </w:r>
          </w:p>
        </w:tc>
        <w:tc>
          <w:tcPr>
            <w:tcW w:w="929" w:type="dxa"/>
            <w:tcBorders>
              <w:top w:val="single" w:sz="4" w:space="0" w:color="auto"/>
              <w:left w:val="single" w:sz="4" w:space="0" w:color="auto"/>
              <w:bottom w:val="single" w:sz="8" w:space="0" w:color="auto"/>
              <w:right w:val="single" w:sz="4" w:space="0" w:color="auto"/>
            </w:tcBorders>
            <w:vAlign w:val="center"/>
          </w:tcPr>
          <w:p w14:paraId="0A26E42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הרכבת אלומיניום בדירות (14)</w:t>
            </w:r>
          </w:p>
        </w:tc>
        <w:tc>
          <w:tcPr>
            <w:tcW w:w="781" w:type="dxa"/>
            <w:tcBorders>
              <w:top w:val="single" w:sz="4" w:space="0" w:color="auto"/>
              <w:left w:val="single" w:sz="4" w:space="0" w:color="auto"/>
              <w:bottom w:val="single" w:sz="8" w:space="0" w:color="auto"/>
              <w:right w:val="single" w:sz="4" w:space="0" w:color="auto"/>
            </w:tcBorders>
            <w:vAlign w:val="center"/>
          </w:tcPr>
          <w:p w14:paraId="110BAA4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הרכבת מסתורי כביסה (15)</w:t>
            </w:r>
          </w:p>
        </w:tc>
        <w:tc>
          <w:tcPr>
            <w:tcW w:w="728" w:type="dxa"/>
            <w:tcBorders>
              <w:top w:val="single" w:sz="4" w:space="0" w:color="auto"/>
              <w:left w:val="single" w:sz="4" w:space="0" w:color="auto"/>
              <w:bottom w:val="single" w:sz="8" w:space="0" w:color="auto"/>
              <w:right w:val="single" w:sz="4" w:space="0" w:color="auto"/>
            </w:tcBorders>
            <w:vAlign w:val="center"/>
          </w:tcPr>
          <w:p w14:paraId="07900DCF"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צבע כולל צבע חוץ (17)</w:t>
            </w:r>
          </w:p>
        </w:tc>
        <w:tc>
          <w:tcPr>
            <w:tcW w:w="845" w:type="dxa"/>
            <w:tcBorders>
              <w:top w:val="single" w:sz="4" w:space="0" w:color="auto"/>
              <w:left w:val="single" w:sz="4" w:space="0" w:color="auto"/>
              <w:bottom w:val="single" w:sz="8" w:space="0" w:color="auto"/>
              <w:right w:val="single" w:sz="4" w:space="0" w:color="auto"/>
            </w:tcBorders>
            <w:vAlign w:val="center"/>
          </w:tcPr>
          <w:p w14:paraId="3C6E718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הרכבת ארונות מטבח, אמבטיה ומשטחי עבודה (18)</w:t>
            </w:r>
          </w:p>
        </w:tc>
        <w:tc>
          <w:tcPr>
            <w:tcW w:w="728" w:type="dxa"/>
            <w:tcBorders>
              <w:top w:val="single" w:sz="4" w:space="0" w:color="auto"/>
              <w:left w:val="single" w:sz="4" w:space="0" w:color="auto"/>
              <w:bottom w:val="single" w:sz="8" w:space="0" w:color="auto"/>
              <w:right w:val="single" w:sz="4" w:space="0" w:color="auto"/>
            </w:tcBorders>
            <w:vAlign w:val="center"/>
          </w:tcPr>
          <w:p w14:paraId="74060BC6"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אכלוס (25)</w:t>
            </w:r>
          </w:p>
        </w:tc>
        <w:tc>
          <w:tcPr>
            <w:tcW w:w="736" w:type="dxa"/>
            <w:tcBorders>
              <w:top w:val="single" w:sz="4" w:space="0" w:color="auto"/>
              <w:left w:val="single" w:sz="4" w:space="0" w:color="auto"/>
              <w:bottom w:val="single" w:sz="8" w:space="0" w:color="auto"/>
              <w:right w:val="single" w:sz="8" w:space="0" w:color="auto"/>
            </w:tcBorders>
            <w:vAlign w:val="center"/>
          </w:tcPr>
          <w:p w14:paraId="26FEB2E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תיקון ליקויים (26)</w:t>
            </w:r>
          </w:p>
        </w:tc>
      </w:tr>
      <w:tr w:rsidR="00E56613" w:rsidRPr="00E56613" w14:paraId="792C9334" w14:textId="77777777" w:rsidTr="00E56613">
        <w:trPr>
          <w:trHeight w:val="270"/>
        </w:trPr>
        <w:tc>
          <w:tcPr>
            <w:tcW w:w="714" w:type="dxa"/>
            <w:tcBorders>
              <w:top w:val="single" w:sz="4" w:space="0" w:color="auto"/>
              <w:left w:val="single" w:sz="4" w:space="0" w:color="auto"/>
              <w:bottom w:val="single" w:sz="4" w:space="0" w:color="auto"/>
              <w:right w:val="single" w:sz="4" w:space="0" w:color="auto"/>
            </w:tcBorders>
            <w:vAlign w:val="bottom"/>
          </w:tcPr>
          <w:p w14:paraId="1D1CE91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single" w:sz="4" w:space="0" w:color="auto"/>
              <w:left w:val="single" w:sz="4" w:space="0" w:color="auto"/>
              <w:bottom w:val="nil"/>
              <w:right w:val="nil"/>
            </w:tcBorders>
            <w:vAlign w:val="bottom"/>
          </w:tcPr>
          <w:p w14:paraId="7926223D"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779" w:type="dxa"/>
            <w:tcBorders>
              <w:top w:val="nil"/>
              <w:left w:val="single" w:sz="8" w:space="0" w:color="auto"/>
              <w:bottom w:val="single" w:sz="8" w:space="0" w:color="auto"/>
              <w:right w:val="single" w:sz="4" w:space="0" w:color="auto"/>
            </w:tcBorders>
            <w:vAlign w:val="bottom"/>
          </w:tcPr>
          <w:p w14:paraId="46FC8209"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2.0</w:t>
            </w:r>
          </w:p>
        </w:tc>
        <w:tc>
          <w:tcPr>
            <w:tcW w:w="840" w:type="dxa"/>
            <w:tcBorders>
              <w:top w:val="nil"/>
              <w:left w:val="single" w:sz="4" w:space="0" w:color="auto"/>
              <w:bottom w:val="single" w:sz="8" w:space="0" w:color="auto"/>
              <w:right w:val="single" w:sz="4" w:space="0" w:color="auto"/>
            </w:tcBorders>
            <w:vAlign w:val="bottom"/>
          </w:tcPr>
          <w:p w14:paraId="6015611E"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3.0</w:t>
            </w:r>
          </w:p>
        </w:tc>
        <w:tc>
          <w:tcPr>
            <w:tcW w:w="840" w:type="dxa"/>
            <w:tcBorders>
              <w:top w:val="nil"/>
              <w:left w:val="single" w:sz="4" w:space="0" w:color="auto"/>
              <w:bottom w:val="single" w:sz="8" w:space="0" w:color="auto"/>
              <w:right w:val="single" w:sz="4" w:space="0" w:color="auto"/>
            </w:tcBorders>
            <w:vAlign w:val="bottom"/>
          </w:tcPr>
          <w:p w14:paraId="2F3BB18A"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3.0</w:t>
            </w:r>
          </w:p>
        </w:tc>
        <w:tc>
          <w:tcPr>
            <w:tcW w:w="890" w:type="dxa"/>
            <w:tcBorders>
              <w:top w:val="nil"/>
              <w:left w:val="single" w:sz="4" w:space="0" w:color="auto"/>
              <w:bottom w:val="single" w:sz="8" w:space="0" w:color="auto"/>
              <w:right w:val="single" w:sz="4" w:space="0" w:color="auto"/>
            </w:tcBorders>
            <w:vAlign w:val="bottom"/>
          </w:tcPr>
          <w:p w14:paraId="2016B55B"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1.0</w:t>
            </w:r>
          </w:p>
        </w:tc>
        <w:tc>
          <w:tcPr>
            <w:tcW w:w="857" w:type="dxa"/>
            <w:tcBorders>
              <w:top w:val="nil"/>
              <w:left w:val="single" w:sz="4" w:space="0" w:color="auto"/>
              <w:bottom w:val="single" w:sz="8" w:space="0" w:color="auto"/>
              <w:right w:val="single" w:sz="4" w:space="0" w:color="auto"/>
            </w:tcBorders>
            <w:vAlign w:val="bottom"/>
          </w:tcPr>
          <w:p w14:paraId="22381CB5"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5.0</w:t>
            </w:r>
          </w:p>
        </w:tc>
        <w:tc>
          <w:tcPr>
            <w:tcW w:w="728" w:type="dxa"/>
            <w:tcBorders>
              <w:top w:val="nil"/>
              <w:left w:val="single" w:sz="4" w:space="0" w:color="auto"/>
              <w:bottom w:val="single" w:sz="8" w:space="0" w:color="auto"/>
              <w:right w:val="single" w:sz="4" w:space="0" w:color="auto"/>
            </w:tcBorders>
            <w:vAlign w:val="bottom"/>
          </w:tcPr>
          <w:p w14:paraId="5DB20B84"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5.5</w:t>
            </w:r>
          </w:p>
        </w:tc>
        <w:tc>
          <w:tcPr>
            <w:tcW w:w="728" w:type="dxa"/>
            <w:tcBorders>
              <w:top w:val="nil"/>
              <w:left w:val="single" w:sz="4" w:space="0" w:color="auto"/>
              <w:bottom w:val="single" w:sz="8" w:space="0" w:color="auto"/>
              <w:right w:val="single" w:sz="4" w:space="0" w:color="auto"/>
            </w:tcBorders>
            <w:vAlign w:val="bottom"/>
          </w:tcPr>
          <w:p w14:paraId="1270B6E6"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1.0</w:t>
            </w:r>
          </w:p>
        </w:tc>
        <w:tc>
          <w:tcPr>
            <w:tcW w:w="857" w:type="dxa"/>
            <w:tcBorders>
              <w:top w:val="nil"/>
              <w:left w:val="single" w:sz="4" w:space="0" w:color="auto"/>
              <w:bottom w:val="single" w:sz="8" w:space="0" w:color="auto"/>
              <w:right w:val="single" w:sz="4" w:space="0" w:color="auto"/>
            </w:tcBorders>
            <w:vAlign w:val="bottom"/>
          </w:tcPr>
          <w:p w14:paraId="09255745"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2.0</w:t>
            </w:r>
          </w:p>
        </w:tc>
        <w:tc>
          <w:tcPr>
            <w:tcW w:w="768" w:type="dxa"/>
            <w:tcBorders>
              <w:top w:val="nil"/>
              <w:left w:val="single" w:sz="4" w:space="0" w:color="auto"/>
              <w:bottom w:val="single" w:sz="8" w:space="0" w:color="auto"/>
              <w:right w:val="single" w:sz="4" w:space="0" w:color="auto"/>
            </w:tcBorders>
            <w:vAlign w:val="bottom"/>
          </w:tcPr>
          <w:p w14:paraId="7891B101"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1.5</w:t>
            </w:r>
          </w:p>
        </w:tc>
        <w:tc>
          <w:tcPr>
            <w:tcW w:w="768" w:type="dxa"/>
            <w:tcBorders>
              <w:top w:val="nil"/>
              <w:left w:val="single" w:sz="4" w:space="0" w:color="auto"/>
              <w:bottom w:val="single" w:sz="8" w:space="0" w:color="auto"/>
              <w:right w:val="single" w:sz="4" w:space="0" w:color="auto"/>
            </w:tcBorders>
            <w:vAlign w:val="bottom"/>
          </w:tcPr>
          <w:p w14:paraId="08406363"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1.0</w:t>
            </w:r>
          </w:p>
        </w:tc>
        <w:tc>
          <w:tcPr>
            <w:tcW w:w="895" w:type="dxa"/>
            <w:tcBorders>
              <w:top w:val="nil"/>
              <w:left w:val="single" w:sz="4" w:space="0" w:color="auto"/>
              <w:bottom w:val="single" w:sz="8" w:space="0" w:color="auto"/>
              <w:right w:val="single" w:sz="4" w:space="0" w:color="auto"/>
            </w:tcBorders>
            <w:vAlign w:val="bottom"/>
          </w:tcPr>
          <w:p w14:paraId="29316F5C"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3.0</w:t>
            </w:r>
          </w:p>
        </w:tc>
        <w:tc>
          <w:tcPr>
            <w:tcW w:w="929" w:type="dxa"/>
            <w:tcBorders>
              <w:top w:val="nil"/>
              <w:left w:val="single" w:sz="4" w:space="0" w:color="auto"/>
              <w:bottom w:val="single" w:sz="8" w:space="0" w:color="auto"/>
              <w:right w:val="single" w:sz="4" w:space="0" w:color="auto"/>
            </w:tcBorders>
            <w:vAlign w:val="bottom"/>
          </w:tcPr>
          <w:p w14:paraId="6889DE35"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7.5</w:t>
            </w:r>
          </w:p>
        </w:tc>
        <w:tc>
          <w:tcPr>
            <w:tcW w:w="781" w:type="dxa"/>
            <w:tcBorders>
              <w:top w:val="nil"/>
              <w:left w:val="single" w:sz="4" w:space="0" w:color="auto"/>
              <w:bottom w:val="single" w:sz="8" w:space="0" w:color="auto"/>
              <w:right w:val="single" w:sz="4" w:space="0" w:color="auto"/>
            </w:tcBorders>
            <w:vAlign w:val="bottom"/>
          </w:tcPr>
          <w:p w14:paraId="0C1E8387"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0.5</w:t>
            </w:r>
          </w:p>
        </w:tc>
        <w:tc>
          <w:tcPr>
            <w:tcW w:w="728" w:type="dxa"/>
            <w:tcBorders>
              <w:top w:val="nil"/>
              <w:left w:val="single" w:sz="4" w:space="0" w:color="auto"/>
              <w:bottom w:val="single" w:sz="8" w:space="0" w:color="auto"/>
              <w:right w:val="single" w:sz="4" w:space="0" w:color="auto"/>
            </w:tcBorders>
            <w:vAlign w:val="bottom"/>
          </w:tcPr>
          <w:p w14:paraId="09A89794"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1.5</w:t>
            </w:r>
          </w:p>
        </w:tc>
        <w:tc>
          <w:tcPr>
            <w:tcW w:w="845" w:type="dxa"/>
            <w:tcBorders>
              <w:top w:val="nil"/>
              <w:left w:val="single" w:sz="4" w:space="0" w:color="auto"/>
              <w:bottom w:val="single" w:sz="8" w:space="0" w:color="auto"/>
              <w:right w:val="single" w:sz="4" w:space="0" w:color="auto"/>
            </w:tcBorders>
            <w:vAlign w:val="bottom"/>
          </w:tcPr>
          <w:p w14:paraId="23CBD1D3"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1.5</w:t>
            </w:r>
          </w:p>
        </w:tc>
        <w:tc>
          <w:tcPr>
            <w:tcW w:w="728" w:type="dxa"/>
            <w:tcBorders>
              <w:top w:val="nil"/>
              <w:left w:val="single" w:sz="4" w:space="0" w:color="auto"/>
              <w:bottom w:val="single" w:sz="8" w:space="0" w:color="auto"/>
              <w:right w:val="single" w:sz="8" w:space="0" w:color="auto"/>
            </w:tcBorders>
            <w:vAlign w:val="bottom"/>
          </w:tcPr>
          <w:p w14:paraId="5D3D42F3"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2.0</w:t>
            </w:r>
          </w:p>
        </w:tc>
        <w:tc>
          <w:tcPr>
            <w:tcW w:w="736" w:type="dxa"/>
            <w:tcBorders>
              <w:top w:val="nil"/>
              <w:left w:val="single" w:sz="4" w:space="0" w:color="auto"/>
              <w:bottom w:val="single" w:sz="8" w:space="0" w:color="auto"/>
              <w:right w:val="single" w:sz="8" w:space="0" w:color="auto"/>
            </w:tcBorders>
            <w:vAlign w:val="bottom"/>
          </w:tcPr>
          <w:p w14:paraId="123E4011"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2.0</w:t>
            </w:r>
          </w:p>
        </w:tc>
      </w:tr>
      <w:tr w:rsidR="00E56613" w:rsidRPr="00E56613" w14:paraId="76ECD822" w14:textId="77777777" w:rsidTr="00E56613">
        <w:trPr>
          <w:trHeight w:val="255"/>
        </w:trPr>
        <w:tc>
          <w:tcPr>
            <w:tcW w:w="714" w:type="dxa"/>
            <w:vMerge w:val="restart"/>
            <w:tcBorders>
              <w:top w:val="single" w:sz="4" w:space="0" w:color="auto"/>
              <w:left w:val="single" w:sz="8" w:space="0" w:color="auto"/>
              <w:bottom w:val="nil"/>
              <w:right w:val="nil"/>
            </w:tcBorders>
            <w:shd w:val="clear" w:color="auto" w:fill="CCFFCC"/>
            <w:vAlign w:val="center"/>
          </w:tcPr>
          <w:p w14:paraId="3E183996"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קומה 1</w:t>
            </w:r>
          </w:p>
        </w:tc>
        <w:tc>
          <w:tcPr>
            <w:tcW w:w="590" w:type="dxa"/>
            <w:tcBorders>
              <w:top w:val="single" w:sz="8" w:space="0" w:color="auto"/>
              <w:left w:val="single" w:sz="4" w:space="0" w:color="auto"/>
              <w:bottom w:val="single" w:sz="4" w:space="0" w:color="auto"/>
              <w:right w:val="single" w:sz="4" w:space="0" w:color="auto"/>
            </w:tcBorders>
            <w:shd w:val="clear" w:color="auto" w:fill="CCFFCC"/>
            <w:vAlign w:val="bottom"/>
          </w:tcPr>
          <w:p w14:paraId="42660788"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1</w:t>
            </w:r>
          </w:p>
        </w:tc>
        <w:tc>
          <w:tcPr>
            <w:tcW w:w="779" w:type="dxa"/>
            <w:tcBorders>
              <w:top w:val="nil"/>
              <w:left w:val="single" w:sz="4" w:space="0" w:color="auto"/>
              <w:bottom w:val="single" w:sz="4" w:space="0" w:color="auto"/>
              <w:right w:val="single" w:sz="4" w:space="0" w:color="auto"/>
            </w:tcBorders>
            <w:vAlign w:val="bottom"/>
          </w:tcPr>
          <w:p w14:paraId="5F3BD6A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15A6B43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375D4D6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4" w:space="0" w:color="auto"/>
              <w:right w:val="single" w:sz="4" w:space="0" w:color="auto"/>
            </w:tcBorders>
            <w:vAlign w:val="bottom"/>
          </w:tcPr>
          <w:p w14:paraId="116EEF3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67DCBEF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1A95FDD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0737F63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08EDCFB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4" w:space="0" w:color="auto"/>
              <w:right w:val="single" w:sz="4" w:space="0" w:color="auto"/>
            </w:tcBorders>
            <w:vAlign w:val="bottom"/>
          </w:tcPr>
          <w:p w14:paraId="26472FC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4" w:space="0" w:color="auto"/>
              <w:right w:val="single" w:sz="4" w:space="0" w:color="auto"/>
            </w:tcBorders>
            <w:vAlign w:val="bottom"/>
          </w:tcPr>
          <w:p w14:paraId="1400758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4" w:space="0" w:color="auto"/>
              <w:right w:val="single" w:sz="4" w:space="0" w:color="auto"/>
            </w:tcBorders>
            <w:vAlign w:val="bottom"/>
          </w:tcPr>
          <w:p w14:paraId="70AA8C0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nil"/>
              <w:left w:val="single" w:sz="4" w:space="0" w:color="auto"/>
              <w:bottom w:val="single" w:sz="4" w:space="0" w:color="auto"/>
              <w:right w:val="single" w:sz="4" w:space="0" w:color="auto"/>
            </w:tcBorders>
            <w:vAlign w:val="bottom"/>
          </w:tcPr>
          <w:p w14:paraId="59CA87F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4" w:space="0" w:color="auto"/>
              <w:right w:val="single" w:sz="4" w:space="0" w:color="auto"/>
            </w:tcBorders>
            <w:vAlign w:val="bottom"/>
          </w:tcPr>
          <w:p w14:paraId="49CDE03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7A1FC2F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4" w:space="0" w:color="auto"/>
              <w:right w:val="single" w:sz="4" w:space="0" w:color="auto"/>
            </w:tcBorders>
            <w:vAlign w:val="bottom"/>
          </w:tcPr>
          <w:p w14:paraId="2F87A340"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28" w:type="dxa"/>
            <w:tcBorders>
              <w:top w:val="nil"/>
              <w:left w:val="single" w:sz="4" w:space="0" w:color="auto"/>
              <w:bottom w:val="single" w:sz="4" w:space="0" w:color="auto"/>
              <w:right w:val="single" w:sz="4" w:space="0" w:color="auto"/>
            </w:tcBorders>
            <w:vAlign w:val="bottom"/>
          </w:tcPr>
          <w:p w14:paraId="018E8B2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36" w:type="dxa"/>
            <w:tcBorders>
              <w:top w:val="nil"/>
              <w:left w:val="single" w:sz="4" w:space="0" w:color="auto"/>
              <w:bottom w:val="single" w:sz="4" w:space="0" w:color="auto"/>
              <w:right w:val="single" w:sz="4" w:space="0" w:color="auto"/>
            </w:tcBorders>
            <w:vAlign w:val="bottom"/>
          </w:tcPr>
          <w:p w14:paraId="547DBDF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6EFF3A83" w14:textId="77777777" w:rsidTr="00E56613">
        <w:trPr>
          <w:trHeight w:val="255"/>
        </w:trPr>
        <w:tc>
          <w:tcPr>
            <w:tcW w:w="0" w:type="auto"/>
            <w:vMerge/>
            <w:tcBorders>
              <w:top w:val="single" w:sz="4" w:space="0" w:color="auto"/>
              <w:left w:val="single" w:sz="8" w:space="0" w:color="auto"/>
              <w:bottom w:val="nil"/>
              <w:right w:val="nil"/>
            </w:tcBorders>
            <w:vAlign w:val="center"/>
          </w:tcPr>
          <w:p w14:paraId="772C993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nil"/>
              <w:left w:val="single" w:sz="4" w:space="0" w:color="auto"/>
              <w:bottom w:val="single" w:sz="4" w:space="0" w:color="auto"/>
              <w:right w:val="single" w:sz="4" w:space="0" w:color="auto"/>
            </w:tcBorders>
            <w:shd w:val="clear" w:color="auto" w:fill="CCFFCC"/>
            <w:vAlign w:val="bottom"/>
          </w:tcPr>
          <w:p w14:paraId="04FFDA56"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2</w:t>
            </w:r>
          </w:p>
        </w:tc>
        <w:tc>
          <w:tcPr>
            <w:tcW w:w="779" w:type="dxa"/>
            <w:tcBorders>
              <w:top w:val="nil"/>
              <w:left w:val="single" w:sz="4" w:space="0" w:color="auto"/>
              <w:bottom w:val="single" w:sz="4" w:space="0" w:color="auto"/>
              <w:right w:val="single" w:sz="4" w:space="0" w:color="auto"/>
            </w:tcBorders>
            <w:vAlign w:val="bottom"/>
          </w:tcPr>
          <w:p w14:paraId="6667BDA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34E29FA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7513C58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4" w:space="0" w:color="auto"/>
              <w:right w:val="single" w:sz="4" w:space="0" w:color="auto"/>
            </w:tcBorders>
            <w:vAlign w:val="bottom"/>
          </w:tcPr>
          <w:p w14:paraId="128D893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5AD4B24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2CC9393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3EA40B5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365473E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4" w:space="0" w:color="auto"/>
              <w:right w:val="single" w:sz="4" w:space="0" w:color="auto"/>
            </w:tcBorders>
            <w:vAlign w:val="bottom"/>
          </w:tcPr>
          <w:p w14:paraId="60EE661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4" w:space="0" w:color="auto"/>
              <w:right w:val="single" w:sz="4" w:space="0" w:color="auto"/>
            </w:tcBorders>
            <w:vAlign w:val="bottom"/>
          </w:tcPr>
          <w:p w14:paraId="34CE602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4" w:space="0" w:color="auto"/>
              <w:right w:val="single" w:sz="4" w:space="0" w:color="auto"/>
            </w:tcBorders>
            <w:vAlign w:val="bottom"/>
          </w:tcPr>
          <w:p w14:paraId="6C4BD16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nil"/>
              <w:left w:val="single" w:sz="4" w:space="0" w:color="auto"/>
              <w:bottom w:val="single" w:sz="4" w:space="0" w:color="auto"/>
              <w:right w:val="single" w:sz="4" w:space="0" w:color="auto"/>
            </w:tcBorders>
            <w:vAlign w:val="bottom"/>
          </w:tcPr>
          <w:p w14:paraId="33ACFAF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4" w:space="0" w:color="auto"/>
              <w:right w:val="single" w:sz="4" w:space="0" w:color="auto"/>
            </w:tcBorders>
            <w:vAlign w:val="bottom"/>
          </w:tcPr>
          <w:p w14:paraId="0E2599F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538FB12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4" w:space="0" w:color="auto"/>
              <w:right w:val="single" w:sz="4" w:space="0" w:color="auto"/>
            </w:tcBorders>
            <w:vAlign w:val="bottom"/>
          </w:tcPr>
          <w:p w14:paraId="4A8D0A8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76%</w:t>
            </w:r>
          </w:p>
        </w:tc>
        <w:tc>
          <w:tcPr>
            <w:tcW w:w="728" w:type="dxa"/>
            <w:tcBorders>
              <w:top w:val="nil"/>
              <w:left w:val="single" w:sz="4" w:space="0" w:color="auto"/>
              <w:bottom w:val="single" w:sz="4" w:space="0" w:color="auto"/>
              <w:right w:val="single" w:sz="4" w:space="0" w:color="auto"/>
            </w:tcBorders>
            <w:vAlign w:val="bottom"/>
          </w:tcPr>
          <w:p w14:paraId="1FD8B3B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w:t>
            </w:r>
          </w:p>
        </w:tc>
        <w:tc>
          <w:tcPr>
            <w:tcW w:w="736" w:type="dxa"/>
            <w:tcBorders>
              <w:top w:val="nil"/>
              <w:left w:val="single" w:sz="4" w:space="0" w:color="auto"/>
              <w:bottom w:val="single" w:sz="4" w:space="0" w:color="auto"/>
              <w:right w:val="single" w:sz="4" w:space="0" w:color="auto"/>
            </w:tcBorders>
            <w:vAlign w:val="bottom"/>
          </w:tcPr>
          <w:p w14:paraId="5772ED1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4FB162FE" w14:textId="77777777" w:rsidTr="00E56613">
        <w:trPr>
          <w:trHeight w:val="255"/>
        </w:trPr>
        <w:tc>
          <w:tcPr>
            <w:tcW w:w="0" w:type="auto"/>
            <w:vMerge/>
            <w:tcBorders>
              <w:top w:val="single" w:sz="4" w:space="0" w:color="auto"/>
              <w:left w:val="single" w:sz="8" w:space="0" w:color="auto"/>
              <w:bottom w:val="nil"/>
              <w:right w:val="nil"/>
            </w:tcBorders>
            <w:vAlign w:val="center"/>
          </w:tcPr>
          <w:p w14:paraId="5074B0A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nil"/>
              <w:left w:val="single" w:sz="4" w:space="0" w:color="auto"/>
              <w:bottom w:val="single" w:sz="4" w:space="0" w:color="auto"/>
              <w:right w:val="single" w:sz="4" w:space="0" w:color="auto"/>
            </w:tcBorders>
            <w:shd w:val="clear" w:color="auto" w:fill="CCFFCC"/>
            <w:vAlign w:val="bottom"/>
          </w:tcPr>
          <w:p w14:paraId="27A989ED"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3</w:t>
            </w:r>
          </w:p>
        </w:tc>
        <w:tc>
          <w:tcPr>
            <w:tcW w:w="779" w:type="dxa"/>
            <w:tcBorders>
              <w:top w:val="nil"/>
              <w:left w:val="single" w:sz="4" w:space="0" w:color="auto"/>
              <w:bottom w:val="single" w:sz="4" w:space="0" w:color="auto"/>
              <w:right w:val="single" w:sz="4" w:space="0" w:color="auto"/>
            </w:tcBorders>
            <w:vAlign w:val="bottom"/>
          </w:tcPr>
          <w:p w14:paraId="2E1D16B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2CFD97F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17BABF2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4" w:space="0" w:color="auto"/>
              <w:right w:val="single" w:sz="4" w:space="0" w:color="auto"/>
            </w:tcBorders>
            <w:vAlign w:val="bottom"/>
          </w:tcPr>
          <w:p w14:paraId="7243593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1CC3437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0A00F37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6188188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3D2100A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4" w:space="0" w:color="auto"/>
              <w:right w:val="single" w:sz="4" w:space="0" w:color="auto"/>
            </w:tcBorders>
            <w:vAlign w:val="bottom"/>
          </w:tcPr>
          <w:p w14:paraId="3621EC5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4" w:space="0" w:color="auto"/>
              <w:right w:val="single" w:sz="4" w:space="0" w:color="auto"/>
            </w:tcBorders>
            <w:vAlign w:val="bottom"/>
          </w:tcPr>
          <w:p w14:paraId="4E73B25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4" w:space="0" w:color="auto"/>
              <w:right w:val="single" w:sz="4" w:space="0" w:color="auto"/>
            </w:tcBorders>
            <w:vAlign w:val="bottom"/>
          </w:tcPr>
          <w:p w14:paraId="478EC34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nil"/>
              <w:left w:val="single" w:sz="4" w:space="0" w:color="auto"/>
              <w:bottom w:val="single" w:sz="4" w:space="0" w:color="auto"/>
              <w:right w:val="single" w:sz="4" w:space="0" w:color="auto"/>
            </w:tcBorders>
            <w:vAlign w:val="bottom"/>
          </w:tcPr>
          <w:p w14:paraId="4AE6295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4" w:space="0" w:color="auto"/>
              <w:right w:val="single" w:sz="4" w:space="0" w:color="auto"/>
            </w:tcBorders>
            <w:vAlign w:val="bottom"/>
          </w:tcPr>
          <w:p w14:paraId="7ACC274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050B854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4" w:space="0" w:color="auto"/>
              <w:right w:val="single" w:sz="4" w:space="0" w:color="auto"/>
            </w:tcBorders>
            <w:vAlign w:val="bottom"/>
          </w:tcPr>
          <w:p w14:paraId="26045DA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76%</w:t>
            </w:r>
          </w:p>
        </w:tc>
        <w:tc>
          <w:tcPr>
            <w:tcW w:w="728" w:type="dxa"/>
            <w:tcBorders>
              <w:top w:val="nil"/>
              <w:left w:val="single" w:sz="4" w:space="0" w:color="auto"/>
              <w:bottom w:val="single" w:sz="4" w:space="0" w:color="auto"/>
              <w:right w:val="single" w:sz="4" w:space="0" w:color="auto"/>
            </w:tcBorders>
            <w:vAlign w:val="bottom"/>
          </w:tcPr>
          <w:p w14:paraId="1089318D"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36" w:type="dxa"/>
            <w:tcBorders>
              <w:top w:val="nil"/>
              <w:left w:val="single" w:sz="4" w:space="0" w:color="auto"/>
              <w:bottom w:val="single" w:sz="4" w:space="0" w:color="auto"/>
              <w:right w:val="single" w:sz="4" w:space="0" w:color="auto"/>
            </w:tcBorders>
            <w:vAlign w:val="bottom"/>
          </w:tcPr>
          <w:p w14:paraId="7A3EA0F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50D03372" w14:textId="77777777" w:rsidTr="00E56613">
        <w:trPr>
          <w:trHeight w:val="255"/>
        </w:trPr>
        <w:tc>
          <w:tcPr>
            <w:tcW w:w="0" w:type="auto"/>
            <w:vMerge/>
            <w:tcBorders>
              <w:top w:val="single" w:sz="4" w:space="0" w:color="auto"/>
              <w:left w:val="single" w:sz="8" w:space="0" w:color="auto"/>
              <w:bottom w:val="nil"/>
              <w:right w:val="nil"/>
            </w:tcBorders>
            <w:vAlign w:val="center"/>
          </w:tcPr>
          <w:p w14:paraId="632F868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nil"/>
              <w:left w:val="single" w:sz="4" w:space="0" w:color="auto"/>
              <w:bottom w:val="single" w:sz="4" w:space="0" w:color="auto"/>
              <w:right w:val="single" w:sz="4" w:space="0" w:color="auto"/>
            </w:tcBorders>
            <w:shd w:val="clear" w:color="auto" w:fill="CCFFCC"/>
            <w:vAlign w:val="bottom"/>
          </w:tcPr>
          <w:p w14:paraId="31481A12"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4</w:t>
            </w:r>
          </w:p>
        </w:tc>
        <w:tc>
          <w:tcPr>
            <w:tcW w:w="779" w:type="dxa"/>
            <w:tcBorders>
              <w:top w:val="nil"/>
              <w:left w:val="single" w:sz="4" w:space="0" w:color="auto"/>
              <w:bottom w:val="single" w:sz="4" w:space="0" w:color="auto"/>
              <w:right w:val="single" w:sz="4" w:space="0" w:color="auto"/>
            </w:tcBorders>
            <w:vAlign w:val="bottom"/>
          </w:tcPr>
          <w:p w14:paraId="361CED2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0EC27EA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5681C12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4" w:space="0" w:color="auto"/>
              <w:right w:val="single" w:sz="4" w:space="0" w:color="auto"/>
            </w:tcBorders>
            <w:vAlign w:val="bottom"/>
          </w:tcPr>
          <w:p w14:paraId="4ADCECD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1877840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3C10945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63170C3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063B9E0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4" w:space="0" w:color="auto"/>
              <w:right w:val="single" w:sz="4" w:space="0" w:color="auto"/>
            </w:tcBorders>
            <w:vAlign w:val="bottom"/>
          </w:tcPr>
          <w:p w14:paraId="382B21E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4" w:space="0" w:color="auto"/>
              <w:right w:val="single" w:sz="4" w:space="0" w:color="auto"/>
            </w:tcBorders>
            <w:vAlign w:val="bottom"/>
          </w:tcPr>
          <w:p w14:paraId="69C16CB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4" w:space="0" w:color="auto"/>
              <w:right w:val="single" w:sz="4" w:space="0" w:color="auto"/>
            </w:tcBorders>
            <w:vAlign w:val="bottom"/>
          </w:tcPr>
          <w:p w14:paraId="3C73BC3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nil"/>
              <w:left w:val="single" w:sz="4" w:space="0" w:color="auto"/>
              <w:bottom w:val="single" w:sz="4" w:space="0" w:color="auto"/>
              <w:right w:val="single" w:sz="4" w:space="0" w:color="auto"/>
            </w:tcBorders>
            <w:vAlign w:val="bottom"/>
          </w:tcPr>
          <w:p w14:paraId="3F082B6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4" w:space="0" w:color="auto"/>
              <w:right w:val="single" w:sz="4" w:space="0" w:color="auto"/>
            </w:tcBorders>
            <w:vAlign w:val="bottom"/>
          </w:tcPr>
          <w:p w14:paraId="3775C25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3BAD7F1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4" w:space="0" w:color="auto"/>
              <w:right w:val="single" w:sz="4" w:space="0" w:color="auto"/>
            </w:tcBorders>
            <w:vAlign w:val="bottom"/>
          </w:tcPr>
          <w:p w14:paraId="09F1560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76%</w:t>
            </w:r>
          </w:p>
        </w:tc>
        <w:tc>
          <w:tcPr>
            <w:tcW w:w="728" w:type="dxa"/>
            <w:tcBorders>
              <w:top w:val="nil"/>
              <w:left w:val="single" w:sz="4" w:space="0" w:color="auto"/>
              <w:bottom w:val="single" w:sz="4" w:space="0" w:color="auto"/>
              <w:right w:val="single" w:sz="4" w:space="0" w:color="auto"/>
            </w:tcBorders>
            <w:vAlign w:val="bottom"/>
          </w:tcPr>
          <w:p w14:paraId="0A7DCE4B"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36" w:type="dxa"/>
            <w:tcBorders>
              <w:top w:val="nil"/>
              <w:left w:val="single" w:sz="4" w:space="0" w:color="auto"/>
              <w:bottom w:val="single" w:sz="4" w:space="0" w:color="auto"/>
              <w:right w:val="single" w:sz="4" w:space="0" w:color="auto"/>
            </w:tcBorders>
            <w:vAlign w:val="bottom"/>
          </w:tcPr>
          <w:p w14:paraId="175FC9DF"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27A465F3" w14:textId="77777777" w:rsidTr="00E56613">
        <w:trPr>
          <w:trHeight w:val="270"/>
        </w:trPr>
        <w:tc>
          <w:tcPr>
            <w:tcW w:w="1304" w:type="dxa"/>
            <w:gridSpan w:val="2"/>
            <w:tcBorders>
              <w:top w:val="single" w:sz="4" w:space="0" w:color="auto"/>
              <w:left w:val="single" w:sz="8" w:space="0" w:color="auto"/>
              <w:bottom w:val="single" w:sz="8" w:space="0" w:color="auto"/>
              <w:right w:val="single" w:sz="4" w:space="0" w:color="000000"/>
            </w:tcBorders>
            <w:shd w:val="clear" w:color="auto" w:fill="CCFFCC"/>
            <w:vAlign w:val="center"/>
          </w:tcPr>
          <w:p w14:paraId="5E528889"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סה"כ לקומה 1</w:t>
            </w:r>
          </w:p>
        </w:tc>
        <w:tc>
          <w:tcPr>
            <w:tcW w:w="779" w:type="dxa"/>
            <w:tcBorders>
              <w:top w:val="nil"/>
              <w:left w:val="single" w:sz="4" w:space="0" w:color="auto"/>
              <w:bottom w:val="single" w:sz="8" w:space="0" w:color="auto"/>
              <w:right w:val="single" w:sz="4" w:space="0" w:color="auto"/>
            </w:tcBorders>
            <w:shd w:val="clear" w:color="auto" w:fill="CCFFCC"/>
            <w:vAlign w:val="bottom"/>
          </w:tcPr>
          <w:p w14:paraId="1F4CCDB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8" w:space="0" w:color="auto"/>
              <w:right w:val="single" w:sz="4" w:space="0" w:color="auto"/>
            </w:tcBorders>
            <w:shd w:val="clear" w:color="auto" w:fill="CCFFCC"/>
            <w:vAlign w:val="bottom"/>
          </w:tcPr>
          <w:p w14:paraId="607D503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8" w:space="0" w:color="auto"/>
              <w:right w:val="single" w:sz="4" w:space="0" w:color="auto"/>
            </w:tcBorders>
            <w:shd w:val="clear" w:color="auto" w:fill="CCFFCC"/>
            <w:vAlign w:val="bottom"/>
          </w:tcPr>
          <w:p w14:paraId="427BC45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8" w:space="0" w:color="auto"/>
              <w:right w:val="single" w:sz="4" w:space="0" w:color="auto"/>
            </w:tcBorders>
            <w:shd w:val="clear" w:color="auto" w:fill="CCFFCC"/>
            <w:vAlign w:val="bottom"/>
          </w:tcPr>
          <w:p w14:paraId="212846C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8" w:space="0" w:color="auto"/>
              <w:right w:val="single" w:sz="4" w:space="0" w:color="auto"/>
            </w:tcBorders>
            <w:shd w:val="clear" w:color="auto" w:fill="CCFFCC"/>
            <w:vAlign w:val="bottom"/>
          </w:tcPr>
          <w:p w14:paraId="2130F05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8" w:space="0" w:color="auto"/>
              <w:right w:val="single" w:sz="4" w:space="0" w:color="auto"/>
            </w:tcBorders>
            <w:shd w:val="clear" w:color="auto" w:fill="CCFFCC"/>
            <w:vAlign w:val="bottom"/>
          </w:tcPr>
          <w:p w14:paraId="6D818A4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8" w:space="0" w:color="auto"/>
              <w:right w:val="single" w:sz="4" w:space="0" w:color="auto"/>
            </w:tcBorders>
            <w:shd w:val="clear" w:color="auto" w:fill="CCFFCC"/>
            <w:vAlign w:val="bottom"/>
          </w:tcPr>
          <w:p w14:paraId="1DA2C0F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8" w:space="0" w:color="auto"/>
              <w:right w:val="single" w:sz="4" w:space="0" w:color="auto"/>
            </w:tcBorders>
            <w:shd w:val="clear" w:color="auto" w:fill="CCFFCC"/>
            <w:vAlign w:val="bottom"/>
          </w:tcPr>
          <w:p w14:paraId="07D201F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8" w:space="0" w:color="auto"/>
              <w:right w:val="single" w:sz="4" w:space="0" w:color="auto"/>
            </w:tcBorders>
            <w:shd w:val="clear" w:color="auto" w:fill="CCFFCC"/>
            <w:vAlign w:val="bottom"/>
          </w:tcPr>
          <w:p w14:paraId="1EA28E6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8" w:space="0" w:color="auto"/>
              <w:right w:val="single" w:sz="4" w:space="0" w:color="auto"/>
            </w:tcBorders>
            <w:shd w:val="clear" w:color="auto" w:fill="CCFFCC"/>
            <w:vAlign w:val="bottom"/>
          </w:tcPr>
          <w:p w14:paraId="5D3E53F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8" w:space="0" w:color="auto"/>
              <w:right w:val="single" w:sz="4" w:space="0" w:color="auto"/>
            </w:tcBorders>
            <w:shd w:val="clear" w:color="auto" w:fill="CCFFCC"/>
            <w:vAlign w:val="bottom"/>
          </w:tcPr>
          <w:p w14:paraId="3B292F2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68%</w:t>
            </w:r>
          </w:p>
        </w:tc>
        <w:tc>
          <w:tcPr>
            <w:tcW w:w="929" w:type="dxa"/>
            <w:tcBorders>
              <w:top w:val="nil"/>
              <w:left w:val="single" w:sz="4" w:space="0" w:color="auto"/>
              <w:bottom w:val="single" w:sz="8" w:space="0" w:color="auto"/>
              <w:right w:val="single" w:sz="4" w:space="0" w:color="auto"/>
            </w:tcBorders>
            <w:shd w:val="clear" w:color="auto" w:fill="CCFFCC"/>
            <w:vAlign w:val="bottom"/>
          </w:tcPr>
          <w:p w14:paraId="3603035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8" w:space="0" w:color="auto"/>
              <w:right w:val="single" w:sz="4" w:space="0" w:color="auto"/>
            </w:tcBorders>
            <w:shd w:val="clear" w:color="auto" w:fill="CCFFCC"/>
            <w:vAlign w:val="bottom"/>
          </w:tcPr>
          <w:p w14:paraId="2CA443C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8" w:space="0" w:color="auto"/>
              <w:right w:val="single" w:sz="4" w:space="0" w:color="auto"/>
            </w:tcBorders>
            <w:shd w:val="clear" w:color="auto" w:fill="CCFFCC"/>
            <w:vAlign w:val="bottom"/>
          </w:tcPr>
          <w:p w14:paraId="34C9DA7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8" w:space="0" w:color="auto"/>
              <w:right w:val="single" w:sz="4" w:space="0" w:color="auto"/>
            </w:tcBorders>
            <w:shd w:val="clear" w:color="auto" w:fill="CCFFCC"/>
            <w:vAlign w:val="bottom"/>
          </w:tcPr>
          <w:p w14:paraId="3ECF4D5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57%</w:t>
            </w:r>
          </w:p>
        </w:tc>
        <w:tc>
          <w:tcPr>
            <w:tcW w:w="728" w:type="dxa"/>
            <w:tcBorders>
              <w:top w:val="nil"/>
              <w:left w:val="single" w:sz="4" w:space="0" w:color="auto"/>
              <w:bottom w:val="single" w:sz="8" w:space="0" w:color="auto"/>
              <w:right w:val="single" w:sz="4" w:space="0" w:color="auto"/>
            </w:tcBorders>
            <w:shd w:val="clear" w:color="auto" w:fill="CCFFCC"/>
            <w:vAlign w:val="bottom"/>
          </w:tcPr>
          <w:p w14:paraId="31D6E65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3%</w:t>
            </w:r>
          </w:p>
        </w:tc>
        <w:tc>
          <w:tcPr>
            <w:tcW w:w="736" w:type="dxa"/>
            <w:tcBorders>
              <w:top w:val="nil"/>
              <w:left w:val="single" w:sz="4" w:space="0" w:color="auto"/>
              <w:bottom w:val="single" w:sz="8" w:space="0" w:color="auto"/>
              <w:right w:val="single" w:sz="4" w:space="0" w:color="auto"/>
            </w:tcBorders>
            <w:shd w:val="clear" w:color="auto" w:fill="CCFFCC"/>
            <w:vAlign w:val="bottom"/>
          </w:tcPr>
          <w:p w14:paraId="1C4F420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0%</w:t>
            </w:r>
          </w:p>
        </w:tc>
      </w:tr>
      <w:tr w:rsidR="00E56613" w:rsidRPr="00E56613" w14:paraId="222814A1" w14:textId="77777777" w:rsidTr="00E56613">
        <w:trPr>
          <w:trHeight w:val="255"/>
        </w:trPr>
        <w:tc>
          <w:tcPr>
            <w:tcW w:w="714" w:type="dxa"/>
            <w:vMerge w:val="restart"/>
            <w:tcBorders>
              <w:top w:val="nil"/>
              <w:left w:val="single" w:sz="8" w:space="0" w:color="auto"/>
              <w:bottom w:val="single" w:sz="4" w:space="0" w:color="auto"/>
              <w:right w:val="nil"/>
            </w:tcBorders>
            <w:shd w:val="clear" w:color="auto" w:fill="CCFFCC"/>
            <w:vAlign w:val="center"/>
          </w:tcPr>
          <w:p w14:paraId="68E7F49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קומה 2</w:t>
            </w:r>
          </w:p>
        </w:tc>
        <w:tc>
          <w:tcPr>
            <w:tcW w:w="590" w:type="dxa"/>
            <w:tcBorders>
              <w:top w:val="nil"/>
              <w:left w:val="single" w:sz="4" w:space="0" w:color="auto"/>
              <w:bottom w:val="nil"/>
              <w:right w:val="single" w:sz="4" w:space="0" w:color="auto"/>
            </w:tcBorders>
            <w:shd w:val="clear" w:color="auto" w:fill="CCFFCC"/>
            <w:vAlign w:val="bottom"/>
          </w:tcPr>
          <w:p w14:paraId="259F327A"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5</w:t>
            </w:r>
          </w:p>
        </w:tc>
        <w:tc>
          <w:tcPr>
            <w:tcW w:w="779" w:type="dxa"/>
            <w:tcBorders>
              <w:top w:val="nil"/>
              <w:left w:val="single" w:sz="4" w:space="0" w:color="auto"/>
              <w:bottom w:val="single" w:sz="4" w:space="0" w:color="auto"/>
              <w:right w:val="single" w:sz="4" w:space="0" w:color="auto"/>
            </w:tcBorders>
            <w:vAlign w:val="bottom"/>
          </w:tcPr>
          <w:p w14:paraId="6760423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72D843C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6DAC9A9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4" w:space="0" w:color="auto"/>
              <w:right w:val="single" w:sz="4" w:space="0" w:color="auto"/>
            </w:tcBorders>
            <w:vAlign w:val="bottom"/>
          </w:tcPr>
          <w:p w14:paraId="11B4157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44A7172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5930B04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3BE75D9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35FE8D3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4" w:space="0" w:color="auto"/>
              <w:right w:val="single" w:sz="4" w:space="0" w:color="auto"/>
            </w:tcBorders>
            <w:vAlign w:val="bottom"/>
          </w:tcPr>
          <w:p w14:paraId="017BB67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4" w:space="0" w:color="auto"/>
              <w:right w:val="single" w:sz="4" w:space="0" w:color="auto"/>
            </w:tcBorders>
            <w:vAlign w:val="bottom"/>
          </w:tcPr>
          <w:p w14:paraId="0213E46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4" w:space="0" w:color="auto"/>
              <w:right w:val="single" w:sz="4" w:space="0" w:color="auto"/>
            </w:tcBorders>
            <w:vAlign w:val="bottom"/>
          </w:tcPr>
          <w:p w14:paraId="502CF4F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nil"/>
              <w:left w:val="single" w:sz="4" w:space="0" w:color="auto"/>
              <w:bottom w:val="single" w:sz="4" w:space="0" w:color="auto"/>
              <w:right w:val="single" w:sz="4" w:space="0" w:color="auto"/>
            </w:tcBorders>
            <w:vAlign w:val="bottom"/>
          </w:tcPr>
          <w:p w14:paraId="67BF898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4" w:space="0" w:color="auto"/>
              <w:right w:val="single" w:sz="4" w:space="0" w:color="auto"/>
            </w:tcBorders>
            <w:vAlign w:val="bottom"/>
          </w:tcPr>
          <w:p w14:paraId="3A0AE13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4E6E120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4" w:space="0" w:color="auto"/>
              <w:right w:val="single" w:sz="4" w:space="0" w:color="auto"/>
            </w:tcBorders>
            <w:vAlign w:val="bottom"/>
          </w:tcPr>
          <w:p w14:paraId="6FB59E3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28" w:type="dxa"/>
            <w:tcBorders>
              <w:top w:val="nil"/>
              <w:left w:val="single" w:sz="4" w:space="0" w:color="auto"/>
              <w:bottom w:val="single" w:sz="4" w:space="0" w:color="auto"/>
              <w:right w:val="single" w:sz="4" w:space="0" w:color="auto"/>
            </w:tcBorders>
            <w:vAlign w:val="bottom"/>
          </w:tcPr>
          <w:p w14:paraId="25833C0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36" w:type="dxa"/>
            <w:tcBorders>
              <w:top w:val="nil"/>
              <w:left w:val="single" w:sz="4" w:space="0" w:color="auto"/>
              <w:bottom w:val="single" w:sz="4" w:space="0" w:color="auto"/>
              <w:right w:val="single" w:sz="4" w:space="0" w:color="auto"/>
            </w:tcBorders>
            <w:vAlign w:val="bottom"/>
          </w:tcPr>
          <w:p w14:paraId="36A2E49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65428D5F" w14:textId="77777777" w:rsidTr="00E56613">
        <w:trPr>
          <w:trHeight w:val="255"/>
        </w:trPr>
        <w:tc>
          <w:tcPr>
            <w:tcW w:w="0" w:type="auto"/>
            <w:vMerge/>
            <w:tcBorders>
              <w:top w:val="nil"/>
              <w:left w:val="single" w:sz="8" w:space="0" w:color="auto"/>
              <w:bottom w:val="single" w:sz="4" w:space="0" w:color="auto"/>
              <w:right w:val="nil"/>
            </w:tcBorders>
            <w:vAlign w:val="center"/>
          </w:tcPr>
          <w:p w14:paraId="76AC188F"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single" w:sz="4" w:space="0" w:color="auto"/>
              <w:left w:val="single" w:sz="4" w:space="0" w:color="auto"/>
              <w:bottom w:val="single" w:sz="4" w:space="0" w:color="auto"/>
              <w:right w:val="single" w:sz="4" w:space="0" w:color="auto"/>
            </w:tcBorders>
            <w:shd w:val="clear" w:color="auto" w:fill="CCFFCC"/>
            <w:vAlign w:val="bottom"/>
          </w:tcPr>
          <w:p w14:paraId="43372F5E"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6</w:t>
            </w:r>
          </w:p>
        </w:tc>
        <w:tc>
          <w:tcPr>
            <w:tcW w:w="779" w:type="dxa"/>
            <w:tcBorders>
              <w:top w:val="nil"/>
              <w:left w:val="single" w:sz="4" w:space="0" w:color="auto"/>
              <w:bottom w:val="single" w:sz="4" w:space="0" w:color="auto"/>
              <w:right w:val="single" w:sz="4" w:space="0" w:color="auto"/>
            </w:tcBorders>
            <w:vAlign w:val="bottom"/>
          </w:tcPr>
          <w:p w14:paraId="3721081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093FECC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746BCF1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4" w:space="0" w:color="auto"/>
              <w:right w:val="single" w:sz="4" w:space="0" w:color="auto"/>
            </w:tcBorders>
            <w:vAlign w:val="bottom"/>
          </w:tcPr>
          <w:p w14:paraId="66F4405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4354BF5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253D4AD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3B6DED7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033B6DE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4" w:space="0" w:color="auto"/>
              <w:right w:val="single" w:sz="4" w:space="0" w:color="auto"/>
            </w:tcBorders>
            <w:vAlign w:val="bottom"/>
          </w:tcPr>
          <w:p w14:paraId="19F527C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4" w:space="0" w:color="auto"/>
              <w:right w:val="single" w:sz="4" w:space="0" w:color="auto"/>
            </w:tcBorders>
            <w:vAlign w:val="bottom"/>
          </w:tcPr>
          <w:p w14:paraId="6D04528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4" w:space="0" w:color="auto"/>
              <w:right w:val="single" w:sz="4" w:space="0" w:color="auto"/>
            </w:tcBorders>
            <w:vAlign w:val="bottom"/>
          </w:tcPr>
          <w:p w14:paraId="59DF670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nil"/>
              <w:left w:val="single" w:sz="4" w:space="0" w:color="auto"/>
              <w:bottom w:val="single" w:sz="4" w:space="0" w:color="auto"/>
              <w:right w:val="single" w:sz="4" w:space="0" w:color="auto"/>
            </w:tcBorders>
            <w:vAlign w:val="bottom"/>
          </w:tcPr>
          <w:p w14:paraId="6A804AC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4" w:space="0" w:color="auto"/>
              <w:right w:val="single" w:sz="4" w:space="0" w:color="auto"/>
            </w:tcBorders>
            <w:vAlign w:val="bottom"/>
          </w:tcPr>
          <w:p w14:paraId="56C1F9A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6A93667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4" w:space="0" w:color="auto"/>
              <w:right w:val="single" w:sz="4" w:space="0" w:color="auto"/>
            </w:tcBorders>
            <w:vAlign w:val="bottom"/>
          </w:tcPr>
          <w:p w14:paraId="33CDD0A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76%</w:t>
            </w:r>
          </w:p>
        </w:tc>
        <w:tc>
          <w:tcPr>
            <w:tcW w:w="728" w:type="dxa"/>
            <w:tcBorders>
              <w:top w:val="nil"/>
              <w:left w:val="single" w:sz="4" w:space="0" w:color="auto"/>
              <w:bottom w:val="single" w:sz="4" w:space="0" w:color="auto"/>
              <w:right w:val="single" w:sz="4" w:space="0" w:color="auto"/>
            </w:tcBorders>
            <w:vAlign w:val="bottom"/>
          </w:tcPr>
          <w:p w14:paraId="79CB253B"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36" w:type="dxa"/>
            <w:tcBorders>
              <w:top w:val="nil"/>
              <w:left w:val="single" w:sz="4" w:space="0" w:color="auto"/>
              <w:bottom w:val="single" w:sz="4" w:space="0" w:color="auto"/>
              <w:right w:val="single" w:sz="4" w:space="0" w:color="auto"/>
            </w:tcBorders>
            <w:vAlign w:val="bottom"/>
          </w:tcPr>
          <w:p w14:paraId="016044F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20C94754" w14:textId="77777777" w:rsidTr="00E56613">
        <w:trPr>
          <w:trHeight w:val="255"/>
        </w:trPr>
        <w:tc>
          <w:tcPr>
            <w:tcW w:w="0" w:type="auto"/>
            <w:vMerge/>
            <w:tcBorders>
              <w:top w:val="nil"/>
              <w:left w:val="single" w:sz="8" w:space="0" w:color="auto"/>
              <w:bottom w:val="single" w:sz="4" w:space="0" w:color="auto"/>
              <w:right w:val="nil"/>
            </w:tcBorders>
            <w:vAlign w:val="center"/>
          </w:tcPr>
          <w:p w14:paraId="453666F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nil"/>
              <w:left w:val="single" w:sz="4" w:space="0" w:color="auto"/>
              <w:bottom w:val="single" w:sz="4" w:space="0" w:color="auto"/>
              <w:right w:val="single" w:sz="4" w:space="0" w:color="auto"/>
            </w:tcBorders>
            <w:shd w:val="clear" w:color="auto" w:fill="CCFFCC"/>
            <w:vAlign w:val="bottom"/>
          </w:tcPr>
          <w:p w14:paraId="53188418"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7</w:t>
            </w:r>
          </w:p>
        </w:tc>
        <w:tc>
          <w:tcPr>
            <w:tcW w:w="779" w:type="dxa"/>
            <w:tcBorders>
              <w:top w:val="nil"/>
              <w:left w:val="single" w:sz="4" w:space="0" w:color="auto"/>
              <w:bottom w:val="single" w:sz="4" w:space="0" w:color="auto"/>
              <w:right w:val="single" w:sz="4" w:space="0" w:color="auto"/>
            </w:tcBorders>
            <w:vAlign w:val="bottom"/>
          </w:tcPr>
          <w:p w14:paraId="6E90644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single" w:sz="4" w:space="0" w:color="auto"/>
              <w:left w:val="single" w:sz="4" w:space="0" w:color="auto"/>
              <w:bottom w:val="single" w:sz="4" w:space="0" w:color="auto"/>
              <w:right w:val="single" w:sz="4" w:space="0" w:color="auto"/>
            </w:tcBorders>
            <w:vAlign w:val="bottom"/>
          </w:tcPr>
          <w:p w14:paraId="3465118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single" w:sz="4" w:space="0" w:color="auto"/>
              <w:left w:val="single" w:sz="4" w:space="0" w:color="auto"/>
              <w:bottom w:val="single" w:sz="4" w:space="0" w:color="auto"/>
              <w:right w:val="single" w:sz="4" w:space="0" w:color="auto"/>
            </w:tcBorders>
            <w:vAlign w:val="bottom"/>
          </w:tcPr>
          <w:p w14:paraId="245D3D6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single" w:sz="4" w:space="0" w:color="auto"/>
              <w:left w:val="single" w:sz="4" w:space="0" w:color="auto"/>
              <w:bottom w:val="single" w:sz="4" w:space="0" w:color="auto"/>
              <w:right w:val="single" w:sz="4" w:space="0" w:color="auto"/>
            </w:tcBorders>
            <w:vAlign w:val="bottom"/>
          </w:tcPr>
          <w:p w14:paraId="280A8E5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single" w:sz="4" w:space="0" w:color="auto"/>
              <w:left w:val="single" w:sz="4" w:space="0" w:color="auto"/>
              <w:bottom w:val="single" w:sz="4" w:space="0" w:color="auto"/>
              <w:right w:val="single" w:sz="4" w:space="0" w:color="auto"/>
            </w:tcBorders>
            <w:vAlign w:val="bottom"/>
          </w:tcPr>
          <w:p w14:paraId="3802556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single" w:sz="4" w:space="0" w:color="auto"/>
              <w:left w:val="single" w:sz="4" w:space="0" w:color="auto"/>
              <w:bottom w:val="single" w:sz="4" w:space="0" w:color="auto"/>
              <w:right w:val="single" w:sz="4" w:space="0" w:color="auto"/>
            </w:tcBorders>
            <w:vAlign w:val="bottom"/>
          </w:tcPr>
          <w:p w14:paraId="4C92143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single" w:sz="4" w:space="0" w:color="auto"/>
              <w:left w:val="single" w:sz="4" w:space="0" w:color="auto"/>
              <w:bottom w:val="single" w:sz="4" w:space="0" w:color="auto"/>
              <w:right w:val="single" w:sz="4" w:space="0" w:color="auto"/>
            </w:tcBorders>
            <w:vAlign w:val="bottom"/>
          </w:tcPr>
          <w:p w14:paraId="1B1DB79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single" w:sz="4" w:space="0" w:color="auto"/>
              <w:left w:val="single" w:sz="4" w:space="0" w:color="auto"/>
              <w:bottom w:val="single" w:sz="4" w:space="0" w:color="auto"/>
              <w:right w:val="single" w:sz="4" w:space="0" w:color="auto"/>
            </w:tcBorders>
            <w:vAlign w:val="bottom"/>
          </w:tcPr>
          <w:p w14:paraId="5E18747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single" w:sz="4" w:space="0" w:color="auto"/>
              <w:left w:val="single" w:sz="4" w:space="0" w:color="auto"/>
              <w:bottom w:val="single" w:sz="4" w:space="0" w:color="auto"/>
              <w:right w:val="single" w:sz="4" w:space="0" w:color="auto"/>
            </w:tcBorders>
            <w:vAlign w:val="bottom"/>
          </w:tcPr>
          <w:p w14:paraId="6B37FE6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single" w:sz="4" w:space="0" w:color="auto"/>
              <w:left w:val="single" w:sz="4" w:space="0" w:color="auto"/>
              <w:bottom w:val="single" w:sz="4" w:space="0" w:color="auto"/>
              <w:right w:val="single" w:sz="4" w:space="0" w:color="auto"/>
            </w:tcBorders>
            <w:vAlign w:val="bottom"/>
          </w:tcPr>
          <w:p w14:paraId="5E285A3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5" w:type="dxa"/>
            <w:tcBorders>
              <w:top w:val="single" w:sz="4" w:space="0" w:color="auto"/>
              <w:left w:val="single" w:sz="4" w:space="0" w:color="auto"/>
              <w:bottom w:val="single" w:sz="4" w:space="0" w:color="auto"/>
              <w:right w:val="single" w:sz="4" w:space="0" w:color="auto"/>
            </w:tcBorders>
            <w:vAlign w:val="bottom"/>
          </w:tcPr>
          <w:p w14:paraId="4D1AAA4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100.0%</w:t>
            </w:r>
          </w:p>
        </w:tc>
        <w:tc>
          <w:tcPr>
            <w:tcW w:w="929" w:type="dxa"/>
            <w:tcBorders>
              <w:top w:val="single" w:sz="4" w:space="0" w:color="auto"/>
              <w:left w:val="single" w:sz="4" w:space="0" w:color="auto"/>
              <w:bottom w:val="single" w:sz="4" w:space="0" w:color="auto"/>
              <w:right w:val="single" w:sz="4" w:space="0" w:color="auto"/>
            </w:tcBorders>
            <w:vAlign w:val="bottom"/>
          </w:tcPr>
          <w:p w14:paraId="13044B8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81" w:type="dxa"/>
            <w:tcBorders>
              <w:top w:val="single" w:sz="4" w:space="0" w:color="auto"/>
              <w:left w:val="single" w:sz="4" w:space="0" w:color="auto"/>
              <w:bottom w:val="single" w:sz="4" w:space="0" w:color="auto"/>
              <w:right w:val="single" w:sz="4" w:space="0" w:color="auto"/>
            </w:tcBorders>
            <w:vAlign w:val="bottom"/>
          </w:tcPr>
          <w:p w14:paraId="26D14D2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single" w:sz="4" w:space="0" w:color="auto"/>
              <w:left w:val="single" w:sz="4" w:space="0" w:color="auto"/>
              <w:bottom w:val="single" w:sz="4" w:space="0" w:color="auto"/>
              <w:right w:val="single" w:sz="4" w:space="0" w:color="auto"/>
            </w:tcBorders>
            <w:vAlign w:val="bottom"/>
          </w:tcPr>
          <w:p w14:paraId="468ADC3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5" w:type="dxa"/>
            <w:tcBorders>
              <w:top w:val="single" w:sz="4" w:space="0" w:color="auto"/>
              <w:left w:val="single" w:sz="4" w:space="0" w:color="auto"/>
              <w:bottom w:val="single" w:sz="4" w:space="0" w:color="auto"/>
              <w:right w:val="single" w:sz="4" w:space="0" w:color="auto"/>
            </w:tcBorders>
            <w:vAlign w:val="bottom"/>
          </w:tcPr>
          <w:p w14:paraId="582E0EA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76%</w:t>
            </w:r>
          </w:p>
        </w:tc>
        <w:tc>
          <w:tcPr>
            <w:tcW w:w="728" w:type="dxa"/>
            <w:tcBorders>
              <w:top w:val="single" w:sz="4" w:space="0" w:color="auto"/>
              <w:left w:val="single" w:sz="4" w:space="0" w:color="auto"/>
              <w:bottom w:val="single" w:sz="4" w:space="0" w:color="auto"/>
              <w:right w:val="single" w:sz="4" w:space="0" w:color="auto"/>
            </w:tcBorders>
            <w:vAlign w:val="bottom"/>
          </w:tcPr>
          <w:p w14:paraId="79F5081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36" w:type="dxa"/>
            <w:tcBorders>
              <w:top w:val="single" w:sz="4" w:space="0" w:color="auto"/>
              <w:left w:val="single" w:sz="4" w:space="0" w:color="auto"/>
              <w:bottom w:val="single" w:sz="4" w:space="0" w:color="auto"/>
              <w:right w:val="single" w:sz="4" w:space="0" w:color="auto"/>
            </w:tcBorders>
            <w:vAlign w:val="bottom"/>
          </w:tcPr>
          <w:p w14:paraId="48452C8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r>
      <w:tr w:rsidR="00E56613" w:rsidRPr="00E56613" w14:paraId="1419D077" w14:textId="77777777" w:rsidTr="00E56613">
        <w:trPr>
          <w:trHeight w:val="255"/>
        </w:trPr>
        <w:tc>
          <w:tcPr>
            <w:tcW w:w="0" w:type="auto"/>
            <w:vMerge/>
            <w:tcBorders>
              <w:top w:val="nil"/>
              <w:left w:val="single" w:sz="8" w:space="0" w:color="auto"/>
              <w:bottom w:val="single" w:sz="4" w:space="0" w:color="auto"/>
              <w:right w:val="nil"/>
            </w:tcBorders>
            <w:vAlign w:val="center"/>
          </w:tcPr>
          <w:p w14:paraId="64C21BA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single" w:sz="4" w:space="0" w:color="auto"/>
              <w:left w:val="single" w:sz="4" w:space="0" w:color="auto"/>
              <w:bottom w:val="single" w:sz="4" w:space="0" w:color="auto"/>
              <w:right w:val="single" w:sz="4" w:space="0" w:color="auto"/>
            </w:tcBorders>
            <w:shd w:val="clear" w:color="auto" w:fill="CCFFCC"/>
            <w:vAlign w:val="bottom"/>
          </w:tcPr>
          <w:p w14:paraId="05ABFA70"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8</w:t>
            </w:r>
          </w:p>
        </w:tc>
        <w:tc>
          <w:tcPr>
            <w:tcW w:w="779" w:type="dxa"/>
            <w:tcBorders>
              <w:top w:val="single" w:sz="4" w:space="0" w:color="auto"/>
              <w:left w:val="single" w:sz="4" w:space="0" w:color="auto"/>
              <w:bottom w:val="single" w:sz="4" w:space="0" w:color="auto"/>
              <w:right w:val="single" w:sz="4" w:space="0" w:color="auto"/>
            </w:tcBorders>
            <w:vAlign w:val="bottom"/>
          </w:tcPr>
          <w:p w14:paraId="31B35E9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single" w:sz="4" w:space="0" w:color="auto"/>
              <w:left w:val="single" w:sz="4" w:space="0" w:color="auto"/>
              <w:bottom w:val="single" w:sz="4" w:space="0" w:color="auto"/>
              <w:right w:val="single" w:sz="4" w:space="0" w:color="auto"/>
            </w:tcBorders>
            <w:vAlign w:val="bottom"/>
          </w:tcPr>
          <w:p w14:paraId="493FF69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single" w:sz="4" w:space="0" w:color="auto"/>
              <w:left w:val="single" w:sz="4" w:space="0" w:color="auto"/>
              <w:bottom w:val="single" w:sz="4" w:space="0" w:color="auto"/>
              <w:right w:val="single" w:sz="4" w:space="0" w:color="auto"/>
            </w:tcBorders>
            <w:vAlign w:val="bottom"/>
          </w:tcPr>
          <w:p w14:paraId="35E483E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single" w:sz="4" w:space="0" w:color="auto"/>
              <w:left w:val="single" w:sz="4" w:space="0" w:color="auto"/>
              <w:bottom w:val="single" w:sz="4" w:space="0" w:color="auto"/>
              <w:right w:val="single" w:sz="4" w:space="0" w:color="auto"/>
            </w:tcBorders>
            <w:vAlign w:val="bottom"/>
          </w:tcPr>
          <w:p w14:paraId="1AA52ED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single" w:sz="4" w:space="0" w:color="auto"/>
              <w:left w:val="single" w:sz="4" w:space="0" w:color="auto"/>
              <w:bottom w:val="single" w:sz="4" w:space="0" w:color="auto"/>
              <w:right w:val="single" w:sz="4" w:space="0" w:color="auto"/>
            </w:tcBorders>
            <w:vAlign w:val="bottom"/>
          </w:tcPr>
          <w:p w14:paraId="4E0242C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single" w:sz="4" w:space="0" w:color="auto"/>
              <w:left w:val="single" w:sz="4" w:space="0" w:color="auto"/>
              <w:bottom w:val="single" w:sz="4" w:space="0" w:color="auto"/>
              <w:right w:val="single" w:sz="4" w:space="0" w:color="auto"/>
            </w:tcBorders>
            <w:vAlign w:val="bottom"/>
          </w:tcPr>
          <w:p w14:paraId="47C9666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single" w:sz="4" w:space="0" w:color="auto"/>
              <w:left w:val="single" w:sz="4" w:space="0" w:color="auto"/>
              <w:bottom w:val="single" w:sz="4" w:space="0" w:color="auto"/>
              <w:right w:val="single" w:sz="4" w:space="0" w:color="auto"/>
            </w:tcBorders>
            <w:vAlign w:val="bottom"/>
          </w:tcPr>
          <w:p w14:paraId="146A2C2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single" w:sz="4" w:space="0" w:color="auto"/>
              <w:left w:val="single" w:sz="4" w:space="0" w:color="auto"/>
              <w:bottom w:val="single" w:sz="4" w:space="0" w:color="auto"/>
              <w:right w:val="single" w:sz="4" w:space="0" w:color="auto"/>
            </w:tcBorders>
            <w:vAlign w:val="bottom"/>
          </w:tcPr>
          <w:p w14:paraId="482D7B0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single" w:sz="4" w:space="0" w:color="auto"/>
              <w:left w:val="single" w:sz="4" w:space="0" w:color="auto"/>
              <w:bottom w:val="single" w:sz="4" w:space="0" w:color="auto"/>
              <w:right w:val="single" w:sz="4" w:space="0" w:color="auto"/>
            </w:tcBorders>
            <w:vAlign w:val="bottom"/>
          </w:tcPr>
          <w:p w14:paraId="13D4F29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single" w:sz="4" w:space="0" w:color="auto"/>
              <w:left w:val="single" w:sz="4" w:space="0" w:color="auto"/>
              <w:bottom w:val="single" w:sz="4" w:space="0" w:color="auto"/>
              <w:right w:val="single" w:sz="4" w:space="0" w:color="auto"/>
            </w:tcBorders>
            <w:vAlign w:val="bottom"/>
          </w:tcPr>
          <w:p w14:paraId="6B6A5B4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single" w:sz="4" w:space="0" w:color="auto"/>
              <w:left w:val="single" w:sz="4" w:space="0" w:color="auto"/>
              <w:bottom w:val="single" w:sz="4" w:space="0" w:color="auto"/>
              <w:right w:val="single" w:sz="4" w:space="0" w:color="auto"/>
            </w:tcBorders>
            <w:vAlign w:val="bottom"/>
          </w:tcPr>
          <w:p w14:paraId="6A3D5C6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single" w:sz="4" w:space="0" w:color="auto"/>
              <w:left w:val="single" w:sz="4" w:space="0" w:color="auto"/>
              <w:bottom w:val="single" w:sz="4" w:space="0" w:color="auto"/>
              <w:right w:val="single" w:sz="4" w:space="0" w:color="auto"/>
            </w:tcBorders>
            <w:vAlign w:val="bottom"/>
          </w:tcPr>
          <w:p w14:paraId="4F0EEDE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single" w:sz="4" w:space="0" w:color="auto"/>
              <w:left w:val="single" w:sz="4" w:space="0" w:color="auto"/>
              <w:bottom w:val="single" w:sz="4" w:space="0" w:color="auto"/>
              <w:right w:val="single" w:sz="4" w:space="0" w:color="auto"/>
            </w:tcBorders>
            <w:vAlign w:val="bottom"/>
          </w:tcPr>
          <w:p w14:paraId="0AC994E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single" w:sz="4" w:space="0" w:color="auto"/>
              <w:left w:val="single" w:sz="4" w:space="0" w:color="auto"/>
              <w:bottom w:val="single" w:sz="4" w:space="0" w:color="auto"/>
              <w:right w:val="single" w:sz="4" w:space="0" w:color="auto"/>
            </w:tcBorders>
            <w:vAlign w:val="bottom"/>
          </w:tcPr>
          <w:p w14:paraId="72614D0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single" w:sz="4" w:space="0" w:color="auto"/>
              <w:left w:val="single" w:sz="4" w:space="0" w:color="auto"/>
              <w:bottom w:val="single" w:sz="4" w:space="0" w:color="auto"/>
              <w:right w:val="single" w:sz="4" w:space="0" w:color="auto"/>
            </w:tcBorders>
            <w:vAlign w:val="bottom"/>
          </w:tcPr>
          <w:p w14:paraId="19D52F2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76%</w:t>
            </w:r>
          </w:p>
        </w:tc>
        <w:tc>
          <w:tcPr>
            <w:tcW w:w="728" w:type="dxa"/>
            <w:tcBorders>
              <w:top w:val="single" w:sz="4" w:space="0" w:color="auto"/>
              <w:left w:val="single" w:sz="4" w:space="0" w:color="auto"/>
              <w:bottom w:val="single" w:sz="4" w:space="0" w:color="auto"/>
              <w:right w:val="single" w:sz="4" w:space="0" w:color="auto"/>
            </w:tcBorders>
            <w:vAlign w:val="bottom"/>
          </w:tcPr>
          <w:p w14:paraId="227FDA8B"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36" w:type="dxa"/>
            <w:tcBorders>
              <w:top w:val="single" w:sz="4" w:space="0" w:color="auto"/>
              <w:left w:val="single" w:sz="4" w:space="0" w:color="auto"/>
              <w:bottom w:val="single" w:sz="4" w:space="0" w:color="auto"/>
              <w:right w:val="single" w:sz="4" w:space="0" w:color="auto"/>
            </w:tcBorders>
            <w:vAlign w:val="bottom"/>
          </w:tcPr>
          <w:p w14:paraId="1DEFD061"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173D6763" w14:textId="77777777" w:rsidTr="00E56613">
        <w:trPr>
          <w:trHeight w:val="270"/>
        </w:trPr>
        <w:tc>
          <w:tcPr>
            <w:tcW w:w="1304" w:type="dxa"/>
            <w:gridSpan w:val="2"/>
            <w:tcBorders>
              <w:top w:val="single" w:sz="4" w:space="0" w:color="auto"/>
              <w:left w:val="single" w:sz="4" w:space="0" w:color="auto"/>
              <w:bottom w:val="single" w:sz="4" w:space="0" w:color="auto"/>
              <w:right w:val="single" w:sz="4" w:space="0" w:color="000000"/>
            </w:tcBorders>
            <w:shd w:val="clear" w:color="auto" w:fill="CCFFCC"/>
            <w:vAlign w:val="center"/>
          </w:tcPr>
          <w:p w14:paraId="3D5F13B0"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סה"כ לקומה 2</w:t>
            </w:r>
          </w:p>
        </w:tc>
        <w:tc>
          <w:tcPr>
            <w:tcW w:w="779" w:type="dxa"/>
            <w:tcBorders>
              <w:top w:val="single" w:sz="4" w:space="0" w:color="auto"/>
              <w:left w:val="single" w:sz="4" w:space="0" w:color="auto"/>
              <w:bottom w:val="single" w:sz="4" w:space="0" w:color="auto"/>
              <w:right w:val="single" w:sz="4" w:space="0" w:color="auto"/>
            </w:tcBorders>
            <w:shd w:val="clear" w:color="auto" w:fill="CCFFCC"/>
            <w:vAlign w:val="bottom"/>
          </w:tcPr>
          <w:p w14:paraId="0383121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single" w:sz="4" w:space="0" w:color="auto"/>
              <w:left w:val="single" w:sz="4" w:space="0" w:color="auto"/>
              <w:bottom w:val="single" w:sz="4" w:space="0" w:color="auto"/>
              <w:right w:val="single" w:sz="4" w:space="0" w:color="auto"/>
            </w:tcBorders>
            <w:shd w:val="clear" w:color="auto" w:fill="CCFFCC"/>
            <w:vAlign w:val="bottom"/>
          </w:tcPr>
          <w:p w14:paraId="5659DD5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single" w:sz="4" w:space="0" w:color="auto"/>
              <w:left w:val="single" w:sz="4" w:space="0" w:color="auto"/>
              <w:bottom w:val="single" w:sz="4" w:space="0" w:color="auto"/>
              <w:right w:val="single" w:sz="4" w:space="0" w:color="auto"/>
            </w:tcBorders>
            <w:shd w:val="clear" w:color="auto" w:fill="CCFFCC"/>
            <w:vAlign w:val="bottom"/>
          </w:tcPr>
          <w:p w14:paraId="508C218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single" w:sz="4" w:space="0" w:color="auto"/>
              <w:left w:val="single" w:sz="4" w:space="0" w:color="auto"/>
              <w:bottom w:val="single" w:sz="4" w:space="0" w:color="auto"/>
              <w:right w:val="single" w:sz="4" w:space="0" w:color="auto"/>
            </w:tcBorders>
            <w:shd w:val="clear" w:color="auto" w:fill="CCFFCC"/>
            <w:vAlign w:val="bottom"/>
          </w:tcPr>
          <w:p w14:paraId="2AEFEFB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single" w:sz="4" w:space="0" w:color="auto"/>
              <w:left w:val="single" w:sz="4" w:space="0" w:color="auto"/>
              <w:bottom w:val="single" w:sz="4" w:space="0" w:color="auto"/>
              <w:right w:val="single" w:sz="4" w:space="0" w:color="auto"/>
            </w:tcBorders>
            <w:shd w:val="clear" w:color="auto" w:fill="CCFFCC"/>
            <w:vAlign w:val="bottom"/>
          </w:tcPr>
          <w:p w14:paraId="51CD3DD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single" w:sz="4" w:space="0" w:color="auto"/>
              <w:left w:val="single" w:sz="4" w:space="0" w:color="auto"/>
              <w:bottom w:val="single" w:sz="4" w:space="0" w:color="auto"/>
              <w:right w:val="single" w:sz="4" w:space="0" w:color="auto"/>
            </w:tcBorders>
            <w:shd w:val="clear" w:color="auto" w:fill="CCFFCC"/>
            <w:vAlign w:val="bottom"/>
          </w:tcPr>
          <w:p w14:paraId="49CA379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single" w:sz="4" w:space="0" w:color="auto"/>
              <w:left w:val="single" w:sz="4" w:space="0" w:color="auto"/>
              <w:bottom w:val="single" w:sz="4" w:space="0" w:color="auto"/>
              <w:right w:val="single" w:sz="4" w:space="0" w:color="auto"/>
            </w:tcBorders>
            <w:shd w:val="clear" w:color="auto" w:fill="CCFFCC"/>
            <w:vAlign w:val="bottom"/>
          </w:tcPr>
          <w:p w14:paraId="6DC2CD6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single" w:sz="4" w:space="0" w:color="auto"/>
              <w:left w:val="single" w:sz="4" w:space="0" w:color="auto"/>
              <w:bottom w:val="single" w:sz="4" w:space="0" w:color="auto"/>
              <w:right w:val="single" w:sz="4" w:space="0" w:color="auto"/>
            </w:tcBorders>
            <w:shd w:val="clear" w:color="auto" w:fill="CCFFCC"/>
            <w:vAlign w:val="bottom"/>
          </w:tcPr>
          <w:p w14:paraId="654EE1C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single" w:sz="4" w:space="0" w:color="auto"/>
              <w:left w:val="single" w:sz="4" w:space="0" w:color="auto"/>
              <w:bottom w:val="single" w:sz="4" w:space="0" w:color="auto"/>
              <w:right w:val="single" w:sz="4" w:space="0" w:color="auto"/>
            </w:tcBorders>
            <w:shd w:val="clear" w:color="auto" w:fill="CCFFCC"/>
            <w:vAlign w:val="bottom"/>
          </w:tcPr>
          <w:p w14:paraId="1E39593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single" w:sz="4" w:space="0" w:color="auto"/>
              <w:left w:val="single" w:sz="4" w:space="0" w:color="auto"/>
              <w:bottom w:val="single" w:sz="4" w:space="0" w:color="auto"/>
              <w:right w:val="single" w:sz="4" w:space="0" w:color="auto"/>
            </w:tcBorders>
            <w:shd w:val="clear" w:color="auto" w:fill="CCFFCC"/>
            <w:vAlign w:val="bottom"/>
          </w:tcPr>
          <w:p w14:paraId="191FF0A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70%</w:t>
            </w:r>
          </w:p>
        </w:tc>
        <w:tc>
          <w:tcPr>
            <w:tcW w:w="895" w:type="dxa"/>
            <w:tcBorders>
              <w:top w:val="single" w:sz="4" w:space="0" w:color="auto"/>
              <w:left w:val="single" w:sz="4" w:space="0" w:color="auto"/>
              <w:bottom w:val="single" w:sz="4" w:space="0" w:color="auto"/>
              <w:right w:val="single" w:sz="4" w:space="0" w:color="auto"/>
            </w:tcBorders>
            <w:shd w:val="clear" w:color="auto" w:fill="CCFFCC"/>
            <w:vAlign w:val="bottom"/>
          </w:tcPr>
          <w:p w14:paraId="79607C4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76%</w:t>
            </w:r>
          </w:p>
        </w:tc>
        <w:tc>
          <w:tcPr>
            <w:tcW w:w="929" w:type="dxa"/>
            <w:tcBorders>
              <w:top w:val="single" w:sz="4" w:space="0" w:color="auto"/>
              <w:left w:val="single" w:sz="4" w:space="0" w:color="auto"/>
              <w:bottom w:val="single" w:sz="4" w:space="0" w:color="auto"/>
              <w:right w:val="single" w:sz="4" w:space="0" w:color="auto"/>
            </w:tcBorders>
            <w:shd w:val="clear" w:color="auto" w:fill="CCFFCC"/>
            <w:vAlign w:val="bottom"/>
          </w:tcPr>
          <w:p w14:paraId="058BA2E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96%</w:t>
            </w:r>
          </w:p>
        </w:tc>
        <w:tc>
          <w:tcPr>
            <w:tcW w:w="781" w:type="dxa"/>
            <w:tcBorders>
              <w:top w:val="single" w:sz="4" w:space="0" w:color="auto"/>
              <w:left w:val="single" w:sz="4" w:space="0" w:color="auto"/>
              <w:bottom w:val="single" w:sz="4" w:space="0" w:color="auto"/>
              <w:right w:val="single" w:sz="4" w:space="0" w:color="auto"/>
            </w:tcBorders>
            <w:shd w:val="clear" w:color="auto" w:fill="CCFFCC"/>
            <w:vAlign w:val="bottom"/>
          </w:tcPr>
          <w:p w14:paraId="58F64BB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single" w:sz="4" w:space="0" w:color="auto"/>
              <w:left w:val="single" w:sz="4" w:space="0" w:color="auto"/>
              <w:bottom w:val="single" w:sz="4" w:space="0" w:color="auto"/>
              <w:right w:val="single" w:sz="4" w:space="0" w:color="auto"/>
            </w:tcBorders>
            <w:shd w:val="clear" w:color="auto" w:fill="CCFFCC"/>
            <w:vAlign w:val="bottom"/>
          </w:tcPr>
          <w:p w14:paraId="7BC3A1B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81%</w:t>
            </w:r>
          </w:p>
        </w:tc>
        <w:tc>
          <w:tcPr>
            <w:tcW w:w="845" w:type="dxa"/>
            <w:tcBorders>
              <w:top w:val="single" w:sz="4" w:space="0" w:color="auto"/>
              <w:left w:val="single" w:sz="4" w:space="0" w:color="auto"/>
              <w:bottom w:val="single" w:sz="4" w:space="0" w:color="auto"/>
              <w:right w:val="single" w:sz="4" w:space="0" w:color="auto"/>
            </w:tcBorders>
            <w:shd w:val="clear" w:color="auto" w:fill="CCFFCC"/>
            <w:vAlign w:val="bottom"/>
          </w:tcPr>
          <w:p w14:paraId="1B1FDB7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57%</w:t>
            </w:r>
          </w:p>
        </w:tc>
        <w:tc>
          <w:tcPr>
            <w:tcW w:w="728" w:type="dxa"/>
            <w:tcBorders>
              <w:top w:val="single" w:sz="4" w:space="0" w:color="auto"/>
              <w:left w:val="single" w:sz="4" w:space="0" w:color="auto"/>
              <w:bottom w:val="single" w:sz="4" w:space="0" w:color="auto"/>
              <w:right w:val="single" w:sz="4" w:space="0" w:color="auto"/>
            </w:tcBorders>
            <w:shd w:val="clear" w:color="auto" w:fill="CCFFCC"/>
            <w:vAlign w:val="bottom"/>
          </w:tcPr>
          <w:p w14:paraId="303288E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25%</w:t>
            </w:r>
          </w:p>
        </w:tc>
        <w:tc>
          <w:tcPr>
            <w:tcW w:w="736" w:type="dxa"/>
            <w:tcBorders>
              <w:top w:val="single" w:sz="4" w:space="0" w:color="auto"/>
              <w:left w:val="single" w:sz="4" w:space="0" w:color="auto"/>
              <w:bottom w:val="single" w:sz="4" w:space="0" w:color="auto"/>
              <w:right w:val="single" w:sz="4" w:space="0" w:color="auto"/>
            </w:tcBorders>
            <w:shd w:val="clear" w:color="auto" w:fill="CCFFCC"/>
            <w:vAlign w:val="bottom"/>
          </w:tcPr>
          <w:p w14:paraId="1DBA82E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25%</w:t>
            </w:r>
          </w:p>
        </w:tc>
      </w:tr>
    </w:tbl>
    <w:p w14:paraId="29B3F7AA" w14:textId="77777777" w:rsidR="00E56613" w:rsidRPr="00E56613" w:rsidRDefault="00E56613" w:rsidP="00E56613">
      <w:pPr>
        <w:spacing w:before="0" w:beforeAutospacing="0" w:after="0" w:afterAutospacing="0" w:line="360" w:lineRule="auto"/>
        <w:jc w:val="both"/>
        <w:rPr>
          <w:rFonts w:ascii="David" w:eastAsia="Times New Roman" w:hAnsi="David" w:cs="David"/>
          <w:sz w:val="26"/>
          <w:szCs w:val="26"/>
          <w:rtl/>
        </w:rPr>
      </w:pPr>
      <w:r w:rsidRPr="00E56613">
        <w:rPr>
          <w:rFonts w:ascii="David" w:eastAsia="Times New Roman" w:hAnsi="David" w:cs="David"/>
          <w:sz w:val="26"/>
          <w:szCs w:val="26"/>
          <w:rtl/>
        </w:rPr>
        <w:br w:type="page"/>
      </w:r>
    </w:p>
    <w:tbl>
      <w:tblPr>
        <w:bidiVisual/>
        <w:tblW w:w="15001" w:type="dxa"/>
        <w:tblInd w:w="-891" w:type="dxa"/>
        <w:tblLook w:val="0000" w:firstRow="0" w:lastRow="0" w:firstColumn="0" w:lastColumn="0" w:noHBand="0" w:noVBand="0"/>
      </w:tblPr>
      <w:tblGrid>
        <w:gridCol w:w="703"/>
        <w:gridCol w:w="588"/>
        <w:gridCol w:w="781"/>
        <w:gridCol w:w="836"/>
        <w:gridCol w:w="836"/>
        <w:gridCol w:w="888"/>
        <w:gridCol w:w="856"/>
        <w:gridCol w:w="717"/>
        <w:gridCol w:w="721"/>
        <w:gridCol w:w="856"/>
        <w:gridCol w:w="763"/>
        <w:gridCol w:w="763"/>
        <w:gridCol w:w="889"/>
        <w:gridCol w:w="963"/>
        <w:gridCol w:w="781"/>
        <w:gridCol w:w="707"/>
        <w:gridCol w:w="843"/>
        <w:gridCol w:w="724"/>
        <w:gridCol w:w="786"/>
      </w:tblGrid>
      <w:tr w:rsidR="00E56613" w:rsidRPr="00E56613" w14:paraId="5CF9A2DF" w14:textId="77777777" w:rsidTr="00E56613">
        <w:trPr>
          <w:trHeight w:val="255"/>
        </w:trPr>
        <w:tc>
          <w:tcPr>
            <w:tcW w:w="714" w:type="dxa"/>
            <w:tcBorders>
              <w:top w:val="single" w:sz="4" w:space="0" w:color="auto"/>
              <w:left w:val="single" w:sz="4" w:space="0" w:color="auto"/>
              <w:bottom w:val="single" w:sz="4" w:space="0" w:color="auto"/>
              <w:right w:val="nil"/>
            </w:tcBorders>
            <w:vAlign w:val="bottom"/>
          </w:tcPr>
          <w:p w14:paraId="7830FF2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single" w:sz="4" w:space="0" w:color="auto"/>
              <w:left w:val="single" w:sz="4" w:space="0" w:color="auto"/>
              <w:bottom w:val="single" w:sz="4" w:space="0" w:color="auto"/>
              <w:right w:val="single" w:sz="4" w:space="0" w:color="auto"/>
            </w:tcBorders>
            <w:vAlign w:val="bottom"/>
          </w:tcPr>
          <w:p w14:paraId="0AB9AFE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779" w:type="dxa"/>
            <w:tcBorders>
              <w:top w:val="single" w:sz="4" w:space="0" w:color="auto"/>
              <w:left w:val="single" w:sz="4" w:space="0" w:color="auto"/>
              <w:bottom w:val="single" w:sz="4" w:space="0" w:color="auto"/>
              <w:right w:val="single" w:sz="4" w:space="0" w:color="auto"/>
            </w:tcBorders>
            <w:vAlign w:val="center"/>
          </w:tcPr>
          <w:p w14:paraId="109DC288"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בנית מחיצות (3)</w:t>
            </w:r>
          </w:p>
        </w:tc>
        <w:tc>
          <w:tcPr>
            <w:tcW w:w="840" w:type="dxa"/>
            <w:tcBorders>
              <w:top w:val="single" w:sz="4" w:space="0" w:color="auto"/>
              <w:left w:val="single" w:sz="4" w:space="0" w:color="auto"/>
              <w:bottom w:val="single" w:sz="4" w:space="0" w:color="auto"/>
              <w:right w:val="single" w:sz="4" w:space="0" w:color="auto"/>
            </w:tcBorders>
            <w:vAlign w:val="center"/>
          </w:tcPr>
          <w:p w14:paraId="0F3C82D2"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תשתיות חשמל בדירות (4)</w:t>
            </w:r>
          </w:p>
        </w:tc>
        <w:tc>
          <w:tcPr>
            <w:tcW w:w="840" w:type="dxa"/>
            <w:tcBorders>
              <w:top w:val="single" w:sz="4" w:space="0" w:color="auto"/>
              <w:left w:val="single" w:sz="4" w:space="0" w:color="auto"/>
              <w:bottom w:val="single" w:sz="4" w:space="0" w:color="auto"/>
              <w:right w:val="single" w:sz="4" w:space="0" w:color="auto"/>
            </w:tcBorders>
            <w:vAlign w:val="center"/>
          </w:tcPr>
          <w:p w14:paraId="1F737A9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תשתיות מים בדירות (5)</w:t>
            </w:r>
          </w:p>
        </w:tc>
        <w:tc>
          <w:tcPr>
            <w:tcW w:w="890" w:type="dxa"/>
            <w:tcBorders>
              <w:top w:val="single" w:sz="4" w:space="0" w:color="auto"/>
              <w:left w:val="single" w:sz="4" w:space="0" w:color="auto"/>
              <w:bottom w:val="single" w:sz="4" w:space="0" w:color="auto"/>
              <w:right w:val="single" w:sz="4" w:space="0" w:color="auto"/>
            </w:tcBorders>
            <w:vAlign w:val="center"/>
          </w:tcPr>
          <w:p w14:paraId="2C32FDE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איטום גגות ומרפסות (6)</w:t>
            </w:r>
          </w:p>
        </w:tc>
        <w:tc>
          <w:tcPr>
            <w:tcW w:w="857" w:type="dxa"/>
            <w:tcBorders>
              <w:top w:val="single" w:sz="4" w:space="0" w:color="auto"/>
              <w:left w:val="single" w:sz="4" w:space="0" w:color="auto"/>
              <w:bottom w:val="single" w:sz="4" w:space="0" w:color="auto"/>
              <w:right w:val="single" w:sz="4" w:space="0" w:color="auto"/>
            </w:tcBorders>
            <w:vAlign w:val="center"/>
          </w:tcPr>
          <w:p w14:paraId="3B44255F"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טיח/ שפכטל- בקומות המגורים ובקומת הגג (7)</w:t>
            </w:r>
          </w:p>
        </w:tc>
        <w:tc>
          <w:tcPr>
            <w:tcW w:w="728" w:type="dxa"/>
            <w:tcBorders>
              <w:top w:val="single" w:sz="4" w:space="0" w:color="auto"/>
              <w:left w:val="single" w:sz="4" w:space="0" w:color="auto"/>
              <w:bottom w:val="single" w:sz="4" w:space="0" w:color="auto"/>
              <w:right w:val="single" w:sz="4" w:space="0" w:color="auto"/>
            </w:tcBorders>
            <w:vAlign w:val="center"/>
          </w:tcPr>
          <w:p w14:paraId="405A70C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ריצוף (8)</w:t>
            </w:r>
          </w:p>
        </w:tc>
        <w:tc>
          <w:tcPr>
            <w:tcW w:w="728" w:type="dxa"/>
            <w:tcBorders>
              <w:top w:val="single" w:sz="4" w:space="0" w:color="auto"/>
              <w:left w:val="single" w:sz="4" w:space="0" w:color="auto"/>
              <w:bottom w:val="single" w:sz="4" w:space="0" w:color="auto"/>
              <w:right w:val="single" w:sz="4" w:space="0" w:color="auto"/>
            </w:tcBorders>
            <w:vAlign w:val="center"/>
          </w:tcPr>
          <w:p w14:paraId="68A6204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חיפוי קירות (9)</w:t>
            </w:r>
          </w:p>
        </w:tc>
        <w:tc>
          <w:tcPr>
            <w:tcW w:w="857" w:type="dxa"/>
            <w:tcBorders>
              <w:top w:val="single" w:sz="4" w:space="0" w:color="auto"/>
              <w:left w:val="single" w:sz="4" w:space="0" w:color="auto"/>
              <w:bottom w:val="single" w:sz="4" w:space="0" w:color="auto"/>
              <w:right w:val="single" w:sz="4" w:space="0" w:color="auto"/>
            </w:tcBorders>
            <w:vAlign w:val="center"/>
          </w:tcPr>
          <w:p w14:paraId="4831C37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חיפוי מבואות וריצוף בקומות המגורים ובקומת הגג (10)</w:t>
            </w:r>
          </w:p>
        </w:tc>
        <w:tc>
          <w:tcPr>
            <w:tcW w:w="768" w:type="dxa"/>
            <w:tcBorders>
              <w:top w:val="single" w:sz="4" w:space="0" w:color="auto"/>
              <w:left w:val="single" w:sz="4" w:space="0" w:color="auto"/>
              <w:bottom w:val="single" w:sz="4" w:space="0" w:color="auto"/>
              <w:right w:val="single" w:sz="4" w:space="0" w:color="auto"/>
            </w:tcBorders>
            <w:vAlign w:val="center"/>
          </w:tcPr>
          <w:p w14:paraId="3823E35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הרכבת כלים לבנים (11)</w:t>
            </w:r>
          </w:p>
        </w:tc>
        <w:tc>
          <w:tcPr>
            <w:tcW w:w="768" w:type="dxa"/>
            <w:tcBorders>
              <w:top w:val="single" w:sz="4" w:space="0" w:color="auto"/>
              <w:left w:val="single" w:sz="4" w:space="0" w:color="auto"/>
              <w:bottom w:val="single" w:sz="4" w:space="0" w:color="auto"/>
              <w:right w:val="single" w:sz="4" w:space="0" w:color="auto"/>
            </w:tcBorders>
            <w:vAlign w:val="center"/>
          </w:tcPr>
          <w:p w14:paraId="53D4CB1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הרכבת אביזרי חשמל  (12)</w:t>
            </w:r>
          </w:p>
        </w:tc>
        <w:tc>
          <w:tcPr>
            <w:tcW w:w="895" w:type="dxa"/>
            <w:tcBorders>
              <w:top w:val="single" w:sz="4" w:space="0" w:color="auto"/>
              <w:left w:val="single" w:sz="4" w:space="0" w:color="auto"/>
              <w:bottom w:val="single" w:sz="4" w:space="0" w:color="auto"/>
              <w:right w:val="single" w:sz="4" w:space="0" w:color="auto"/>
            </w:tcBorders>
            <w:vAlign w:val="center"/>
          </w:tcPr>
          <w:p w14:paraId="2580B07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הרכבת נגרות ומסגרות בדירות ובציבורי (13)</w:t>
            </w:r>
          </w:p>
        </w:tc>
        <w:tc>
          <w:tcPr>
            <w:tcW w:w="929" w:type="dxa"/>
            <w:tcBorders>
              <w:top w:val="single" w:sz="4" w:space="0" w:color="auto"/>
              <w:left w:val="single" w:sz="4" w:space="0" w:color="auto"/>
              <w:bottom w:val="single" w:sz="4" w:space="0" w:color="auto"/>
              <w:right w:val="single" w:sz="4" w:space="0" w:color="auto"/>
            </w:tcBorders>
            <w:vAlign w:val="center"/>
          </w:tcPr>
          <w:p w14:paraId="54FF718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הרכבת אלומיניום בדירות (14)</w:t>
            </w:r>
          </w:p>
        </w:tc>
        <w:tc>
          <w:tcPr>
            <w:tcW w:w="781" w:type="dxa"/>
            <w:tcBorders>
              <w:top w:val="single" w:sz="4" w:space="0" w:color="auto"/>
              <w:left w:val="single" w:sz="4" w:space="0" w:color="auto"/>
              <w:bottom w:val="single" w:sz="4" w:space="0" w:color="auto"/>
              <w:right w:val="single" w:sz="4" w:space="0" w:color="auto"/>
            </w:tcBorders>
            <w:vAlign w:val="center"/>
          </w:tcPr>
          <w:p w14:paraId="66B3BBEF"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הרכבת מסתורי כביסה (15)</w:t>
            </w:r>
          </w:p>
        </w:tc>
        <w:tc>
          <w:tcPr>
            <w:tcW w:w="728" w:type="dxa"/>
            <w:tcBorders>
              <w:top w:val="single" w:sz="4" w:space="0" w:color="auto"/>
              <w:left w:val="single" w:sz="4" w:space="0" w:color="auto"/>
              <w:bottom w:val="single" w:sz="4" w:space="0" w:color="auto"/>
              <w:right w:val="single" w:sz="4" w:space="0" w:color="auto"/>
            </w:tcBorders>
            <w:vAlign w:val="center"/>
          </w:tcPr>
          <w:p w14:paraId="183DA2E2"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צבע כולל צבע חוץ (17)</w:t>
            </w:r>
          </w:p>
        </w:tc>
        <w:tc>
          <w:tcPr>
            <w:tcW w:w="845" w:type="dxa"/>
            <w:tcBorders>
              <w:top w:val="single" w:sz="4" w:space="0" w:color="auto"/>
              <w:left w:val="single" w:sz="4" w:space="0" w:color="auto"/>
              <w:bottom w:val="single" w:sz="4" w:space="0" w:color="auto"/>
              <w:right w:val="single" w:sz="4" w:space="0" w:color="auto"/>
            </w:tcBorders>
            <w:vAlign w:val="center"/>
          </w:tcPr>
          <w:p w14:paraId="0F9E708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הרכבת ארונות מטבח, אמבטיה ומשטחי עבודה (18)</w:t>
            </w:r>
          </w:p>
        </w:tc>
        <w:tc>
          <w:tcPr>
            <w:tcW w:w="728" w:type="dxa"/>
            <w:tcBorders>
              <w:top w:val="single" w:sz="4" w:space="0" w:color="auto"/>
              <w:left w:val="single" w:sz="4" w:space="0" w:color="auto"/>
              <w:bottom w:val="single" w:sz="4" w:space="0" w:color="auto"/>
              <w:right w:val="single" w:sz="4" w:space="0" w:color="auto"/>
            </w:tcBorders>
            <w:vAlign w:val="center"/>
          </w:tcPr>
          <w:p w14:paraId="4C4F95E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אכלוס (25)</w:t>
            </w:r>
          </w:p>
        </w:tc>
        <w:tc>
          <w:tcPr>
            <w:tcW w:w="736" w:type="dxa"/>
            <w:tcBorders>
              <w:top w:val="single" w:sz="4" w:space="0" w:color="auto"/>
              <w:left w:val="single" w:sz="4" w:space="0" w:color="auto"/>
              <w:bottom w:val="single" w:sz="4" w:space="0" w:color="auto"/>
              <w:right w:val="single" w:sz="4" w:space="0" w:color="auto"/>
            </w:tcBorders>
            <w:vAlign w:val="center"/>
          </w:tcPr>
          <w:p w14:paraId="243694D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תיקון ליקויים (26)</w:t>
            </w:r>
          </w:p>
        </w:tc>
      </w:tr>
      <w:tr w:rsidR="00E56613" w:rsidRPr="00E56613" w14:paraId="2B19CAE9" w14:textId="77777777" w:rsidTr="00E56613">
        <w:trPr>
          <w:trHeight w:val="255"/>
        </w:trPr>
        <w:tc>
          <w:tcPr>
            <w:tcW w:w="714" w:type="dxa"/>
            <w:tcBorders>
              <w:top w:val="single" w:sz="4" w:space="0" w:color="auto"/>
              <w:left w:val="single" w:sz="4" w:space="0" w:color="auto"/>
              <w:bottom w:val="single" w:sz="4" w:space="0" w:color="auto"/>
              <w:right w:val="nil"/>
            </w:tcBorders>
            <w:vAlign w:val="bottom"/>
          </w:tcPr>
          <w:p w14:paraId="6FEA34E1"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single" w:sz="4" w:space="0" w:color="auto"/>
              <w:left w:val="single" w:sz="4" w:space="0" w:color="auto"/>
              <w:bottom w:val="single" w:sz="4" w:space="0" w:color="auto"/>
              <w:right w:val="single" w:sz="4" w:space="0" w:color="auto"/>
            </w:tcBorders>
            <w:vAlign w:val="bottom"/>
          </w:tcPr>
          <w:p w14:paraId="06FB7CD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779" w:type="dxa"/>
            <w:tcBorders>
              <w:top w:val="single" w:sz="4" w:space="0" w:color="auto"/>
              <w:left w:val="single" w:sz="4" w:space="0" w:color="auto"/>
              <w:bottom w:val="single" w:sz="4" w:space="0" w:color="auto"/>
              <w:right w:val="single" w:sz="4" w:space="0" w:color="auto"/>
            </w:tcBorders>
            <w:vAlign w:val="bottom"/>
          </w:tcPr>
          <w:p w14:paraId="78F153E4"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2.0</w:t>
            </w:r>
          </w:p>
        </w:tc>
        <w:tc>
          <w:tcPr>
            <w:tcW w:w="840" w:type="dxa"/>
            <w:tcBorders>
              <w:top w:val="single" w:sz="4" w:space="0" w:color="auto"/>
              <w:left w:val="single" w:sz="4" w:space="0" w:color="auto"/>
              <w:bottom w:val="single" w:sz="4" w:space="0" w:color="auto"/>
              <w:right w:val="single" w:sz="4" w:space="0" w:color="auto"/>
            </w:tcBorders>
            <w:vAlign w:val="bottom"/>
          </w:tcPr>
          <w:p w14:paraId="5D2C4178"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3.0</w:t>
            </w:r>
          </w:p>
        </w:tc>
        <w:tc>
          <w:tcPr>
            <w:tcW w:w="840" w:type="dxa"/>
            <w:tcBorders>
              <w:top w:val="single" w:sz="4" w:space="0" w:color="auto"/>
              <w:left w:val="single" w:sz="4" w:space="0" w:color="auto"/>
              <w:bottom w:val="single" w:sz="4" w:space="0" w:color="auto"/>
              <w:right w:val="single" w:sz="4" w:space="0" w:color="auto"/>
            </w:tcBorders>
            <w:vAlign w:val="bottom"/>
          </w:tcPr>
          <w:p w14:paraId="05D88B50"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3.0</w:t>
            </w:r>
          </w:p>
        </w:tc>
        <w:tc>
          <w:tcPr>
            <w:tcW w:w="890" w:type="dxa"/>
            <w:tcBorders>
              <w:top w:val="single" w:sz="4" w:space="0" w:color="auto"/>
              <w:left w:val="single" w:sz="4" w:space="0" w:color="auto"/>
              <w:bottom w:val="single" w:sz="4" w:space="0" w:color="auto"/>
              <w:right w:val="single" w:sz="4" w:space="0" w:color="auto"/>
            </w:tcBorders>
            <w:vAlign w:val="bottom"/>
          </w:tcPr>
          <w:p w14:paraId="5F65330F"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1.0</w:t>
            </w:r>
          </w:p>
        </w:tc>
        <w:tc>
          <w:tcPr>
            <w:tcW w:w="857" w:type="dxa"/>
            <w:tcBorders>
              <w:top w:val="single" w:sz="4" w:space="0" w:color="auto"/>
              <w:left w:val="single" w:sz="4" w:space="0" w:color="auto"/>
              <w:bottom w:val="single" w:sz="4" w:space="0" w:color="auto"/>
              <w:right w:val="single" w:sz="4" w:space="0" w:color="auto"/>
            </w:tcBorders>
            <w:vAlign w:val="bottom"/>
          </w:tcPr>
          <w:p w14:paraId="4864ACBA"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5.0</w:t>
            </w:r>
          </w:p>
        </w:tc>
        <w:tc>
          <w:tcPr>
            <w:tcW w:w="728" w:type="dxa"/>
            <w:tcBorders>
              <w:top w:val="single" w:sz="4" w:space="0" w:color="auto"/>
              <w:left w:val="single" w:sz="4" w:space="0" w:color="auto"/>
              <w:bottom w:val="single" w:sz="4" w:space="0" w:color="auto"/>
              <w:right w:val="single" w:sz="4" w:space="0" w:color="auto"/>
            </w:tcBorders>
            <w:vAlign w:val="bottom"/>
          </w:tcPr>
          <w:p w14:paraId="59433316"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5.5</w:t>
            </w:r>
          </w:p>
        </w:tc>
        <w:tc>
          <w:tcPr>
            <w:tcW w:w="728" w:type="dxa"/>
            <w:tcBorders>
              <w:top w:val="single" w:sz="4" w:space="0" w:color="auto"/>
              <w:left w:val="single" w:sz="4" w:space="0" w:color="auto"/>
              <w:bottom w:val="single" w:sz="4" w:space="0" w:color="auto"/>
              <w:right w:val="single" w:sz="4" w:space="0" w:color="auto"/>
            </w:tcBorders>
            <w:vAlign w:val="bottom"/>
          </w:tcPr>
          <w:p w14:paraId="020BB2D4"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1.0</w:t>
            </w:r>
          </w:p>
        </w:tc>
        <w:tc>
          <w:tcPr>
            <w:tcW w:w="857" w:type="dxa"/>
            <w:tcBorders>
              <w:top w:val="single" w:sz="4" w:space="0" w:color="auto"/>
              <w:left w:val="single" w:sz="4" w:space="0" w:color="auto"/>
              <w:bottom w:val="single" w:sz="4" w:space="0" w:color="auto"/>
              <w:right w:val="single" w:sz="4" w:space="0" w:color="auto"/>
            </w:tcBorders>
            <w:vAlign w:val="bottom"/>
          </w:tcPr>
          <w:p w14:paraId="15D82EB5"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2.0</w:t>
            </w:r>
          </w:p>
        </w:tc>
        <w:tc>
          <w:tcPr>
            <w:tcW w:w="768" w:type="dxa"/>
            <w:tcBorders>
              <w:top w:val="single" w:sz="4" w:space="0" w:color="auto"/>
              <w:left w:val="single" w:sz="4" w:space="0" w:color="auto"/>
              <w:bottom w:val="single" w:sz="4" w:space="0" w:color="auto"/>
              <w:right w:val="single" w:sz="4" w:space="0" w:color="auto"/>
            </w:tcBorders>
            <w:vAlign w:val="bottom"/>
          </w:tcPr>
          <w:p w14:paraId="2184985F"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1.5</w:t>
            </w:r>
          </w:p>
        </w:tc>
        <w:tc>
          <w:tcPr>
            <w:tcW w:w="768" w:type="dxa"/>
            <w:tcBorders>
              <w:top w:val="single" w:sz="4" w:space="0" w:color="auto"/>
              <w:left w:val="single" w:sz="4" w:space="0" w:color="auto"/>
              <w:bottom w:val="single" w:sz="4" w:space="0" w:color="auto"/>
              <w:right w:val="single" w:sz="4" w:space="0" w:color="auto"/>
            </w:tcBorders>
            <w:vAlign w:val="bottom"/>
          </w:tcPr>
          <w:p w14:paraId="76D62AFB"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1.0</w:t>
            </w:r>
          </w:p>
        </w:tc>
        <w:tc>
          <w:tcPr>
            <w:tcW w:w="895" w:type="dxa"/>
            <w:tcBorders>
              <w:top w:val="single" w:sz="4" w:space="0" w:color="auto"/>
              <w:left w:val="single" w:sz="4" w:space="0" w:color="auto"/>
              <w:bottom w:val="single" w:sz="4" w:space="0" w:color="auto"/>
              <w:right w:val="single" w:sz="4" w:space="0" w:color="auto"/>
            </w:tcBorders>
            <w:vAlign w:val="bottom"/>
          </w:tcPr>
          <w:p w14:paraId="113BE16A"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3.0</w:t>
            </w:r>
          </w:p>
        </w:tc>
        <w:tc>
          <w:tcPr>
            <w:tcW w:w="929" w:type="dxa"/>
            <w:tcBorders>
              <w:top w:val="single" w:sz="4" w:space="0" w:color="auto"/>
              <w:left w:val="single" w:sz="4" w:space="0" w:color="auto"/>
              <w:bottom w:val="single" w:sz="4" w:space="0" w:color="auto"/>
              <w:right w:val="single" w:sz="4" w:space="0" w:color="auto"/>
            </w:tcBorders>
            <w:vAlign w:val="bottom"/>
          </w:tcPr>
          <w:p w14:paraId="4143474C"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7.5</w:t>
            </w:r>
          </w:p>
        </w:tc>
        <w:tc>
          <w:tcPr>
            <w:tcW w:w="781" w:type="dxa"/>
            <w:tcBorders>
              <w:top w:val="single" w:sz="4" w:space="0" w:color="auto"/>
              <w:left w:val="single" w:sz="4" w:space="0" w:color="auto"/>
              <w:bottom w:val="single" w:sz="4" w:space="0" w:color="auto"/>
              <w:right w:val="single" w:sz="4" w:space="0" w:color="auto"/>
            </w:tcBorders>
            <w:vAlign w:val="bottom"/>
          </w:tcPr>
          <w:p w14:paraId="4D12F365"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0.5</w:t>
            </w:r>
          </w:p>
        </w:tc>
        <w:tc>
          <w:tcPr>
            <w:tcW w:w="728" w:type="dxa"/>
            <w:tcBorders>
              <w:top w:val="single" w:sz="4" w:space="0" w:color="auto"/>
              <w:left w:val="single" w:sz="4" w:space="0" w:color="auto"/>
              <w:bottom w:val="single" w:sz="4" w:space="0" w:color="auto"/>
              <w:right w:val="single" w:sz="4" w:space="0" w:color="auto"/>
            </w:tcBorders>
            <w:vAlign w:val="bottom"/>
          </w:tcPr>
          <w:p w14:paraId="6B1039CA"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1.5</w:t>
            </w:r>
          </w:p>
        </w:tc>
        <w:tc>
          <w:tcPr>
            <w:tcW w:w="845" w:type="dxa"/>
            <w:tcBorders>
              <w:top w:val="single" w:sz="4" w:space="0" w:color="auto"/>
              <w:left w:val="single" w:sz="4" w:space="0" w:color="auto"/>
              <w:bottom w:val="single" w:sz="4" w:space="0" w:color="auto"/>
              <w:right w:val="single" w:sz="4" w:space="0" w:color="auto"/>
            </w:tcBorders>
            <w:vAlign w:val="bottom"/>
          </w:tcPr>
          <w:p w14:paraId="6885DAE3"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1.5</w:t>
            </w:r>
          </w:p>
        </w:tc>
        <w:tc>
          <w:tcPr>
            <w:tcW w:w="728" w:type="dxa"/>
            <w:tcBorders>
              <w:top w:val="single" w:sz="4" w:space="0" w:color="auto"/>
              <w:left w:val="single" w:sz="4" w:space="0" w:color="auto"/>
              <w:bottom w:val="single" w:sz="4" w:space="0" w:color="auto"/>
              <w:right w:val="single" w:sz="4" w:space="0" w:color="auto"/>
            </w:tcBorders>
            <w:vAlign w:val="bottom"/>
          </w:tcPr>
          <w:p w14:paraId="722B34DE"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2.0</w:t>
            </w:r>
          </w:p>
        </w:tc>
        <w:tc>
          <w:tcPr>
            <w:tcW w:w="736" w:type="dxa"/>
            <w:tcBorders>
              <w:top w:val="single" w:sz="4" w:space="0" w:color="auto"/>
              <w:left w:val="single" w:sz="4" w:space="0" w:color="auto"/>
              <w:bottom w:val="single" w:sz="4" w:space="0" w:color="auto"/>
              <w:right w:val="single" w:sz="4" w:space="0" w:color="auto"/>
            </w:tcBorders>
            <w:vAlign w:val="bottom"/>
          </w:tcPr>
          <w:p w14:paraId="7E9812E5"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2.0</w:t>
            </w:r>
          </w:p>
        </w:tc>
      </w:tr>
      <w:tr w:rsidR="00E56613" w:rsidRPr="00E56613" w14:paraId="49FE980A" w14:textId="77777777" w:rsidTr="00E56613">
        <w:trPr>
          <w:trHeight w:val="255"/>
        </w:trPr>
        <w:tc>
          <w:tcPr>
            <w:tcW w:w="714" w:type="dxa"/>
            <w:vMerge w:val="restart"/>
            <w:tcBorders>
              <w:top w:val="single" w:sz="4" w:space="0" w:color="auto"/>
              <w:left w:val="single" w:sz="8" w:space="0" w:color="auto"/>
              <w:bottom w:val="nil"/>
              <w:right w:val="nil"/>
            </w:tcBorders>
            <w:shd w:val="clear" w:color="auto" w:fill="CCFFCC"/>
            <w:vAlign w:val="center"/>
          </w:tcPr>
          <w:p w14:paraId="178A1FE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קומה 3</w:t>
            </w:r>
          </w:p>
        </w:tc>
        <w:tc>
          <w:tcPr>
            <w:tcW w:w="590" w:type="dxa"/>
            <w:tcBorders>
              <w:top w:val="nil"/>
              <w:left w:val="single" w:sz="4" w:space="0" w:color="auto"/>
              <w:bottom w:val="single" w:sz="4" w:space="0" w:color="auto"/>
              <w:right w:val="single" w:sz="4" w:space="0" w:color="auto"/>
            </w:tcBorders>
            <w:shd w:val="clear" w:color="auto" w:fill="CCFFCC"/>
            <w:vAlign w:val="bottom"/>
          </w:tcPr>
          <w:p w14:paraId="28F6401A"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9</w:t>
            </w:r>
          </w:p>
        </w:tc>
        <w:tc>
          <w:tcPr>
            <w:tcW w:w="779" w:type="dxa"/>
            <w:tcBorders>
              <w:top w:val="nil"/>
              <w:left w:val="single" w:sz="4" w:space="0" w:color="auto"/>
              <w:bottom w:val="single" w:sz="4" w:space="0" w:color="auto"/>
              <w:right w:val="single" w:sz="4" w:space="0" w:color="auto"/>
            </w:tcBorders>
            <w:vAlign w:val="bottom"/>
          </w:tcPr>
          <w:p w14:paraId="0A05E9D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1FE94A2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53CF957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4" w:space="0" w:color="auto"/>
              <w:right w:val="single" w:sz="4" w:space="0" w:color="auto"/>
            </w:tcBorders>
            <w:vAlign w:val="bottom"/>
          </w:tcPr>
          <w:p w14:paraId="5DA5A60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36DF7CC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36C2285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51929A3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0032756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4" w:space="0" w:color="auto"/>
              <w:right w:val="single" w:sz="4" w:space="0" w:color="auto"/>
            </w:tcBorders>
            <w:vAlign w:val="bottom"/>
          </w:tcPr>
          <w:p w14:paraId="2ACE2F2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4" w:space="0" w:color="auto"/>
              <w:right w:val="single" w:sz="4" w:space="0" w:color="auto"/>
            </w:tcBorders>
            <w:vAlign w:val="bottom"/>
          </w:tcPr>
          <w:p w14:paraId="42F3E35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4" w:space="0" w:color="auto"/>
              <w:right w:val="single" w:sz="4" w:space="0" w:color="auto"/>
            </w:tcBorders>
            <w:vAlign w:val="bottom"/>
          </w:tcPr>
          <w:p w14:paraId="2165E96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nil"/>
              <w:left w:val="single" w:sz="4" w:space="0" w:color="auto"/>
              <w:bottom w:val="single" w:sz="4" w:space="0" w:color="auto"/>
              <w:right w:val="single" w:sz="4" w:space="0" w:color="auto"/>
            </w:tcBorders>
            <w:vAlign w:val="bottom"/>
          </w:tcPr>
          <w:p w14:paraId="5DB8225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4" w:space="0" w:color="auto"/>
              <w:right w:val="single" w:sz="4" w:space="0" w:color="auto"/>
            </w:tcBorders>
            <w:vAlign w:val="bottom"/>
          </w:tcPr>
          <w:p w14:paraId="7C09F1C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248CD2B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4" w:space="0" w:color="auto"/>
              <w:right w:val="single" w:sz="4" w:space="0" w:color="auto"/>
            </w:tcBorders>
            <w:vAlign w:val="bottom"/>
          </w:tcPr>
          <w:p w14:paraId="497C2FD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76%</w:t>
            </w:r>
          </w:p>
        </w:tc>
        <w:tc>
          <w:tcPr>
            <w:tcW w:w="728" w:type="dxa"/>
            <w:tcBorders>
              <w:top w:val="nil"/>
              <w:left w:val="single" w:sz="4" w:space="0" w:color="auto"/>
              <w:bottom w:val="single" w:sz="4" w:space="0" w:color="auto"/>
              <w:right w:val="single" w:sz="4" w:space="0" w:color="auto"/>
            </w:tcBorders>
            <w:vAlign w:val="bottom"/>
          </w:tcPr>
          <w:p w14:paraId="3C43120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36" w:type="dxa"/>
            <w:tcBorders>
              <w:top w:val="nil"/>
              <w:left w:val="single" w:sz="4" w:space="0" w:color="auto"/>
              <w:bottom w:val="single" w:sz="4" w:space="0" w:color="auto"/>
              <w:right w:val="single" w:sz="4" w:space="0" w:color="auto"/>
            </w:tcBorders>
            <w:vAlign w:val="bottom"/>
          </w:tcPr>
          <w:p w14:paraId="7417A41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6FAA5F13" w14:textId="77777777" w:rsidTr="00E56613">
        <w:trPr>
          <w:trHeight w:val="255"/>
        </w:trPr>
        <w:tc>
          <w:tcPr>
            <w:tcW w:w="0" w:type="auto"/>
            <w:vMerge/>
            <w:tcBorders>
              <w:top w:val="single" w:sz="4" w:space="0" w:color="auto"/>
              <w:left w:val="single" w:sz="8" w:space="0" w:color="auto"/>
              <w:bottom w:val="nil"/>
              <w:right w:val="nil"/>
            </w:tcBorders>
            <w:vAlign w:val="center"/>
          </w:tcPr>
          <w:p w14:paraId="471B8C60"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nil"/>
              <w:left w:val="single" w:sz="4" w:space="0" w:color="auto"/>
              <w:bottom w:val="single" w:sz="4" w:space="0" w:color="auto"/>
              <w:right w:val="single" w:sz="4" w:space="0" w:color="auto"/>
            </w:tcBorders>
            <w:shd w:val="clear" w:color="auto" w:fill="CCFFCC"/>
            <w:vAlign w:val="bottom"/>
          </w:tcPr>
          <w:p w14:paraId="06E5296D"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10</w:t>
            </w:r>
          </w:p>
        </w:tc>
        <w:tc>
          <w:tcPr>
            <w:tcW w:w="779" w:type="dxa"/>
            <w:tcBorders>
              <w:top w:val="nil"/>
              <w:left w:val="single" w:sz="4" w:space="0" w:color="auto"/>
              <w:bottom w:val="single" w:sz="4" w:space="0" w:color="auto"/>
              <w:right w:val="single" w:sz="4" w:space="0" w:color="auto"/>
            </w:tcBorders>
            <w:vAlign w:val="bottom"/>
          </w:tcPr>
          <w:p w14:paraId="2072F95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75D34D2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46448C6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4" w:space="0" w:color="auto"/>
              <w:right w:val="single" w:sz="4" w:space="0" w:color="auto"/>
            </w:tcBorders>
            <w:vAlign w:val="bottom"/>
          </w:tcPr>
          <w:p w14:paraId="4ECAB87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5213626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4CB3EE7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2DCF9F7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1125BBC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4" w:space="0" w:color="auto"/>
              <w:right w:val="single" w:sz="4" w:space="0" w:color="auto"/>
            </w:tcBorders>
            <w:vAlign w:val="bottom"/>
          </w:tcPr>
          <w:p w14:paraId="6FA26EF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4" w:space="0" w:color="auto"/>
              <w:right w:val="single" w:sz="4" w:space="0" w:color="auto"/>
            </w:tcBorders>
            <w:vAlign w:val="bottom"/>
          </w:tcPr>
          <w:p w14:paraId="45876B6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4" w:space="0" w:color="auto"/>
              <w:right w:val="single" w:sz="4" w:space="0" w:color="auto"/>
            </w:tcBorders>
            <w:vAlign w:val="bottom"/>
          </w:tcPr>
          <w:p w14:paraId="7730CD8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nil"/>
              <w:left w:val="single" w:sz="4" w:space="0" w:color="auto"/>
              <w:bottom w:val="single" w:sz="4" w:space="0" w:color="auto"/>
              <w:right w:val="single" w:sz="4" w:space="0" w:color="auto"/>
            </w:tcBorders>
            <w:vAlign w:val="bottom"/>
          </w:tcPr>
          <w:p w14:paraId="264A605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4" w:space="0" w:color="auto"/>
              <w:right w:val="single" w:sz="4" w:space="0" w:color="auto"/>
            </w:tcBorders>
            <w:vAlign w:val="bottom"/>
          </w:tcPr>
          <w:p w14:paraId="0E5F5D8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7B92B43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4" w:space="0" w:color="auto"/>
              <w:right w:val="single" w:sz="4" w:space="0" w:color="auto"/>
            </w:tcBorders>
            <w:vAlign w:val="bottom"/>
          </w:tcPr>
          <w:p w14:paraId="46179A9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0%</w:t>
            </w:r>
          </w:p>
        </w:tc>
        <w:tc>
          <w:tcPr>
            <w:tcW w:w="728" w:type="dxa"/>
            <w:tcBorders>
              <w:top w:val="nil"/>
              <w:left w:val="single" w:sz="4" w:space="0" w:color="auto"/>
              <w:bottom w:val="single" w:sz="4" w:space="0" w:color="auto"/>
              <w:right w:val="single" w:sz="4" w:space="0" w:color="auto"/>
            </w:tcBorders>
            <w:vAlign w:val="bottom"/>
          </w:tcPr>
          <w:p w14:paraId="12923DC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20%</w:t>
            </w:r>
          </w:p>
        </w:tc>
        <w:tc>
          <w:tcPr>
            <w:tcW w:w="736" w:type="dxa"/>
            <w:tcBorders>
              <w:top w:val="nil"/>
              <w:left w:val="single" w:sz="4" w:space="0" w:color="auto"/>
              <w:bottom w:val="single" w:sz="4" w:space="0" w:color="auto"/>
              <w:right w:val="single" w:sz="4" w:space="0" w:color="auto"/>
            </w:tcBorders>
            <w:vAlign w:val="bottom"/>
          </w:tcPr>
          <w:p w14:paraId="0F594B4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75531AE4" w14:textId="77777777" w:rsidTr="00E56613">
        <w:trPr>
          <w:trHeight w:val="255"/>
        </w:trPr>
        <w:tc>
          <w:tcPr>
            <w:tcW w:w="0" w:type="auto"/>
            <w:vMerge/>
            <w:tcBorders>
              <w:top w:val="single" w:sz="4" w:space="0" w:color="auto"/>
              <w:left w:val="single" w:sz="8" w:space="0" w:color="auto"/>
              <w:bottom w:val="nil"/>
              <w:right w:val="nil"/>
            </w:tcBorders>
            <w:vAlign w:val="center"/>
          </w:tcPr>
          <w:p w14:paraId="760E4C2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nil"/>
              <w:left w:val="single" w:sz="4" w:space="0" w:color="auto"/>
              <w:bottom w:val="single" w:sz="4" w:space="0" w:color="auto"/>
              <w:right w:val="single" w:sz="4" w:space="0" w:color="auto"/>
            </w:tcBorders>
            <w:shd w:val="clear" w:color="auto" w:fill="CCFFCC"/>
            <w:vAlign w:val="bottom"/>
          </w:tcPr>
          <w:p w14:paraId="1D8C052E"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11</w:t>
            </w:r>
          </w:p>
        </w:tc>
        <w:tc>
          <w:tcPr>
            <w:tcW w:w="779" w:type="dxa"/>
            <w:tcBorders>
              <w:top w:val="nil"/>
              <w:left w:val="single" w:sz="4" w:space="0" w:color="auto"/>
              <w:bottom w:val="single" w:sz="4" w:space="0" w:color="auto"/>
              <w:right w:val="single" w:sz="4" w:space="0" w:color="auto"/>
            </w:tcBorders>
            <w:vAlign w:val="bottom"/>
          </w:tcPr>
          <w:p w14:paraId="1FAF722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28BC189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5308367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4" w:space="0" w:color="auto"/>
              <w:right w:val="single" w:sz="4" w:space="0" w:color="auto"/>
            </w:tcBorders>
            <w:vAlign w:val="bottom"/>
          </w:tcPr>
          <w:p w14:paraId="7D1D61D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6B40732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228EF34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6118406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7A6BF6E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4" w:space="0" w:color="auto"/>
              <w:right w:val="single" w:sz="4" w:space="0" w:color="auto"/>
            </w:tcBorders>
            <w:vAlign w:val="bottom"/>
          </w:tcPr>
          <w:p w14:paraId="1AEADD7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4" w:space="0" w:color="auto"/>
              <w:right w:val="single" w:sz="4" w:space="0" w:color="auto"/>
            </w:tcBorders>
            <w:vAlign w:val="bottom"/>
          </w:tcPr>
          <w:p w14:paraId="3F3E31C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4" w:space="0" w:color="auto"/>
              <w:right w:val="single" w:sz="4" w:space="0" w:color="auto"/>
            </w:tcBorders>
            <w:vAlign w:val="bottom"/>
          </w:tcPr>
          <w:p w14:paraId="5009B26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nil"/>
              <w:left w:val="single" w:sz="4" w:space="0" w:color="auto"/>
              <w:bottom w:val="single" w:sz="4" w:space="0" w:color="auto"/>
              <w:right w:val="single" w:sz="4" w:space="0" w:color="auto"/>
            </w:tcBorders>
            <w:vAlign w:val="bottom"/>
          </w:tcPr>
          <w:p w14:paraId="1F0E225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4" w:space="0" w:color="auto"/>
              <w:right w:val="single" w:sz="4" w:space="0" w:color="auto"/>
            </w:tcBorders>
            <w:vAlign w:val="bottom"/>
          </w:tcPr>
          <w:p w14:paraId="7C472B6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515A090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4" w:space="0" w:color="auto"/>
              <w:right w:val="single" w:sz="4" w:space="0" w:color="auto"/>
            </w:tcBorders>
            <w:vAlign w:val="bottom"/>
          </w:tcPr>
          <w:p w14:paraId="06194B4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76%</w:t>
            </w:r>
          </w:p>
        </w:tc>
        <w:tc>
          <w:tcPr>
            <w:tcW w:w="728" w:type="dxa"/>
            <w:tcBorders>
              <w:top w:val="nil"/>
              <w:left w:val="single" w:sz="4" w:space="0" w:color="auto"/>
              <w:bottom w:val="single" w:sz="4" w:space="0" w:color="auto"/>
              <w:right w:val="single" w:sz="4" w:space="0" w:color="auto"/>
            </w:tcBorders>
            <w:vAlign w:val="bottom"/>
          </w:tcPr>
          <w:p w14:paraId="136AA92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20%</w:t>
            </w:r>
          </w:p>
        </w:tc>
        <w:tc>
          <w:tcPr>
            <w:tcW w:w="736" w:type="dxa"/>
            <w:tcBorders>
              <w:top w:val="nil"/>
              <w:left w:val="single" w:sz="4" w:space="0" w:color="auto"/>
              <w:bottom w:val="single" w:sz="4" w:space="0" w:color="auto"/>
              <w:right w:val="single" w:sz="4" w:space="0" w:color="auto"/>
            </w:tcBorders>
            <w:vAlign w:val="bottom"/>
          </w:tcPr>
          <w:p w14:paraId="7DE92C3D"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4828EDD3" w14:textId="77777777" w:rsidTr="00E56613">
        <w:trPr>
          <w:trHeight w:val="255"/>
        </w:trPr>
        <w:tc>
          <w:tcPr>
            <w:tcW w:w="0" w:type="auto"/>
            <w:vMerge/>
            <w:tcBorders>
              <w:top w:val="single" w:sz="4" w:space="0" w:color="auto"/>
              <w:left w:val="single" w:sz="8" w:space="0" w:color="auto"/>
              <w:bottom w:val="nil"/>
              <w:right w:val="nil"/>
            </w:tcBorders>
            <w:vAlign w:val="center"/>
          </w:tcPr>
          <w:p w14:paraId="103B8B0D"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nil"/>
              <w:left w:val="single" w:sz="4" w:space="0" w:color="auto"/>
              <w:bottom w:val="single" w:sz="4" w:space="0" w:color="auto"/>
              <w:right w:val="single" w:sz="4" w:space="0" w:color="auto"/>
            </w:tcBorders>
            <w:shd w:val="clear" w:color="auto" w:fill="CCFFCC"/>
            <w:vAlign w:val="bottom"/>
          </w:tcPr>
          <w:p w14:paraId="57522CB1"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12</w:t>
            </w:r>
          </w:p>
        </w:tc>
        <w:tc>
          <w:tcPr>
            <w:tcW w:w="779" w:type="dxa"/>
            <w:tcBorders>
              <w:top w:val="nil"/>
              <w:left w:val="single" w:sz="4" w:space="0" w:color="auto"/>
              <w:bottom w:val="single" w:sz="4" w:space="0" w:color="auto"/>
              <w:right w:val="single" w:sz="4" w:space="0" w:color="auto"/>
            </w:tcBorders>
            <w:vAlign w:val="bottom"/>
          </w:tcPr>
          <w:p w14:paraId="06895A4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5E58C5F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0EB021E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4" w:space="0" w:color="auto"/>
              <w:right w:val="single" w:sz="4" w:space="0" w:color="auto"/>
            </w:tcBorders>
            <w:vAlign w:val="bottom"/>
          </w:tcPr>
          <w:p w14:paraId="1610533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0B55FBD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7CAC29A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73C783E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481BF54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4" w:space="0" w:color="auto"/>
              <w:right w:val="single" w:sz="4" w:space="0" w:color="auto"/>
            </w:tcBorders>
            <w:vAlign w:val="bottom"/>
          </w:tcPr>
          <w:p w14:paraId="739DA63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4" w:space="0" w:color="auto"/>
              <w:right w:val="single" w:sz="4" w:space="0" w:color="auto"/>
            </w:tcBorders>
            <w:vAlign w:val="bottom"/>
          </w:tcPr>
          <w:p w14:paraId="01FD9A3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4" w:space="0" w:color="auto"/>
              <w:right w:val="single" w:sz="4" w:space="0" w:color="auto"/>
            </w:tcBorders>
            <w:vAlign w:val="bottom"/>
          </w:tcPr>
          <w:p w14:paraId="7912FA7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nil"/>
              <w:left w:val="single" w:sz="4" w:space="0" w:color="auto"/>
              <w:bottom w:val="single" w:sz="4" w:space="0" w:color="auto"/>
              <w:right w:val="single" w:sz="4" w:space="0" w:color="auto"/>
            </w:tcBorders>
            <w:vAlign w:val="bottom"/>
          </w:tcPr>
          <w:p w14:paraId="68206F9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4" w:space="0" w:color="auto"/>
              <w:right w:val="single" w:sz="4" w:space="0" w:color="auto"/>
            </w:tcBorders>
            <w:vAlign w:val="bottom"/>
          </w:tcPr>
          <w:p w14:paraId="3F64FCA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203D202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4" w:space="0" w:color="auto"/>
              <w:right w:val="single" w:sz="4" w:space="0" w:color="auto"/>
            </w:tcBorders>
            <w:vAlign w:val="bottom"/>
          </w:tcPr>
          <w:p w14:paraId="64076CA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76%</w:t>
            </w:r>
          </w:p>
        </w:tc>
        <w:tc>
          <w:tcPr>
            <w:tcW w:w="728" w:type="dxa"/>
            <w:tcBorders>
              <w:top w:val="nil"/>
              <w:left w:val="single" w:sz="4" w:space="0" w:color="auto"/>
              <w:bottom w:val="single" w:sz="4" w:space="0" w:color="auto"/>
              <w:right w:val="single" w:sz="4" w:space="0" w:color="auto"/>
            </w:tcBorders>
            <w:vAlign w:val="bottom"/>
          </w:tcPr>
          <w:p w14:paraId="0BE13A5D"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36" w:type="dxa"/>
            <w:tcBorders>
              <w:top w:val="nil"/>
              <w:left w:val="single" w:sz="4" w:space="0" w:color="auto"/>
              <w:bottom w:val="single" w:sz="4" w:space="0" w:color="auto"/>
              <w:right w:val="single" w:sz="4" w:space="0" w:color="auto"/>
            </w:tcBorders>
            <w:vAlign w:val="bottom"/>
          </w:tcPr>
          <w:p w14:paraId="5A88AB8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00AEBA62" w14:textId="77777777" w:rsidTr="00E56613">
        <w:trPr>
          <w:trHeight w:val="270"/>
        </w:trPr>
        <w:tc>
          <w:tcPr>
            <w:tcW w:w="1304" w:type="dxa"/>
            <w:gridSpan w:val="2"/>
            <w:tcBorders>
              <w:top w:val="single" w:sz="4" w:space="0" w:color="auto"/>
              <w:left w:val="single" w:sz="8" w:space="0" w:color="auto"/>
              <w:bottom w:val="single" w:sz="8" w:space="0" w:color="auto"/>
              <w:right w:val="single" w:sz="4" w:space="0" w:color="000000"/>
            </w:tcBorders>
            <w:shd w:val="clear" w:color="auto" w:fill="CCFFCC"/>
            <w:vAlign w:val="center"/>
          </w:tcPr>
          <w:p w14:paraId="65388FB1"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סה"כ לקומה 3</w:t>
            </w:r>
          </w:p>
        </w:tc>
        <w:tc>
          <w:tcPr>
            <w:tcW w:w="779" w:type="dxa"/>
            <w:tcBorders>
              <w:top w:val="nil"/>
              <w:left w:val="single" w:sz="4" w:space="0" w:color="auto"/>
              <w:bottom w:val="single" w:sz="8" w:space="0" w:color="auto"/>
              <w:right w:val="single" w:sz="4" w:space="0" w:color="auto"/>
            </w:tcBorders>
            <w:shd w:val="clear" w:color="auto" w:fill="CCFFCC"/>
            <w:vAlign w:val="bottom"/>
          </w:tcPr>
          <w:p w14:paraId="45ED638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8" w:space="0" w:color="auto"/>
              <w:right w:val="single" w:sz="4" w:space="0" w:color="auto"/>
            </w:tcBorders>
            <w:shd w:val="clear" w:color="auto" w:fill="CCFFCC"/>
            <w:vAlign w:val="bottom"/>
          </w:tcPr>
          <w:p w14:paraId="3F10E16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8" w:space="0" w:color="auto"/>
              <w:right w:val="single" w:sz="4" w:space="0" w:color="auto"/>
            </w:tcBorders>
            <w:shd w:val="clear" w:color="auto" w:fill="CCFFCC"/>
            <w:vAlign w:val="bottom"/>
          </w:tcPr>
          <w:p w14:paraId="05A4FE3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8" w:space="0" w:color="auto"/>
              <w:right w:val="single" w:sz="4" w:space="0" w:color="auto"/>
            </w:tcBorders>
            <w:shd w:val="clear" w:color="auto" w:fill="CCFFCC"/>
            <w:vAlign w:val="bottom"/>
          </w:tcPr>
          <w:p w14:paraId="25B897B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8" w:space="0" w:color="auto"/>
              <w:right w:val="single" w:sz="4" w:space="0" w:color="auto"/>
            </w:tcBorders>
            <w:shd w:val="clear" w:color="auto" w:fill="CCFFCC"/>
            <w:vAlign w:val="bottom"/>
          </w:tcPr>
          <w:p w14:paraId="35A0E8E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8" w:space="0" w:color="auto"/>
              <w:right w:val="single" w:sz="4" w:space="0" w:color="auto"/>
            </w:tcBorders>
            <w:shd w:val="clear" w:color="auto" w:fill="CCFFCC"/>
            <w:vAlign w:val="bottom"/>
          </w:tcPr>
          <w:p w14:paraId="791399D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8" w:space="0" w:color="auto"/>
              <w:right w:val="single" w:sz="4" w:space="0" w:color="auto"/>
            </w:tcBorders>
            <w:shd w:val="clear" w:color="auto" w:fill="CCFFCC"/>
            <w:vAlign w:val="bottom"/>
          </w:tcPr>
          <w:p w14:paraId="0001C89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8" w:space="0" w:color="auto"/>
              <w:right w:val="single" w:sz="4" w:space="0" w:color="auto"/>
            </w:tcBorders>
            <w:shd w:val="clear" w:color="auto" w:fill="CCFFCC"/>
            <w:vAlign w:val="bottom"/>
          </w:tcPr>
          <w:p w14:paraId="5F79098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8" w:space="0" w:color="auto"/>
              <w:right w:val="single" w:sz="4" w:space="0" w:color="auto"/>
            </w:tcBorders>
            <w:shd w:val="clear" w:color="auto" w:fill="CCFFCC"/>
            <w:vAlign w:val="bottom"/>
          </w:tcPr>
          <w:p w14:paraId="416F03C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8" w:space="0" w:color="auto"/>
              <w:right w:val="single" w:sz="4" w:space="0" w:color="auto"/>
            </w:tcBorders>
            <w:shd w:val="clear" w:color="auto" w:fill="CCFFCC"/>
            <w:vAlign w:val="bottom"/>
          </w:tcPr>
          <w:p w14:paraId="5AF1473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8" w:space="0" w:color="auto"/>
              <w:right w:val="single" w:sz="4" w:space="0" w:color="auto"/>
            </w:tcBorders>
            <w:shd w:val="clear" w:color="auto" w:fill="CCFFCC"/>
            <w:vAlign w:val="bottom"/>
          </w:tcPr>
          <w:p w14:paraId="75467D0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68%</w:t>
            </w:r>
          </w:p>
        </w:tc>
        <w:tc>
          <w:tcPr>
            <w:tcW w:w="929" w:type="dxa"/>
            <w:tcBorders>
              <w:top w:val="nil"/>
              <w:left w:val="single" w:sz="4" w:space="0" w:color="auto"/>
              <w:bottom w:val="single" w:sz="8" w:space="0" w:color="auto"/>
              <w:right w:val="single" w:sz="4" w:space="0" w:color="auto"/>
            </w:tcBorders>
            <w:shd w:val="clear" w:color="auto" w:fill="CCFFCC"/>
            <w:vAlign w:val="bottom"/>
          </w:tcPr>
          <w:p w14:paraId="2C3719C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8" w:space="0" w:color="auto"/>
              <w:right w:val="single" w:sz="4" w:space="0" w:color="auto"/>
            </w:tcBorders>
            <w:shd w:val="clear" w:color="auto" w:fill="CCFFCC"/>
            <w:vAlign w:val="bottom"/>
          </w:tcPr>
          <w:p w14:paraId="58E5F0B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8" w:space="0" w:color="auto"/>
              <w:right w:val="single" w:sz="4" w:space="0" w:color="auto"/>
            </w:tcBorders>
            <w:shd w:val="clear" w:color="auto" w:fill="CCFFCC"/>
            <w:vAlign w:val="bottom"/>
          </w:tcPr>
          <w:p w14:paraId="08517B0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8" w:space="0" w:color="auto"/>
              <w:right w:val="single" w:sz="4" w:space="0" w:color="auto"/>
            </w:tcBorders>
            <w:shd w:val="clear" w:color="auto" w:fill="CCFFCC"/>
            <w:vAlign w:val="bottom"/>
          </w:tcPr>
          <w:p w14:paraId="38E8578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57%</w:t>
            </w:r>
          </w:p>
        </w:tc>
        <w:tc>
          <w:tcPr>
            <w:tcW w:w="728" w:type="dxa"/>
            <w:tcBorders>
              <w:top w:val="nil"/>
              <w:left w:val="single" w:sz="4" w:space="0" w:color="auto"/>
              <w:bottom w:val="single" w:sz="8" w:space="0" w:color="auto"/>
              <w:right w:val="single" w:sz="4" w:space="0" w:color="auto"/>
            </w:tcBorders>
            <w:shd w:val="clear" w:color="auto" w:fill="CCFFCC"/>
            <w:vAlign w:val="bottom"/>
          </w:tcPr>
          <w:p w14:paraId="447306E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w:t>
            </w:r>
          </w:p>
        </w:tc>
        <w:tc>
          <w:tcPr>
            <w:tcW w:w="736" w:type="dxa"/>
            <w:tcBorders>
              <w:top w:val="nil"/>
              <w:left w:val="single" w:sz="4" w:space="0" w:color="auto"/>
              <w:bottom w:val="single" w:sz="8" w:space="0" w:color="auto"/>
              <w:right w:val="single" w:sz="4" w:space="0" w:color="auto"/>
            </w:tcBorders>
            <w:shd w:val="clear" w:color="auto" w:fill="CCFFCC"/>
            <w:vAlign w:val="bottom"/>
          </w:tcPr>
          <w:p w14:paraId="0BDB8CA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0%</w:t>
            </w:r>
          </w:p>
        </w:tc>
      </w:tr>
      <w:tr w:rsidR="00E56613" w:rsidRPr="00E56613" w14:paraId="0CD62526" w14:textId="77777777" w:rsidTr="00E56613">
        <w:trPr>
          <w:trHeight w:val="255"/>
        </w:trPr>
        <w:tc>
          <w:tcPr>
            <w:tcW w:w="714" w:type="dxa"/>
            <w:vMerge w:val="restart"/>
            <w:tcBorders>
              <w:top w:val="nil"/>
              <w:left w:val="single" w:sz="8" w:space="0" w:color="auto"/>
              <w:bottom w:val="nil"/>
              <w:right w:val="nil"/>
            </w:tcBorders>
            <w:shd w:val="clear" w:color="auto" w:fill="CCFFCC"/>
            <w:vAlign w:val="center"/>
          </w:tcPr>
          <w:p w14:paraId="4A30F66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קומה 4</w:t>
            </w:r>
          </w:p>
        </w:tc>
        <w:tc>
          <w:tcPr>
            <w:tcW w:w="590" w:type="dxa"/>
            <w:tcBorders>
              <w:top w:val="nil"/>
              <w:left w:val="single" w:sz="4" w:space="0" w:color="auto"/>
              <w:bottom w:val="single" w:sz="4" w:space="0" w:color="auto"/>
              <w:right w:val="single" w:sz="4" w:space="0" w:color="auto"/>
            </w:tcBorders>
            <w:shd w:val="clear" w:color="auto" w:fill="CCFFCC"/>
            <w:vAlign w:val="bottom"/>
          </w:tcPr>
          <w:p w14:paraId="536A8F9C"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13</w:t>
            </w:r>
          </w:p>
        </w:tc>
        <w:tc>
          <w:tcPr>
            <w:tcW w:w="779" w:type="dxa"/>
            <w:tcBorders>
              <w:top w:val="nil"/>
              <w:left w:val="single" w:sz="4" w:space="0" w:color="auto"/>
              <w:bottom w:val="single" w:sz="4" w:space="0" w:color="auto"/>
              <w:right w:val="single" w:sz="4" w:space="0" w:color="auto"/>
            </w:tcBorders>
            <w:vAlign w:val="bottom"/>
          </w:tcPr>
          <w:p w14:paraId="3A143B1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352B14D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50CBDDF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4" w:space="0" w:color="auto"/>
              <w:right w:val="single" w:sz="4" w:space="0" w:color="auto"/>
            </w:tcBorders>
            <w:vAlign w:val="bottom"/>
          </w:tcPr>
          <w:p w14:paraId="380E2BD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12B5717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55CD995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4B80C5F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2638993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4" w:space="0" w:color="auto"/>
              <w:right w:val="single" w:sz="4" w:space="0" w:color="auto"/>
            </w:tcBorders>
            <w:vAlign w:val="bottom"/>
          </w:tcPr>
          <w:p w14:paraId="645B653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4" w:space="0" w:color="auto"/>
              <w:right w:val="single" w:sz="4" w:space="0" w:color="auto"/>
            </w:tcBorders>
            <w:vAlign w:val="bottom"/>
          </w:tcPr>
          <w:p w14:paraId="2146E7B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4" w:space="0" w:color="auto"/>
              <w:right w:val="single" w:sz="4" w:space="0" w:color="auto"/>
            </w:tcBorders>
            <w:vAlign w:val="bottom"/>
          </w:tcPr>
          <w:p w14:paraId="38333CA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nil"/>
              <w:left w:val="single" w:sz="4" w:space="0" w:color="auto"/>
              <w:bottom w:val="single" w:sz="4" w:space="0" w:color="auto"/>
              <w:right w:val="single" w:sz="4" w:space="0" w:color="auto"/>
            </w:tcBorders>
            <w:vAlign w:val="bottom"/>
          </w:tcPr>
          <w:p w14:paraId="20ABAEB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4" w:space="0" w:color="auto"/>
              <w:right w:val="single" w:sz="4" w:space="0" w:color="auto"/>
            </w:tcBorders>
            <w:vAlign w:val="bottom"/>
          </w:tcPr>
          <w:p w14:paraId="755A4B3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24055C2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4" w:space="0" w:color="auto"/>
              <w:right w:val="single" w:sz="4" w:space="0" w:color="auto"/>
            </w:tcBorders>
            <w:vAlign w:val="bottom"/>
          </w:tcPr>
          <w:p w14:paraId="7CADC4F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28" w:type="dxa"/>
            <w:tcBorders>
              <w:top w:val="nil"/>
              <w:left w:val="single" w:sz="4" w:space="0" w:color="auto"/>
              <w:bottom w:val="single" w:sz="4" w:space="0" w:color="auto"/>
              <w:right w:val="single" w:sz="4" w:space="0" w:color="auto"/>
            </w:tcBorders>
            <w:vAlign w:val="bottom"/>
          </w:tcPr>
          <w:p w14:paraId="3169644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36" w:type="dxa"/>
            <w:tcBorders>
              <w:top w:val="nil"/>
              <w:left w:val="single" w:sz="4" w:space="0" w:color="auto"/>
              <w:bottom w:val="single" w:sz="4" w:space="0" w:color="auto"/>
              <w:right w:val="single" w:sz="4" w:space="0" w:color="auto"/>
            </w:tcBorders>
            <w:vAlign w:val="bottom"/>
          </w:tcPr>
          <w:p w14:paraId="33382AF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3CC068FA" w14:textId="77777777" w:rsidTr="00E56613">
        <w:trPr>
          <w:trHeight w:val="255"/>
        </w:trPr>
        <w:tc>
          <w:tcPr>
            <w:tcW w:w="0" w:type="auto"/>
            <w:vMerge/>
            <w:tcBorders>
              <w:top w:val="nil"/>
              <w:left w:val="single" w:sz="8" w:space="0" w:color="auto"/>
              <w:bottom w:val="nil"/>
              <w:right w:val="nil"/>
            </w:tcBorders>
            <w:vAlign w:val="center"/>
          </w:tcPr>
          <w:p w14:paraId="0E5BD23D"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nil"/>
              <w:left w:val="single" w:sz="4" w:space="0" w:color="auto"/>
              <w:bottom w:val="single" w:sz="4" w:space="0" w:color="auto"/>
              <w:right w:val="single" w:sz="4" w:space="0" w:color="auto"/>
            </w:tcBorders>
            <w:shd w:val="clear" w:color="auto" w:fill="CCFFCC"/>
            <w:vAlign w:val="bottom"/>
          </w:tcPr>
          <w:p w14:paraId="739D20CF"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14</w:t>
            </w:r>
          </w:p>
        </w:tc>
        <w:tc>
          <w:tcPr>
            <w:tcW w:w="779" w:type="dxa"/>
            <w:tcBorders>
              <w:top w:val="nil"/>
              <w:left w:val="single" w:sz="4" w:space="0" w:color="auto"/>
              <w:bottom w:val="single" w:sz="4" w:space="0" w:color="auto"/>
              <w:right w:val="single" w:sz="4" w:space="0" w:color="auto"/>
            </w:tcBorders>
            <w:vAlign w:val="bottom"/>
          </w:tcPr>
          <w:p w14:paraId="6E009D4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289FC02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139AA98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4" w:space="0" w:color="auto"/>
              <w:right w:val="single" w:sz="4" w:space="0" w:color="auto"/>
            </w:tcBorders>
            <w:vAlign w:val="bottom"/>
          </w:tcPr>
          <w:p w14:paraId="2F65627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5F7FA70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3F37A70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550FE8E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5E66973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4" w:space="0" w:color="auto"/>
              <w:right w:val="single" w:sz="4" w:space="0" w:color="auto"/>
            </w:tcBorders>
            <w:vAlign w:val="bottom"/>
          </w:tcPr>
          <w:p w14:paraId="20C42D1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4" w:space="0" w:color="auto"/>
              <w:right w:val="single" w:sz="4" w:space="0" w:color="auto"/>
            </w:tcBorders>
            <w:vAlign w:val="bottom"/>
          </w:tcPr>
          <w:p w14:paraId="21038F5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4" w:space="0" w:color="auto"/>
              <w:right w:val="single" w:sz="4" w:space="0" w:color="auto"/>
            </w:tcBorders>
            <w:vAlign w:val="bottom"/>
          </w:tcPr>
          <w:p w14:paraId="209F0CB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nil"/>
              <w:left w:val="single" w:sz="4" w:space="0" w:color="auto"/>
              <w:bottom w:val="single" w:sz="4" w:space="0" w:color="auto"/>
              <w:right w:val="single" w:sz="4" w:space="0" w:color="auto"/>
            </w:tcBorders>
            <w:vAlign w:val="bottom"/>
          </w:tcPr>
          <w:p w14:paraId="10B6C77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4" w:space="0" w:color="auto"/>
              <w:right w:val="single" w:sz="4" w:space="0" w:color="auto"/>
            </w:tcBorders>
            <w:vAlign w:val="bottom"/>
          </w:tcPr>
          <w:p w14:paraId="4F0E8F3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7C994EA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4" w:space="0" w:color="auto"/>
              <w:right w:val="single" w:sz="4" w:space="0" w:color="auto"/>
            </w:tcBorders>
            <w:vAlign w:val="bottom"/>
          </w:tcPr>
          <w:p w14:paraId="206A56E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76%</w:t>
            </w:r>
          </w:p>
        </w:tc>
        <w:tc>
          <w:tcPr>
            <w:tcW w:w="728" w:type="dxa"/>
            <w:tcBorders>
              <w:top w:val="nil"/>
              <w:left w:val="single" w:sz="4" w:space="0" w:color="auto"/>
              <w:bottom w:val="single" w:sz="4" w:space="0" w:color="auto"/>
              <w:right w:val="single" w:sz="4" w:space="0" w:color="auto"/>
            </w:tcBorders>
            <w:vAlign w:val="bottom"/>
          </w:tcPr>
          <w:p w14:paraId="2A956CE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36" w:type="dxa"/>
            <w:tcBorders>
              <w:top w:val="nil"/>
              <w:left w:val="single" w:sz="4" w:space="0" w:color="auto"/>
              <w:bottom w:val="single" w:sz="4" w:space="0" w:color="auto"/>
              <w:right w:val="single" w:sz="4" w:space="0" w:color="auto"/>
            </w:tcBorders>
            <w:vAlign w:val="bottom"/>
          </w:tcPr>
          <w:p w14:paraId="417EE91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3193B29E" w14:textId="77777777" w:rsidTr="00E56613">
        <w:trPr>
          <w:trHeight w:val="255"/>
        </w:trPr>
        <w:tc>
          <w:tcPr>
            <w:tcW w:w="0" w:type="auto"/>
            <w:vMerge/>
            <w:tcBorders>
              <w:top w:val="nil"/>
              <w:left w:val="single" w:sz="8" w:space="0" w:color="auto"/>
              <w:bottom w:val="nil"/>
              <w:right w:val="nil"/>
            </w:tcBorders>
            <w:vAlign w:val="center"/>
          </w:tcPr>
          <w:p w14:paraId="3C8807F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nil"/>
              <w:left w:val="single" w:sz="4" w:space="0" w:color="auto"/>
              <w:bottom w:val="single" w:sz="4" w:space="0" w:color="auto"/>
              <w:right w:val="single" w:sz="4" w:space="0" w:color="auto"/>
            </w:tcBorders>
            <w:shd w:val="clear" w:color="auto" w:fill="CCFFCC"/>
            <w:vAlign w:val="bottom"/>
          </w:tcPr>
          <w:p w14:paraId="49A5D9E8"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15</w:t>
            </w:r>
          </w:p>
        </w:tc>
        <w:tc>
          <w:tcPr>
            <w:tcW w:w="779" w:type="dxa"/>
            <w:tcBorders>
              <w:top w:val="nil"/>
              <w:left w:val="single" w:sz="4" w:space="0" w:color="auto"/>
              <w:bottom w:val="single" w:sz="4" w:space="0" w:color="auto"/>
              <w:right w:val="single" w:sz="4" w:space="0" w:color="auto"/>
            </w:tcBorders>
            <w:vAlign w:val="bottom"/>
          </w:tcPr>
          <w:p w14:paraId="7AA570F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37EAE1A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48E0D47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4" w:space="0" w:color="auto"/>
              <w:right w:val="single" w:sz="4" w:space="0" w:color="auto"/>
            </w:tcBorders>
            <w:vAlign w:val="bottom"/>
          </w:tcPr>
          <w:p w14:paraId="74437D3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5C26C83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56DB08B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2BE9690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346F45F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4" w:space="0" w:color="auto"/>
              <w:right w:val="single" w:sz="4" w:space="0" w:color="auto"/>
            </w:tcBorders>
            <w:vAlign w:val="bottom"/>
          </w:tcPr>
          <w:p w14:paraId="2BDC5B2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4" w:space="0" w:color="auto"/>
              <w:right w:val="single" w:sz="4" w:space="0" w:color="auto"/>
            </w:tcBorders>
            <w:vAlign w:val="bottom"/>
          </w:tcPr>
          <w:p w14:paraId="3FA14D5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4" w:space="0" w:color="auto"/>
              <w:right w:val="single" w:sz="4" w:space="0" w:color="auto"/>
            </w:tcBorders>
            <w:vAlign w:val="bottom"/>
          </w:tcPr>
          <w:p w14:paraId="2A20031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nil"/>
              <w:left w:val="single" w:sz="4" w:space="0" w:color="auto"/>
              <w:bottom w:val="single" w:sz="4" w:space="0" w:color="auto"/>
              <w:right w:val="single" w:sz="4" w:space="0" w:color="auto"/>
            </w:tcBorders>
            <w:vAlign w:val="bottom"/>
          </w:tcPr>
          <w:p w14:paraId="2922EA4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4" w:space="0" w:color="auto"/>
              <w:right w:val="single" w:sz="4" w:space="0" w:color="auto"/>
            </w:tcBorders>
            <w:vAlign w:val="bottom"/>
          </w:tcPr>
          <w:p w14:paraId="3B81D79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7F37BD9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4" w:space="0" w:color="auto"/>
              <w:right w:val="single" w:sz="4" w:space="0" w:color="auto"/>
            </w:tcBorders>
            <w:vAlign w:val="bottom"/>
          </w:tcPr>
          <w:p w14:paraId="1871945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76%</w:t>
            </w:r>
          </w:p>
        </w:tc>
        <w:tc>
          <w:tcPr>
            <w:tcW w:w="728" w:type="dxa"/>
            <w:tcBorders>
              <w:top w:val="nil"/>
              <w:left w:val="single" w:sz="4" w:space="0" w:color="auto"/>
              <w:bottom w:val="single" w:sz="4" w:space="0" w:color="auto"/>
              <w:right w:val="single" w:sz="4" w:space="0" w:color="auto"/>
            </w:tcBorders>
            <w:vAlign w:val="bottom"/>
          </w:tcPr>
          <w:p w14:paraId="5853931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36" w:type="dxa"/>
            <w:tcBorders>
              <w:top w:val="nil"/>
              <w:left w:val="single" w:sz="4" w:space="0" w:color="auto"/>
              <w:bottom w:val="single" w:sz="4" w:space="0" w:color="auto"/>
              <w:right w:val="single" w:sz="4" w:space="0" w:color="auto"/>
            </w:tcBorders>
            <w:vAlign w:val="bottom"/>
          </w:tcPr>
          <w:p w14:paraId="193F6F0B"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2095B0AF" w14:textId="77777777" w:rsidTr="00E56613">
        <w:trPr>
          <w:trHeight w:val="255"/>
        </w:trPr>
        <w:tc>
          <w:tcPr>
            <w:tcW w:w="0" w:type="auto"/>
            <w:vMerge/>
            <w:tcBorders>
              <w:top w:val="nil"/>
              <w:left w:val="single" w:sz="8" w:space="0" w:color="auto"/>
              <w:bottom w:val="nil"/>
              <w:right w:val="nil"/>
            </w:tcBorders>
            <w:vAlign w:val="center"/>
          </w:tcPr>
          <w:p w14:paraId="0A38250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nil"/>
              <w:left w:val="single" w:sz="4" w:space="0" w:color="auto"/>
              <w:bottom w:val="single" w:sz="4" w:space="0" w:color="auto"/>
              <w:right w:val="single" w:sz="4" w:space="0" w:color="auto"/>
            </w:tcBorders>
            <w:shd w:val="clear" w:color="auto" w:fill="CCFFCC"/>
            <w:vAlign w:val="bottom"/>
          </w:tcPr>
          <w:p w14:paraId="26F137EA"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16</w:t>
            </w:r>
          </w:p>
        </w:tc>
        <w:tc>
          <w:tcPr>
            <w:tcW w:w="779" w:type="dxa"/>
            <w:tcBorders>
              <w:top w:val="nil"/>
              <w:left w:val="single" w:sz="4" w:space="0" w:color="auto"/>
              <w:bottom w:val="single" w:sz="4" w:space="0" w:color="auto"/>
              <w:right w:val="single" w:sz="4" w:space="0" w:color="auto"/>
            </w:tcBorders>
            <w:vAlign w:val="bottom"/>
          </w:tcPr>
          <w:p w14:paraId="0EFAD29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476DC8B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59BAEB5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4" w:space="0" w:color="auto"/>
              <w:right w:val="single" w:sz="4" w:space="0" w:color="auto"/>
            </w:tcBorders>
            <w:vAlign w:val="bottom"/>
          </w:tcPr>
          <w:p w14:paraId="72E3BCB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25CC0E0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2042F01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4301A27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30C339C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4" w:space="0" w:color="auto"/>
              <w:right w:val="single" w:sz="4" w:space="0" w:color="auto"/>
            </w:tcBorders>
            <w:vAlign w:val="bottom"/>
          </w:tcPr>
          <w:p w14:paraId="4C8B584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4" w:space="0" w:color="auto"/>
              <w:right w:val="single" w:sz="4" w:space="0" w:color="auto"/>
            </w:tcBorders>
            <w:vAlign w:val="bottom"/>
          </w:tcPr>
          <w:p w14:paraId="18C5D03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4" w:space="0" w:color="auto"/>
              <w:right w:val="single" w:sz="4" w:space="0" w:color="auto"/>
            </w:tcBorders>
            <w:vAlign w:val="bottom"/>
          </w:tcPr>
          <w:p w14:paraId="77D0B71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nil"/>
              <w:left w:val="single" w:sz="4" w:space="0" w:color="auto"/>
              <w:bottom w:val="single" w:sz="4" w:space="0" w:color="auto"/>
              <w:right w:val="single" w:sz="4" w:space="0" w:color="auto"/>
            </w:tcBorders>
            <w:vAlign w:val="bottom"/>
          </w:tcPr>
          <w:p w14:paraId="1D0C347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4" w:space="0" w:color="auto"/>
              <w:right w:val="single" w:sz="4" w:space="0" w:color="auto"/>
            </w:tcBorders>
            <w:vAlign w:val="bottom"/>
          </w:tcPr>
          <w:p w14:paraId="7846582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3DAFD71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4" w:space="0" w:color="auto"/>
              <w:right w:val="single" w:sz="4" w:space="0" w:color="auto"/>
            </w:tcBorders>
            <w:vAlign w:val="bottom"/>
          </w:tcPr>
          <w:p w14:paraId="1DDB2C7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76%</w:t>
            </w:r>
          </w:p>
        </w:tc>
        <w:tc>
          <w:tcPr>
            <w:tcW w:w="728" w:type="dxa"/>
            <w:tcBorders>
              <w:top w:val="nil"/>
              <w:left w:val="single" w:sz="4" w:space="0" w:color="auto"/>
              <w:bottom w:val="single" w:sz="4" w:space="0" w:color="auto"/>
              <w:right w:val="single" w:sz="4" w:space="0" w:color="auto"/>
            </w:tcBorders>
            <w:vAlign w:val="bottom"/>
          </w:tcPr>
          <w:p w14:paraId="7C45203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36" w:type="dxa"/>
            <w:tcBorders>
              <w:top w:val="nil"/>
              <w:left w:val="single" w:sz="4" w:space="0" w:color="auto"/>
              <w:bottom w:val="single" w:sz="4" w:space="0" w:color="auto"/>
              <w:right w:val="single" w:sz="4" w:space="0" w:color="auto"/>
            </w:tcBorders>
            <w:vAlign w:val="bottom"/>
          </w:tcPr>
          <w:p w14:paraId="02F232DB"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0011605A" w14:textId="77777777" w:rsidTr="00E56613">
        <w:trPr>
          <w:trHeight w:val="270"/>
        </w:trPr>
        <w:tc>
          <w:tcPr>
            <w:tcW w:w="1304" w:type="dxa"/>
            <w:gridSpan w:val="2"/>
            <w:tcBorders>
              <w:top w:val="single" w:sz="4" w:space="0" w:color="auto"/>
              <w:left w:val="single" w:sz="8" w:space="0" w:color="auto"/>
              <w:bottom w:val="single" w:sz="8" w:space="0" w:color="auto"/>
              <w:right w:val="single" w:sz="4" w:space="0" w:color="000000"/>
            </w:tcBorders>
            <w:shd w:val="clear" w:color="auto" w:fill="CCFFCC"/>
            <w:vAlign w:val="center"/>
          </w:tcPr>
          <w:p w14:paraId="29A7FB1A"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סה"כ לקומה 4</w:t>
            </w:r>
          </w:p>
        </w:tc>
        <w:tc>
          <w:tcPr>
            <w:tcW w:w="779" w:type="dxa"/>
            <w:tcBorders>
              <w:top w:val="nil"/>
              <w:left w:val="single" w:sz="4" w:space="0" w:color="auto"/>
              <w:bottom w:val="single" w:sz="8" w:space="0" w:color="auto"/>
              <w:right w:val="single" w:sz="4" w:space="0" w:color="auto"/>
            </w:tcBorders>
            <w:shd w:val="clear" w:color="auto" w:fill="CCFFCC"/>
            <w:vAlign w:val="bottom"/>
          </w:tcPr>
          <w:p w14:paraId="2C58D08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8" w:space="0" w:color="auto"/>
              <w:right w:val="single" w:sz="4" w:space="0" w:color="auto"/>
            </w:tcBorders>
            <w:shd w:val="clear" w:color="auto" w:fill="CCFFCC"/>
            <w:vAlign w:val="bottom"/>
          </w:tcPr>
          <w:p w14:paraId="66450B8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8" w:space="0" w:color="auto"/>
              <w:right w:val="single" w:sz="4" w:space="0" w:color="auto"/>
            </w:tcBorders>
            <w:shd w:val="clear" w:color="auto" w:fill="CCFFCC"/>
            <w:vAlign w:val="bottom"/>
          </w:tcPr>
          <w:p w14:paraId="01D8529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8" w:space="0" w:color="auto"/>
              <w:right w:val="single" w:sz="4" w:space="0" w:color="auto"/>
            </w:tcBorders>
            <w:shd w:val="clear" w:color="auto" w:fill="CCFFCC"/>
            <w:vAlign w:val="bottom"/>
          </w:tcPr>
          <w:p w14:paraId="62E58A8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8" w:space="0" w:color="auto"/>
              <w:right w:val="single" w:sz="4" w:space="0" w:color="auto"/>
            </w:tcBorders>
            <w:shd w:val="clear" w:color="auto" w:fill="CCFFCC"/>
            <w:vAlign w:val="bottom"/>
          </w:tcPr>
          <w:p w14:paraId="1B0039C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8" w:space="0" w:color="auto"/>
              <w:right w:val="single" w:sz="4" w:space="0" w:color="auto"/>
            </w:tcBorders>
            <w:shd w:val="clear" w:color="auto" w:fill="CCFFCC"/>
            <w:vAlign w:val="bottom"/>
          </w:tcPr>
          <w:p w14:paraId="72B67FB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8" w:space="0" w:color="auto"/>
              <w:right w:val="single" w:sz="4" w:space="0" w:color="auto"/>
            </w:tcBorders>
            <w:shd w:val="clear" w:color="auto" w:fill="CCFFCC"/>
            <w:vAlign w:val="bottom"/>
          </w:tcPr>
          <w:p w14:paraId="5E4F185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8" w:space="0" w:color="auto"/>
              <w:right w:val="single" w:sz="4" w:space="0" w:color="auto"/>
            </w:tcBorders>
            <w:shd w:val="clear" w:color="auto" w:fill="CCFFCC"/>
            <w:vAlign w:val="bottom"/>
          </w:tcPr>
          <w:p w14:paraId="1B66126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8" w:space="0" w:color="auto"/>
              <w:right w:val="single" w:sz="4" w:space="0" w:color="auto"/>
            </w:tcBorders>
            <w:shd w:val="clear" w:color="auto" w:fill="CCFFCC"/>
            <w:vAlign w:val="bottom"/>
          </w:tcPr>
          <w:p w14:paraId="35DDE8B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8" w:space="0" w:color="auto"/>
              <w:right w:val="single" w:sz="4" w:space="0" w:color="auto"/>
            </w:tcBorders>
            <w:shd w:val="clear" w:color="auto" w:fill="CCFFCC"/>
            <w:vAlign w:val="bottom"/>
          </w:tcPr>
          <w:p w14:paraId="1D359DC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8" w:space="0" w:color="auto"/>
              <w:right w:val="single" w:sz="4" w:space="0" w:color="auto"/>
            </w:tcBorders>
            <w:shd w:val="clear" w:color="auto" w:fill="CCFFCC"/>
            <w:vAlign w:val="bottom"/>
          </w:tcPr>
          <w:p w14:paraId="2CF1D6D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68%</w:t>
            </w:r>
          </w:p>
        </w:tc>
        <w:tc>
          <w:tcPr>
            <w:tcW w:w="929" w:type="dxa"/>
            <w:tcBorders>
              <w:top w:val="nil"/>
              <w:left w:val="single" w:sz="4" w:space="0" w:color="auto"/>
              <w:bottom w:val="single" w:sz="8" w:space="0" w:color="auto"/>
              <w:right w:val="single" w:sz="4" w:space="0" w:color="auto"/>
            </w:tcBorders>
            <w:shd w:val="clear" w:color="auto" w:fill="CCFFCC"/>
            <w:vAlign w:val="bottom"/>
          </w:tcPr>
          <w:p w14:paraId="54CB0AB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8" w:space="0" w:color="auto"/>
              <w:right w:val="single" w:sz="4" w:space="0" w:color="auto"/>
            </w:tcBorders>
            <w:shd w:val="clear" w:color="auto" w:fill="CCFFCC"/>
            <w:vAlign w:val="bottom"/>
          </w:tcPr>
          <w:p w14:paraId="0C679CF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8" w:space="0" w:color="auto"/>
              <w:right w:val="single" w:sz="4" w:space="0" w:color="auto"/>
            </w:tcBorders>
            <w:shd w:val="clear" w:color="auto" w:fill="CCFFCC"/>
            <w:vAlign w:val="bottom"/>
          </w:tcPr>
          <w:p w14:paraId="7DFDCBA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8" w:space="0" w:color="auto"/>
              <w:right w:val="single" w:sz="4" w:space="0" w:color="auto"/>
            </w:tcBorders>
            <w:shd w:val="clear" w:color="auto" w:fill="CCFFCC"/>
            <w:vAlign w:val="bottom"/>
          </w:tcPr>
          <w:p w14:paraId="0C7AC5A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57%</w:t>
            </w:r>
          </w:p>
        </w:tc>
        <w:tc>
          <w:tcPr>
            <w:tcW w:w="728" w:type="dxa"/>
            <w:tcBorders>
              <w:top w:val="nil"/>
              <w:left w:val="single" w:sz="4" w:space="0" w:color="auto"/>
              <w:bottom w:val="single" w:sz="8" w:space="0" w:color="auto"/>
              <w:right w:val="single" w:sz="4" w:space="0" w:color="auto"/>
            </w:tcBorders>
            <w:shd w:val="clear" w:color="auto" w:fill="CCFFCC"/>
            <w:vAlign w:val="bottom"/>
          </w:tcPr>
          <w:p w14:paraId="5CFD2E1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0%</w:t>
            </w:r>
          </w:p>
        </w:tc>
        <w:tc>
          <w:tcPr>
            <w:tcW w:w="736" w:type="dxa"/>
            <w:tcBorders>
              <w:top w:val="nil"/>
              <w:left w:val="single" w:sz="4" w:space="0" w:color="auto"/>
              <w:bottom w:val="single" w:sz="8" w:space="0" w:color="auto"/>
              <w:right w:val="single" w:sz="4" w:space="0" w:color="auto"/>
            </w:tcBorders>
            <w:shd w:val="clear" w:color="auto" w:fill="CCFFCC"/>
            <w:vAlign w:val="bottom"/>
          </w:tcPr>
          <w:p w14:paraId="77DD4E4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0%</w:t>
            </w:r>
          </w:p>
        </w:tc>
      </w:tr>
    </w:tbl>
    <w:p w14:paraId="35AA0CBA" w14:textId="77777777" w:rsidR="00E56613" w:rsidRPr="00E56613" w:rsidRDefault="00E56613" w:rsidP="00E56613">
      <w:pPr>
        <w:spacing w:before="0" w:beforeAutospacing="0" w:after="0" w:afterAutospacing="0" w:line="360" w:lineRule="auto"/>
        <w:jc w:val="both"/>
        <w:rPr>
          <w:rFonts w:ascii="David" w:eastAsia="Times New Roman" w:hAnsi="David" w:cs="David"/>
          <w:sz w:val="26"/>
          <w:szCs w:val="26"/>
        </w:rPr>
      </w:pPr>
    </w:p>
    <w:p w14:paraId="57B6FF9B" w14:textId="77777777" w:rsidR="00E56613" w:rsidRPr="00E56613" w:rsidRDefault="00E56613" w:rsidP="00E56613">
      <w:pPr>
        <w:spacing w:before="0" w:beforeAutospacing="0" w:after="0" w:afterAutospacing="0" w:line="360" w:lineRule="auto"/>
        <w:jc w:val="both"/>
        <w:rPr>
          <w:rFonts w:ascii="David" w:eastAsia="Times New Roman" w:hAnsi="David" w:cs="David"/>
          <w:sz w:val="26"/>
          <w:szCs w:val="26"/>
        </w:rPr>
      </w:pPr>
    </w:p>
    <w:tbl>
      <w:tblPr>
        <w:bidiVisual/>
        <w:tblW w:w="15001" w:type="dxa"/>
        <w:tblInd w:w="-891" w:type="dxa"/>
        <w:tblLook w:val="0000" w:firstRow="0" w:lastRow="0" w:firstColumn="0" w:lastColumn="0" w:noHBand="0" w:noVBand="0"/>
      </w:tblPr>
      <w:tblGrid>
        <w:gridCol w:w="703"/>
        <w:gridCol w:w="588"/>
        <w:gridCol w:w="781"/>
        <w:gridCol w:w="836"/>
        <w:gridCol w:w="836"/>
        <w:gridCol w:w="888"/>
        <w:gridCol w:w="856"/>
        <w:gridCol w:w="717"/>
        <w:gridCol w:w="721"/>
        <w:gridCol w:w="856"/>
        <w:gridCol w:w="763"/>
        <w:gridCol w:w="763"/>
        <w:gridCol w:w="889"/>
        <w:gridCol w:w="963"/>
        <w:gridCol w:w="781"/>
        <w:gridCol w:w="707"/>
        <w:gridCol w:w="843"/>
        <w:gridCol w:w="724"/>
        <w:gridCol w:w="786"/>
      </w:tblGrid>
      <w:tr w:rsidR="00E56613" w:rsidRPr="00E56613" w14:paraId="1776CFD7" w14:textId="77777777" w:rsidTr="00E56613">
        <w:trPr>
          <w:trHeight w:val="255"/>
        </w:trPr>
        <w:tc>
          <w:tcPr>
            <w:tcW w:w="714" w:type="dxa"/>
            <w:tcBorders>
              <w:top w:val="single" w:sz="4" w:space="0" w:color="auto"/>
              <w:left w:val="single" w:sz="4" w:space="0" w:color="auto"/>
              <w:bottom w:val="single" w:sz="4" w:space="0" w:color="auto"/>
              <w:right w:val="nil"/>
            </w:tcBorders>
            <w:vAlign w:val="bottom"/>
          </w:tcPr>
          <w:p w14:paraId="2278C21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single" w:sz="4" w:space="0" w:color="auto"/>
              <w:left w:val="single" w:sz="4" w:space="0" w:color="auto"/>
              <w:bottom w:val="single" w:sz="4" w:space="0" w:color="auto"/>
              <w:right w:val="single" w:sz="4" w:space="0" w:color="auto"/>
            </w:tcBorders>
            <w:vAlign w:val="bottom"/>
          </w:tcPr>
          <w:p w14:paraId="0DBAAB9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779" w:type="dxa"/>
            <w:tcBorders>
              <w:top w:val="single" w:sz="4" w:space="0" w:color="auto"/>
              <w:left w:val="single" w:sz="4" w:space="0" w:color="auto"/>
              <w:bottom w:val="single" w:sz="4" w:space="0" w:color="auto"/>
              <w:right w:val="single" w:sz="4" w:space="0" w:color="auto"/>
            </w:tcBorders>
            <w:vAlign w:val="center"/>
          </w:tcPr>
          <w:p w14:paraId="4D55CBBF"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בנית מחיצות (3)</w:t>
            </w:r>
          </w:p>
        </w:tc>
        <w:tc>
          <w:tcPr>
            <w:tcW w:w="840" w:type="dxa"/>
            <w:tcBorders>
              <w:top w:val="single" w:sz="4" w:space="0" w:color="auto"/>
              <w:left w:val="single" w:sz="4" w:space="0" w:color="auto"/>
              <w:bottom w:val="single" w:sz="4" w:space="0" w:color="auto"/>
              <w:right w:val="single" w:sz="4" w:space="0" w:color="auto"/>
            </w:tcBorders>
            <w:vAlign w:val="center"/>
          </w:tcPr>
          <w:p w14:paraId="6F763CF2"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תשתיות חשמל בדירות (4)</w:t>
            </w:r>
          </w:p>
        </w:tc>
        <w:tc>
          <w:tcPr>
            <w:tcW w:w="840" w:type="dxa"/>
            <w:tcBorders>
              <w:top w:val="single" w:sz="4" w:space="0" w:color="auto"/>
              <w:left w:val="single" w:sz="4" w:space="0" w:color="auto"/>
              <w:bottom w:val="single" w:sz="4" w:space="0" w:color="auto"/>
              <w:right w:val="single" w:sz="4" w:space="0" w:color="auto"/>
            </w:tcBorders>
            <w:vAlign w:val="center"/>
          </w:tcPr>
          <w:p w14:paraId="260CF29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תשתיות מים בדירות (5)</w:t>
            </w:r>
          </w:p>
        </w:tc>
        <w:tc>
          <w:tcPr>
            <w:tcW w:w="890" w:type="dxa"/>
            <w:tcBorders>
              <w:top w:val="single" w:sz="4" w:space="0" w:color="auto"/>
              <w:left w:val="single" w:sz="4" w:space="0" w:color="auto"/>
              <w:bottom w:val="single" w:sz="4" w:space="0" w:color="auto"/>
              <w:right w:val="single" w:sz="4" w:space="0" w:color="auto"/>
            </w:tcBorders>
            <w:vAlign w:val="center"/>
          </w:tcPr>
          <w:p w14:paraId="59C3939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איטום גגות ומרפסות (6)</w:t>
            </w:r>
          </w:p>
        </w:tc>
        <w:tc>
          <w:tcPr>
            <w:tcW w:w="857" w:type="dxa"/>
            <w:tcBorders>
              <w:top w:val="single" w:sz="4" w:space="0" w:color="auto"/>
              <w:left w:val="single" w:sz="4" w:space="0" w:color="auto"/>
              <w:bottom w:val="single" w:sz="4" w:space="0" w:color="auto"/>
              <w:right w:val="single" w:sz="4" w:space="0" w:color="auto"/>
            </w:tcBorders>
            <w:vAlign w:val="center"/>
          </w:tcPr>
          <w:p w14:paraId="3F02416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טיח/ שפכטל- בקומות המגורים ובקומת הגג (7)</w:t>
            </w:r>
          </w:p>
        </w:tc>
        <w:tc>
          <w:tcPr>
            <w:tcW w:w="728" w:type="dxa"/>
            <w:tcBorders>
              <w:top w:val="single" w:sz="4" w:space="0" w:color="auto"/>
              <w:left w:val="single" w:sz="4" w:space="0" w:color="auto"/>
              <w:bottom w:val="single" w:sz="4" w:space="0" w:color="auto"/>
              <w:right w:val="single" w:sz="4" w:space="0" w:color="auto"/>
            </w:tcBorders>
            <w:vAlign w:val="center"/>
          </w:tcPr>
          <w:p w14:paraId="5492F63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ריצוף (8)</w:t>
            </w:r>
          </w:p>
        </w:tc>
        <w:tc>
          <w:tcPr>
            <w:tcW w:w="728" w:type="dxa"/>
            <w:tcBorders>
              <w:top w:val="single" w:sz="4" w:space="0" w:color="auto"/>
              <w:left w:val="single" w:sz="4" w:space="0" w:color="auto"/>
              <w:bottom w:val="single" w:sz="4" w:space="0" w:color="auto"/>
              <w:right w:val="single" w:sz="4" w:space="0" w:color="auto"/>
            </w:tcBorders>
            <w:vAlign w:val="center"/>
          </w:tcPr>
          <w:p w14:paraId="24FB620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חיפוי קירות (9)</w:t>
            </w:r>
          </w:p>
        </w:tc>
        <w:tc>
          <w:tcPr>
            <w:tcW w:w="857" w:type="dxa"/>
            <w:tcBorders>
              <w:top w:val="single" w:sz="4" w:space="0" w:color="auto"/>
              <w:left w:val="single" w:sz="4" w:space="0" w:color="auto"/>
              <w:bottom w:val="single" w:sz="4" w:space="0" w:color="auto"/>
              <w:right w:val="single" w:sz="4" w:space="0" w:color="auto"/>
            </w:tcBorders>
            <w:vAlign w:val="center"/>
          </w:tcPr>
          <w:p w14:paraId="5AEBC702"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חיפוי מבואות וריצוף בקומות המגורים ובקומת הגג (10)</w:t>
            </w:r>
          </w:p>
        </w:tc>
        <w:tc>
          <w:tcPr>
            <w:tcW w:w="768" w:type="dxa"/>
            <w:tcBorders>
              <w:top w:val="single" w:sz="4" w:space="0" w:color="auto"/>
              <w:left w:val="single" w:sz="4" w:space="0" w:color="auto"/>
              <w:bottom w:val="single" w:sz="4" w:space="0" w:color="auto"/>
              <w:right w:val="single" w:sz="4" w:space="0" w:color="auto"/>
            </w:tcBorders>
            <w:vAlign w:val="center"/>
          </w:tcPr>
          <w:p w14:paraId="223E813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הרכבת כלים לבנים (11)</w:t>
            </w:r>
          </w:p>
        </w:tc>
        <w:tc>
          <w:tcPr>
            <w:tcW w:w="768" w:type="dxa"/>
            <w:tcBorders>
              <w:top w:val="single" w:sz="4" w:space="0" w:color="auto"/>
              <w:left w:val="single" w:sz="4" w:space="0" w:color="auto"/>
              <w:bottom w:val="single" w:sz="4" w:space="0" w:color="auto"/>
              <w:right w:val="single" w:sz="4" w:space="0" w:color="auto"/>
            </w:tcBorders>
            <w:vAlign w:val="center"/>
          </w:tcPr>
          <w:p w14:paraId="52F05E5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הרכבת אביזרי חשמל  (12)</w:t>
            </w:r>
          </w:p>
        </w:tc>
        <w:tc>
          <w:tcPr>
            <w:tcW w:w="895" w:type="dxa"/>
            <w:tcBorders>
              <w:top w:val="single" w:sz="4" w:space="0" w:color="auto"/>
              <w:left w:val="single" w:sz="4" w:space="0" w:color="auto"/>
              <w:bottom w:val="single" w:sz="4" w:space="0" w:color="auto"/>
              <w:right w:val="single" w:sz="4" w:space="0" w:color="auto"/>
            </w:tcBorders>
            <w:vAlign w:val="center"/>
          </w:tcPr>
          <w:p w14:paraId="6A5F37DE"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הרכבת נגרות ומסגרות בדירות ובציבורי (13)</w:t>
            </w:r>
          </w:p>
        </w:tc>
        <w:tc>
          <w:tcPr>
            <w:tcW w:w="929" w:type="dxa"/>
            <w:tcBorders>
              <w:top w:val="single" w:sz="4" w:space="0" w:color="auto"/>
              <w:left w:val="single" w:sz="4" w:space="0" w:color="auto"/>
              <w:bottom w:val="single" w:sz="4" w:space="0" w:color="auto"/>
              <w:right w:val="single" w:sz="4" w:space="0" w:color="auto"/>
            </w:tcBorders>
            <w:vAlign w:val="center"/>
          </w:tcPr>
          <w:p w14:paraId="61EF35CF"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הרכבת אלומיניום בדירות (14)</w:t>
            </w:r>
          </w:p>
        </w:tc>
        <w:tc>
          <w:tcPr>
            <w:tcW w:w="781" w:type="dxa"/>
            <w:tcBorders>
              <w:top w:val="single" w:sz="4" w:space="0" w:color="auto"/>
              <w:left w:val="single" w:sz="4" w:space="0" w:color="auto"/>
              <w:bottom w:val="single" w:sz="4" w:space="0" w:color="auto"/>
              <w:right w:val="single" w:sz="4" w:space="0" w:color="auto"/>
            </w:tcBorders>
            <w:vAlign w:val="center"/>
          </w:tcPr>
          <w:p w14:paraId="30F0313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הרכבת מסתורי כביסה (15)</w:t>
            </w:r>
          </w:p>
        </w:tc>
        <w:tc>
          <w:tcPr>
            <w:tcW w:w="728" w:type="dxa"/>
            <w:tcBorders>
              <w:top w:val="single" w:sz="4" w:space="0" w:color="auto"/>
              <w:left w:val="single" w:sz="4" w:space="0" w:color="auto"/>
              <w:bottom w:val="single" w:sz="4" w:space="0" w:color="auto"/>
              <w:right w:val="single" w:sz="4" w:space="0" w:color="auto"/>
            </w:tcBorders>
            <w:vAlign w:val="center"/>
          </w:tcPr>
          <w:p w14:paraId="099C33B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צבע כולל צבע חוץ (17)</w:t>
            </w:r>
          </w:p>
        </w:tc>
        <w:tc>
          <w:tcPr>
            <w:tcW w:w="845" w:type="dxa"/>
            <w:tcBorders>
              <w:top w:val="single" w:sz="4" w:space="0" w:color="auto"/>
              <w:left w:val="single" w:sz="4" w:space="0" w:color="auto"/>
              <w:bottom w:val="single" w:sz="4" w:space="0" w:color="auto"/>
              <w:right w:val="single" w:sz="4" w:space="0" w:color="auto"/>
            </w:tcBorders>
            <w:vAlign w:val="center"/>
          </w:tcPr>
          <w:p w14:paraId="4877CFB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הרכבת ארונות מטבח, אמבטיה ומשטחי עבודה (18)</w:t>
            </w:r>
          </w:p>
        </w:tc>
        <w:tc>
          <w:tcPr>
            <w:tcW w:w="728" w:type="dxa"/>
            <w:tcBorders>
              <w:top w:val="single" w:sz="4" w:space="0" w:color="auto"/>
              <w:left w:val="single" w:sz="4" w:space="0" w:color="auto"/>
              <w:bottom w:val="single" w:sz="4" w:space="0" w:color="auto"/>
              <w:right w:val="single" w:sz="4" w:space="0" w:color="auto"/>
            </w:tcBorders>
            <w:vAlign w:val="center"/>
          </w:tcPr>
          <w:p w14:paraId="37676A3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אכלוס (25)</w:t>
            </w:r>
          </w:p>
        </w:tc>
        <w:tc>
          <w:tcPr>
            <w:tcW w:w="736" w:type="dxa"/>
            <w:tcBorders>
              <w:top w:val="single" w:sz="4" w:space="0" w:color="auto"/>
              <w:left w:val="single" w:sz="4" w:space="0" w:color="auto"/>
              <w:bottom w:val="single" w:sz="4" w:space="0" w:color="auto"/>
              <w:right w:val="single" w:sz="4" w:space="0" w:color="auto"/>
            </w:tcBorders>
            <w:vAlign w:val="center"/>
          </w:tcPr>
          <w:p w14:paraId="1563245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תיקון ליקויים (26)</w:t>
            </w:r>
          </w:p>
        </w:tc>
      </w:tr>
      <w:tr w:rsidR="00E56613" w:rsidRPr="00E56613" w14:paraId="2D8D9547" w14:textId="77777777" w:rsidTr="00E56613">
        <w:trPr>
          <w:trHeight w:val="255"/>
        </w:trPr>
        <w:tc>
          <w:tcPr>
            <w:tcW w:w="714" w:type="dxa"/>
            <w:tcBorders>
              <w:top w:val="single" w:sz="4" w:space="0" w:color="auto"/>
              <w:left w:val="single" w:sz="4" w:space="0" w:color="auto"/>
              <w:bottom w:val="single" w:sz="4" w:space="0" w:color="auto"/>
              <w:right w:val="nil"/>
            </w:tcBorders>
            <w:vAlign w:val="bottom"/>
          </w:tcPr>
          <w:p w14:paraId="44102C9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single" w:sz="4" w:space="0" w:color="auto"/>
              <w:left w:val="single" w:sz="4" w:space="0" w:color="auto"/>
              <w:bottom w:val="single" w:sz="4" w:space="0" w:color="auto"/>
              <w:right w:val="single" w:sz="4" w:space="0" w:color="auto"/>
            </w:tcBorders>
            <w:vAlign w:val="bottom"/>
          </w:tcPr>
          <w:p w14:paraId="3B8B939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779" w:type="dxa"/>
            <w:tcBorders>
              <w:top w:val="single" w:sz="4" w:space="0" w:color="auto"/>
              <w:left w:val="single" w:sz="4" w:space="0" w:color="auto"/>
              <w:bottom w:val="single" w:sz="4" w:space="0" w:color="auto"/>
              <w:right w:val="single" w:sz="4" w:space="0" w:color="auto"/>
            </w:tcBorders>
            <w:vAlign w:val="bottom"/>
          </w:tcPr>
          <w:p w14:paraId="74AAEA6A"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2.0</w:t>
            </w:r>
          </w:p>
        </w:tc>
        <w:tc>
          <w:tcPr>
            <w:tcW w:w="840" w:type="dxa"/>
            <w:tcBorders>
              <w:top w:val="single" w:sz="4" w:space="0" w:color="auto"/>
              <w:left w:val="single" w:sz="4" w:space="0" w:color="auto"/>
              <w:bottom w:val="single" w:sz="4" w:space="0" w:color="auto"/>
              <w:right w:val="single" w:sz="4" w:space="0" w:color="auto"/>
            </w:tcBorders>
            <w:vAlign w:val="bottom"/>
          </w:tcPr>
          <w:p w14:paraId="5BEFD26D"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3.0</w:t>
            </w:r>
          </w:p>
        </w:tc>
        <w:tc>
          <w:tcPr>
            <w:tcW w:w="840" w:type="dxa"/>
            <w:tcBorders>
              <w:top w:val="single" w:sz="4" w:space="0" w:color="auto"/>
              <w:left w:val="single" w:sz="4" w:space="0" w:color="auto"/>
              <w:bottom w:val="single" w:sz="4" w:space="0" w:color="auto"/>
              <w:right w:val="single" w:sz="4" w:space="0" w:color="auto"/>
            </w:tcBorders>
            <w:vAlign w:val="bottom"/>
          </w:tcPr>
          <w:p w14:paraId="1A688B6C"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3.0</w:t>
            </w:r>
          </w:p>
        </w:tc>
        <w:tc>
          <w:tcPr>
            <w:tcW w:w="890" w:type="dxa"/>
            <w:tcBorders>
              <w:top w:val="single" w:sz="4" w:space="0" w:color="auto"/>
              <w:left w:val="single" w:sz="4" w:space="0" w:color="auto"/>
              <w:bottom w:val="single" w:sz="4" w:space="0" w:color="auto"/>
              <w:right w:val="single" w:sz="4" w:space="0" w:color="auto"/>
            </w:tcBorders>
            <w:vAlign w:val="bottom"/>
          </w:tcPr>
          <w:p w14:paraId="37B97052"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1.0</w:t>
            </w:r>
          </w:p>
        </w:tc>
        <w:tc>
          <w:tcPr>
            <w:tcW w:w="857" w:type="dxa"/>
            <w:tcBorders>
              <w:top w:val="single" w:sz="4" w:space="0" w:color="auto"/>
              <w:left w:val="single" w:sz="4" w:space="0" w:color="auto"/>
              <w:bottom w:val="single" w:sz="4" w:space="0" w:color="auto"/>
              <w:right w:val="single" w:sz="4" w:space="0" w:color="auto"/>
            </w:tcBorders>
            <w:vAlign w:val="bottom"/>
          </w:tcPr>
          <w:p w14:paraId="6016DB92"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5.0</w:t>
            </w:r>
          </w:p>
        </w:tc>
        <w:tc>
          <w:tcPr>
            <w:tcW w:w="728" w:type="dxa"/>
            <w:tcBorders>
              <w:top w:val="single" w:sz="4" w:space="0" w:color="auto"/>
              <w:left w:val="single" w:sz="4" w:space="0" w:color="auto"/>
              <w:bottom w:val="single" w:sz="4" w:space="0" w:color="auto"/>
              <w:right w:val="single" w:sz="4" w:space="0" w:color="auto"/>
            </w:tcBorders>
            <w:vAlign w:val="bottom"/>
          </w:tcPr>
          <w:p w14:paraId="67F24B73"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5.5</w:t>
            </w:r>
          </w:p>
        </w:tc>
        <w:tc>
          <w:tcPr>
            <w:tcW w:w="728" w:type="dxa"/>
            <w:tcBorders>
              <w:top w:val="single" w:sz="4" w:space="0" w:color="auto"/>
              <w:left w:val="single" w:sz="4" w:space="0" w:color="auto"/>
              <w:bottom w:val="single" w:sz="4" w:space="0" w:color="auto"/>
              <w:right w:val="single" w:sz="4" w:space="0" w:color="auto"/>
            </w:tcBorders>
            <w:vAlign w:val="bottom"/>
          </w:tcPr>
          <w:p w14:paraId="55456BB1"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1.0</w:t>
            </w:r>
          </w:p>
        </w:tc>
        <w:tc>
          <w:tcPr>
            <w:tcW w:w="857" w:type="dxa"/>
            <w:tcBorders>
              <w:top w:val="single" w:sz="4" w:space="0" w:color="auto"/>
              <w:left w:val="single" w:sz="4" w:space="0" w:color="auto"/>
              <w:bottom w:val="single" w:sz="4" w:space="0" w:color="auto"/>
              <w:right w:val="single" w:sz="4" w:space="0" w:color="auto"/>
            </w:tcBorders>
            <w:vAlign w:val="bottom"/>
          </w:tcPr>
          <w:p w14:paraId="63415B3C"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2.0</w:t>
            </w:r>
          </w:p>
        </w:tc>
        <w:tc>
          <w:tcPr>
            <w:tcW w:w="768" w:type="dxa"/>
            <w:tcBorders>
              <w:top w:val="single" w:sz="4" w:space="0" w:color="auto"/>
              <w:left w:val="single" w:sz="4" w:space="0" w:color="auto"/>
              <w:bottom w:val="single" w:sz="4" w:space="0" w:color="auto"/>
              <w:right w:val="single" w:sz="4" w:space="0" w:color="auto"/>
            </w:tcBorders>
            <w:vAlign w:val="bottom"/>
          </w:tcPr>
          <w:p w14:paraId="5D560940"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1.5</w:t>
            </w:r>
          </w:p>
        </w:tc>
        <w:tc>
          <w:tcPr>
            <w:tcW w:w="768" w:type="dxa"/>
            <w:tcBorders>
              <w:top w:val="single" w:sz="4" w:space="0" w:color="auto"/>
              <w:left w:val="single" w:sz="4" w:space="0" w:color="auto"/>
              <w:bottom w:val="single" w:sz="4" w:space="0" w:color="auto"/>
              <w:right w:val="single" w:sz="4" w:space="0" w:color="auto"/>
            </w:tcBorders>
            <w:vAlign w:val="bottom"/>
          </w:tcPr>
          <w:p w14:paraId="48ADD123"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1.0</w:t>
            </w:r>
          </w:p>
        </w:tc>
        <w:tc>
          <w:tcPr>
            <w:tcW w:w="895" w:type="dxa"/>
            <w:tcBorders>
              <w:top w:val="single" w:sz="4" w:space="0" w:color="auto"/>
              <w:left w:val="single" w:sz="4" w:space="0" w:color="auto"/>
              <w:bottom w:val="single" w:sz="4" w:space="0" w:color="auto"/>
              <w:right w:val="single" w:sz="4" w:space="0" w:color="auto"/>
            </w:tcBorders>
            <w:vAlign w:val="bottom"/>
          </w:tcPr>
          <w:p w14:paraId="4F3D1357"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3.0</w:t>
            </w:r>
          </w:p>
        </w:tc>
        <w:tc>
          <w:tcPr>
            <w:tcW w:w="929" w:type="dxa"/>
            <w:tcBorders>
              <w:top w:val="single" w:sz="4" w:space="0" w:color="auto"/>
              <w:left w:val="single" w:sz="4" w:space="0" w:color="auto"/>
              <w:bottom w:val="single" w:sz="4" w:space="0" w:color="auto"/>
              <w:right w:val="single" w:sz="4" w:space="0" w:color="auto"/>
            </w:tcBorders>
            <w:vAlign w:val="bottom"/>
          </w:tcPr>
          <w:p w14:paraId="751BD275"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7.5</w:t>
            </w:r>
          </w:p>
        </w:tc>
        <w:tc>
          <w:tcPr>
            <w:tcW w:w="781" w:type="dxa"/>
            <w:tcBorders>
              <w:top w:val="single" w:sz="4" w:space="0" w:color="auto"/>
              <w:left w:val="single" w:sz="4" w:space="0" w:color="auto"/>
              <w:bottom w:val="single" w:sz="4" w:space="0" w:color="auto"/>
              <w:right w:val="single" w:sz="4" w:space="0" w:color="auto"/>
            </w:tcBorders>
            <w:vAlign w:val="bottom"/>
          </w:tcPr>
          <w:p w14:paraId="4765DB3F"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0.5</w:t>
            </w:r>
          </w:p>
        </w:tc>
        <w:tc>
          <w:tcPr>
            <w:tcW w:w="728" w:type="dxa"/>
            <w:tcBorders>
              <w:top w:val="single" w:sz="4" w:space="0" w:color="auto"/>
              <w:left w:val="single" w:sz="4" w:space="0" w:color="auto"/>
              <w:bottom w:val="single" w:sz="4" w:space="0" w:color="auto"/>
              <w:right w:val="single" w:sz="4" w:space="0" w:color="auto"/>
            </w:tcBorders>
            <w:vAlign w:val="bottom"/>
          </w:tcPr>
          <w:p w14:paraId="2998ECC2"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1.5</w:t>
            </w:r>
          </w:p>
        </w:tc>
        <w:tc>
          <w:tcPr>
            <w:tcW w:w="845" w:type="dxa"/>
            <w:tcBorders>
              <w:top w:val="single" w:sz="4" w:space="0" w:color="auto"/>
              <w:left w:val="single" w:sz="4" w:space="0" w:color="auto"/>
              <w:bottom w:val="single" w:sz="4" w:space="0" w:color="auto"/>
              <w:right w:val="single" w:sz="4" w:space="0" w:color="auto"/>
            </w:tcBorders>
            <w:vAlign w:val="bottom"/>
          </w:tcPr>
          <w:p w14:paraId="6ABFA564"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1.5</w:t>
            </w:r>
          </w:p>
        </w:tc>
        <w:tc>
          <w:tcPr>
            <w:tcW w:w="728" w:type="dxa"/>
            <w:tcBorders>
              <w:top w:val="single" w:sz="4" w:space="0" w:color="auto"/>
              <w:left w:val="single" w:sz="4" w:space="0" w:color="auto"/>
              <w:bottom w:val="single" w:sz="4" w:space="0" w:color="auto"/>
              <w:right w:val="single" w:sz="4" w:space="0" w:color="auto"/>
            </w:tcBorders>
            <w:vAlign w:val="bottom"/>
          </w:tcPr>
          <w:p w14:paraId="5538E224"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2.0</w:t>
            </w:r>
          </w:p>
        </w:tc>
        <w:tc>
          <w:tcPr>
            <w:tcW w:w="736" w:type="dxa"/>
            <w:tcBorders>
              <w:top w:val="single" w:sz="4" w:space="0" w:color="auto"/>
              <w:left w:val="single" w:sz="4" w:space="0" w:color="auto"/>
              <w:bottom w:val="single" w:sz="4" w:space="0" w:color="auto"/>
              <w:right w:val="single" w:sz="4" w:space="0" w:color="auto"/>
            </w:tcBorders>
            <w:vAlign w:val="bottom"/>
          </w:tcPr>
          <w:p w14:paraId="02485FBD"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2.0</w:t>
            </w:r>
          </w:p>
        </w:tc>
      </w:tr>
      <w:tr w:rsidR="00E56613" w:rsidRPr="00E56613" w14:paraId="5157F0FD" w14:textId="77777777" w:rsidTr="00E56613">
        <w:trPr>
          <w:trHeight w:val="255"/>
        </w:trPr>
        <w:tc>
          <w:tcPr>
            <w:tcW w:w="714" w:type="dxa"/>
            <w:vMerge w:val="restart"/>
            <w:tcBorders>
              <w:top w:val="single" w:sz="4" w:space="0" w:color="auto"/>
              <w:left w:val="single" w:sz="4" w:space="0" w:color="auto"/>
              <w:bottom w:val="nil"/>
              <w:right w:val="nil"/>
            </w:tcBorders>
            <w:shd w:val="clear" w:color="auto" w:fill="CCFFCC"/>
            <w:vAlign w:val="center"/>
          </w:tcPr>
          <w:p w14:paraId="2BA4807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קומה 5</w:t>
            </w:r>
          </w:p>
        </w:tc>
        <w:tc>
          <w:tcPr>
            <w:tcW w:w="590" w:type="dxa"/>
            <w:tcBorders>
              <w:top w:val="single" w:sz="4" w:space="0" w:color="auto"/>
              <w:left w:val="single" w:sz="4" w:space="0" w:color="auto"/>
              <w:bottom w:val="single" w:sz="4" w:space="0" w:color="auto"/>
              <w:right w:val="single" w:sz="4" w:space="0" w:color="auto"/>
            </w:tcBorders>
            <w:shd w:val="clear" w:color="auto" w:fill="CCFFCC"/>
            <w:vAlign w:val="bottom"/>
          </w:tcPr>
          <w:p w14:paraId="60E029A5"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17</w:t>
            </w:r>
          </w:p>
        </w:tc>
        <w:tc>
          <w:tcPr>
            <w:tcW w:w="779" w:type="dxa"/>
            <w:tcBorders>
              <w:top w:val="single" w:sz="4" w:space="0" w:color="auto"/>
              <w:left w:val="single" w:sz="4" w:space="0" w:color="auto"/>
              <w:bottom w:val="single" w:sz="4" w:space="0" w:color="auto"/>
              <w:right w:val="single" w:sz="4" w:space="0" w:color="auto"/>
            </w:tcBorders>
            <w:vAlign w:val="bottom"/>
          </w:tcPr>
          <w:p w14:paraId="12AA7A6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single" w:sz="4" w:space="0" w:color="auto"/>
              <w:left w:val="single" w:sz="4" w:space="0" w:color="auto"/>
              <w:bottom w:val="single" w:sz="4" w:space="0" w:color="auto"/>
              <w:right w:val="single" w:sz="4" w:space="0" w:color="auto"/>
            </w:tcBorders>
            <w:vAlign w:val="bottom"/>
          </w:tcPr>
          <w:p w14:paraId="31279F7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single" w:sz="4" w:space="0" w:color="auto"/>
              <w:left w:val="single" w:sz="4" w:space="0" w:color="auto"/>
              <w:bottom w:val="single" w:sz="4" w:space="0" w:color="auto"/>
              <w:right w:val="single" w:sz="4" w:space="0" w:color="auto"/>
            </w:tcBorders>
            <w:vAlign w:val="bottom"/>
          </w:tcPr>
          <w:p w14:paraId="581E238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single" w:sz="4" w:space="0" w:color="auto"/>
              <w:left w:val="single" w:sz="4" w:space="0" w:color="auto"/>
              <w:bottom w:val="single" w:sz="4" w:space="0" w:color="auto"/>
              <w:right w:val="single" w:sz="4" w:space="0" w:color="auto"/>
            </w:tcBorders>
            <w:vAlign w:val="bottom"/>
          </w:tcPr>
          <w:p w14:paraId="1744BBF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single" w:sz="4" w:space="0" w:color="auto"/>
              <w:left w:val="single" w:sz="4" w:space="0" w:color="auto"/>
              <w:bottom w:val="single" w:sz="4" w:space="0" w:color="auto"/>
              <w:right w:val="single" w:sz="4" w:space="0" w:color="auto"/>
            </w:tcBorders>
            <w:vAlign w:val="bottom"/>
          </w:tcPr>
          <w:p w14:paraId="42EBE41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single" w:sz="4" w:space="0" w:color="auto"/>
              <w:left w:val="single" w:sz="4" w:space="0" w:color="auto"/>
              <w:bottom w:val="single" w:sz="4" w:space="0" w:color="auto"/>
              <w:right w:val="single" w:sz="4" w:space="0" w:color="auto"/>
            </w:tcBorders>
            <w:vAlign w:val="bottom"/>
          </w:tcPr>
          <w:p w14:paraId="6E9A661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single" w:sz="4" w:space="0" w:color="auto"/>
              <w:left w:val="single" w:sz="4" w:space="0" w:color="auto"/>
              <w:bottom w:val="single" w:sz="4" w:space="0" w:color="auto"/>
              <w:right w:val="single" w:sz="4" w:space="0" w:color="auto"/>
            </w:tcBorders>
            <w:vAlign w:val="bottom"/>
          </w:tcPr>
          <w:p w14:paraId="344BD72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single" w:sz="4" w:space="0" w:color="auto"/>
              <w:left w:val="single" w:sz="4" w:space="0" w:color="auto"/>
              <w:bottom w:val="single" w:sz="4" w:space="0" w:color="auto"/>
              <w:right w:val="single" w:sz="4" w:space="0" w:color="auto"/>
            </w:tcBorders>
            <w:vAlign w:val="bottom"/>
          </w:tcPr>
          <w:p w14:paraId="5C8AAA3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single" w:sz="4" w:space="0" w:color="auto"/>
              <w:left w:val="single" w:sz="4" w:space="0" w:color="auto"/>
              <w:bottom w:val="single" w:sz="4" w:space="0" w:color="auto"/>
              <w:right w:val="single" w:sz="4" w:space="0" w:color="auto"/>
            </w:tcBorders>
            <w:vAlign w:val="bottom"/>
          </w:tcPr>
          <w:p w14:paraId="4EB019A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single" w:sz="4" w:space="0" w:color="auto"/>
              <w:left w:val="single" w:sz="4" w:space="0" w:color="auto"/>
              <w:bottom w:val="single" w:sz="4" w:space="0" w:color="auto"/>
              <w:right w:val="single" w:sz="4" w:space="0" w:color="auto"/>
            </w:tcBorders>
            <w:vAlign w:val="bottom"/>
          </w:tcPr>
          <w:p w14:paraId="54D40AA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single" w:sz="4" w:space="0" w:color="auto"/>
              <w:left w:val="single" w:sz="4" w:space="0" w:color="auto"/>
              <w:bottom w:val="single" w:sz="4" w:space="0" w:color="auto"/>
              <w:right w:val="single" w:sz="4" w:space="0" w:color="auto"/>
            </w:tcBorders>
            <w:vAlign w:val="bottom"/>
          </w:tcPr>
          <w:p w14:paraId="65AAA33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single" w:sz="4" w:space="0" w:color="auto"/>
              <w:left w:val="single" w:sz="4" w:space="0" w:color="auto"/>
              <w:bottom w:val="single" w:sz="4" w:space="0" w:color="auto"/>
              <w:right w:val="single" w:sz="4" w:space="0" w:color="auto"/>
            </w:tcBorders>
            <w:vAlign w:val="bottom"/>
          </w:tcPr>
          <w:p w14:paraId="5E43F49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single" w:sz="4" w:space="0" w:color="auto"/>
              <w:left w:val="single" w:sz="4" w:space="0" w:color="auto"/>
              <w:bottom w:val="single" w:sz="4" w:space="0" w:color="auto"/>
              <w:right w:val="single" w:sz="4" w:space="0" w:color="auto"/>
            </w:tcBorders>
            <w:vAlign w:val="bottom"/>
          </w:tcPr>
          <w:p w14:paraId="700BBBA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single" w:sz="4" w:space="0" w:color="auto"/>
              <w:left w:val="single" w:sz="4" w:space="0" w:color="auto"/>
              <w:bottom w:val="single" w:sz="4" w:space="0" w:color="auto"/>
              <w:right w:val="single" w:sz="4" w:space="0" w:color="auto"/>
            </w:tcBorders>
            <w:vAlign w:val="bottom"/>
          </w:tcPr>
          <w:p w14:paraId="0D2B756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single" w:sz="4" w:space="0" w:color="auto"/>
              <w:left w:val="single" w:sz="4" w:space="0" w:color="auto"/>
              <w:bottom w:val="single" w:sz="4" w:space="0" w:color="auto"/>
              <w:right w:val="single" w:sz="4" w:space="0" w:color="auto"/>
            </w:tcBorders>
            <w:vAlign w:val="bottom"/>
          </w:tcPr>
          <w:p w14:paraId="5743A1A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76%</w:t>
            </w:r>
          </w:p>
        </w:tc>
        <w:tc>
          <w:tcPr>
            <w:tcW w:w="728" w:type="dxa"/>
            <w:tcBorders>
              <w:top w:val="single" w:sz="4" w:space="0" w:color="auto"/>
              <w:left w:val="single" w:sz="4" w:space="0" w:color="auto"/>
              <w:bottom w:val="single" w:sz="4" w:space="0" w:color="auto"/>
              <w:right w:val="single" w:sz="4" w:space="0" w:color="auto"/>
            </w:tcBorders>
            <w:vAlign w:val="bottom"/>
          </w:tcPr>
          <w:p w14:paraId="589D1DB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36" w:type="dxa"/>
            <w:tcBorders>
              <w:top w:val="single" w:sz="4" w:space="0" w:color="auto"/>
              <w:left w:val="single" w:sz="4" w:space="0" w:color="auto"/>
              <w:bottom w:val="single" w:sz="4" w:space="0" w:color="auto"/>
              <w:right w:val="single" w:sz="4" w:space="0" w:color="auto"/>
            </w:tcBorders>
            <w:vAlign w:val="bottom"/>
          </w:tcPr>
          <w:p w14:paraId="1E8AE3F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6E2DAA39" w14:textId="77777777" w:rsidTr="00E56613">
        <w:trPr>
          <w:trHeight w:val="255"/>
        </w:trPr>
        <w:tc>
          <w:tcPr>
            <w:tcW w:w="0" w:type="auto"/>
            <w:vMerge/>
            <w:tcBorders>
              <w:top w:val="single" w:sz="4" w:space="0" w:color="auto"/>
              <w:left w:val="single" w:sz="4" w:space="0" w:color="auto"/>
              <w:bottom w:val="nil"/>
              <w:right w:val="nil"/>
            </w:tcBorders>
            <w:vAlign w:val="center"/>
          </w:tcPr>
          <w:p w14:paraId="35C5029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single" w:sz="4" w:space="0" w:color="auto"/>
              <w:left w:val="single" w:sz="4" w:space="0" w:color="auto"/>
              <w:bottom w:val="single" w:sz="4" w:space="0" w:color="auto"/>
              <w:right w:val="single" w:sz="4" w:space="0" w:color="auto"/>
            </w:tcBorders>
            <w:shd w:val="clear" w:color="auto" w:fill="CCFFCC"/>
            <w:vAlign w:val="bottom"/>
          </w:tcPr>
          <w:p w14:paraId="620104D0"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18</w:t>
            </w:r>
          </w:p>
        </w:tc>
        <w:tc>
          <w:tcPr>
            <w:tcW w:w="779" w:type="dxa"/>
            <w:tcBorders>
              <w:top w:val="single" w:sz="4" w:space="0" w:color="auto"/>
              <w:left w:val="single" w:sz="4" w:space="0" w:color="auto"/>
              <w:bottom w:val="single" w:sz="4" w:space="0" w:color="auto"/>
              <w:right w:val="single" w:sz="4" w:space="0" w:color="auto"/>
            </w:tcBorders>
            <w:vAlign w:val="bottom"/>
          </w:tcPr>
          <w:p w14:paraId="5C2294F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single" w:sz="4" w:space="0" w:color="auto"/>
              <w:left w:val="single" w:sz="4" w:space="0" w:color="auto"/>
              <w:bottom w:val="single" w:sz="4" w:space="0" w:color="auto"/>
              <w:right w:val="single" w:sz="4" w:space="0" w:color="auto"/>
            </w:tcBorders>
            <w:vAlign w:val="bottom"/>
          </w:tcPr>
          <w:p w14:paraId="35BA068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single" w:sz="4" w:space="0" w:color="auto"/>
              <w:left w:val="single" w:sz="4" w:space="0" w:color="auto"/>
              <w:bottom w:val="single" w:sz="4" w:space="0" w:color="auto"/>
              <w:right w:val="single" w:sz="4" w:space="0" w:color="auto"/>
            </w:tcBorders>
            <w:vAlign w:val="bottom"/>
          </w:tcPr>
          <w:p w14:paraId="3C98218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single" w:sz="4" w:space="0" w:color="auto"/>
              <w:left w:val="single" w:sz="4" w:space="0" w:color="auto"/>
              <w:bottom w:val="single" w:sz="4" w:space="0" w:color="auto"/>
              <w:right w:val="single" w:sz="4" w:space="0" w:color="auto"/>
            </w:tcBorders>
            <w:vAlign w:val="bottom"/>
          </w:tcPr>
          <w:p w14:paraId="334A5D3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single" w:sz="4" w:space="0" w:color="auto"/>
              <w:left w:val="single" w:sz="4" w:space="0" w:color="auto"/>
              <w:bottom w:val="single" w:sz="4" w:space="0" w:color="auto"/>
              <w:right w:val="single" w:sz="4" w:space="0" w:color="auto"/>
            </w:tcBorders>
            <w:vAlign w:val="bottom"/>
          </w:tcPr>
          <w:p w14:paraId="46E7749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single" w:sz="4" w:space="0" w:color="auto"/>
              <w:left w:val="single" w:sz="4" w:space="0" w:color="auto"/>
              <w:bottom w:val="single" w:sz="4" w:space="0" w:color="auto"/>
              <w:right w:val="single" w:sz="4" w:space="0" w:color="auto"/>
            </w:tcBorders>
            <w:vAlign w:val="bottom"/>
          </w:tcPr>
          <w:p w14:paraId="38702AE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single" w:sz="4" w:space="0" w:color="auto"/>
              <w:left w:val="single" w:sz="4" w:space="0" w:color="auto"/>
              <w:bottom w:val="single" w:sz="4" w:space="0" w:color="auto"/>
              <w:right w:val="single" w:sz="4" w:space="0" w:color="auto"/>
            </w:tcBorders>
            <w:vAlign w:val="bottom"/>
          </w:tcPr>
          <w:p w14:paraId="422BCC2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single" w:sz="4" w:space="0" w:color="auto"/>
              <w:left w:val="single" w:sz="4" w:space="0" w:color="auto"/>
              <w:bottom w:val="single" w:sz="4" w:space="0" w:color="auto"/>
              <w:right w:val="single" w:sz="4" w:space="0" w:color="auto"/>
            </w:tcBorders>
            <w:vAlign w:val="bottom"/>
          </w:tcPr>
          <w:p w14:paraId="25437F8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single" w:sz="4" w:space="0" w:color="auto"/>
              <w:left w:val="single" w:sz="4" w:space="0" w:color="auto"/>
              <w:bottom w:val="single" w:sz="4" w:space="0" w:color="auto"/>
              <w:right w:val="single" w:sz="4" w:space="0" w:color="auto"/>
            </w:tcBorders>
            <w:vAlign w:val="bottom"/>
          </w:tcPr>
          <w:p w14:paraId="29815BC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single" w:sz="4" w:space="0" w:color="auto"/>
              <w:left w:val="single" w:sz="4" w:space="0" w:color="auto"/>
              <w:bottom w:val="single" w:sz="4" w:space="0" w:color="auto"/>
              <w:right w:val="single" w:sz="4" w:space="0" w:color="auto"/>
            </w:tcBorders>
            <w:vAlign w:val="bottom"/>
          </w:tcPr>
          <w:p w14:paraId="62ABB2E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single" w:sz="4" w:space="0" w:color="auto"/>
              <w:left w:val="single" w:sz="4" w:space="0" w:color="auto"/>
              <w:bottom w:val="single" w:sz="4" w:space="0" w:color="auto"/>
              <w:right w:val="single" w:sz="4" w:space="0" w:color="auto"/>
            </w:tcBorders>
            <w:vAlign w:val="bottom"/>
          </w:tcPr>
          <w:p w14:paraId="6FFBCD5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single" w:sz="4" w:space="0" w:color="auto"/>
              <w:left w:val="single" w:sz="4" w:space="0" w:color="auto"/>
              <w:bottom w:val="single" w:sz="4" w:space="0" w:color="auto"/>
              <w:right w:val="single" w:sz="4" w:space="0" w:color="auto"/>
            </w:tcBorders>
            <w:vAlign w:val="bottom"/>
          </w:tcPr>
          <w:p w14:paraId="2A0178F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single" w:sz="4" w:space="0" w:color="auto"/>
              <w:left w:val="single" w:sz="4" w:space="0" w:color="auto"/>
              <w:bottom w:val="single" w:sz="4" w:space="0" w:color="auto"/>
              <w:right w:val="single" w:sz="4" w:space="0" w:color="auto"/>
            </w:tcBorders>
            <w:vAlign w:val="bottom"/>
          </w:tcPr>
          <w:p w14:paraId="158B81D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single" w:sz="4" w:space="0" w:color="auto"/>
              <w:left w:val="single" w:sz="4" w:space="0" w:color="auto"/>
              <w:bottom w:val="single" w:sz="4" w:space="0" w:color="auto"/>
              <w:right w:val="single" w:sz="4" w:space="0" w:color="auto"/>
            </w:tcBorders>
            <w:vAlign w:val="bottom"/>
          </w:tcPr>
          <w:p w14:paraId="23FFE4B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single" w:sz="4" w:space="0" w:color="auto"/>
              <w:left w:val="single" w:sz="4" w:space="0" w:color="auto"/>
              <w:bottom w:val="single" w:sz="4" w:space="0" w:color="auto"/>
              <w:right w:val="single" w:sz="4" w:space="0" w:color="auto"/>
            </w:tcBorders>
            <w:vAlign w:val="bottom"/>
          </w:tcPr>
          <w:p w14:paraId="2AF6771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76%</w:t>
            </w:r>
          </w:p>
        </w:tc>
        <w:tc>
          <w:tcPr>
            <w:tcW w:w="728" w:type="dxa"/>
            <w:tcBorders>
              <w:top w:val="single" w:sz="4" w:space="0" w:color="auto"/>
              <w:left w:val="single" w:sz="4" w:space="0" w:color="auto"/>
              <w:bottom w:val="single" w:sz="4" w:space="0" w:color="auto"/>
              <w:right w:val="single" w:sz="4" w:space="0" w:color="auto"/>
            </w:tcBorders>
            <w:vAlign w:val="bottom"/>
          </w:tcPr>
          <w:p w14:paraId="4C432D5B"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36" w:type="dxa"/>
            <w:tcBorders>
              <w:top w:val="single" w:sz="4" w:space="0" w:color="auto"/>
              <w:left w:val="single" w:sz="4" w:space="0" w:color="auto"/>
              <w:bottom w:val="single" w:sz="4" w:space="0" w:color="auto"/>
              <w:right w:val="single" w:sz="4" w:space="0" w:color="auto"/>
            </w:tcBorders>
            <w:vAlign w:val="bottom"/>
          </w:tcPr>
          <w:p w14:paraId="482FD5E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1BCC9701" w14:textId="77777777" w:rsidTr="00E56613">
        <w:trPr>
          <w:trHeight w:val="255"/>
        </w:trPr>
        <w:tc>
          <w:tcPr>
            <w:tcW w:w="0" w:type="auto"/>
            <w:vMerge/>
            <w:tcBorders>
              <w:top w:val="single" w:sz="4" w:space="0" w:color="auto"/>
              <w:left w:val="single" w:sz="4" w:space="0" w:color="auto"/>
              <w:bottom w:val="nil"/>
              <w:right w:val="nil"/>
            </w:tcBorders>
            <w:vAlign w:val="center"/>
          </w:tcPr>
          <w:p w14:paraId="68E84C7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nil"/>
              <w:left w:val="single" w:sz="4" w:space="0" w:color="auto"/>
              <w:bottom w:val="single" w:sz="4" w:space="0" w:color="auto"/>
              <w:right w:val="single" w:sz="4" w:space="0" w:color="auto"/>
            </w:tcBorders>
            <w:shd w:val="clear" w:color="auto" w:fill="CCFFCC"/>
            <w:vAlign w:val="bottom"/>
          </w:tcPr>
          <w:p w14:paraId="32CA192B"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19</w:t>
            </w:r>
          </w:p>
        </w:tc>
        <w:tc>
          <w:tcPr>
            <w:tcW w:w="779" w:type="dxa"/>
            <w:tcBorders>
              <w:top w:val="nil"/>
              <w:left w:val="single" w:sz="4" w:space="0" w:color="auto"/>
              <w:bottom w:val="single" w:sz="4" w:space="0" w:color="auto"/>
              <w:right w:val="single" w:sz="4" w:space="0" w:color="auto"/>
            </w:tcBorders>
            <w:vAlign w:val="bottom"/>
          </w:tcPr>
          <w:p w14:paraId="0E34595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09544CD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02141BE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4" w:space="0" w:color="auto"/>
              <w:right w:val="single" w:sz="4" w:space="0" w:color="auto"/>
            </w:tcBorders>
            <w:vAlign w:val="bottom"/>
          </w:tcPr>
          <w:p w14:paraId="587F8AA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2FF69CF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22F12D2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195D7D6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32A051D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4" w:space="0" w:color="auto"/>
              <w:right w:val="single" w:sz="4" w:space="0" w:color="auto"/>
            </w:tcBorders>
            <w:vAlign w:val="bottom"/>
          </w:tcPr>
          <w:p w14:paraId="4B6FE61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4" w:space="0" w:color="auto"/>
              <w:right w:val="single" w:sz="4" w:space="0" w:color="auto"/>
            </w:tcBorders>
            <w:vAlign w:val="bottom"/>
          </w:tcPr>
          <w:p w14:paraId="1EDAE36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4" w:space="0" w:color="auto"/>
              <w:right w:val="single" w:sz="4" w:space="0" w:color="auto"/>
            </w:tcBorders>
            <w:vAlign w:val="bottom"/>
          </w:tcPr>
          <w:p w14:paraId="4E5311E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nil"/>
              <w:left w:val="single" w:sz="4" w:space="0" w:color="auto"/>
              <w:bottom w:val="single" w:sz="4" w:space="0" w:color="auto"/>
              <w:right w:val="single" w:sz="4" w:space="0" w:color="auto"/>
            </w:tcBorders>
            <w:vAlign w:val="bottom"/>
          </w:tcPr>
          <w:p w14:paraId="63E3A8A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4" w:space="0" w:color="auto"/>
              <w:right w:val="single" w:sz="4" w:space="0" w:color="auto"/>
            </w:tcBorders>
            <w:vAlign w:val="bottom"/>
          </w:tcPr>
          <w:p w14:paraId="2FCB178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1D5209E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4" w:space="0" w:color="auto"/>
              <w:right w:val="single" w:sz="4" w:space="0" w:color="auto"/>
            </w:tcBorders>
            <w:vAlign w:val="bottom"/>
          </w:tcPr>
          <w:p w14:paraId="6F52D2C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28" w:type="dxa"/>
            <w:tcBorders>
              <w:top w:val="nil"/>
              <w:left w:val="single" w:sz="4" w:space="0" w:color="auto"/>
              <w:bottom w:val="single" w:sz="4" w:space="0" w:color="auto"/>
              <w:right w:val="single" w:sz="4" w:space="0" w:color="auto"/>
            </w:tcBorders>
            <w:vAlign w:val="bottom"/>
          </w:tcPr>
          <w:p w14:paraId="576D4A20"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36" w:type="dxa"/>
            <w:tcBorders>
              <w:top w:val="nil"/>
              <w:left w:val="single" w:sz="4" w:space="0" w:color="auto"/>
              <w:bottom w:val="single" w:sz="4" w:space="0" w:color="auto"/>
              <w:right w:val="single" w:sz="4" w:space="0" w:color="auto"/>
            </w:tcBorders>
            <w:vAlign w:val="bottom"/>
          </w:tcPr>
          <w:p w14:paraId="16C1970D"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62A094B3" w14:textId="77777777" w:rsidTr="00E56613">
        <w:trPr>
          <w:trHeight w:val="255"/>
        </w:trPr>
        <w:tc>
          <w:tcPr>
            <w:tcW w:w="0" w:type="auto"/>
            <w:vMerge/>
            <w:tcBorders>
              <w:top w:val="single" w:sz="4" w:space="0" w:color="auto"/>
              <w:left w:val="single" w:sz="4" w:space="0" w:color="auto"/>
              <w:bottom w:val="nil"/>
              <w:right w:val="nil"/>
            </w:tcBorders>
            <w:vAlign w:val="center"/>
          </w:tcPr>
          <w:p w14:paraId="12C9CD9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single" w:sz="4" w:space="0" w:color="auto"/>
              <w:left w:val="single" w:sz="4" w:space="0" w:color="auto"/>
              <w:bottom w:val="single" w:sz="4" w:space="0" w:color="auto"/>
              <w:right w:val="single" w:sz="4" w:space="0" w:color="auto"/>
            </w:tcBorders>
            <w:shd w:val="clear" w:color="auto" w:fill="CCFFCC"/>
            <w:vAlign w:val="bottom"/>
          </w:tcPr>
          <w:p w14:paraId="62E00319"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20</w:t>
            </w:r>
          </w:p>
        </w:tc>
        <w:tc>
          <w:tcPr>
            <w:tcW w:w="779" w:type="dxa"/>
            <w:tcBorders>
              <w:top w:val="single" w:sz="4" w:space="0" w:color="auto"/>
              <w:left w:val="single" w:sz="4" w:space="0" w:color="auto"/>
              <w:bottom w:val="single" w:sz="4" w:space="0" w:color="auto"/>
              <w:right w:val="single" w:sz="4" w:space="0" w:color="auto"/>
            </w:tcBorders>
            <w:vAlign w:val="bottom"/>
          </w:tcPr>
          <w:p w14:paraId="46E3C49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single" w:sz="4" w:space="0" w:color="auto"/>
              <w:left w:val="single" w:sz="4" w:space="0" w:color="auto"/>
              <w:bottom w:val="single" w:sz="4" w:space="0" w:color="auto"/>
              <w:right w:val="single" w:sz="4" w:space="0" w:color="auto"/>
            </w:tcBorders>
            <w:vAlign w:val="bottom"/>
          </w:tcPr>
          <w:p w14:paraId="2AFA1EB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single" w:sz="4" w:space="0" w:color="auto"/>
              <w:left w:val="single" w:sz="4" w:space="0" w:color="auto"/>
              <w:bottom w:val="single" w:sz="4" w:space="0" w:color="auto"/>
              <w:right w:val="single" w:sz="4" w:space="0" w:color="auto"/>
            </w:tcBorders>
            <w:vAlign w:val="bottom"/>
          </w:tcPr>
          <w:p w14:paraId="587912F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single" w:sz="4" w:space="0" w:color="auto"/>
              <w:left w:val="single" w:sz="4" w:space="0" w:color="auto"/>
              <w:bottom w:val="single" w:sz="4" w:space="0" w:color="auto"/>
              <w:right w:val="single" w:sz="4" w:space="0" w:color="auto"/>
            </w:tcBorders>
            <w:vAlign w:val="bottom"/>
          </w:tcPr>
          <w:p w14:paraId="37DA832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single" w:sz="4" w:space="0" w:color="auto"/>
              <w:left w:val="single" w:sz="4" w:space="0" w:color="auto"/>
              <w:bottom w:val="single" w:sz="4" w:space="0" w:color="auto"/>
              <w:right w:val="single" w:sz="4" w:space="0" w:color="auto"/>
            </w:tcBorders>
            <w:vAlign w:val="bottom"/>
          </w:tcPr>
          <w:p w14:paraId="54E7143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single" w:sz="4" w:space="0" w:color="auto"/>
              <w:left w:val="single" w:sz="4" w:space="0" w:color="auto"/>
              <w:bottom w:val="single" w:sz="4" w:space="0" w:color="auto"/>
              <w:right w:val="single" w:sz="4" w:space="0" w:color="auto"/>
            </w:tcBorders>
            <w:vAlign w:val="bottom"/>
          </w:tcPr>
          <w:p w14:paraId="3FFF44A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98%</w:t>
            </w:r>
          </w:p>
        </w:tc>
        <w:tc>
          <w:tcPr>
            <w:tcW w:w="728" w:type="dxa"/>
            <w:tcBorders>
              <w:top w:val="single" w:sz="4" w:space="0" w:color="auto"/>
              <w:left w:val="single" w:sz="4" w:space="0" w:color="auto"/>
              <w:bottom w:val="single" w:sz="4" w:space="0" w:color="auto"/>
              <w:right w:val="single" w:sz="4" w:space="0" w:color="auto"/>
            </w:tcBorders>
            <w:vAlign w:val="bottom"/>
          </w:tcPr>
          <w:p w14:paraId="3EFA20E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0%</w:t>
            </w:r>
          </w:p>
        </w:tc>
        <w:tc>
          <w:tcPr>
            <w:tcW w:w="857" w:type="dxa"/>
            <w:tcBorders>
              <w:top w:val="single" w:sz="4" w:space="0" w:color="auto"/>
              <w:left w:val="single" w:sz="4" w:space="0" w:color="auto"/>
              <w:bottom w:val="single" w:sz="4" w:space="0" w:color="auto"/>
              <w:right w:val="single" w:sz="4" w:space="0" w:color="auto"/>
            </w:tcBorders>
            <w:vAlign w:val="bottom"/>
          </w:tcPr>
          <w:p w14:paraId="1CCDDE8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single" w:sz="4" w:space="0" w:color="auto"/>
              <w:left w:val="single" w:sz="4" w:space="0" w:color="auto"/>
              <w:bottom w:val="single" w:sz="4" w:space="0" w:color="auto"/>
              <w:right w:val="single" w:sz="4" w:space="0" w:color="auto"/>
            </w:tcBorders>
            <w:vAlign w:val="bottom"/>
          </w:tcPr>
          <w:p w14:paraId="20DF480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0%</w:t>
            </w:r>
          </w:p>
        </w:tc>
        <w:tc>
          <w:tcPr>
            <w:tcW w:w="768" w:type="dxa"/>
            <w:tcBorders>
              <w:top w:val="single" w:sz="4" w:space="0" w:color="auto"/>
              <w:left w:val="single" w:sz="4" w:space="0" w:color="auto"/>
              <w:bottom w:val="single" w:sz="4" w:space="0" w:color="auto"/>
              <w:right w:val="single" w:sz="4" w:space="0" w:color="auto"/>
            </w:tcBorders>
            <w:vAlign w:val="bottom"/>
          </w:tcPr>
          <w:p w14:paraId="30DBCE2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single" w:sz="4" w:space="0" w:color="auto"/>
              <w:left w:val="single" w:sz="4" w:space="0" w:color="auto"/>
              <w:bottom w:val="single" w:sz="4" w:space="0" w:color="auto"/>
              <w:right w:val="single" w:sz="4" w:space="0" w:color="auto"/>
            </w:tcBorders>
            <w:vAlign w:val="bottom"/>
          </w:tcPr>
          <w:p w14:paraId="7B7F6C5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single" w:sz="4" w:space="0" w:color="auto"/>
              <w:left w:val="single" w:sz="4" w:space="0" w:color="auto"/>
              <w:bottom w:val="single" w:sz="4" w:space="0" w:color="auto"/>
              <w:right w:val="single" w:sz="4" w:space="0" w:color="auto"/>
            </w:tcBorders>
            <w:vAlign w:val="bottom"/>
          </w:tcPr>
          <w:p w14:paraId="626BB00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single" w:sz="4" w:space="0" w:color="auto"/>
              <w:left w:val="single" w:sz="4" w:space="0" w:color="auto"/>
              <w:bottom w:val="single" w:sz="4" w:space="0" w:color="auto"/>
              <w:right w:val="single" w:sz="4" w:space="0" w:color="auto"/>
            </w:tcBorders>
            <w:vAlign w:val="bottom"/>
          </w:tcPr>
          <w:p w14:paraId="584CCA6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single" w:sz="4" w:space="0" w:color="auto"/>
              <w:left w:val="single" w:sz="4" w:space="0" w:color="auto"/>
              <w:bottom w:val="single" w:sz="4" w:space="0" w:color="auto"/>
              <w:right w:val="single" w:sz="4" w:space="0" w:color="auto"/>
            </w:tcBorders>
            <w:vAlign w:val="bottom"/>
          </w:tcPr>
          <w:p w14:paraId="14FD53F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single" w:sz="4" w:space="0" w:color="auto"/>
              <w:left w:val="single" w:sz="4" w:space="0" w:color="auto"/>
              <w:bottom w:val="single" w:sz="4" w:space="0" w:color="auto"/>
              <w:right w:val="single" w:sz="4" w:space="0" w:color="auto"/>
            </w:tcBorders>
            <w:vAlign w:val="bottom"/>
          </w:tcPr>
          <w:p w14:paraId="558B0B5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0%</w:t>
            </w:r>
          </w:p>
        </w:tc>
        <w:tc>
          <w:tcPr>
            <w:tcW w:w="728" w:type="dxa"/>
            <w:tcBorders>
              <w:top w:val="single" w:sz="4" w:space="0" w:color="auto"/>
              <w:left w:val="single" w:sz="4" w:space="0" w:color="auto"/>
              <w:bottom w:val="single" w:sz="4" w:space="0" w:color="auto"/>
              <w:right w:val="single" w:sz="4" w:space="0" w:color="auto"/>
            </w:tcBorders>
            <w:vAlign w:val="bottom"/>
          </w:tcPr>
          <w:p w14:paraId="523DDB1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36" w:type="dxa"/>
            <w:tcBorders>
              <w:top w:val="single" w:sz="4" w:space="0" w:color="auto"/>
              <w:left w:val="single" w:sz="4" w:space="0" w:color="auto"/>
              <w:bottom w:val="single" w:sz="4" w:space="0" w:color="auto"/>
              <w:right w:val="single" w:sz="4" w:space="0" w:color="auto"/>
            </w:tcBorders>
            <w:vAlign w:val="bottom"/>
          </w:tcPr>
          <w:p w14:paraId="2A0A27AB"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3FCED224" w14:textId="77777777" w:rsidTr="00E56613">
        <w:trPr>
          <w:trHeight w:val="269"/>
        </w:trPr>
        <w:tc>
          <w:tcPr>
            <w:tcW w:w="1304" w:type="dxa"/>
            <w:gridSpan w:val="2"/>
            <w:tcBorders>
              <w:top w:val="single" w:sz="4" w:space="0" w:color="auto"/>
              <w:left w:val="single" w:sz="8" w:space="0" w:color="auto"/>
              <w:bottom w:val="single" w:sz="8" w:space="0" w:color="auto"/>
              <w:right w:val="single" w:sz="4" w:space="0" w:color="000000"/>
            </w:tcBorders>
            <w:shd w:val="clear" w:color="auto" w:fill="CCFFCC"/>
            <w:vAlign w:val="center"/>
          </w:tcPr>
          <w:p w14:paraId="45757F1A"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סה"כ לקומה  5</w:t>
            </w:r>
          </w:p>
        </w:tc>
        <w:tc>
          <w:tcPr>
            <w:tcW w:w="779" w:type="dxa"/>
            <w:tcBorders>
              <w:top w:val="nil"/>
              <w:left w:val="single" w:sz="4" w:space="0" w:color="auto"/>
              <w:bottom w:val="single" w:sz="8" w:space="0" w:color="auto"/>
              <w:right w:val="single" w:sz="4" w:space="0" w:color="auto"/>
            </w:tcBorders>
            <w:shd w:val="clear" w:color="auto" w:fill="CCFFCC"/>
            <w:vAlign w:val="bottom"/>
          </w:tcPr>
          <w:p w14:paraId="4799EDC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8" w:space="0" w:color="auto"/>
              <w:right w:val="single" w:sz="4" w:space="0" w:color="auto"/>
            </w:tcBorders>
            <w:shd w:val="clear" w:color="auto" w:fill="CCFFCC"/>
            <w:vAlign w:val="bottom"/>
          </w:tcPr>
          <w:p w14:paraId="7742A86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8" w:space="0" w:color="auto"/>
              <w:right w:val="single" w:sz="4" w:space="0" w:color="auto"/>
            </w:tcBorders>
            <w:shd w:val="clear" w:color="auto" w:fill="CCFFCC"/>
            <w:vAlign w:val="bottom"/>
          </w:tcPr>
          <w:p w14:paraId="5343667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8" w:space="0" w:color="auto"/>
              <w:right w:val="single" w:sz="4" w:space="0" w:color="auto"/>
            </w:tcBorders>
            <w:shd w:val="clear" w:color="auto" w:fill="CCFFCC"/>
            <w:vAlign w:val="bottom"/>
          </w:tcPr>
          <w:p w14:paraId="5BBE9E3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8" w:space="0" w:color="auto"/>
              <w:right w:val="single" w:sz="4" w:space="0" w:color="auto"/>
            </w:tcBorders>
            <w:shd w:val="clear" w:color="auto" w:fill="CCFFCC"/>
            <w:vAlign w:val="bottom"/>
          </w:tcPr>
          <w:p w14:paraId="3AC7E27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8" w:space="0" w:color="auto"/>
              <w:right w:val="single" w:sz="4" w:space="0" w:color="auto"/>
            </w:tcBorders>
            <w:shd w:val="clear" w:color="auto" w:fill="CCFFCC"/>
            <w:vAlign w:val="bottom"/>
          </w:tcPr>
          <w:p w14:paraId="2148DF0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8" w:space="0" w:color="auto"/>
              <w:right w:val="single" w:sz="4" w:space="0" w:color="auto"/>
            </w:tcBorders>
            <w:shd w:val="clear" w:color="auto" w:fill="CCFFCC"/>
            <w:vAlign w:val="bottom"/>
          </w:tcPr>
          <w:p w14:paraId="03A1E96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57" w:type="dxa"/>
            <w:tcBorders>
              <w:top w:val="nil"/>
              <w:left w:val="single" w:sz="4" w:space="0" w:color="auto"/>
              <w:bottom w:val="single" w:sz="8" w:space="0" w:color="auto"/>
              <w:right w:val="single" w:sz="4" w:space="0" w:color="auto"/>
            </w:tcBorders>
            <w:shd w:val="clear" w:color="auto" w:fill="CCFFCC"/>
            <w:vAlign w:val="bottom"/>
          </w:tcPr>
          <w:p w14:paraId="75844C5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8" w:space="0" w:color="auto"/>
              <w:right w:val="single" w:sz="4" w:space="0" w:color="auto"/>
            </w:tcBorders>
            <w:shd w:val="clear" w:color="auto" w:fill="CCFFCC"/>
            <w:vAlign w:val="bottom"/>
          </w:tcPr>
          <w:p w14:paraId="6F72893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38%</w:t>
            </w:r>
          </w:p>
        </w:tc>
        <w:tc>
          <w:tcPr>
            <w:tcW w:w="768" w:type="dxa"/>
            <w:tcBorders>
              <w:top w:val="nil"/>
              <w:left w:val="single" w:sz="4" w:space="0" w:color="auto"/>
              <w:bottom w:val="single" w:sz="8" w:space="0" w:color="auto"/>
              <w:right w:val="single" w:sz="4" w:space="0" w:color="auto"/>
            </w:tcBorders>
            <w:shd w:val="clear" w:color="auto" w:fill="CCFFCC"/>
            <w:vAlign w:val="bottom"/>
          </w:tcPr>
          <w:p w14:paraId="1806DF8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8" w:space="0" w:color="auto"/>
              <w:right w:val="single" w:sz="4" w:space="0" w:color="auto"/>
            </w:tcBorders>
            <w:shd w:val="clear" w:color="auto" w:fill="CCFFCC"/>
            <w:vAlign w:val="bottom"/>
          </w:tcPr>
          <w:p w14:paraId="5AB9B16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68%</w:t>
            </w:r>
          </w:p>
        </w:tc>
        <w:tc>
          <w:tcPr>
            <w:tcW w:w="929" w:type="dxa"/>
            <w:tcBorders>
              <w:top w:val="nil"/>
              <w:left w:val="single" w:sz="4" w:space="0" w:color="auto"/>
              <w:bottom w:val="single" w:sz="8" w:space="0" w:color="auto"/>
              <w:right w:val="single" w:sz="4" w:space="0" w:color="auto"/>
            </w:tcBorders>
            <w:shd w:val="clear" w:color="auto" w:fill="CCFFCC"/>
            <w:vAlign w:val="bottom"/>
          </w:tcPr>
          <w:p w14:paraId="20D6BBB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8" w:space="0" w:color="auto"/>
              <w:right w:val="single" w:sz="4" w:space="0" w:color="auto"/>
            </w:tcBorders>
            <w:shd w:val="clear" w:color="auto" w:fill="CCFFCC"/>
            <w:vAlign w:val="bottom"/>
          </w:tcPr>
          <w:p w14:paraId="68EB4CE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8" w:space="0" w:color="auto"/>
              <w:right w:val="single" w:sz="4" w:space="0" w:color="auto"/>
            </w:tcBorders>
            <w:shd w:val="clear" w:color="auto" w:fill="CCFFCC"/>
            <w:vAlign w:val="bottom"/>
          </w:tcPr>
          <w:p w14:paraId="25F1ADA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8" w:space="0" w:color="auto"/>
              <w:right w:val="single" w:sz="4" w:space="0" w:color="auto"/>
            </w:tcBorders>
            <w:shd w:val="clear" w:color="auto" w:fill="CCFFCC"/>
            <w:vAlign w:val="bottom"/>
          </w:tcPr>
          <w:p w14:paraId="439EDB6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38%</w:t>
            </w:r>
          </w:p>
        </w:tc>
        <w:tc>
          <w:tcPr>
            <w:tcW w:w="728" w:type="dxa"/>
            <w:tcBorders>
              <w:top w:val="nil"/>
              <w:left w:val="single" w:sz="4" w:space="0" w:color="auto"/>
              <w:bottom w:val="single" w:sz="8" w:space="0" w:color="auto"/>
              <w:right w:val="single" w:sz="4" w:space="0" w:color="auto"/>
            </w:tcBorders>
            <w:shd w:val="clear" w:color="auto" w:fill="CCFFCC"/>
            <w:vAlign w:val="bottom"/>
          </w:tcPr>
          <w:p w14:paraId="4054813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0%</w:t>
            </w:r>
          </w:p>
        </w:tc>
        <w:tc>
          <w:tcPr>
            <w:tcW w:w="736" w:type="dxa"/>
            <w:tcBorders>
              <w:top w:val="nil"/>
              <w:left w:val="single" w:sz="4" w:space="0" w:color="auto"/>
              <w:bottom w:val="single" w:sz="8" w:space="0" w:color="auto"/>
              <w:right w:val="single" w:sz="4" w:space="0" w:color="auto"/>
            </w:tcBorders>
            <w:shd w:val="clear" w:color="auto" w:fill="CCFFCC"/>
            <w:vAlign w:val="bottom"/>
          </w:tcPr>
          <w:p w14:paraId="04EE2A0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0%</w:t>
            </w:r>
          </w:p>
        </w:tc>
      </w:tr>
      <w:tr w:rsidR="00E56613" w:rsidRPr="00E56613" w14:paraId="416788BB" w14:textId="77777777" w:rsidTr="00E56613">
        <w:trPr>
          <w:trHeight w:val="255"/>
        </w:trPr>
        <w:tc>
          <w:tcPr>
            <w:tcW w:w="714" w:type="dxa"/>
            <w:vMerge w:val="restart"/>
            <w:tcBorders>
              <w:top w:val="nil"/>
              <w:left w:val="single" w:sz="8" w:space="0" w:color="auto"/>
              <w:bottom w:val="nil"/>
              <w:right w:val="nil"/>
            </w:tcBorders>
            <w:shd w:val="clear" w:color="auto" w:fill="CCFFCC"/>
            <w:vAlign w:val="center"/>
          </w:tcPr>
          <w:p w14:paraId="7C607E2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קומה 6</w:t>
            </w:r>
          </w:p>
        </w:tc>
        <w:tc>
          <w:tcPr>
            <w:tcW w:w="590" w:type="dxa"/>
            <w:tcBorders>
              <w:top w:val="nil"/>
              <w:left w:val="single" w:sz="4" w:space="0" w:color="auto"/>
              <w:bottom w:val="single" w:sz="4" w:space="0" w:color="auto"/>
              <w:right w:val="single" w:sz="4" w:space="0" w:color="auto"/>
            </w:tcBorders>
            <w:shd w:val="clear" w:color="auto" w:fill="CCFFCC"/>
            <w:vAlign w:val="bottom"/>
          </w:tcPr>
          <w:p w14:paraId="1CD383AB"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21</w:t>
            </w:r>
          </w:p>
        </w:tc>
        <w:tc>
          <w:tcPr>
            <w:tcW w:w="779" w:type="dxa"/>
            <w:tcBorders>
              <w:top w:val="nil"/>
              <w:left w:val="single" w:sz="4" w:space="0" w:color="auto"/>
              <w:bottom w:val="single" w:sz="4" w:space="0" w:color="auto"/>
              <w:right w:val="single" w:sz="4" w:space="0" w:color="auto"/>
            </w:tcBorders>
            <w:vAlign w:val="bottom"/>
          </w:tcPr>
          <w:p w14:paraId="796EFC4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31D122B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3F2E525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4" w:space="0" w:color="auto"/>
              <w:right w:val="single" w:sz="4" w:space="0" w:color="auto"/>
            </w:tcBorders>
            <w:vAlign w:val="bottom"/>
          </w:tcPr>
          <w:p w14:paraId="6F1A082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54B8C37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4F2FCF0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7826F43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0974FC8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4" w:space="0" w:color="auto"/>
              <w:right w:val="single" w:sz="4" w:space="0" w:color="auto"/>
            </w:tcBorders>
            <w:vAlign w:val="bottom"/>
          </w:tcPr>
          <w:p w14:paraId="68080F8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4" w:space="0" w:color="auto"/>
              <w:right w:val="single" w:sz="4" w:space="0" w:color="auto"/>
            </w:tcBorders>
            <w:vAlign w:val="bottom"/>
          </w:tcPr>
          <w:p w14:paraId="18484AA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4" w:space="0" w:color="auto"/>
              <w:right w:val="single" w:sz="4" w:space="0" w:color="auto"/>
            </w:tcBorders>
            <w:vAlign w:val="bottom"/>
          </w:tcPr>
          <w:p w14:paraId="2865446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nil"/>
              <w:left w:val="single" w:sz="4" w:space="0" w:color="auto"/>
              <w:bottom w:val="single" w:sz="4" w:space="0" w:color="auto"/>
              <w:right w:val="single" w:sz="4" w:space="0" w:color="auto"/>
            </w:tcBorders>
            <w:vAlign w:val="bottom"/>
          </w:tcPr>
          <w:p w14:paraId="4FFF26A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4" w:space="0" w:color="auto"/>
              <w:right w:val="single" w:sz="4" w:space="0" w:color="auto"/>
            </w:tcBorders>
            <w:vAlign w:val="bottom"/>
          </w:tcPr>
          <w:p w14:paraId="0A7A7D5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1827D7B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4" w:space="0" w:color="auto"/>
              <w:right w:val="single" w:sz="4" w:space="0" w:color="auto"/>
            </w:tcBorders>
            <w:vAlign w:val="bottom"/>
          </w:tcPr>
          <w:p w14:paraId="4B8C32A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76%</w:t>
            </w:r>
          </w:p>
        </w:tc>
        <w:tc>
          <w:tcPr>
            <w:tcW w:w="728" w:type="dxa"/>
            <w:tcBorders>
              <w:top w:val="nil"/>
              <w:left w:val="single" w:sz="4" w:space="0" w:color="auto"/>
              <w:bottom w:val="single" w:sz="4" w:space="0" w:color="auto"/>
              <w:right w:val="single" w:sz="4" w:space="0" w:color="auto"/>
            </w:tcBorders>
            <w:vAlign w:val="bottom"/>
          </w:tcPr>
          <w:p w14:paraId="5C80AF1F"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36" w:type="dxa"/>
            <w:tcBorders>
              <w:top w:val="nil"/>
              <w:left w:val="single" w:sz="4" w:space="0" w:color="auto"/>
              <w:bottom w:val="single" w:sz="4" w:space="0" w:color="auto"/>
              <w:right w:val="single" w:sz="4" w:space="0" w:color="auto"/>
            </w:tcBorders>
            <w:vAlign w:val="bottom"/>
          </w:tcPr>
          <w:p w14:paraId="4FCB32C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553D0313" w14:textId="77777777" w:rsidTr="00E56613">
        <w:trPr>
          <w:trHeight w:val="255"/>
        </w:trPr>
        <w:tc>
          <w:tcPr>
            <w:tcW w:w="0" w:type="auto"/>
            <w:vMerge/>
            <w:tcBorders>
              <w:top w:val="nil"/>
              <w:left w:val="single" w:sz="8" w:space="0" w:color="auto"/>
              <w:bottom w:val="nil"/>
              <w:right w:val="nil"/>
            </w:tcBorders>
            <w:vAlign w:val="center"/>
          </w:tcPr>
          <w:p w14:paraId="3BF54D9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nil"/>
              <w:left w:val="single" w:sz="4" w:space="0" w:color="auto"/>
              <w:bottom w:val="single" w:sz="4" w:space="0" w:color="auto"/>
              <w:right w:val="single" w:sz="4" w:space="0" w:color="auto"/>
            </w:tcBorders>
            <w:shd w:val="clear" w:color="auto" w:fill="CCFFCC"/>
            <w:vAlign w:val="bottom"/>
          </w:tcPr>
          <w:p w14:paraId="4CAF7E83"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22</w:t>
            </w:r>
          </w:p>
        </w:tc>
        <w:tc>
          <w:tcPr>
            <w:tcW w:w="779" w:type="dxa"/>
            <w:tcBorders>
              <w:top w:val="nil"/>
              <w:left w:val="single" w:sz="4" w:space="0" w:color="auto"/>
              <w:bottom w:val="single" w:sz="4" w:space="0" w:color="auto"/>
              <w:right w:val="single" w:sz="4" w:space="0" w:color="auto"/>
            </w:tcBorders>
            <w:vAlign w:val="bottom"/>
          </w:tcPr>
          <w:p w14:paraId="039558C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137CC24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3436302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4" w:space="0" w:color="auto"/>
              <w:right w:val="single" w:sz="4" w:space="0" w:color="auto"/>
            </w:tcBorders>
            <w:vAlign w:val="bottom"/>
          </w:tcPr>
          <w:p w14:paraId="1DE1320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634876A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6DFBDAA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71FFFC2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047A3D8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4" w:space="0" w:color="auto"/>
              <w:right w:val="single" w:sz="4" w:space="0" w:color="auto"/>
            </w:tcBorders>
            <w:vAlign w:val="bottom"/>
          </w:tcPr>
          <w:p w14:paraId="6096AB7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4" w:space="0" w:color="auto"/>
              <w:right w:val="single" w:sz="4" w:space="0" w:color="auto"/>
            </w:tcBorders>
            <w:vAlign w:val="bottom"/>
          </w:tcPr>
          <w:p w14:paraId="0F3D157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4" w:space="0" w:color="auto"/>
              <w:right w:val="single" w:sz="4" w:space="0" w:color="auto"/>
            </w:tcBorders>
            <w:vAlign w:val="bottom"/>
          </w:tcPr>
          <w:p w14:paraId="356DBEF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nil"/>
              <w:left w:val="single" w:sz="4" w:space="0" w:color="auto"/>
              <w:bottom w:val="single" w:sz="4" w:space="0" w:color="auto"/>
              <w:right w:val="single" w:sz="4" w:space="0" w:color="auto"/>
            </w:tcBorders>
            <w:vAlign w:val="bottom"/>
          </w:tcPr>
          <w:p w14:paraId="4E43D4C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4" w:space="0" w:color="auto"/>
              <w:right w:val="single" w:sz="4" w:space="0" w:color="auto"/>
            </w:tcBorders>
            <w:vAlign w:val="bottom"/>
          </w:tcPr>
          <w:p w14:paraId="1B47E33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2FE3880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4" w:space="0" w:color="auto"/>
              <w:right w:val="single" w:sz="4" w:space="0" w:color="auto"/>
            </w:tcBorders>
            <w:vAlign w:val="bottom"/>
          </w:tcPr>
          <w:p w14:paraId="46E7058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28" w:type="dxa"/>
            <w:tcBorders>
              <w:top w:val="nil"/>
              <w:left w:val="single" w:sz="4" w:space="0" w:color="auto"/>
              <w:bottom w:val="single" w:sz="4" w:space="0" w:color="auto"/>
              <w:right w:val="single" w:sz="4" w:space="0" w:color="auto"/>
            </w:tcBorders>
            <w:vAlign w:val="bottom"/>
          </w:tcPr>
          <w:p w14:paraId="27CB1B3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36" w:type="dxa"/>
            <w:tcBorders>
              <w:top w:val="nil"/>
              <w:left w:val="single" w:sz="4" w:space="0" w:color="auto"/>
              <w:bottom w:val="single" w:sz="4" w:space="0" w:color="auto"/>
              <w:right w:val="single" w:sz="4" w:space="0" w:color="auto"/>
            </w:tcBorders>
            <w:vAlign w:val="bottom"/>
          </w:tcPr>
          <w:p w14:paraId="35DF5E9A"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7E3B9AE8" w14:textId="77777777" w:rsidTr="00E56613">
        <w:trPr>
          <w:trHeight w:val="255"/>
        </w:trPr>
        <w:tc>
          <w:tcPr>
            <w:tcW w:w="0" w:type="auto"/>
            <w:vMerge/>
            <w:tcBorders>
              <w:top w:val="nil"/>
              <w:left w:val="single" w:sz="8" w:space="0" w:color="auto"/>
              <w:bottom w:val="nil"/>
              <w:right w:val="nil"/>
            </w:tcBorders>
            <w:vAlign w:val="center"/>
          </w:tcPr>
          <w:p w14:paraId="20ABD48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nil"/>
              <w:left w:val="single" w:sz="4" w:space="0" w:color="auto"/>
              <w:bottom w:val="single" w:sz="4" w:space="0" w:color="auto"/>
              <w:right w:val="single" w:sz="4" w:space="0" w:color="auto"/>
            </w:tcBorders>
            <w:shd w:val="clear" w:color="auto" w:fill="CCFFCC"/>
            <w:vAlign w:val="bottom"/>
          </w:tcPr>
          <w:p w14:paraId="7B053D12"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23</w:t>
            </w:r>
          </w:p>
        </w:tc>
        <w:tc>
          <w:tcPr>
            <w:tcW w:w="779" w:type="dxa"/>
            <w:tcBorders>
              <w:top w:val="nil"/>
              <w:left w:val="single" w:sz="4" w:space="0" w:color="auto"/>
              <w:bottom w:val="single" w:sz="4" w:space="0" w:color="auto"/>
              <w:right w:val="single" w:sz="4" w:space="0" w:color="auto"/>
            </w:tcBorders>
            <w:vAlign w:val="bottom"/>
          </w:tcPr>
          <w:p w14:paraId="1304C95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39ABB99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0BFB79D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4" w:space="0" w:color="auto"/>
              <w:right w:val="single" w:sz="4" w:space="0" w:color="auto"/>
            </w:tcBorders>
            <w:vAlign w:val="bottom"/>
          </w:tcPr>
          <w:p w14:paraId="497D4E5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6732823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17BB784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0E027AB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102A6B1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4" w:space="0" w:color="auto"/>
              <w:right w:val="single" w:sz="4" w:space="0" w:color="auto"/>
            </w:tcBorders>
            <w:vAlign w:val="bottom"/>
          </w:tcPr>
          <w:p w14:paraId="465A219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4" w:space="0" w:color="auto"/>
              <w:right w:val="single" w:sz="4" w:space="0" w:color="auto"/>
            </w:tcBorders>
            <w:vAlign w:val="bottom"/>
          </w:tcPr>
          <w:p w14:paraId="0AC6D94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4" w:space="0" w:color="auto"/>
              <w:right w:val="single" w:sz="4" w:space="0" w:color="auto"/>
            </w:tcBorders>
            <w:vAlign w:val="bottom"/>
          </w:tcPr>
          <w:p w14:paraId="098B0AB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nil"/>
              <w:left w:val="single" w:sz="4" w:space="0" w:color="auto"/>
              <w:bottom w:val="single" w:sz="4" w:space="0" w:color="auto"/>
              <w:right w:val="single" w:sz="4" w:space="0" w:color="auto"/>
            </w:tcBorders>
            <w:vAlign w:val="bottom"/>
          </w:tcPr>
          <w:p w14:paraId="362784C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4" w:space="0" w:color="auto"/>
              <w:right w:val="single" w:sz="4" w:space="0" w:color="auto"/>
            </w:tcBorders>
            <w:vAlign w:val="bottom"/>
          </w:tcPr>
          <w:p w14:paraId="251D556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71632AF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4" w:space="0" w:color="auto"/>
              <w:right w:val="single" w:sz="4" w:space="0" w:color="auto"/>
            </w:tcBorders>
            <w:vAlign w:val="bottom"/>
          </w:tcPr>
          <w:p w14:paraId="0473FC9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76%</w:t>
            </w:r>
          </w:p>
        </w:tc>
        <w:tc>
          <w:tcPr>
            <w:tcW w:w="728" w:type="dxa"/>
            <w:tcBorders>
              <w:top w:val="nil"/>
              <w:left w:val="single" w:sz="4" w:space="0" w:color="auto"/>
              <w:bottom w:val="single" w:sz="4" w:space="0" w:color="auto"/>
              <w:right w:val="single" w:sz="4" w:space="0" w:color="auto"/>
            </w:tcBorders>
            <w:vAlign w:val="bottom"/>
          </w:tcPr>
          <w:p w14:paraId="70AD921A"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36" w:type="dxa"/>
            <w:tcBorders>
              <w:top w:val="nil"/>
              <w:left w:val="single" w:sz="4" w:space="0" w:color="auto"/>
              <w:bottom w:val="single" w:sz="4" w:space="0" w:color="auto"/>
              <w:right w:val="single" w:sz="4" w:space="0" w:color="auto"/>
            </w:tcBorders>
            <w:vAlign w:val="bottom"/>
          </w:tcPr>
          <w:p w14:paraId="4DCAF591"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7082C27F" w14:textId="77777777" w:rsidTr="00E56613">
        <w:trPr>
          <w:trHeight w:val="255"/>
        </w:trPr>
        <w:tc>
          <w:tcPr>
            <w:tcW w:w="0" w:type="auto"/>
            <w:vMerge/>
            <w:tcBorders>
              <w:top w:val="nil"/>
              <w:left w:val="single" w:sz="8" w:space="0" w:color="auto"/>
              <w:bottom w:val="nil"/>
              <w:right w:val="nil"/>
            </w:tcBorders>
            <w:vAlign w:val="center"/>
          </w:tcPr>
          <w:p w14:paraId="4FB2B150"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nil"/>
              <w:left w:val="single" w:sz="4" w:space="0" w:color="auto"/>
              <w:bottom w:val="single" w:sz="4" w:space="0" w:color="auto"/>
              <w:right w:val="single" w:sz="4" w:space="0" w:color="auto"/>
            </w:tcBorders>
            <w:shd w:val="clear" w:color="auto" w:fill="CCFFCC"/>
            <w:vAlign w:val="bottom"/>
          </w:tcPr>
          <w:p w14:paraId="15492DCC"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24</w:t>
            </w:r>
          </w:p>
        </w:tc>
        <w:tc>
          <w:tcPr>
            <w:tcW w:w="779" w:type="dxa"/>
            <w:tcBorders>
              <w:top w:val="nil"/>
              <w:left w:val="single" w:sz="4" w:space="0" w:color="auto"/>
              <w:bottom w:val="single" w:sz="4" w:space="0" w:color="auto"/>
              <w:right w:val="single" w:sz="4" w:space="0" w:color="auto"/>
            </w:tcBorders>
            <w:vAlign w:val="bottom"/>
          </w:tcPr>
          <w:p w14:paraId="336E958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346AE1D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0365C1E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4" w:space="0" w:color="auto"/>
              <w:right w:val="single" w:sz="4" w:space="0" w:color="auto"/>
            </w:tcBorders>
            <w:vAlign w:val="bottom"/>
          </w:tcPr>
          <w:p w14:paraId="71CB9BF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2B2C558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5ED94E5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519F51F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681791C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4" w:space="0" w:color="auto"/>
              <w:right w:val="single" w:sz="4" w:space="0" w:color="auto"/>
            </w:tcBorders>
            <w:vAlign w:val="bottom"/>
          </w:tcPr>
          <w:p w14:paraId="6B4113A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4" w:space="0" w:color="auto"/>
              <w:right w:val="single" w:sz="4" w:space="0" w:color="auto"/>
            </w:tcBorders>
            <w:vAlign w:val="bottom"/>
          </w:tcPr>
          <w:p w14:paraId="3A9ADD2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4" w:space="0" w:color="auto"/>
              <w:right w:val="single" w:sz="4" w:space="0" w:color="auto"/>
            </w:tcBorders>
            <w:vAlign w:val="bottom"/>
          </w:tcPr>
          <w:p w14:paraId="62222C8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nil"/>
              <w:left w:val="single" w:sz="4" w:space="0" w:color="auto"/>
              <w:bottom w:val="single" w:sz="4" w:space="0" w:color="auto"/>
              <w:right w:val="single" w:sz="4" w:space="0" w:color="auto"/>
            </w:tcBorders>
            <w:vAlign w:val="bottom"/>
          </w:tcPr>
          <w:p w14:paraId="541231D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4" w:space="0" w:color="auto"/>
              <w:right w:val="single" w:sz="4" w:space="0" w:color="auto"/>
            </w:tcBorders>
            <w:vAlign w:val="bottom"/>
          </w:tcPr>
          <w:p w14:paraId="590E20C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0E0C43D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4" w:space="0" w:color="auto"/>
              <w:right w:val="single" w:sz="4" w:space="0" w:color="auto"/>
            </w:tcBorders>
            <w:vAlign w:val="bottom"/>
          </w:tcPr>
          <w:p w14:paraId="0792746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28" w:type="dxa"/>
            <w:tcBorders>
              <w:top w:val="nil"/>
              <w:left w:val="single" w:sz="4" w:space="0" w:color="auto"/>
              <w:bottom w:val="single" w:sz="4" w:space="0" w:color="auto"/>
              <w:right w:val="single" w:sz="4" w:space="0" w:color="auto"/>
            </w:tcBorders>
            <w:vAlign w:val="bottom"/>
          </w:tcPr>
          <w:p w14:paraId="188783B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36" w:type="dxa"/>
            <w:tcBorders>
              <w:top w:val="nil"/>
              <w:left w:val="single" w:sz="4" w:space="0" w:color="auto"/>
              <w:bottom w:val="single" w:sz="4" w:space="0" w:color="auto"/>
              <w:right w:val="single" w:sz="4" w:space="0" w:color="auto"/>
            </w:tcBorders>
            <w:vAlign w:val="bottom"/>
          </w:tcPr>
          <w:p w14:paraId="21D481C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5415A297" w14:textId="77777777" w:rsidTr="00E56613">
        <w:trPr>
          <w:trHeight w:val="270"/>
        </w:trPr>
        <w:tc>
          <w:tcPr>
            <w:tcW w:w="1304" w:type="dxa"/>
            <w:gridSpan w:val="2"/>
            <w:tcBorders>
              <w:top w:val="single" w:sz="4" w:space="0" w:color="auto"/>
              <w:left w:val="single" w:sz="8" w:space="0" w:color="auto"/>
              <w:bottom w:val="single" w:sz="8" w:space="0" w:color="auto"/>
              <w:right w:val="single" w:sz="4" w:space="0" w:color="000000"/>
            </w:tcBorders>
            <w:shd w:val="clear" w:color="auto" w:fill="CCFFCC"/>
            <w:vAlign w:val="center"/>
          </w:tcPr>
          <w:p w14:paraId="636C65DD"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סה"כ לקומה 6</w:t>
            </w:r>
          </w:p>
        </w:tc>
        <w:tc>
          <w:tcPr>
            <w:tcW w:w="779" w:type="dxa"/>
            <w:tcBorders>
              <w:top w:val="nil"/>
              <w:left w:val="single" w:sz="4" w:space="0" w:color="auto"/>
              <w:bottom w:val="single" w:sz="8" w:space="0" w:color="auto"/>
              <w:right w:val="single" w:sz="4" w:space="0" w:color="auto"/>
            </w:tcBorders>
            <w:shd w:val="clear" w:color="auto" w:fill="CCFFCC"/>
            <w:vAlign w:val="bottom"/>
          </w:tcPr>
          <w:p w14:paraId="508CC67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8" w:space="0" w:color="auto"/>
              <w:right w:val="single" w:sz="4" w:space="0" w:color="auto"/>
            </w:tcBorders>
            <w:shd w:val="clear" w:color="auto" w:fill="CCFFCC"/>
            <w:vAlign w:val="bottom"/>
          </w:tcPr>
          <w:p w14:paraId="43A7CF9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8" w:space="0" w:color="auto"/>
              <w:right w:val="single" w:sz="4" w:space="0" w:color="auto"/>
            </w:tcBorders>
            <w:shd w:val="clear" w:color="auto" w:fill="CCFFCC"/>
            <w:vAlign w:val="bottom"/>
          </w:tcPr>
          <w:p w14:paraId="17D41C2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8" w:space="0" w:color="auto"/>
              <w:right w:val="single" w:sz="4" w:space="0" w:color="auto"/>
            </w:tcBorders>
            <w:shd w:val="clear" w:color="auto" w:fill="CCFFCC"/>
            <w:vAlign w:val="bottom"/>
          </w:tcPr>
          <w:p w14:paraId="3F4858B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8" w:space="0" w:color="auto"/>
              <w:right w:val="single" w:sz="4" w:space="0" w:color="auto"/>
            </w:tcBorders>
            <w:shd w:val="clear" w:color="auto" w:fill="CCFFCC"/>
            <w:vAlign w:val="bottom"/>
          </w:tcPr>
          <w:p w14:paraId="55800A7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8" w:space="0" w:color="auto"/>
              <w:right w:val="single" w:sz="4" w:space="0" w:color="auto"/>
            </w:tcBorders>
            <w:shd w:val="clear" w:color="auto" w:fill="CCFFCC"/>
            <w:vAlign w:val="bottom"/>
          </w:tcPr>
          <w:p w14:paraId="2C1E7AF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8" w:space="0" w:color="auto"/>
              <w:right w:val="single" w:sz="4" w:space="0" w:color="auto"/>
            </w:tcBorders>
            <w:shd w:val="clear" w:color="auto" w:fill="CCFFCC"/>
            <w:vAlign w:val="bottom"/>
          </w:tcPr>
          <w:p w14:paraId="285FC8E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8" w:space="0" w:color="auto"/>
              <w:right w:val="single" w:sz="4" w:space="0" w:color="auto"/>
            </w:tcBorders>
            <w:shd w:val="clear" w:color="auto" w:fill="CCFFCC"/>
            <w:vAlign w:val="bottom"/>
          </w:tcPr>
          <w:p w14:paraId="7DABB6E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8" w:space="0" w:color="auto"/>
              <w:right w:val="single" w:sz="4" w:space="0" w:color="auto"/>
            </w:tcBorders>
            <w:shd w:val="clear" w:color="auto" w:fill="CCFFCC"/>
            <w:vAlign w:val="bottom"/>
          </w:tcPr>
          <w:p w14:paraId="3F94024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8" w:space="0" w:color="auto"/>
              <w:right w:val="single" w:sz="4" w:space="0" w:color="auto"/>
            </w:tcBorders>
            <w:shd w:val="clear" w:color="auto" w:fill="CCFFCC"/>
            <w:vAlign w:val="bottom"/>
          </w:tcPr>
          <w:p w14:paraId="2C2903B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8" w:space="0" w:color="auto"/>
              <w:right w:val="single" w:sz="4" w:space="0" w:color="auto"/>
            </w:tcBorders>
            <w:shd w:val="clear" w:color="auto" w:fill="CCFFCC"/>
            <w:vAlign w:val="bottom"/>
          </w:tcPr>
          <w:p w14:paraId="3C81333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68%</w:t>
            </w:r>
          </w:p>
        </w:tc>
        <w:tc>
          <w:tcPr>
            <w:tcW w:w="929" w:type="dxa"/>
            <w:tcBorders>
              <w:top w:val="nil"/>
              <w:left w:val="single" w:sz="4" w:space="0" w:color="auto"/>
              <w:bottom w:val="single" w:sz="8" w:space="0" w:color="auto"/>
              <w:right w:val="single" w:sz="4" w:space="0" w:color="auto"/>
            </w:tcBorders>
            <w:shd w:val="clear" w:color="auto" w:fill="CCFFCC"/>
            <w:vAlign w:val="bottom"/>
          </w:tcPr>
          <w:p w14:paraId="4397933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8" w:space="0" w:color="auto"/>
              <w:right w:val="single" w:sz="4" w:space="0" w:color="auto"/>
            </w:tcBorders>
            <w:shd w:val="clear" w:color="auto" w:fill="CCFFCC"/>
            <w:vAlign w:val="bottom"/>
          </w:tcPr>
          <w:p w14:paraId="28F84A1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8" w:space="0" w:color="auto"/>
              <w:right w:val="single" w:sz="4" w:space="0" w:color="auto"/>
            </w:tcBorders>
            <w:shd w:val="clear" w:color="auto" w:fill="CCFFCC"/>
            <w:vAlign w:val="bottom"/>
          </w:tcPr>
          <w:p w14:paraId="583F911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8" w:space="0" w:color="auto"/>
              <w:right w:val="single" w:sz="4" w:space="0" w:color="auto"/>
            </w:tcBorders>
            <w:shd w:val="clear" w:color="auto" w:fill="CCFFCC"/>
            <w:vAlign w:val="bottom"/>
          </w:tcPr>
          <w:p w14:paraId="19AE5B2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38%</w:t>
            </w:r>
          </w:p>
        </w:tc>
        <w:tc>
          <w:tcPr>
            <w:tcW w:w="728" w:type="dxa"/>
            <w:tcBorders>
              <w:top w:val="nil"/>
              <w:left w:val="single" w:sz="4" w:space="0" w:color="auto"/>
              <w:bottom w:val="single" w:sz="8" w:space="0" w:color="auto"/>
              <w:right w:val="single" w:sz="4" w:space="0" w:color="auto"/>
            </w:tcBorders>
            <w:shd w:val="clear" w:color="auto" w:fill="CCFFCC"/>
            <w:vAlign w:val="bottom"/>
          </w:tcPr>
          <w:p w14:paraId="50EABBC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0%</w:t>
            </w:r>
          </w:p>
        </w:tc>
        <w:tc>
          <w:tcPr>
            <w:tcW w:w="736" w:type="dxa"/>
            <w:tcBorders>
              <w:top w:val="nil"/>
              <w:left w:val="single" w:sz="4" w:space="0" w:color="auto"/>
              <w:bottom w:val="single" w:sz="8" w:space="0" w:color="auto"/>
              <w:right w:val="single" w:sz="4" w:space="0" w:color="auto"/>
            </w:tcBorders>
            <w:shd w:val="clear" w:color="auto" w:fill="CCFFCC"/>
            <w:vAlign w:val="bottom"/>
          </w:tcPr>
          <w:p w14:paraId="5833BE3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0%</w:t>
            </w:r>
          </w:p>
        </w:tc>
      </w:tr>
    </w:tbl>
    <w:p w14:paraId="5D0B6DCB" w14:textId="77777777" w:rsidR="00E56613" w:rsidRPr="00E56613" w:rsidRDefault="00E56613" w:rsidP="00E56613">
      <w:pPr>
        <w:spacing w:before="0" w:beforeAutospacing="0" w:after="0" w:afterAutospacing="0" w:line="360" w:lineRule="auto"/>
        <w:jc w:val="both"/>
        <w:rPr>
          <w:rFonts w:ascii="David" w:eastAsia="Times New Roman" w:hAnsi="David" w:cs="David"/>
          <w:sz w:val="26"/>
          <w:szCs w:val="26"/>
          <w:rtl/>
        </w:rPr>
      </w:pPr>
      <w:r w:rsidRPr="00E56613">
        <w:rPr>
          <w:rFonts w:ascii="David" w:eastAsia="Times New Roman" w:hAnsi="David" w:cs="David"/>
          <w:sz w:val="26"/>
          <w:szCs w:val="26"/>
          <w:rtl/>
        </w:rPr>
        <w:br w:type="page"/>
      </w:r>
    </w:p>
    <w:tbl>
      <w:tblPr>
        <w:bidiVisual/>
        <w:tblW w:w="15001" w:type="dxa"/>
        <w:tblInd w:w="-891" w:type="dxa"/>
        <w:tblLook w:val="0000" w:firstRow="0" w:lastRow="0" w:firstColumn="0" w:lastColumn="0" w:noHBand="0" w:noVBand="0"/>
      </w:tblPr>
      <w:tblGrid>
        <w:gridCol w:w="703"/>
        <w:gridCol w:w="588"/>
        <w:gridCol w:w="781"/>
        <w:gridCol w:w="836"/>
        <w:gridCol w:w="836"/>
        <w:gridCol w:w="888"/>
        <w:gridCol w:w="856"/>
        <w:gridCol w:w="717"/>
        <w:gridCol w:w="721"/>
        <w:gridCol w:w="856"/>
        <w:gridCol w:w="763"/>
        <w:gridCol w:w="763"/>
        <w:gridCol w:w="889"/>
        <w:gridCol w:w="963"/>
        <w:gridCol w:w="781"/>
        <w:gridCol w:w="707"/>
        <w:gridCol w:w="843"/>
        <w:gridCol w:w="724"/>
        <w:gridCol w:w="786"/>
      </w:tblGrid>
      <w:tr w:rsidR="00E56613" w:rsidRPr="00E56613" w14:paraId="78CB692A" w14:textId="77777777" w:rsidTr="00E56613">
        <w:trPr>
          <w:trHeight w:val="255"/>
        </w:trPr>
        <w:tc>
          <w:tcPr>
            <w:tcW w:w="714" w:type="dxa"/>
            <w:tcBorders>
              <w:top w:val="single" w:sz="4" w:space="0" w:color="auto"/>
              <w:left w:val="single" w:sz="4" w:space="0" w:color="auto"/>
              <w:bottom w:val="single" w:sz="4" w:space="0" w:color="auto"/>
              <w:right w:val="nil"/>
            </w:tcBorders>
            <w:vAlign w:val="bottom"/>
          </w:tcPr>
          <w:p w14:paraId="1A7FF70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single" w:sz="4" w:space="0" w:color="auto"/>
              <w:left w:val="single" w:sz="4" w:space="0" w:color="auto"/>
              <w:bottom w:val="single" w:sz="4" w:space="0" w:color="auto"/>
              <w:right w:val="single" w:sz="4" w:space="0" w:color="auto"/>
            </w:tcBorders>
            <w:vAlign w:val="bottom"/>
          </w:tcPr>
          <w:p w14:paraId="3A340801"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779" w:type="dxa"/>
            <w:tcBorders>
              <w:top w:val="single" w:sz="4" w:space="0" w:color="auto"/>
              <w:left w:val="single" w:sz="4" w:space="0" w:color="auto"/>
              <w:bottom w:val="single" w:sz="4" w:space="0" w:color="auto"/>
              <w:right w:val="single" w:sz="4" w:space="0" w:color="auto"/>
            </w:tcBorders>
            <w:vAlign w:val="center"/>
          </w:tcPr>
          <w:p w14:paraId="7923E70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בנית מחיצות (3)</w:t>
            </w:r>
          </w:p>
        </w:tc>
        <w:tc>
          <w:tcPr>
            <w:tcW w:w="840" w:type="dxa"/>
            <w:tcBorders>
              <w:top w:val="single" w:sz="4" w:space="0" w:color="auto"/>
              <w:left w:val="single" w:sz="4" w:space="0" w:color="auto"/>
              <w:bottom w:val="single" w:sz="4" w:space="0" w:color="auto"/>
              <w:right w:val="single" w:sz="4" w:space="0" w:color="auto"/>
            </w:tcBorders>
            <w:vAlign w:val="center"/>
          </w:tcPr>
          <w:p w14:paraId="7161E6A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תשתיות חשמל בדירות (4)</w:t>
            </w:r>
          </w:p>
        </w:tc>
        <w:tc>
          <w:tcPr>
            <w:tcW w:w="840" w:type="dxa"/>
            <w:tcBorders>
              <w:top w:val="single" w:sz="4" w:space="0" w:color="auto"/>
              <w:left w:val="single" w:sz="4" w:space="0" w:color="auto"/>
              <w:bottom w:val="single" w:sz="4" w:space="0" w:color="auto"/>
              <w:right w:val="single" w:sz="4" w:space="0" w:color="auto"/>
            </w:tcBorders>
            <w:vAlign w:val="center"/>
          </w:tcPr>
          <w:p w14:paraId="53D9A39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תשתיות מים בדירות (5)</w:t>
            </w:r>
          </w:p>
        </w:tc>
        <w:tc>
          <w:tcPr>
            <w:tcW w:w="890" w:type="dxa"/>
            <w:tcBorders>
              <w:top w:val="single" w:sz="4" w:space="0" w:color="auto"/>
              <w:left w:val="single" w:sz="4" w:space="0" w:color="auto"/>
              <w:bottom w:val="single" w:sz="4" w:space="0" w:color="auto"/>
              <w:right w:val="single" w:sz="4" w:space="0" w:color="auto"/>
            </w:tcBorders>
            <w:vAlign w:val="center"/>
          </w:tcPr>
          <w:p w14:paraId="5F66213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איטום גגות ומרפסות (6)</w:t>
            </w:r>
          </w:p>
        </w:tc>
        <w:tc>
          <w:tcPr>
            <w:tcW w:w="857" w:type="dxa"/>
            <w:tcBorders>
              <w:top w:val="single" w:sz="4" w:space="0" w:color="auto"/>
              <w:left w:val="single" w:sz="4" w:space="0" w:color="auto"/>
              <w:bottom w:val="single" w:sz="4" w:space="0" w:color="auto"/>
              <w:right w:val="single" w:sz="4" w:space="0" w:color="auto"/>
            </w:tcBorders>
            <w:vAlign w:val="center"/>
          </w:tcPr>
          <w:p w14:paraId="6C140AE6"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טיח/ שפכטל- בקומות המגורים ובקומת הגג (7)</w:t>
            </w:r>
          </w:p>
        </w:tc>
        <w:tc>
          <w:tcPr>
            <w:tcW w:w="728" w:type="dxa"/>
            <w:tcBorders>
              <w:top w:val="single" w:sz="4" w:space="0" w:color="auto"/>
              <w:left w:val="single" w:sz="4" w:space="0" w:color="auto"/>
              <w:bottom w:val="single" w:sz="4" w:space="0" w:color="auto"/>
              <w:right w:val="single" w:sz="4" w:space="0" w:color="auto"/>
            </w:tcBorders>
            <w:vAlign w:val="center"/>
          </w:tcPr>
          <w:p w14:paraId="57F2F8F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tl/>
              </w:rPr>
            </w:pPr>
            <w:r w:rsidRPr="00E56613">
              <w:rPr>
                <w:rFonts w:ascii="David" w:eastAsia="Times New Roman" w:hAnsi="David" w:cs="David"/>
                <w:sz w:val="20"/>
                <w:szCs w:val="20"/>
                <w:rtl/>
              </w:rPr>
              <w:t>גמר ריצוף (8)</w:t>
            </w:r>
          </w:p>
        </w:tc>
        <w:tc>
          <w:tcPr>
            <w:tcW w:w="728" w:type="dxa"/>
            <w:tcBorders>
              <w:top w:val="single" w:sz="4" w:space="0" w:color="auto"/>
              <w:left w:val="single" w:sz="4" w:space="0" w:color="auto"/>
              <w:bottom w:val="single" w:sz="4" w:space="0" w:color="auto"/>
              <w:right w:val="single" w:sz="4" w:space="0" w:color="auto"/>
            </w:tcBorders>
            <w:vAlign w:val="center"/>
          </w:tcPr>
          <w:p w14:paraId="1F44F1DF"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חיפוי קירות (9)</w:t>
            </w:r>
          </w:p>
        </w:tc>
        <w:tc>
          <w:tcPr>
            <w:tcW w:w="857" w:type="dxa"/>
            <w:tcBorders>
              <w:top w:val="single" w:sz="4" w:space="0" w:color="auto"/>
              <w:left w:val="single" w:sz="4" w:space="0" w:color="auto"/>
              <w:bottom w:val="single" w:sz="4" w:space="0" w:color="auto"/>
              <w:right w:val="single" w:sz="4" w:space="0" w:color="auto"/>
            </w:tcBorders>
            <w:vAlign w:val="center"/>
          </w:tcPr>
          <w:p w14:paraId="32FFB3F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חיפוי מבואות וריצוף בקומות המגורים ובקומת הגג (10)</w:t>
            </w:r>
          </w:p>
        </w:tc>
        <w:tc>
          <w:tcPr>
            <w:tcW w:w="768" w:type="dxa"/>
            <w:tcBorders>
              <w:top w:val="single" w:sz="4" w:space="0" w:color="auto"/>
              <w:left w:val="single" w:sz="4" w:space="0" w:color="auto"/>
              <w:bottom w:val="single" w:sz="4" w:space="0" w:color="auto"/>
              <w:right w:val="single" w:sz="4" w:space="0" w:color="auto"/>
            </w:tcBorders>
            <w:vAlign w:val="center"/>
          </w:tcPr>
          <w:p w14:paraId="16A77D7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הרכבת כלים לבנים (11)</w:t>
            </w:r>
          </w:p>
        </w:tc>
        <w:tc>
          <w:tcPr>
            <w:tcW w:w="768" w:type="dxa"/>
            <w:tcBorders>
              <w:top w:val="single" w:sz="4" w:space="0" w:color="auto"/>
              <w:left w:val="single" w:sz="4" w:space="0" w:color="auto"/>
              <w:bottom w:val="single" w:sz="4" w:space="0" w:color="auto"/>
              <w:right w:val="single" w:sz="4" w:space="0" w:color="auto"/>
            </w:tcBorders>
            <w:vAlign w:val="center"/>
          </w:tcPr>
          <w:p w14:paraId="328538A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הרכבת אביזרי חשמל  (12)</w:t>
            </w:r>
          </w:p>
        </w:tc>
        <w:tc>
          <w:tcPr>
            <w:tcW w:w="895" w:type="dxa"/>
            <w:tcBorders>
              <w:top w:val="single" w:sz="4" w:space="0" w:color="auto"/>
              <w:left w:val="single" w:sz="4" w:space="0" w:color="auto"/>
              <w:bottom w:val="single" w:sz="4" w:space="0" w:color="auto"/>
              <w:right w:val="single" w:sz="4" w:space="0" w:color="auto"/>
            </w:tcBorders>
            <w:vAlign w:val="center"/>
          </w:tcPr>
          <w:p w14:paraId="3BDBA3F4"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הרכבת נגרות ומסגרות בדירות ובציבורי (13)</w:t>
            </w:r>
          </w:p>
        </w:tc>
        <w:tc>
          <w:tcPr>
            <w:tcW w:w="929" w:type="dxa"/>
            <w:tcBorders>
              <w:top w:val="single" w:sz="4" w:space="0" w:color="auto"/>
              <w:left w:val="single" w:sz="4" w:space="0" w:color="auto"/>
              <w:bottom w:val="single" w:sz="4" w:space="0" w:color="auto"/>
              <w:right w:val="single" w:sz="4" w:space="0" w:color="auto"/>
            </w:tcBorders>
            <w:vAlign w:val="center"/>
          </w:tcPr>
          <w:p w14:paraId="742DAB7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הרכבת אלומיניום בדירות (14)</w:t>
            </w:r>
          </w:p>
        </w:tc>
        <w:tc>
          <w:tcPr>
            <w:tcW w:w="781" w:type="dxa"/>
            <w:tcBorders>
              <w:top w:val="single" w:sz="4" w:space="0" w:color="auto"/>
              <w:left w:val="single" w:sz="4" w:space="0" w:color="auto"/>
              <w:bottom w:val="single" w:sz="4" w:space="0" w:color="auto"/>
              <w:right w:val="single" w:sz="4" w:space="0" w:color="auto"/>
            </w:tcBorders>
            <w:vAlign w:val="center"/>
          </w:tcPr>
          <w:p w14:paraId="17170C28"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הרכבת מסתורי כביסה (15)</w:t>
            </w:r>
          </w:p>
        </w:tc>
        <w:tc>
          <w:tcPr>
            <w:tcW w:w="728" w:type="dxa"/>
            <w:tcBorders>
              <w:top w:val="single" w:sz="4" w:space="0" w:color="auto"/>
              <w:left w:val="single" w:sz="4" w:space="0" w:color="auto"/>
              <w:bottom w:val="single" w:sz="4" w:space="0" w:color="auto"/>
              <w:right w:val="single" w:sz="4" w:space="0" w:color="auto"/>
            </w:tcBorders>
            <w:vAlign w:val="center"/>
          </w:tcPr>
          <w:p w14:paraId="6A3A28F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צבע כולל צבע חוץ (17)</w:t>
            </w:r>
          </w:p>
        </w:tc>
        <w:tc>
          <w:tcPr>
            <w:tcW w:w="845" w:type="dxa"/>
            <w:tcBorders>
              <w:top w:val="single" w:sz="4" w:space="0" w:color="auto"/>
              <w:left w:val="single" w:sz="4" w:space="0" w:color="auto"/>
              <w:bottom w:val="single" w:sz="4" w:space="0" w:color="auto"/>
              <w:right w:val="single" w:sz="4" w:space="0" w:color="auto"/>
            </w:tcBorders>
            <w:vAlign w:val="center"/>
          </w:tcPr>
          <w:p w14:paraId="544305D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הרכבת ארונות מטבח, אמבטיה ומשטחי עבודה (18)</w:t>
            </w:r>
          </w:p>
        </w:tc>
        <w:tc>
          <w:tcPr>
            <w:tcW w:w="728" w:type="dxa"/>
            <w:tcBorders>
              <w:top w:val="single" w:sz="4" w:space="0" w:color="auto"/>
              <w:left w:val="single" w:sz="4" w:space="0" w:color="auto"/>
              <w:bottom w:val="single" w:sz="4" w:space="0" w:color="auto"/>
              <w:right w:val="single" w:sz="4" w:space="0" w:color="auto"/>
            </w:tcBorders>
            <w:vAlign w:val="center"/>
          </w:tcPr>
          <w:p w14:paraId="2A43EF16"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אכלוס (25)</w:t>
            </w:r>
          </w:p>
        </w:tc>
        <w:tc>
          <w:tcPr>
            <w:tcW w:w="736" w:type="dxa"/>
            <w:tcBorders>
              <w:top w:val="single" w:sz="4" w:space="0" w:color="auto"/>
              <w:left w:val="single" w:sz="4" w:space="0" w:color="auto"/>
              <w:bottom w:val="single" w:sz="4" w:space="0" w:color="auto"/>
              <w:right w:val="single" w:sz="4" w:space="0" w:color="auto"/>
            </w:tcBorders>
            <w:vAlign w:val="center"/>
          </w:tcPr>
          <w:p w14:paraId="0B37DAA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תיקון ליקויים (26)</w:t>
            </w:r>
          </w:p>
        </w:tc>
      </w:tr>
      <w:tr w:rsidR="00E56613" w:rsidRPr="00E56613" w14:paraId="21797373" w14:textId="77777777" w:rsidTr="00E56613">
        <w:trPr>
          <w:trHeight w:val="255"/>
        </w:trPr>
        <w:tc>
          <w:tcPr>
            <w:tcW w:w="714" w:type="dxa"/>
            <w:tcBorders>
              <w:top w:val="single" w:sz="4" w:space="0" w:color="auto"/>
              <w:left w:val="single" w:sz="4" w:space="0" w:color="auto"/>
              <w:bottom w:val="single" w:sz="4" w:space="0" w:color="auto"/>
              <w:right w:val="nil"/>
            </w:tcBorders>
            <w:vAlign w:val="bottom"/>
          </w:tcPr>
          <w:p w14:paraId="2E8E7B2D"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nil"/>
              <w:left w:val="single" w:sz="4" w:space="0" w:color="auto"/>
              <w:bottom w:val="single" w:sz="4" w:space="0" w:color="auto"/>
              <w:right w:val="single" w:sz="4" w:space="0" w:color="auto"/>
            </w:tcBorders>
            <w:vAlign w:val="bottom"/>
          </w:tcPr>
          <w:p w14:paraId="2B183E3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779" w:type="dxa"/>
            <w:tcBorders>
              <w:top w:val="nil"/>
              <w:left w:val="single" w:sz="4" w:space="0" w:color="auto"/>
              <w:bottom w:val="single" w:sz="4" w:space="0" w:color="auto"/>
              <w:right w:val="single" w:sz="4" w:space="0" w:color="auto"/>
            </w:tcBorders>
            <w:vAlign w:val="bottom"/>
          </w:tcPr>
          <w:p w14:paraId="5C16DDA1"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2.0</w:t>
            </w:r>
          </w:p>
        </w:tc>
        <w:tc>
          <w:tcPr>
            <w:tcW w:w="840" w:type="dxa"/>
            <w:tcBorders>
              <w:top w:val="nil"/>
              <w:left w:val="single" w:sz="4" w:space="0" w:color="auto"/>
              <w:bottom w:val="single" w:sz="4" w:space="0" w:color="auto"/>
              <w:right w:val="single" w:sz="4" w:space="0" w:color="auto"/>
            </w:tcBorders>
            <w:vAlign w:val="bottom"/>
          </w:tcPr>
          <w:p w14:paraId="74413EAE"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3.0</w:t>
            </w:r>
          </w:p>
        </w:tc>
        <w:tc>
          <w:tcPr>
            <w:tcW w:w="840" w:type="dxa"/>
            <w:tcBorders>
              <w:top w:val="nil"/>
              <w:left w:val="single" w:sz="4" w:space="0" w:color="auto"/>
              <w:bottom w:val="single" w:sz="4" w:space="0" w:color="auto"/>
              <w:right w:val="single" w:sz="4" w:space="0" w:color="auto"/>
            </w:tcBorders>
            <w:vAlign w:val="bottom"/>
          </w:tcPr>
          <w:p w14:paraId="060E8736"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3.0</w:t>
            </w:r>
          </w:p>
        </w:tc>
        <w:tc>
          <w:tcPr>
            <w:tcW w:w="890" w:type="dxa"/>
            <w:tcBorders>
              <w:top w:val="nil"/>
              <w:left w:val="single" w:sz="4" w:space="0" w:color="auto"/>
              <w:bottom w:val="single" w:sz="4" w:space="0" w:color="auto"/>
              <w:right w:val="single" w:sz="4" w:space="0" w:color="auto"/>
            </w:tcBorders>
            <w:vAlign w:val="bottom"/>
          </w:tcPr>
          <w:p w14:paraId="7665C89A"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1.0</w:t>
            </w:r>
          </w:p>
        </w:tc>
        <w:tc>
          <w:tcPr>
            <w:tcW w:w="857" w:type="dxa"/>
            <w:tcBorders>
              <w:top w:val="nil"/>
              <w:left w:val="single" w:sz="4" w:space="0" w:color="auto"/>
              <w:bottom w:val="single" w:sz="4" w:space="0" w:color="auto"/>
              <w:right w:val="single" w:sz="4" w:space="0" w:color="auto"/>
            </w:tcBorders>
            <w:vAlign w:val="bottom"/>
          </w:tcPr>
          <w:p w14:paraId="39CDBFAC"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5.0</w:t>
            </w:r>
          </w:p>
        </w:tc>
        <w:tc>
          <w:tcPr>
            <w:tcW w:w="728" w:type="dxa"/>
            <w:tcBorders>
              <w:top w:val="nil"/>
              <w:left w:val="single" w:sz="4" w:space="0" w:color="auto"/>
              <w:bottom w:val="single" w:sz="4" w:space="0" w:color="auto"/>
              <w:right w:val="single" w:sz="4" w:space="0" w:color="auto"/>
            </w:tcBorders>
            <w:vAlign w:val="bottom"/>
          </w:tcPr>
          <w:p w14:paraId="253EE98D"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5.5</w:t>
            </w:r>
          </w:p>
        </w:tc>
        <w:tc>
          <w:tcPr>
            <w:tcW w:w="728" w:type="dxa"/>
            <w:tcBorders>
              <w:top w:val="nil"/>
              <w:left w:val="single" w:sz="4" w:space="0" w:color="auto"/>
              <w:bottom w:val="single" w:sz="4" w:space="0" w:color="auto"/>
              <w:right w:val="single" w:sz="4" w:space="0" w:color="auto"/>
            </w:tcBorders>
            <w:vAlign w:val="bottom"/>
          </w:tcPr>
          <w:p w14:paraId="7992854F"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1.0</w:t>
            </w:r>
          </w:p>
        </w:tc>
        <w:tc>
          <w:tcPr>
            <w:tcW w:w="857" w:type="dxa"/>
            <w:tcBorders>
              <w:top w:val="nil"/>
              <w:left w:val="single" w:sz="4" w:space="0" w:color="auto"/>
              <w:bottom w:val="single" w:sz="4" w:space="0" w:color="auto"/>
              <w:right w:val="single" w:sz="4" w:space="0" w:color="auto"/>
            </w:tcBorders>
            <w:vAlign w:val="bottom"/>
          </w:tcPr>
          <w:p w14:paraId="051125A8"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2.0</w:t>
            </w:r>
          </w:p>
        </w:tc>
        <w:tc>
          <w:tcPr>
            <w:tcW w:w="768" w:type="dxa"/>
            <w:tcBorders>
              <w:top w:val="nil"/>
              <w:left w:val="single" w:sz="4" w:space="0" w:color="auto"/>
              <w:bottom w:val="single" w:sz="4" w:space="0" w:color="auto"/>
              <w:right w:val="single" w:sz="4" w:space="0" w:color="auto"/>
            </w:tcBorders>
            <w:vAlign w:val="bottom"/>
          </w:tcPr>
          <w:p w14:paraId="7DDE5E8B"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1.5</w:t>
            </w:r>
          </w:p>
        </w:tc>
        <w:tc>
          <w:tcPr>
            <w:tcW w:w="768" w:type="dxa"/>
            <w:tcBorders>
              <w:top w:val="nil"/>
              <w:left w:val="single" w:sz="4" w:space="0" w:color="auto"/>
              <w:bottom w:val="single" w:sz="4" w:space="0" w:color="auto"/>
              <w:right w:val="single" w:sz="4" w:space="0" w:color="auto"/>
            </w:tcBorders>
            <w:vAlign w:val="bottom"/>
          </w:tcPr>
          <w:p w14:paraId="56DDE365"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1.0</w:t>
            </w:r>
          </w:p>
        </w:tc>
        <w:tc>
          <w:tcPr>
            <w:tcW w:w="895" w:type="dxa"/>
            <w:tcBorders>
              <w:top w:val="nil"/>
              <w:left w:val="single" w:sz="4" w:space="0" w:color="auto"/>
              <w:bottom w:val="single" w:sz="4" w:space="0" w:color="auto"/>
              <w:right w:val="single" w:sz="4" w:space="0" w:color="auto"/>
            </w:tcBorders>
            <w:vAlign w:val="bottom"/>
          </w:tcPr>
          <w:p w14:paraId="19697EEC"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3.0</w:t>
            </w:r>
          </w:p>
        </w:tc>
        <w:tc>
          <w:tcPr>
            <w:tcW w:w="929" w:type="dxa"/>
            <w:tcBorders>
              <w:top w:val="nil"/>
              <w:left w:val="single" w:sz="4" w:space="0" w:color="auto"/>
              <w:bottom w:val="single" w:sz="4" w:space="0" w:color="auto"/>
              <w:right w:val="single" w:sz="4" w:space="0" w:color="auto"/>
            </w:tcBorders>
            <w:vAlign w:val="bottom"/>
          </w:tcPr>
          <w:p w14:paraId="7F36E66B"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7.5</w:t>
            </w:r>
          </w:p>
        </w:tc>
        <w:tc>
          <w:tcPr>
            <w:tcW w:w="781" w:type="dxa"/>
            <w:tcBorders>
              <w:top w:val="nil"/>
              <w:left w:val="single" w:sz="4" w:space="0" w:color="auto"/>
              <w:bottom w:val="single" w:sz="4" w:space="0" w:color="auto"/>
              <w:right w:val="single" w:sz="4" w:space="0" w:color="auto"/>
            </w:tcBorders>
            <w:vAlign w:val="bottom"/>
          </w:tcPr>
          <w:p w14:paraId="78328A08"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0.5</w:t>
            </w:r>
          </w:p>
        </w:tc>
        <w:tc>
          <w:tcPr>
            <w:tcW w:w="728" w:type="dxa"/>
            <w:tcBorders>
              <w:top w:val="nil"/>
              <w:left w:val="single" w:sz="4" w:space="0" w:color="auto"/>
              <w:bottom w:val="single" w:sz="4" w:space="0" w:color="auto"/>
              <w:right w:val="single" w:sz="4" w:space="0" w:color="auto"/>
            </w:tcBorders>
            <w:vAlign w:val="bottom"/>
          </w:tcPr>
          <w:p w14:paraId="45E65C27"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1.5</w:t>
            </w:r>
          </w:p>
        </w:tc>
        <w:tc>
          <w:tcPr>
            <w:tcW w:w="845" w:type="dxa"/>
            <w:tcBorders>
              <w:top w:val="nil"/>
              <w:left w:val="single" w:sz="4" w:space="0" w:color="auto"/>
              <w:bottom w:val="single" w:sz="4" w:space="0" w:color="auto"/>
              <w:right w:val="single" w:sz="4" w:space="0" w:color="auto"/>
            </w:tcBorders>
            <w:vAlign w:val="bottom"/>
          </w:tcPr>
          <w:p w14:paraId="316A18C3"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1.5</w:t>
            </w:r>
          </w:p>
        </w:tc>
        <w:tc>
          <w:tcPr>
            <w:tcW w:w="728" w:type="dxa"/>
            <w:tcBorders>
              <w:top w:val="nil"/>
              <w:left w:val="single" w:sz="4" w:space="0" w:color="auto"/>
              <w:bottom w:val="single" w:sz="4" w:space="0" w:color="auto"/>
              <w:right w:val="single" w:sz="4" w:space="0" w:color="auto"/>
            </w:tcBorders>
            <w:vAlign w:val="bottom"/>
          </w:tcPr>
          <w:p w14:paraId="4E44CD73"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2.0</w:t>
            </w:r>
          </w:p>
        </w:tc>
        <w:tc>
          <w:tcPr>
            <w:tcW w:w="736" w:type="dxa"/>
            <w:tcBorders>
              <w:top w:val="nil"/>
              <w:left w:val="single" w:sz="4" w:space="0" w:color="auto"/>
              <w:bottom w:val="single" w:sz="4" w:space="0" w:color="auto"/>
              <w:right w:val="single" w:sz="4" w:space="0" w:color="auto"/>
            </w:tcBorders>
            <w:vAlign w:val="bottom"/>
          </w:tcPr>
          <w:p w14:paraId="408AA219"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2.0</w:t>
            </w:r>
          </w:p>
        </w:tc>
      </w:tr>
      <w:tr w:rsidR="00E56613" w:rsidRPr="00E56613" w14:paraId="16EABDDB" w14:textId="77777777" w:rsidTr="00E56613">
        <w:trPr>
          <w:trHeight w:val="255"/>
        </w:trPr>
        <w:tc>
          <w:tcPr>
            <w:tcW w:w="714" w:type="dxa"/>
            <w:vMerge w:val="restart"/>
            <w:tcBorders>
              <w:top w:val="single" w:sz="4" w:space="0" w:color="auto"/>
              <w:left w:val="single" w:sz="8" w:space="0" w:color="auto"/>
              <w:bottom w:val="nil"/>
              <w:right w:val="nil"/>
            </w:tcBorders>
            <w:shd w:val="clear" w:color="auto" w:fill="CCFFCC"/>
            <w:vAlign w:val="center"/>
          </w:tcPr>
          <w:p w14:paraId="4B4EB88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קומה 7</w:t>
            </w:r>
          </w:p>
        </w:tc>
        <w:tc>
          <w:tcPr>
            <w:tcW w:w="590" w:type="dxa"/>
            <w:tcBorders>
              <w:top w:val="nil"/>
              <w:left w:val="single" w:sz="4" w:space="0" w:color="auto"/>
              <w:bottom w:val="single" w:sz="4" w:space="0" w:color="auto"/>
              <w:right w:val="single" w:sz="4" w:space="0" w:color="auto"/>
            </w:tcBorders>
            <w:shd w:val="clear" w:color="auto" w:fill="CCFFCC"/>
            <w:vAlign w:val="bottom"/>
          </w:tcPr>
          <w:p w14:paraId="2608E968"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25</w:t>
            </w:r>
          </w:p>
        </w:tc>
        <w:tc>
          <w:tcPr>
            <w:tcW w:w="779" w:type="dxa"/>
            <w:tcBorders>
              <w:top w:val="nil"/>
              <w:left w:val="single" w:sz="4" w:space="0" w:color="auto"/>
              <w:bottom w:val="single" w:sz="4" w:space="0" w:color="auto"/>
              <w:right w:val="single" w:sz="4" w:space="0" w:color="auto"/>
            </w:tcBorders>
            <w:vAlign w:val="bottom"/>
          </w:tcPr>
          <w:p w14:paraId="3EEF0BA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739DF8F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0E647DD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4" w:space="0" w:color="auto"/>
              <w:right w:val="single" w:sz="4" w:space="0" w:color="auto"/>
            </w:tcBorders>
            <w:vAlign w:val="bottom"/>
          </w:tcPr>
          <w:p w14:paraId="403C427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62CE091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153FDD5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4E1A797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68B1B80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4" w:space="0" w:color="auto"/>
              <w:right w:val="single" w:sz="4" w:space="0" w:color="auto"/>
            </w:tcBorders>
            <w:vAlign w:val="bottom"/>
          </w:tcPr>
          <w:p w14:paraId="04EE6F9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4" w:space="0" w:color="auto"/>
              <w:right w:val="single" w:sz="4" w:space="0" w:color="auto"/>
            </w:tcBorders>
            <w:vAlign w:val="bottom"/>
          </w:tcPr>
          <w:p w14:paraId="4A3BB56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4" w:space="0" w:color="auto"/>
              <w:right w:val="single" w:sz="4" w:space="0" w:color="auto"/>
            </w:tcBorders>
            <w:vAlign w:val="bottom"/>
          </w:tcPr>
          <w:p w14:paraId="6FABA13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nil"/>
              <w:left w:val="single" w:sz="4" w:space="0" w:color="auto"/>
              <w:bottom w:val="single" w:sz="4" w:space="0" w:color="auto"/>
              <w:right w:val="single" w:sz="4" w:space="0" w:color="auto"/>
            </w:tcBorders>
            <w:vAlign w:val="bottom"/>
          </w:tcPr>
          <w:p w14:paraId="2655730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4" w:space="0" w:color="auto"/>
              <w:right w:val="single" w:sz="4" w:space="0" w:color="auto"/>
            </w:tcBorders>
            <w:vAlign w:val="bottom"/>
          </w:tcPr>
          <w:p w14:paraId="372BCE7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269C275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4" w:space="0" w:color="auto"/>
              <w:right w:val="single" w:sz="4" w:space="0" w:color="auto"/>
            </w:tcBorders>
            <w:vAlign w:val="bottom"/>
          </w:tcPr>
          <w:p w14:paraId="4F9DD6FF"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28" w:type="dxa"/>
            <w:tcBorders>
              <w:top w:val="nil"/>
              <w:left w:val="single" w:sz="4" w:space="0" w:color="auto"/>
              <w:bottom w:val="single" w:sz="4" w:space="0" w:color="auto"/>
              <w:right w:val="single" w:sz="4" w:space="0" w:color="auto"/>
            </w:tcBorders>
            <w:vAlign w:val="bottom"/>
          </w:tcPr>
          <w:p w14:paraId="754DDCC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36" w:type="dxa"/>
            <w:tcBorders>
              <w:top w:val="nil"/>
              <w:left w:val="single" w:sz="4" w:space="0" w:color="auto"/>
              <w:bottom w:val="single" w:sz="4" w:space="0" w:color="auto"/>
              <w:right w:val="single" w:sz="4" w:space="0" w:color="auto"/>
            </w:tcBorders>
            <w:vAlign w:val="bottom"/>
          </w:tcPr>
          <w:p w14:paraId="471BF74A"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02FD0690" w14:textId="77777777" w:rsidTr="00E56613">
        <w:trPr>
          <w:trHeight w:val="255"/>
        </w:trPr>
        <w:tc>
          <w:tcPr>
            <w:tcW w:w="0" w:type="auto"/>
            <w:vMerge/>
            <w:tcBorders>
              <w:top w:val="single" w:sz="4" w:space="0" w:color="auto"/>
              <w:left w:val="single" w:sz="8" w:space="0" w:color="auto"/>
              <w:bottom w:val="nil"/>
              <w:right w:val="nil"/>
            </w:tcBorders>
            <w:vAlign w:val="center"/>
          </w:tcPr>
          <w:p w14:paraId="46824A9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nil"/>
              <w:left w:val="single" w:sz="4" w:space="0" w:color="auto"/>
              <w:bottom w:val="single" w:sz="4" w:space="0" w:color="auto"/>
              <w:right w:val="single" w:sz="4" w:space="0" w:color="auto"/>
            </w:tcBorders>
            <w:shd w:val="clear" w:color="auto" w:fill="CCFFCC"/>
            <w:vAlign w:val="bottom"/>
          </w:tcPr>
          <w:p w14:paraId="0F740FAC"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26</w:t>
            </w:r>
          </w:p>
        </w:tc>
        <w:tc>
          <w:tcPr>
            <w:tcW w:w="779" w:type="dxa"/>
            <w:tcBorders>
              <w:top w:val="nil"/>
              <w:left w:val="single" w:sz="4" w:space="0" w:color="auto"/>
              <w:bottom w:val="single" w:sz="4" w:space="0" w:color="auto"/>
              <w:right w:val="single" w:sz="4" w:space="0" w:color="auto"/>
            </w:tcBorders>
            <w:vAlign w:val="bottom"/>
          </w:tcPr>
          <w:p w14:paraId="7289EF4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30AD870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0C220AB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4" w:space="0" w:color="auto"/>
              <w:right w:val="single" w:sz="4" w:space="0" w:color="auto"/>
            </w:tcBorders>
            <w:vAlign w:val="bottom"/>
          </w:tcPr>
          <w:p w14:paraId="1101A29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06C63BD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7DF3670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7DC5286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0FACBB3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4" w:space="0" w:color="auto"/>
              <w:right w:val="single" w:sz="4" w:space="0" w:color="auto"/>
            </w:tcBorders>
            <w:vAlign w:val="bottom"/>
          </w:tcPr>
          <w:p w14:paraId="7095CEF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4" w:space="0" w:color="auto"/>
              <w:right w:val="single" w:sz="4" w:space="0" w:color="auto"/>
            </w:tcBorders>
            <w:vAlign w:val="bottom"/>
          </w:tcPr>
          <w:p w14:paraId="3E31D23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4" w:space="0" w:color="auto"/>
              <w:right w:val="single" w:sz="4" w:space="0" w:color="auto"/>
            </w:tcBorders>
            <w:vAlign w:val="bottom"/>
          </w:tcPr>
          <w:p w14:paraId="185A64D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nil"/>
              <w:left w:val="single" w:sz="4" w:space="0" w:color="auto"/>
              <w:bottom w:val="single" w:sz="4" w:space="0" w:color="auto"/>
              <w:right w:val="single" w:sz="4" w:space="0" w:color="auto"/>
            </w:tcBorders>
            <w:vAlign w:val="bottom"/>
          </w:tcPr>
          <w:p w14:paraId="5EDA81C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4" w:space="0" w:color="auto"/>
              <w:right w:val="single" w:sz="4" w:space="0" w:color="auto"/>
            </w:tcBorders>
            <w:vAlign w:val="bottom"/>
          </w:tcPr>
          <w:p w14:paraId="7FB1F06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685FBCC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4" w:space="0" w:color="auto"/>
              <w:right w:val="single" w:sz="4" w:space="0" w:color="auto"/>
            </w:tcBorders>
            <w:vAlign w:val="bottom"/>
          </w:tcPr>
          <w:p w14:paraId="3BDB4FE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76%</w:t>
            </w:r>
          </w:p>
        </w:tc>
        <w:tc>
          <w:tcPr>
            <w:tcW w:w="728" w:type="dxa"/>
            <w:tcBorders>
              <w:top w:val="nil"/>
              <w:left w:val="single" w:sz="4" w:space="0" w:color="auto"/>
              <w:bottom w:val="single" w:sz="4" w:space="0" w:color="auto"/>
              <w:right w:val="single" w:sz="4" w:space="0" w:color="auto"/>
            </w:tcBorders>
            <w:vAlign w:val="bottom"/>
          </w:tcPr>
          <w:p w14:paraId="679530AD"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36" w:type="dxa"/>
            <w:tcBorders>
              <w:top w:val="nil"/>
              <w:left w:val="single" w:sz="4" w:space="0" w:color="auto"/>
              <w:bottom w:val="single" w:sz="4" w:space="0" w:color="auto"/>
              <w:right w:val="single" w:sz="4" w:space="0" w:color="auto"/>
            </w:tcBorders>
            <w:vAlign w:val="bottom"/>
          </w:tcPr>
          <w:p w14:paraId="61793BE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70FABD85" w14:textId="77777777" w:rsidTr="00E56613">
        <w:trPr>
          <w:trHeight w:val="255"/>
        </w:trPr>
        <w:tc>
          <w:tcPr>
            <w:tcW w:w="0" w:type="auto"/>
            <w:vMerge/>
            <w:tcBorders>
              <w:top w:val="single" w:sz="4" w:space="0" w:color="auto"/>
              <w:left w:val="single" w:sz="8" w:space="0" w:color="auto"/>
              <w:bottom w:val="nil"/>
              <w:right w:val="nil"/>
            </w:tcBorders>
            <w:vAlign w:val="center"/>
          </w:tcPr>
          <w:p w14:paraId="3FF1616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nil"/>
              <w:left w:val="single" w:sz="4" w:space="0" w:color="auto"/>
              <w:bottom w:val="single" w:sz="4" w:space="0" w:color="auto"/>
              <w:right w:val="single" w:sz="4" w:space="0" w:color="auto"/>
            </w:tcBorders>
            <w:shd w:val="clear" w:color="auto" w:fill="CCFFCC"/>
            <w:vAlign w:val="bottom"/>
          </w:tcPr>
          <w:p w14:paraId="2A32BB3C"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27</w:t>
            </w:r>
          </w:p>
        </w:tc>
        <w:tc>
          <w:tcPr>
            <w:tcW w:w="779" w:type="dxa"/>
            <w:tcBorders>
              <w:top w:val="nil"/>
              <w:left w:val="single" w:sz="4" w:space="0" w:color="auto"/>
              <w:bottom w:val="single" w:sz="4" w:space="0" w:color="auto"/>
              <w:right w:val="single" w:sz="4" w:space="0" w:color="auto"/>
            </w:tcBorders>
            <w:vAlign w:val="bottom"/>
          </w:tcPr>
          <w:p w14:paraId="7745BF3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49C599B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3CA5E6C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4" w:space="0" w:color="auto"/>
              <w:right w:val="single" w:sz="4" w:space="0" w:color="auto"/>
            </w:tcBorders>
            <w:vAlign w:val="bottom"/>
          </w:tcPr>
          <w:p w14:paraId="4392509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5F2A2F2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705EFE5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0751663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58CC295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4" w:space="0" w:color="auto"/>
              <w:right w:val="single" w:sz="4" w:space="0" w:color="auto"/>
            </w:tcBorders>
            <w:vAlign w:val="bottom"/>
          </w:tcPr>
          <w:p w14:paraId="2B5BFAF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4" w:space="0" w:color="auto"/>
              <w:right w:val="single" w:sz="4" w:space="0" w:color="auto"/>
            </w:tcBorders>
            <w:vAlign w:val="bottom"/>
          </w:tcPr>
          <w:p w14:paraId="02B81E0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4" w:space="0" w:color="auto"/>
              <w:right w:val="single" w:sz="4" w:space="0" w:color="auto"/>
            </w:tcBorders>
            <w:vAlign w:val="bottom"/>
          </w:tcPr>
          <w:p w14:paraId="6C64471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nil"/>
              <w:left w:val="single" w:sz="4" w:space="0" w:color="auto"/>
              <w:bottom w:val="single" w:sz="4" w:space="0" w:color="auto"/>
              <w:right w:val="single" w:sz="4" w:space="0" w:color="auto"/>
            </w:tcBorders>
            <w:vAlign w:val="bottom"/>
          </w:tcPr>
          <w:p w14:paraId="5E07E35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4" w:space="0" w:color="auto"/>
              <w:right w:val="single" w:sz="4" w:space="0" w:color="auto"/>
            </w:tcBorders>
            <w:vAlign w:val="bottom"/>
          </w:tcPr>
          <w:p w14:paraId="6FA99B5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58B8E91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4" w:space="0" w:color="auto"/>
              <w:right w:val="single" w:sz="4" w:space="0" w:color="auto"/>
            </w:tcBorders>
            <w:vAlign w:val="bottom"/>
          </w:tcPr>
          <w:p w14:paraId="48D2EFB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76%</w:t>
            </w:r>
          </w:p>
        </w:tc>
        <w:tc>
          <w:tcPr>
            <w:tcW w:w="728" w:type="dxa"/>
            <w:tcBorders>
              <w:top w:val="nil"/>
              <w:left w:val="single" w:sz="4" w:space="0" w:color="auto"/>
              <w:bottom w:val="single" w:sz="4" w:space="0" w:color="auto"/>
              <w:right w:val="single" w:sz="4" w:space="0" w:color="auto"/>
            </w:tcBorders>
            <w:vAlign w:val="bottom"/>
          </w:tcPr>
          <w:p w14:paraId="5F425F6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36" w:type="dxa"/>
            <w:tcBorders>
              <w:top w:val="nil"/>
              <w:left w:val="single" w:sz="4" w:space="0" w:color="auto"/>
              <w:bottom w:val="single" w:sz="4" w:space="0" w:color="auto"/>
              <w:right w:val="single" w:sz="4" w:space="0" w:color="auto"/>
            </w:tcBorders>
            <w:vAlign w:val="bottom"/>
          </w:tcPr>
          <w:p w14:paraId="1053915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47382DF1" w14:textId="77777777" w:rsidTr="00E56613">
        <w:trPr>
          <w:trHeight w:val="255"/>
        </w:trPr>
        <w:tc>
          <w:tcPr>
            <w:tcW w:w="0" w:type="auto"/>
            <w:vMerge/>
            <w:tcBorders>
              <w:top w:val="single" w:sz="4" w:space="0" w:color="auto"/>
              <w:left w:val="single" w:sz="8" w:space="0" w:color="auto"/>
              <w:bottom w:val="nil"/>
              <w:right w:val="nil"/>
            </w:tcBorders>
            <w:vAlign w:val="center"/>
          </w:tcPr>
          <w:p w14:paraId="5E45832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nil"/>
              <w:left w:val="single" w:sz="4" w:space="0" w:color="auto"/>
              <w:bottom w:val="single" w:sz="4" w:space="0" w:color="auto"/>
              <w:right w:val="single" w:sz="4" w:space="0" w:color="auto"/>
            </w:tcBorders>
            <w:shd w:val="clear" w:color="auto" w:fill="CCFFCC"/>
            <w:vAlign w:val="bottom"/>
          </w:tcPr>
          <w:p w14:paraId="2BC4BE3E"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28</w:t>
            </w:r>
          </w:p>
        </w:tc>
        <w:tc>
          <w:tcPr>
            <w:tcW w:w="779" w:type="dxa"/>
            <w:tcBorders>
              <w:top w:val="nil"/>
              <w:left w:val="single" w:sz="4" w:space="0" w:color="auto"/>
              <w:bottom w:val="single" w:sz="4" w:space="0" w:color="auto"/>
              <w:right w:val="single" w:sz="4" w:space="0" w:color="auto"/>
            </w:tcBorders>
            <w:vAlign w:val="bottom"/>
          </w:tcPr>
          <w:p w14:paraId="35C312E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17B94BF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3AA3011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4" w:space="0" w:color="auto"/>
              <w:right w:val="single" w:sz="4" w:space="0" w:color="auto"/>
            </w:tcBorders>
            <w:vAlign w:val="bottom"/>
          </w:tcPr>
          <w:p w14:paraId="1A6EA7F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222DFD2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5954AB6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203FCAF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4A5AED1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4" w:space="0" w:color="auto"/>
              <w:right w:val="single" w:sz="4" w:space="0" w:color="auto"/>
            </w:tcBorders>
            <w:vAlign w:val="bottom"/>
          </w:tcPr>
          <w:p w14:paraId="1D46EA3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4" w:space="0" w:color="auto"/>
              <w:right w:val="single" w:sz="4" w:space="0" w:color="auto"/>
            </w:tcBorders>
            <w:vAlign w:val="bottom"/>
          </w:tcPr>
          <w:p w14:paraId="44933B4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4" w:space="0" w:color="auto"/>
              <w:right w:val="single" w:sz="4" w:space="0" w:color="auto"/>
            </w:tcBorders>
            <w:vAlign w:val="bottom"/>
          </w:tcPr>
          <w:p w14:paraId="5F561F0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nil"/>
              <w:left w:val="single" w:sz="4" w:space="0" w:color="auto"/>
              <w:bottom w:val="single" w:sz="4" w:space="0" w:color="auto"/>
              <w:right w:val="single" w:sz="4" w:space="0" w:color="auto"/>
            </w:tcBorders>
            <w:vAlign w:val="bottom"/>
          </w:tcPr>
          <w:p w14:paraId="05F25D7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4" w:space="0" w:color="auto"/>
              <w:right w:val="single" w:sz="4" w:space="0" w:color="auto"/>
            </w:tcBorders>
            <w:vAlign w:val="bottom"/>
          </w:tcPr>
          <w:p w14:paraId="3DF9527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20DE433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4" w:space="0" w:color="auto"/>
              <w:right w:val="single" w:sz="4" w:space="0" w:color="auto"/>
            </w:tcBorders>
            <w:vAlign w:val="bottom"/>
          </w:tcPr>
          <w:p w14:paraId="09C5DC4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76%</w:t>
            </w:r>
          </w:p>
        </w:tc>
        <w:tc>
          <w:tcPr>
            <w:tcW w:w="728" w:type="dxa"/>
            <w:tcBorders>
              <w:top w:val="nil"/>
              <w:left w:val="single" w:sz="4" w:space="0" w:color="auto"/>
              <w:bottom w:val="single" w:sz="4" w:space="0" w:color="auto"/>
              <w:right w:val="single" w:sz="4" w:space="0" w:color="auto"/>
            </w:tcBorders>
            <w:vAlign w:val="bottom"/>
          </w:tcPr>
          <w:p w14:paraId="06A0E30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36" w:type="dxa"/>
            <w:tcBorders>
              <w:top w:val="nil"/>
              <w:left w:val="single" w:sz="4" w:space="0" w:color="auto"/>
              <w:bottom w:val="single" w:sz="4" w:space="0" w:color="auto"/>
              <w:right w:val="single" w:sz="4" w:space="0" w:color="auto"/>
            </w:tcBorders>
            <w:vAlign w:val="bottom"/>
          </w:tcPr>
          <w:p w14:paraId="6531EC0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0A5752D3" w14:textId="77777777" w:rsidTr="00E56613">
        <w:trPr>
          <w:trHeight w:val="270"/>
        </w:trPr>
        <w:tc>
          <w:tcPr>
            <w:tcW w:w="1304" w:type="dxa"/>
            <w:gridSpan w:val="2"/>
            <w:tcBorders>
              <w:top w:val="single" w:sz="4" w:space="0" w:color="auto"/>
              <w:left w:val="single" w:sz="8" w:space="0" w:color="auto"/>
              <w:bottom w:val="single" w:sz="8" w:space="0" w:color="auto"/>
              <w:right w:val="single" w:sz="4" w:space="0" w:color="000000"/>
            </w:tcBorders>
            <w:shd w:val="clear" w:color="auto" w:fill="CCFFCC"/>
            <w:vAlign w:val="center"/>
          </w:tcPr>
          <w:p w14:paraId="5147643F"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סה"כ לקומה 7</w:t>
            </w:r>
          </w:p>
        </w:tc>
        <w:tc>
          <w:tcPr>
            <w:tcW w:w="779" w:type="dxa"/>
            <w:tcBorders>
              <w:top w:val="nil"/>
              <w:left w:val="single" w:sz="4" w:space="0" w:color="auto"/>
              <w:bottom w:val="single" w:sz="8" w:space="0" w:color="auto"/>
              <w:right w:val="single" w:sz="4" w:space="0" w:color="auto"/>
            </w:tcBorders>
            <w:shd w:val="clear" w:color="auto" w:fill="CCFFCC"/>
            <w:vAlign w:val="bottom"/>
          </w:tcPr>
          <w:p w14:paraId="3ADD9BB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8" w:space="0" w:color="auto"/>
              <w:right w:val="single" w:sz="4" w:space="0" w:color="auto"/>
            </w:tcBorders>
            <w:shd w:val="clear" w:color="auto" w:fill="CCFFCC"/>
            <w:vAlign w:val="bottom"/>
          </w:tcPr>
          <w:p w14:paraId="62AC1C6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8" w:space="0" w:color="auto"/>
              <w:right w:val="single" w:sz="4" w:space="0" w:color="auto"/>
            </w:tcBorders>
            <w:shd w:val="clear" w:color="auto" w:fill="CCFFCC"/>
            <w:vAlign w:val="bottom"/>
          </w:tcPr>
          <w:p w14:paraId="7FCAF34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8" w:space="0" w:color="auto"/>
              <w:right w:val="single" w:sz="4" w:space="0" w:color="auto"/>
            </w:tcBorders>
            <w:shd w:val="clear" w:color="auto" w:fill="CCFFCC"/>
            <w:vAlign w:val="bottom"/>
          </w:tcPr>
          <w:p w14:paraId="27E41D2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8" w:space="0" w:color="auto"/>
              <w:right w:val="single" w:sz="4" w:space="0" w:color="auto"/>
            </w:tcBorders>
            <w:shd w:val="clear" w:color="auto" w:fill="CCFFCC"/>
            <w:vAlign w:val="bottom"/>
          </w:tcPr>
          <w:p w14:paraId="753E13C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8" w:space="0" w:color="auto"/>
              <w:right w:val="single" w:sz="4" w:space="0" w:color="auto"/>
            </w:tcBorders>
            <w:shd w:val="clear" w:color="auto" w:fill="CCFFCC"/>
            <w:vAlign w:val="bottom"/>
          </w:tcPr>
          <w:p w14:paraId="698A0AF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8" w:space="0" w:color="auto"/>
              <w:right w:val="single" w:sz="4" w:space="0" w:color="auto"/>
            </w:tcBorders>
            <w:shd w:val="clear" w:color="auto" w:fill="CCFFCC"/>
            <w:vAlign w:val="bottom"/>
          </w:tcPr>
          <w:p w14:paraId="6FD2A26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8" w:space="0" w:color="auto"/>
              <w:right w:val="single" w:sz="4" w:space="0" w:color="auto"/>
            </w:tcBorders>
            <w:shd w:val="clear" w:color="auto" w:fill="CCFFCC"/>
            <w:vAlign w:val="bottom"/>
          </w:tcPr>
          <w:p w14:paraId="7EAC537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8" w:space="0" w:color="auto"/>
              <w:right w:val="single" w:sz="4" w:space="0" w:color="auto"/>
            </w:tcBorders>
            <w:shd w:val="clear" w:color="auto" w:fill="CCFFCC"/>
            <w:vAlign w:val="bottom"/>
          </w:tcPr>
          <w:p w14:paraId="340B736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8" w:space="0" w:color="auto"/>
              <w:right w:val="single" w:sz="4" w:space="0" w:color="auto"/>
            </w:tcBorders>
            <w:shd w:val="clear" w:color="auto" w:fill="CCFFCC"/>
            <w:vAlign w:val="bottom"/>
          </w:tcPr>
          <w:p w14:paraId="3657B2B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8" w:space="0" w:color="auto"/>
              <w:right w:val="single" w:sz="4" w:space="0" w:color="auto"/>
            </w:tcBorders>
            <w:shd w:val="clear" w:color="auto" w:fill="CCFFCC"/>
            <w:vAlign w:val="bottom"/>
          </w:tcPr>
          <w:p w14:paraId="5D6F6D4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68%</w:t>
            </w:r>
          </w:p>
        </w:tc>
        <w:tc>
          <w:tcPr>
            <w:tcW w:w="929" w:type="dxa"/>
            <w:tcBorders>
              <w:top w:val="nil"/>
              <w:left w:val="single" w:sz="4" w:space="0" w:color="auto"/>
              <w:bottom w:val="single" w:sz="8" w:space="0" w:color="auto"/>
              <w:right w:val="single" w:sz="4" w:space="0" w:color="auto"/>
            </w:tcBorders>
            <w:shd w:val="clear" w:color="auto" w:fill="CCFFCC"/>
            <w:vAlign w:val="bottom"/>
          </w:tcPr>
          <w:p w14:paraId="16BFCDA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8" w:space="0" w:color="auto"/>
              <w:right w:val="single" w:sz="4" w:space="0" w:color="auto"/>
            </w:tcBorders>
            <w:shd w:val="clear" w:color="auto" w:fill="CCFFCC"/>
            <w:vAlign w:val="bottom"/>
          </w:tcPr>
          <w:p w14:paraId="5741547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8" w:space="0" w:color="auto"/>
              <w:right w:val="single" w:sz="4" w:space="0" w:color="auto"/>
            </w:tcBorders>
            <w:shd w:val="clear" w:color="auto" w:fill="CCFFCC"/>
            <w:vAlign w:val="bottom"/>
          </w:tcPr>
          <w:p w14:paraId="00530A9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8" w:space="0" w:color="auto"/>
              <w:right w:val="single" w:sz="4" w:space="0" w:color="auto"/>
            </w:tcBorders>
            <w:shd w:val="clear" w:color="auto" w:fill="CCFFCC"/>
            <w:vAlign w:val="bottom"/>
          </w:tcPr>
          <w:p w14:paraId="0CC9174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57%</w:t>
            </w:r>
          </w:p>
        </w:tc>
        <w:tc>
          <w:tcPr>
            <w:tcW w:w="728" w:type="dxa"/>
            <w:tcBorders>
              <w:top w:val="nil"/>
              <w:left w:val="single" w:sz="4" w:space="0" w:color="auto"/>
              <w:bottom w:val="single" w:sz="8" w:space="0" w:color="auto"/>
              <w:right w:val="single" w:sz="4" w:space="0" w:color="auto"/>
            </w:tcBorders>
            <w:shd w:val="clear" w:color="auto" w:fill="CCFFCC"/>
            <w:vAlign w:val="bottom"/>
          </w:tcPr>
          <w:p w14:paraId="198E8D8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0%</w:t>
            </w:r>
          </w:p>
        </w:tc>
        <w:tc>
          <w:tcPr>
            <w:tcW w:w="736" w:type="dxa"/>
            <w:tcBorders>
              <w:top w:val="nil"/>
              <w:left w:val="single" w:sz="4" w:space="0" w:color="auto"/>
              <w:bottom w:val="single" w:sz="8" w:space="0" w:color="auto"/>
              <w:right w:val="single" w:sz="4" w:space="0" w:color="auto"/>
            </w:tcBorders>
            <w:shd w:val="clear" w:color="auto" w:fill="CCFFCC"/>
            <w:vAlign w:val="bottom"/>
          </w:tcPr>
          <w:p w14:paraId="0CD9607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0%</w:t>
            </w:r>
          </w:p>
        </w:tc>
      </w:tr>
    </w:tbl>
    <w:p w14:paraId="53111559" w14:textId="77777777" w:rsidR="00E56613" w:rsidRPr="00E56613" w:rsidRDefault="00E56613" w:rsidP="00E56613">
      <w:pPr>
        <w:spacing w:before="0" w:beforeAutospacing="0" w:after="0" w:afterAutospacing="0" w:line="240" w:lineRule="auto"/>
        <w:ind w:left="2220" w:hanging="2020"/>
        <w:jc w:val="both"/>
        <w:rPr>
          <w:rFonts w:ascii="David" w:eastAsia="Times New Roman" w:hAnsi="David" w:cs="David"/>
          <w:snapToGrid w:val="0"/>
          <w:sz w:val="24"/>
          <w:szCs w:val="24"/>
          <w:rtl/>
        </w:rPr>
      </w:pPr>
    </w:p>
    <w:p w14:paraId="516CCB5D"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p>
    <w:p w14:paraId="55C290A4"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p>
    <w:p w14:paraId="2433C5F6"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p>
    <w:p w14:paraId="713E34CC"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p>
    <w:p w14:paraId="7A7C6C6B"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Pr>
      </w:pPr>
    </w:p>
    <w:p w14:paraId="12583DE2"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Pr>
      </w:pPr>
    </w:p>
    <w:p w14:paraId="5E4AC810"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p>
    <w:p w14:paraId="75E9FA28"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p>
    <w:p w14:paraId="2C2EC366"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p>
    <w:p w14:paraId="190AE511"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p>
    <w:p w14:paraId="52027BD1"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p>
    <w:p w14:paraId="4454D512"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p>
    <w:p w14:paraId="057EECB5"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p>
    <w:p w14:paraId="714B9512"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p>
    <w:p w14:paraId="7BA2D204"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p>
    <w:tbl>
      <w:tblPr>
        <w:bidiVisual/>
        <w:tblW w:w="14997" w:type="dxa"/>
        <w:tblInd w:w="3131" w:type="dxa"/>
        <w:tblLook w:val="0000" w:firstRow="0" w:lastRow="0" w:firstColumn="0" w:lastColumn="0" w:noHBand="0" w:noVBand="0"/>
      </w:tblPr>
      <w:tblGrid>
        <w:gridCol w:w="4642"/>
        <w:gridCol w:w="1180"/>
        <w:gridCol w:w="835"/>
        <w:gridCol w:w="728"/>
        <w:gridCol w:w="728"/>
        <w:gridCol w:w="728"/>
        <w:gridCol w:w="728"/>
        <w:gridCol w:w="728"/>
        <w:gridCol w:w="728"/>
        <w:gridCol w:w="728"/>
        <w:gridCol w:w="728"/>
        <w:gridCol w:w="728"/>
        <w:gridCol w:w="728"/>
        <w:gridCol w:w="1060"/>
      </w:tblGrid>
      <w:tr w:rsidR="00E56613" w:rsidRPr="00E56613" w14:paraId="11D9D143" w14:textId="77777777" w:rsidTr="00865F43">
        <w:trPr>
          <w:trHeight w:val="300"/>
        </w:trPr>
        <w:tc>
          <w:tcPr>
            <w:tcW w:w="4642" w:type="dxa"/>
            <w:vMerge w:val="restart"/>
            <w:tcBorders>
              <w:top w:val="single" w:sz="4" w:space="0" w:color="auto"/>
              <w:left w:val="single" w:sz="4" w:space="0" w:color="auto"/>
              <w:bottom w:val="single" w:sz="4" w:space="0" w:color="auto"/>
              <w:right w:val="single" w:sz="4" w:space="0" w:color="auto"/>
            </w:tcBorders>
            <w:noWrap/>
            <w:vAlign w:val="bottom"/>
          </w:tcPr>
          <w:p w14:paraId="305FD4AC" w14:textId="77777777" w:rsidR="00E56613" w:rsidRPr="00E56613" w:rsidRDefault="00E56613" w:rsidP="00865F43">
            <w:pPr>
              <w:bidi w:val="0"/>
              <w:spacing w:before="0" w:beforeAutospacing="0" w:after="0" w:afterAutospacing="0" w:line="240" w:lineRule="auto"/>
              <w:ind w:right="2289"/>
              <w:jc w:val="center"/>
              <w:rPr>
                <w:rFonts w:ascii="David" w:eastAsia="Times New Roman" w:hAnsi="David" w:cs="David"/>
                <w:b/>
                <w:bCs/>
                <w:sz w:val="44"/>
                <w:szCs w:val="44"/>
                <w:u w:val="single"/>
              </w:rPr>
            </w:pPr>
          </w:p>
        </w:tc>
        <w:tc>
          <w:tcPr>
            <w:tcW w:w="1180" w:type="dxa"/>
            <w:tcBorders>
              <w:top w:val="single" w:sz="4" w:space="0" w:color="auto"/>
              <w:left w:val="single" w:sz="4" w:space="0" w:color="auto"/>
              <w:bottom w:val="single" w:sz="4" w:space="0" w:color="auto"/>
              <w:right w:val="nil"/>
            </w:tcBorders>
            <w:noWrap/>
            <w:vAlign w:val="bottom"/>
          </w:tcPr>
          <w:p w14:paraId="676E8FA4" w14:textId="77777777" w:rsidR="00E56613" w:rsidRPr="00E56613" w:rsidRDefault="00E56613" w:rsidP="00E56613">
            <w:pPr>
              <w:spacing w:before="0" w:beforeAutospacing="0" w:after="0" w:afterAutospacing="0" w:line="240" w:lineRule="auto"/>
              <w:jc w:val="right"/>
              <w:rPr>
                <w:rFonts w:ascii="David" w:eastAsia="Times New Roman" w:hAnsi="David" w:cs="David"/>
                <w:b/>
                <w:bCs/>
                <w:sz w:val="20"/>
                <w:szCs w:val="20"/>
              </w:rPr>
            </w:pPr>
            <w:r w:rsidRPr="00E56613">
              <w:rPr>
                <w:rFonts w:ascii="David" w:eastAsia="Times New Roman" w:hAnsi="David" w:cs="David"/>
                <w:b/>
                <w:bCs/>
                <w:sz w:val="20"/>
                <w:szCs w:val="20"/>
                <w:rtl/>
              </w:rPr>
              <w:t xml:space="preserve">חשבון מס' : </w:t>
            </w:r>
          </w:p>
        </w:tc>
        <w:tc>
          <w:tcPr>
            <w:tcW w:w="835" w:type="dxa"/>
            <w:tcBorders>
              <w:top w:val="single" w:sz="4" w:space="0" w:color="auto"/>
              <w:left w:val="nil"/>
              <w:bottom w:val="single" w:sz="4" w:space="0" w:color="auto"/>
              <w:right w:val="single" w:sz="4" w:space="0" w:color="auto"/>
            </w:tcBorders>
            <w:noWrap/>
            <w:vAlign w:val="bottom"/>
          </w:tcPr>
          <w:p w14:paraId="17897985"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b/>
                <w:bCs/>
              </w:rPr>
            </w:pPr>
            <w:r w:rsidRPr="00E56613">
              <w:rPr>
                <w:rFonts w:ascii="David" w:eastAsia="Times New Roman" w:hAnsi="David" w:cs="David"/>
                <w:b/>
                <w:bCs/>
              </w:rPr>
              <w:t>____</w:t>
            </w:r>
          </w:p>
        </w:tc>
        <w:tc>
          <w:tcPr>
            <w:tcW w:w="8340" w:type="dxa"/>
            <w:gridSpan w:val="11"/>
            <w:tcBorders>
              <w:top w:val="single" w:sz="4" w:space="0" w:color="auto"/>
              <w:left w:val="single" w:sz="4" w:space="0" w:color="auto"/>
              <w:bottom w:val="nil"/>
              <w:right w:val="nil"/>
            </w:tcBorders>
            <w:noWrap/>
            <w:vAlign w:val="bottom"/>
          </w:tcPr>
          <w:p w14:paraId="1007AF39"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b/>
                <w:bCs/>
                <w:rtl/>
              </w:rPr>
              <w:t>פרוייקט:___________, בניין מס':______________</w:t>
            </w:r>
          </w:p>
        </w:tc>
      </w:tr>
      <w:tr w:rsidR="00E56613" w:rsidRPr="00E56613" w14:paraId="1B86385B" w14:textId="77777777" w:rsidTr="00865F43">
        <w:trPr>
          <w:trHeight w:val="300"/>
        </w:trPr>
        <w:tc>
          <w:tcPr>
            <w:tcW w:w="4642" w:type="dxa"/>
            <w:vMerge/>
            <w:tcBorders>
              <w:top w:val="single" w:sz="4" w:space="0" w:color="auto"/>
              <w:left w:val="single" w:sz="4" w:space="0" w:color="auto"/>
              <w:bottom w:val="single" w:sz="4" w:space="0" w:color="auto"/>
              <w:right w:val="single" w:sz="4" w:space="0" w:color="auto"/>
            </w:tcBorders>
            <w:vAlign w:val="center"/>
          </w:tcPr>
          <w:p w14:paraId="6C3DA99D" w14:textId="77777777" w:rsidR="00E56613" w:rsidRPr="00E56613" w:rsidRDefault="00E56613" w:rsidP="00E56613">
            <w:pPr>
              <w:bidi w:val="0"/>
              <w:spacing w:before="0" w:beforeAutospacing="0" w:after="0" w:afterAutospacing="0" w:line="240" w:lineRule="auto"/>
              <w:rPr>
                <w:rFonts w:ascii="David" w:eastAsia="Times New Roman" w:hAnsi="David" w:cs="David"/>
                <w:b/>
                <w:bCs/>
                <w:sz w:val="44"/>
                <w:szCs w:val="44"/>
                <w:u w:val="single"/>
              </w:rPr>
            </w:pPr>
          </w:p>
        </w:tc>
        <w:tc>
          <w:tcPr>
            <w:tcW w:w="1180" w:type="dxa"/>
            <w:tcBorders>
              <w:top w:val="single" w:sz="4" w:space="0" w:color="auto"/>
              <w:left w:val="single" w:sz="4" w:space="0" w:color="auto"/>
              <w:bottom w:val="single" w:sz="4" w:space="0" w:color="auto"/>
              <w:right w:val="nil"/>
            </w:tcBorders>
            <w:noWrap/>
            <w:vAlign w:val="bottom"/>
          </w:tcPr>
          <w:p w14:paraId="14A0E7AB" w14:textId="77777777" w:rsidR="00E56613" w:rsidRPr="00E56613" w:rsidRDefault="00E56613" w:rsidP="00E56613">
            <w:pPr>
              <w:spacing w:before="0" w:beforeAutospacing="0" w:after="0" w:afterAutospacing="0" w:line="240" w:lineRule="auto"/>
              <w:jc w:val="right"/>
              <w:rPr>
                <w:rFonts w:ascii="David" w:eastAsia="Times New Roman" w:hAnsi="David" w:cs="David"/>
                <w:b/>
                <w:bCs/>
                <w:sz w:val="20"/>
                <w:szCs w:val="20"/>
                <w:u w:val="single"/>
              </w:rPr>
            </w:pPr>
            <w:r w:rsidRPr="00E56613">
              <w:rPr>
                <w:rFonts w:ascii="David" w:eastAsia="Times New Roman" w:hAnsi="David" w:cs="David"/>
                <w:b/>
                <w:bCs/>
                <w:sz w:val="20"/>
                <w:szCs w:val="20"/>
                <w:u w:val="single"/>
                <w:rtl/>
              </w:rPr>
              <w:t>ביצוע חודש:</w:t>
            </w:r>
          </w:p>
        </w:tc>
        <w:tc>
          <w:tcPr>
            <w:tcW w:w="835" w:type="dxa"/>
            <w:tcBorders>
              <w:top w:val="single" w:sz="4" w:space="0" w:color="auto"/>
              <w:left w:val="nil"/>
              <w:bottom w:val="single" w:sz="4" w:space="0" w:color="auto"/>
              <w:right w:val="single" w:sz="4" w:space="0" w:color="auto"/>
            </w:tcBorders>
            <w:noWrap/>
            <w:vAlign w:val="bottom"/>
          </w:tcPr>
          <w:p w14:paraId="7BE459DE"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b/>
                <w:bCs/>
              </w:rPr>
            </w:pPr>
            <w:r w:rsidRPr="00E56613">
              <w:rPr>
                <w:rFonts w:ascii="David" w:eastAsia="Times New Roman" w:hAnsi="David" w:cs="David"/>
                <w:b/>
                <w:bCs/>
              </w:rPr>
              <w:t>___</w:t>
            </w:r>
          </w:p>
        </w:tc>
        <w:tc>
          <w:tcPr>
            <w:tcW w:w="8340" w:type="dxa"/>
            <w:gridSpan w:val="11"/>
            <w:tcBorders>
              <w:top w:val="nil"/>
              <w:left w:val="single" w:sz="4" w:space="0" w:color="auto"/>
              <w:bottom w:val="single" w:sz="4" w:space="0" w:color="auto"/>
              <w:right w:val="single" w:sz="4" w:space="0" w:color="auto"/>
            </w:tcBorders>
            <w:noWrap/>
            <w:vAlign w:val="bottom"/>
          </w:tcPr>
          <w:p w14:paraId="0258962F"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r>
      <w:tr w:rsidR="00E56613" w:rsidRPr="00E56613" w14:paraId="77F5F660" w14:textId="77777777" w:rsidTr="00865F43">
        <w:trPr>
          <w:trHeight w:val="403"/>
        </w:trPr>
        <w:tc>
          <w:tcPr>
            <w:tcW w:w="4642" w:type="dxa"/>
            <w:tcBorders>
              <w:top w:val="single" w:sz="4" w:space="0" w:color="auto"/>
              <w:left w:val="single" w:sz="8" w:space="0" w:color="auto"/>
              <w:bottom w:val="single" w:sz="4" w:space="0" w:color="auto"/>
              <w:right w:val="single" w:sz="4" w:space="0" w:color="auto"/>
            </w:tcBorders>
            <w:noWrap/>
          </w:tcPr>
          <w:p w14:paraId="072CC625" w14:textId="77777777" w:rsidR="00E56613" w:rsidRPr="00E56613" w:rsidRDefault="00E56613" w:rsidP="00E56613">
            <w:pPr>
              <w:spacing w:before="0" w:beforeAutospacing="0" w:after="0" w:afterAutospacing="0" w:line="240" w:lineRule="auto"/>
              <w:rPr>
                <w:rFonts w:ascii="David" w:eastAsia="Times New Roman" w:hAnsi="David" w:cs="David"/>
                <w:b/>
                <w:bCs/>
                <w:sz w:val="24"/>
                <w:szCs w:val="24"/>
              </w:rPr>
            </w:pPr>
            <w:r w:rsidRPr="00E56613">
              <w:rPr>
                <w:rFonts w:ascii="David" w:eastAsia="Times New Roman" w:hAnsi="David" w:cs="David"/>
                <w:b/>
                <w:bCs/>
                <w:sz w:val="24"/>
                <w:szCs w:val="24"/>
                <w:rtl/>
              </w:rPr>
              <w:t>ת</w:t>
            </w:r>
            <w:r w:rsidR="00865F43">
              <w:rPr>
                <w:rFonts w:ascii="David" w:eastAsia="Times New Roman" w:hAnsi="David" w:cs="David" w:hint="cs"/>
                <w:b/>
                <w:bCs/>
                <w:sz w:val="24"/>
                <w:szCs w:val="24"/>
                <w:rtl/>
              </w:rPr>
              <w:t>י</w:t>
            </w:r>
            <w:r w:rsidRPr="00E56613">
              <w:rPr>
                <w:rFonts w:ascii="David" w:eastAsia="Times New Roman" w:hAnsi="David" w:cs="David"/>
                <w:b/>
                <w:bCs/>
                <w:sz w:val="24"/>
                <w:szCs w:val="24"/>
                <w:rtl/>
              </w:rPr>
              <w:t>אור העבודה</w:t>
            </w:r>
          </w:p>
        </w:tc>
        <w:tc>
          <w:tcPr>
            <w:tcW w:w="1180" w:type="dxa"/>
            <w:tcBorders>
              <w:top w:val="single" w:sz="4" w:space="0" w:color="auto"/>
              <w:left w:val="single" w:sz="4" w:space="0" w:color="auto"/>
              <w:bottom w:val="single" w:sz="8" w:space="0" w:color="auto"/>
              <w:right w:val="single" w:sz="4" w:space="0" w:color="auto"/>
            </w:tcBorders>
          </w:tcPr>
          <w:p w14:paraId="5BBA1DB5" w14:textId="77777777" w:rsidR="00E56613" w:rsidRPr="00E56613" w:rsidRDefault="00E56613" w:rsidP="00E56613">
            <w:pPr>
              <w:spacing w:before="0" w:beforeAutospacing="0" w:after="0" w:afterAutospacing="0" w:line="240" w:lineRule="auto"/>
              <w:jc w:val="center"/>
              <w:rPr>
                <w:rFonts w:ascii="David" w:eastAsia="Times New Roman" w:hAnsi="David" w:cs="David"/>
                <w:b/>
                <w:bCs/>
                <w:sz w:val="20"/>
                <w:szCs w:val="20"/>
              </w:rPr>
            </w:pPr>
            <w:r w:rsidRPr="00E56613">
              <w:rPr>
                <w:rFonts w:ascii="David" w:eastAsia="Times New Roman" w:hAnsi="David" w:cs="David"/>
                <w:b/>
                <w:bCs/>
                <w:sz w:val="20"/>
                <w:szCs w:val="20"/>
                <w:rtl/>
              </w:rPr>
              <w:t> </w:t>
            </w:r>
          </w:p>
        </w:tc>
        <w:tc>
          <w:tcPr>
            <w:tcW w:w="835" w:type="dxa"/>
            <w:tcBorders>
              <w:top w:val="single" w:sz="4" w:space="0" w:color="auto"/>
              <w:left w:val="single" w:sz="4" w:space="0" w:color="auto"/>
              <w:bottom w:val="single" w:sz="4" w:space="0" w:color="auto"/>
              <w:right w:val="single" w:sz="4" w:space="0" w:color="auto"/>
            </w:tcBorders>
            <w:noWrap/>
          </w:tcPr>
          <w:p w14:paraId="0E127F4D" w14:textId="77777777" w:rsidR="00E56613" w:rsidRPr="00E56613" w:rsidRDefault="00E56613" w:rsidP="00E56613">
            <w:pPr>
              <w:spacing w:before="0" w:beforeAutospacing="0" w:after="0" w:afterAutospacing="0" w:line="240" w:lineRule="auto"/>
              <w:rPr>
                <w:rFonts w:ascii="David" w:eastAsia="Times New Roman" w:hAnsi="David" w:cs="David"/>
                <w:b/>
                <w:bCs/>
              </w:rPr>
            </w:pPr>
            <w:r w:rsidRPr="00E56613">
              <w:rPr>
                <w:rFonts w:ascii="David" w:eastAsia="Times New Roman" w:hAnsi="David" w:cs="David"/>
                <w:b/>
                <w:bCs/>
                <w:rtl/>
              </w:rPr>
              <w:t>כללי לבניין</w:t>
            </w:r>
          </w:p>
        </w:tc>
        <w:tc>
          <w:tcPr>
            <w:tcW w:w="728" w:type="dxa"/>
            <w:tcBorders>
              <w:top w:val="single" w:sz="4" w:space="0" w:color="auto"/>
              <w:left w:val="single" w:sz="4" w:space="0" w:color="auto"/>
              <w:bottom w:val="single" w:sz="4" w:space="0" w:color="auto"/>
              <w:right w:val="single" w:sz="4" w:space="0" w:color="auto"/>
            </w:tcBorders>
            <w:noWrap/>
          </w:tcPr>
          <w:p w14:paraId="76AA5894" w14:textId="77777777" w:rsidR="00E56613" w:rsidRPr="00E56613" w:rsidRDefault="00E56613" w:rsidP="00E56613">
            <w:pPr>
              <w:spacing w:before="0" w:beforeAutospacing="0" w:after="0" w:afterAutospacing="0" w:line="240" w:lineRule="auto"/>
              <w:rPr>
                <w:rFonts w:ascii="David" w:eastAsia="Times New Roman" w:hAnsi="David" w:cs="David"/>
                <w:b/>
                <w:bCs/>
              </w:rPr>
            </w:pPr>
            <w:r w:rsidRPr="00E56613">
              <w:rPr>
                <w:rFonts w:ascii="David" w:eastAsia="Times New Roman" w:hAnsi="David" w:cs="David"/>
                <w:b/>
                <w:bCs/>
                <w:rtl/>
              </w:rPr>
              <w:t>מרתף</w:t>
            </w:r>
          </w:p>
        </w:tc>
        <w:tc>
          <w:tcPr>
            <w:tcW w:w="728" w:type="dxa"/>
            <w:tcBorders>
              <w:top w:val="single" w:sz="4" w:space="0" w:color="auto"/>
              <w:left w:val="single" w:sz="4" w:space="0" w:color="auto"/>
              <w:bottom w:val="single" w:sz="4" w:space="0" w:color="auto"/>
              <w:right w:val="single" w:sz="4" w:space="0" w:color="auto"/>
            </w:tcBorders>
            <w:noWrap/>
          </w:tcPr>
          <w:p w14:paraId="00151B08" w14:textId="77777777" w:rsidR="00E56613" w:rsidRPr="00E56613" w:rsidRDefault="00E56613" w:rsidP="00E56613">
            <w:pPr>
              <w:spacing w:before="0" w:beforeAutospacing="0" w:after="0" w:afterAutospacing="0" w:line="240" w:lineRule="auto"/>
              <w:rPr>
                <w:rFonts w:ascii="David" w:eastAsia="Times New Roman" w:hAnsi="David" w:cs="David"/>
                <w:b/>
                <w:bCs/>
              </w:rPr>
            </w:pPr>
            <w:r w:rsidRPr="00E56613">
              <w:rPr>
                <w:rFonts w:ascii="David" w:eastAsia="Times New Roman" w:hAnsi="David" w:cs="David"/>
                <w:b/>
                <w:bCs/>
                <w:rtl/>
              </w:rPr>
              <w:t xml:space="preserve">כניסה </w:t>
            </w:r>
          </w:p>
        </w:tc>
        <w:tc>
          <w:tcPr>
            <w:tcW w:w="728" w:type="dxa"/>
            <w:tcBorders>
              <w:top w:val="single" w:sz="4" w:space="0" w:color="auto"/>
              <w:left w:val="single" w:sz="4" w:space="0" w:color="auto"/>
              <w:bottom w:val="single" w:sz="4" w:space="0" w:color="auto"/>
              <w:right w:val="single" w:sz="4" w:space="0" w:color="auto"/>
            </w:tcBorders>
            <w:noWrap/>
          </w:tcPr>
          <w:p w14:paraId="44BABFB9" w14:textId="77777777" w:rsidR="00E56613" w:rsidRPr="00E56613" w:rsidRDefault="00E56613" w:rsidP="00E56613">
            <w:pPr>
              <w:spacing w:before="0" w:beforeAutospacing="0" w:after="0" w:afterAutospacing="0" w:line="240" w:lineRule="auto"/>
              <w:rPr>
                <w:rFonts w:ascii="David" w:eastAsia="Times New Roman" w:hAnsi="David" w:cs="David"/>
                <w:b/>
                <w:bCs/>
              </w:rPr>
            </w:pPr>
            <w:r w:rsidRPr="00E56613">
              <w:rPr>
                <w:rFonts w:ascii="David" w:eastAsia="Times New Roman" w:hAnsi="David" w:cs="David"/>
                <w:b/>
                <w:bCs/>
                <w:rtl/>
              </w:rPr>
              <w:t>גלריה</w:t>
            </w:r>
          </w:p>
        </w:tc>
        <w:tc>
          <w:tcPr>
            <w:tcW w:w="728" w:type="dxa"/>
            <w:tcBorders>
              <w:top w:val="single" w:sz="4" w:space="0" w:color="auto"/>
              <w:left w:val="single" w:sz="4" w:space="0" w:color="auto"/>
              <w:bottom w:val="single" w:sz="4" w:space="0" w:color="auto"/>
              <w:right w:val="single" w:sz="4" w:space="0" w:color="auto"/>
            </w:tcBorders>
          </w:tcPr>
          <w:p w14:paraId="4B59F06D" w14:textId="77777777" w:rsidR="00E56613" w:rsidRPr="00E56613" w:rsidRDefault="00E56613" w:rsidP="00E56613">
            <w:pPr>
              <w:spacing w:before="0" w:beforeAutospacing="0" w:after="0" w:afterAutospacing="0" w:line="240" w:lineRule="auto"/>
              <w:rPr>
                <w:rFonts w:ascii="David" w:eastAsia="Times New Roman" w:hAnsi="David" w:cs="David"/>
                <w:b/>
                <w:bCs/>
              </w:rPr>
            </w:pPr>
            <w:r w:rsidRPr="00E56613">
              <w:rPr>
                <w:rFonts w:ascii="David" w:eastAsia="Times New Roman" w:hAnsi="David" w:cs="David"/>
                <w:b/>
                <w:bCs/>
                <w:rtl/>
              </w:rPr>
              <w:t>קומה 1</w:t>
            </w:r>
          </w:p>
        </w:tc>
        <w:tc>
          <w:tcPr>
            <w:tcW w:w="728" w:type="dxa"/>
            <w:tcBorders>
              <w:top w:val="single" w:sz="4" w:space="0" w:color="auto"/>
              <w:left w:val="single" w:sz="4" w:space="0" w:color="auto"/>
              <w:bottom w:val="single" w:sz="4" w:space="0" w:color="auto"/>
              <w:right w:val="single" w:sz="4" w:space="0" w:color="auto"/>
            </w:tcBorders>
          </w:tcPr>
          <w:p w14:paraId="5469735E" w14:textId="77777777" w:rsidR="00E56613" w:rsidRPr="00E56613" w:rsidRDefault="00E56613" w:rsidP="00E56613">
            <w:pPr>
              <w:spacing w:before="0" w:beforeAutospacing="0" w:after="0" w:afterAutospacing="0" w:line="240" w:lineRule="auto"/>
              <w:rPr>
                <w:rFonts w:ascii="David" w:eastAsia="Times New Roman" w:hAnsi="David" w:cs="David"/>
                <w:b/>
                <w:bCs/>
              </w:rPr>
            </w:pPr>
            <w:r w:rsidRPr="00E56613">
              <w:rPr>
                <w:rFonts w:ascii="David" w:eastAsia="Times New Roman" w:hAnsi="David" w:cs="David"/>
                <w:b/>
                <w:bCs/>
                <w:rtl/>
              </w:rPr>
              <w:t>קומה 2</w:t>
            </w:r>
          </w:p>
        </w:tc>
        <w:tc>
          <w:tcPr>
            <w:tcW w:w="728" w:type="dxa"/>
            <w:tcBorders>
              <w:top w:val="single" w:sz="4" w:space="0" w:color="auto"/>
              <w:left w:val="single" w:sz="4" w:space="0" w:color="auto"/>
              <w:bottom w:val="single" w:sz="4" w:space="0" w:color="auto"/>
              <w:right w:val="single" w:sz="4" w:space="0" w:color="auto"/>
            </w:tcBorders>
          </w:tcPr>
          <w:p w14:paraId="6C7BBAF5" w14:textId="77777777" w:rsidR="00E56613" w:rsidRPr="00E56613" w:rsidRDefault="00E56613" w:rsidP="00E56613">
            <w:pPr>
              <w:spacing w:before="0" w:beforeAutospacing="0" w:after="0" w:afterAutospacing="0" w:line="240" w:lineRule="auto"/>
              <w:rPr>
                <w:rFonts w:ascii="David" w:eastAsia="Times New Roman" w:hAnsi="David" w:cs="David"/>
                <w:b/>
                <w:bCs/>
              </w:rPr>
            </w:pPr>
            <w:r w:rsidRPr="00E56613">
              <w:rPr>
                <w:rFonts w:ascii="David" w:eastAsia="Times New Roman" w:hAnsi="David" w:cs="David"/>
                <w:b/>
                <w:bCs/>
                <w:rtl/>
              </w:rPr>
              <w:t>קומה 3</w:t>
            </w:r>
          </w:p>
        </w:tc>
        <w:tc>
          <w:tcPr>
            <w:tcW w:w="728" w:type="dxa"/>
            <w:tcBorders>
              <w:top w:val="single" w:sz="4" w:space="0" w:color="auto"/>
              <w:left w:val="single" w:sz="4" w:space="0" w:color="auto"/>
              <w:bottom w:val="single" w:sz="4" w:space="0" w:color="auto"/>
              <w:right w:val="single" w:sz="4" w:space="0" w:color="auto"/>
            </w:tcBorders>
          </w:tcPr>
          <w:p w14:paraId="61C032BA" w14:textId="77777777" w:rsidR="00E56613" w:rsidRPr="00E56613" w:rsidRDefault="00E56613" w:rsidP="00E56613">
            <w:pPr>
              <w:spacing w:before="0" w:beforeAutospacing="0" w:after="0" w:afterAutospacing="0" w:line="240" w:lineRule="auto"/>
              <w:rPr>
                <w:rFonts w:ascii="David" w:eastAsia="Times New Roman" w:hAnsi="David" w:cs="David"/>
                <w:b/>
                <w:bCs/>
              </w:rPr>
            </w:pPr>
            <w:r w:rsidRPr="00E56613">
              <w:rPr>
                <w:rFonts w:ascii="David" w:eastAsia="Times New Roman" w:hAnsi="David" w:cs="David"/>
                <w:b/>
                <w:bCs/>
                <w:rtl/>
              </w:rPr>
              <w:t>קומה 4</w:t>
            </w:r>
          </w:p>
        </w:tc>
        <w:tc>
          <w:tcPr>
            <w:tcW w:w="728" w:type="dxa"/>
            <w:tcBorders>
              <w:top w:val="single" w:sz="4" w:space="0" w:color="auto"/>
              <w:left w:val="single" w:sz="4" w:space="0" w:color="auto"/>
              <w:bottom w:val="single" w:sz="4" w:space="0" w:color="auto"/>
              <w:right w:val="single" w:sz="4" w:space="0" w:color="auto"/>
            </w:tcBorders>
          </w:tcPr>
          <w:p w14:paraId="2566EECD" w14:textId="77777777" w:rsidR="00E56613" w:rsidRPr="00E56613" w:rsidRDefault="00E56613" w:rsidP="00E56613">
            <w:pPr>
              <w:spacing w:before="0" w:beforeAutospacing="0" w:after="0" w:afterAutospacing="0" w:line="240" w:lineRule="auto"/>
              <w:rPr>
                <w:rFonts w:ascii="David" w:eastAsia="Times New Roman" w:hAnsi="David" w:cs="David"/>
                <w:b/>
                <w:bCs/>
              </w:rPr>
            </w:pPr>
            <w:r w:rsidRPr="00E56613">
              <w:rPr>
                <w:rFonts w:ascii="David" w:eastAsia="Times New Roman" w:hAnsi="David" w:cs="David"/>
                <w:b/>
                <w:bCs/>
                <w:rtl/>
              </w:rPr>
              <w:t>קומה 5</w:t>
            </w:r>
          </w:p>
        </w:tc>
        <w:tc>
          <w:tcPr>
            <w:tcW w:w="728" w:type="dxa"/>
            <w:tcBorders>
              <w:top w:val="single" w:sz="4" w:space="0" w:color="auto"/>
              <w:left w:val="single" w:sz="4" w:space="0" w:color="auto"/>
              <w:bottom w:val="single" w:sz="4" w:space="0" w:color="auto"/>
              <w:right w:val="single" w:sz="4" w:space="0" w:color="auto"/>
            </w:tcBorders>
          </w:tcPr>
          <w:p w14:paraId="78E3F128" w14:textId="77777777" w:rsidR="00E56613" w:rsidRPr="00E56613" w:rsidRDefault="00E56613" w:rsidP="00E56613">
            <w:pPr>
              <w:spacing w:before="0" w:beforeAutospacing="0" w:after="0" w:afterAutospacing="0" w:line="240" w:lineRule="auto"/>
              <w:rPr>
                <w:rFonts w:ascii="David" w:eastAsia="Times New Roman" w:hAnsi="David" w:cs="David"/>
                <w:b/>
                <w:bCs/>
              </w:rPr>
            </w:pPr>
            <w:r w:rsidRPr="00E56613">
              <w:rPr>
                <w:rFonts w:ascii="David" w:eastAsia="Times New Roman" w:hAnsi="David" w:cs="David"/>
                <w:b/>
                <w:bCs/>
                <w:rtl/>
              </w:rPr>
              <w:t>קומה 6</w:t>
            </w:r>
          </w:p>
        </w:tc>
        <w:tc>
          <w:tcPr>
            <w:tcW w:w="728" w:type="dxa"/>
            <w:tcBorders>
              <w:top w:val="single" w:sz="4" w:space="0" w:color="auto"/>
              <w:left w:val="single" w:sz="4" w:space="0" w:color="auto"/>
              <w:bottom w:val="single" w:sz="4" w:space="0" w:color="auto"/>
              <w:right w:val="single" w:sz="4" w:space="0" w:color="auto"/>
            </w:tcBorders>
          </w:tcPr>
          <w:p w14:paraId="5BA77EB2" w14:textId="77777777" w:rsidR="00E56613" w:rsidRPr="00E56613" w:rsidRDefault="00E56613" w:rsidP="00E56613">
            <w:pPr>
              <w:spacing w:before="0" w:beforeAutospacing="0" w:after="0" w:afterAutospacing="0" w:line="240" w:lineRule="auto"/>
              <w:rPr>
                <w:rFonts w:ascii="David" w:eastAsia="Times New Roman" w:hAnsi="David" w:cs="David"/>
                <w:b/>
                <w:bCs/>
              </w:rPr>
            </w:pPr>
            <w:r w:rsidRPr="00E56613">
              <w:rPr>
                <w:rFonts w:ascii="David" w:eastAsia="Times New Roman" w:hAnsi="David" w:cs="David"/>
                <w:b/>
                <w:bCs/>
                <w:rtl/>
              </w:rPr>
              <w:t>קומה 7</w:t>
            </w:r>
          </w:p>
        </w:tc>
        <w:tc>
          <w:tcPr>
            <w:tcW w:w="1060" w:type="dxa"/>
            <w:tcBorders>
              <w:top w:val="single" w:sz="4" w:space="0" w:color="auto"/>
              <w:left w:val="single" w:sz="4" w:space="0" w:color="auto"/>
              <w:bottom w:val="single" w:sz="4" w:space="0" w:color="auto"/>
              <w:right w:val="single" w:sz="8" w:space="0" w:color="auto"/>
            </w:tcBorders>
            <w:noWrap/>
          </w:tcPr>
          <w:p w14:paraId="43B4538C" w14:textId="77777777" w:rsidR="00E56613" w:rsidRPr="00E56613" w:rsidRDefault="00E56613" w:rsidP="00E56613">
            <w:pPr>
              <w:spacing w:before="0" w:beforeAutospacing="0" w:after="0" w:afterAutospacing="0" w:line="240" w:lineRule="auto"/>
              <w:rPr>
                <w:rFonts w:ascii="David" w:eastAsia="Times New Roman" w:hAnsi="David" w:cs="David"/>
                <w:b/>
                <w:bCs/>
              </w:rPr>
            </w:pPr>
            <w:r w:rsidRPr="00E56613">
              <w:rPr>
                <w:rFonts w:ascii="David" w:eastAsia="Times New Roman" w:hAnsi="David" w:cs="David"/>
                <w:b/>
                <w:bCs/>
                <w:rtl/>
              </w:rPr>
              <w:t>ביצוע לשלב</w:t>
            </w:r>
          </w:p>
        </w:tc>
      </w:tr>
      <w:tr w:rsidR="00E56613" w:rsidRPr="00E56613" w14:paraId="0F578EBE" w14:textId="77777777" w:rsidTr="00865F43">
        <w:trPr>
          <w:trHeight w:val="315"/>
        </w:trPr>
        <w:tc>
          <w:tcPr>
            <w:tcW w:w="4642" w:type="dxa"/>
            <w:tcBorders>
              <w:top w:val="nil"/>
              <w:left w:val="single" w:sz="8" w:space="0" w:color="auto"/>
              <w:bottom w:val="single" w:sz="4" w:space="0" w:color="auto"/>
              <w:right w:val="single" w:sz="4" w:space="0" w:color="auto"/>
            </w:tcBorders>
          </w:tcPr>
          <w:p w14:paraId="31F9BCE2"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גמר עבודות עפר ניקוז וביסוס</w:t>
            </w:r>
          </w:p>
        </w:tc>
        <w:tc>
          <w:tcPr>
            <w:tcW w:w="1180" w:type="dxa"/>
            <w:tcBorders>
              <w:top w:val="nil"/>
              <w:left w:val="single" w:sz="4" w:space="0" w:color="auto"/>
              <w:bottom w:val="single" w:sz="4" w:space="0" w:color="auto"/>
              <w:right w:val="single" w:sz="4" w:space="0" w:color="auto"/>
            </w:tcBorders>
          </w:tcPr>
          <w:p w14:paraId="54CFF54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4.00%</w:t>
            </w:r>
          </w:p>
        </w:tc>
        <w:tc>
          <w:tcPr>
            <w:tcW w:w="835" w:type="dxa"/>
            <w:tcBorders>
              <w:top w:val="nil"/>
              <w:left w:val="single" w:sz="4" w:space="0" w:color="auto"/>
              <w:bottom w:val="single" w:sz="4" w:space="0" w:color="auto"/>
              <w:right w:val="single" w:sz="4" w:space="0" w:color="auto"/>
            </w:tcBorders>
          </w:tcPr>
          <w:p w14:paraId="49009F92"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shd w:val="clear" w:color="auto" w:fill="C0C0C0"/>
          </w:tcPr>
          <w:p w14:paraId="37F67F8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06872F92"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0B389922"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15575D7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53A91C82"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19B77A4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2ED9A69E"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6ED9CC2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347A867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5B85F612"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1060" w:type="dxa"/>
            <w:tcBorders>
              <w:top w:val="nil"/>
              <w:left w:val="single" w:sz="4" w:space="0" w:color="auto"/>
              <w:bottom w:val="single" w:sz="4" w:space="0" w:color="auto"/>
              <w:right w:val="single" w:sz="8" w:space="0" w:color="auto"/>
            </w:tcBorders>
            <w:noWrap/>
            <w:vAlign w:val="bottom"/>
          </w:tcPr>
          <w:p w14:paraId="3D3E052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100.00%</w:t>
            </w:r>
          </w:p>
        </w:tc>
      </w:tr>
      <w:tr w:rsidR="00E56613" w:rsidRPr="00E56613" w14:paraId="316E7408" w14:textId="77777777" w:rsidTr="00865F43">
        <w:trPr>
          <w:trHeight w:val="315"/>
        </w:trPr>
        <w:tc>
          <w:tcPr>
            <w:tcW w:w="4642" w:type="dxa"/>
            <w:tcBorders>
              <w:top w:val="nil"/>
              <w:left w:val="single" w:sz="8" w:space="0" w:color="auto"/>
              <w:bottom w:val="single" w:sz="4" w:space="0" w:color="auto"/>
              <w:right w:val="single" w:sz="4" w:space="0" w:color="auto"/>
            </w:tcBorders>
          </w:tcPr>
          <w:p w14:paraId="2D0BDB01"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גמר שלד בניין</w:t>
            </w:r>
          </w:p>
        </w:tc>
        <w:tc>
          <w:tcPr>
            <w:tcW w:w="1180" w:type="dxa"/>
            <w:tcBorders>
              <w:top w:val="nil"/>
              <w:left w:val="single" w:sz="4" w:space="0" w:color="auto"/>
              <w:bottom w:val="single" w:sz="4" w:space="0" w:color="auto"/>
              <w:right w:val="single" w:sz="4" w:space="0" w:color="auto"/>
            </w:tcBorders>
          </w:tcPr>
          <w:p w14:paraId="3ADD6FE2"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38.00%</w:t>
            </w:r>
          </w:p>
        </w:tc>
        <w:tc>
          <w:tcPr>
            <w:tcW w:w="835" w:type="dxa"/>
            <w:tcBorders>
              <w:top w:val="nil"/>
              <w:left w:val="single" w:sz="4" w:space="0" w:color="auto"/>
              <w:bottom w:val="single" w:sz="4" w:space="0" w:color="auto"/>
              <w:right w:val="single" w:sz="4" w:space="0" w:color="auto"/>
            </w:tcBorders>
            <w:shd w:val="clear" w:color="auto" w:fill="C0C0C0"/>
          </w:tcPr>
          <w:p w14:paraId="5C1A059F"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tcPr>
          <w:p w14:paraId="6D567A6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29A2B2D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61B47C0F"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640838FE"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2A7F578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724E3F38"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3EDC2B6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1F78C83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nil"/>
            </w:tcBorders>
          </w:tcPr>
          <w:p w14:paraId="77A66EC6"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nil"/>
            </w:tcBorders>
          </w:tcPr>
          <w:p w14:paraId="46F49EF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1060" w:type="dxa"/>
            <w:tcBorders>
              <w:top w:val="nil"/>
              <w:left w:val="single" w:sz="4" w:space="0" w:color="auto"/>
              <w:bottom w:val="single" w:sz="4" w:space="0" w:color="auto"/>
              <w:right w:val="single" w:sz="8" w:space="0" w:color="auto"/>
            </w:tcBorders>
            <w:noWrap/>
            <w:vAlign w:val="bottom"/>
          </w:tcPr>
          <w:p w14:paraId="3184098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100.00%</w:t>
            </w:r>
          </w:p>
        </w:tc>
      </w:tr>
      <w:tr w:rsidR="00E56613" w:rsidRPr="00E56613" w14:paraId="72835228" w14:textId="77777777" w:rsidTr="00865F43">
        <w:trPr>
          <w:trHeight w:val="315"/>
        </w:trPr>
        <w:tc>
          <w:tcPr>
            <w:tcW w:w="4642" w:type="dxa"/>
            <w:tcBorders>
              <w:top w:val="nil"/>
              <w:left w:val="single" w:sz="8" w:space="0" w:color="auto"/>
              <w:bottom w:val="single" w:sz="4" w:space="0" w:color="auto"/>
              <w:right w:val="single" w:sz="4" w:space="0" w:color="auto"/>
            </w:tcBorders>
          </w:tcPr>
          <w:p w14:paraId="756637A3"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 xml:space="preserve">גמר בנית מחיצות </w:t>
            </w:r>
          </w:p>
        </w:tc>
        <w:tc>
          <w:tcPr>
            <w:tcW w:w="1180" w:type="dxa"/>
            <w:tcBorders>
              <w:top w:val="nil"/>
              <w:left w:val="single" w:sz="4" w:space="0" w:color="auto"/>
              <w:bottom w:val="single" w:sz="4" w:space="0" w:color="auto"/>
              <w:right w:val="single" w:sz="4" w:space="0" w:color="auto"/>
            </w:tcBorders>
          </w:tcPr>
          <w:p w14:paraId="6D715528"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2.00%</w:t>
            </w:r>
          </w:p>
        </w:tc>
        <w:tc>
          <w:tcPr>
            <w:tcW w:w="835" w:type="dxa"/>
            <w:tcBorders>
              <w:top w:val="nil"/>
              <w:left w:val="single" w:sz="4" w:space="0" w:color="auto"/>
              <w:bottom w:val="single" w:sz="4" w:space="0" w:color="auto"/>
              <w:right w:val="single" w:sz="4" w:space="0" w:color="auto"/>
            </w:tcBorders>
            <w:shd w:val="clear" w:color="auto" w:fill="C0C0C0"/>
          </w:tcPr>
          <w:p w14:paraId="2FDCE3EE"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4820F9C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341C0D3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33346F8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tcPr>
          <w:p w14:paraId="7DA7080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0BECA02F"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0FC9ED3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509EFF8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7EBE7526"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6BA12418"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1FF29F2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1060" w:type="dxa"/>
            <w:tcBorders>
              <w:top w:val="nil"/>
              <w:left w:val="single" w:sz="4" w:space="0" w:color="auto"/>
              <w:bottom w:val="single" w:sz="4" w:space="0" w:color="auto"/>
              <w:right w:val="single" w:sz="8" w:space="0" w:color="auto"/>
            </w:tcBorders>
            <w:noWrap/>
            <w:vAlign w:val="bottom"/>
          </w:tcPr>
          <w:p w14:paraId="39CFC34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100.00%</w:t>
            </w:r>
          </w:p>
        </w:tc>
      </w:tr>
      <w:tr w:rsidR="00E56613" w:rsidRPr="00E56613" w14:paraId="015D9948" w14:textId="77777777" w:rsidTr="00865F43">
        <w:trPr>
          <w:trHeight w:val="315"/>
        </w:trPr>
        <w:tc>
          <w:tcPr>
            <w:tcW w:w="4642" w:type="dxa"/>
            <w:tcBorders>
              <w:top w:val="nil"/>
              <w:left w:val="single" w:sz="8" w:space="0" w:color="auto"/>
              <w:bottom w:val="single" w:sz="4" w:space="0" w:color="auto"/>
              <w:right w:val="single" w:sz="4" w:space="0" w:color="auto"/>
            </w:tcBorders>
          </w:tcPr>
          <w:p w14:paraId="32F3C0CB"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גמר תשתיות חשמל בדירות</w:t>
            </w:r>
          </w:p>
        </w:tc>
        <w:tc>
          <w:tcPr>
            <w:tcW w:w="1180" w:type="dxa"/>
            <w:tcBorders>
              <w:top w:val="nil"/>
              <w:left w:val="single" w:sz="4" w:space="0" w:color="auto"/>
              <w:bottom w:val="single" w:sz="4" w:space="0" w:color="auto"/>
              <w:right w:val="single" w:sz="4" w:space="0" w:color="auto"/>
            </w:tcBorders>
          </w:tcPr>
          <w:p w14:paraId="4C37F3C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3.00%</w:t>
            </w:r>
          </w:p>
        </w:tc>
        <w:tc>
          <w:tcPr>
            <w:tcW w:w="835" w:type="dxa"/>
            <w:tcBorders>
              <w:top w:val="nil"/>
              <w:left w:val="single" w:sz="4" w:space="0" w:color="auto"/>
              <w:bottom w:val="single" w:sz="4" w:space="0" w:color="auto"/>
              <w:right w:val="single" w:sz="4" w:space="0" w:color="auto"/>
            </w:tcBorders>
            <w:shd w:val="clear" w:color="auto" w:fill="C0C0C0"/>
          </w:tcPr>
          <w:p w14:paraId="198EFBF2"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1D643BA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2951F746"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4887FE56"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tcPr>
          <w:p w14:paraId="24351524"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2378CF2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6CAF2902"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16C533E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266405D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664117C4"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6A39B46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1060" w:type="dxa"/>
            <w:tcBorders>
              <w:top w:val="nil"/>
              <w:left w:val="single" w:sz="4" w:space="0" w:color="auto"/>
              <w:bottom w:val="single" w:sz="4" w:space="0" w:color="auto"/>
              <w:right w:val="single" w:sz="8" w:space="0" w:color="auto"/>
            </w:tcBorders>
            <w:noWrap/>
            <w:vAlign w:val="bottom"/>
          </w:tcPr>
          <w:p w14:paraId="42CB03C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100.00%</w:t>
            </w:r>
          </w:p>
        </w:tc>
      </w:tr>
      <w:tr w:rsidR="00E56613" w:rsidRPr="00E56613" w14:paraId="575FE0CC" w14:textId="77777777" w:rsidTr="00865F43">
        <w:trPr>
          <w:trHeight w:val="315"/>
        </w:trPr>
        <w:tc>
          <w:tcPr>
            <w:tcW w:w="4642" w:type="dxa"/>
            <w:tcBorders>
              <w:top w:val="nil"/>
              <w:left w:val="single" w:sz="8" w:space="0" w:color="auto"/>
              <w:bottom w:val="single" w:sz="4" w:space="0" w:color="auto"/>
              <w:right w:val="single" w:sz="4" w:space="0" w:color="auto"/>
            </w:tcBorders>
          </w:tcPr>
          <w:p w14:paraId="7ECE0F68"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גמר תשתיות מים בדירות</w:t>
            </w:r>
          </w:p>
        </w:tc>
        <w:tc>
          <w:tcPr>
            <w:tcW w:w="1180" w:type="dxa"/>
            <w:tcBorders>
              <w:top w:val="nil"/>
              <w:left w:val="single" w:sz="4" w:space="0" w:color="auto"/>
              <w:bottom w:val="single" w:sz="4" w:space="0" w:color="auto"/>
              <w:right w:val="single" w:sz="4" w:space="0" w:color="auto"/>
            </w:tcBorders>
          </w:tcPr>
          <w:p w14:paraId="42320816"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3.00%</w:t>
            </w:r>
          </w:p>
        </w:tc>
        <w:tc>
          <w:tcPr>
            <w:tcW w:w="835" w:type="dxa"/>
            <w:tcBorders>
              <w:top w:val="nil"/>
              <w:left w:val="single" w:sz="4" w:space="0" w:color="auto"/>
              <w:bottom w:val="single" w:sz="4" w:space="0" w:color="auto"/>
              <w:right w:val="single" w:sz="4" w:space="0" w:color="auto"/>
            </w:tcBorders>
            <w:shd w:val="clear" w:color="auto" w:fill="C0C0C0"/>
          </w:tcPr>
          <w:p w14:paraId="146D0A6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36343C0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0CEEA32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39F57F6F"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tcPr>
          <w:p w14:paraId="1A26999F"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55E0298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13A4EAF2"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38D5F86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03A7E4AF"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5AFCCFCF"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2FBD27E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1060" w:type="dxa"/>
            <w:tcBorders>
              <w:top w:val="nil"/>
              <w:left w:val="single" w:sz="4" w:space="0" w:color="auto"/>
              <w:bottom w:val="single" w:sz="4" w:space="0" w:color="auto"/>
              <w:right w:val="single" w:sz="8" w:space="0" w:color="auto"/>
            </w:tcBorders>
            <w:noWrap/>
            <w:vAlign w:val="bottom"/>
          </w:tcPr>
          <w:p w14:paraId="06B1358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100.00%</w:t>
            </w:r>
          </w:p>
        </w:tc>
      </w:tr>
      <w:tr w:rsidR="00E56613" w:rsidRPr="00E56613" w14:paraId="61603CE1" w14:textId="77777777" w:rsidTr="00865F43">
        <w:trPr>
          <w:trHeight w:val="315"/>
        </w:trPr>
        <w:tc>
          <w:tcPr>
            <w:tcW w:w="4642" w:type="dxa"/>
            <w:tcBorders>
              <w:top w:val="nil"/>
              <w:left w:val="single" w:sz="8" w:space="0" w:color="auto"/>
              <w:bottom w:val="single" w:sz="4" w:space="0" w:color="auto"/>
              <w:right w:val="single" w:sz="4" w:space="0" w:color="auto"/>
            </w:tcBorders>
          </w:tcPr>
          <w:p w14:paraId="143FE102"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גמר איטום גגות ומרפסות</w:t>
            </w:r>
          </w:p>
        </w:tc>
        <w:tc>
          <w:tcPr>
            <w:tcW w:w="1180" w:type="dxa"/>
            <w:tcBorders>
              <w:top w:val="nil"/>
              <w:left w:val="single" w:sz="4" w:space="0" w:color="auto"/>
              <w:bottom w:val="single" w:sz="4" w:space="0" w:color="auto"/>
              <w:right w:val="single" w:sz="4" w:space="0" w:color="auto"/>
            </w:tcBorders>
          </w:tcPr>
          <w:p w14:paraId="71A7B69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835" w:type="dxa"/>
            <w:tcBorders>
              <w:top w:val="nil"/>
              <w:left w:val="single" w:sz="4" w:space="0" w:color="auto"/>
              <w:bottom w:val="single" w:sz="4" w:space="0" w:color="auto"/>
              <w:right w:val="single" w:sz="4" w:space="0" w:color="auto"/>
            </w:tcBorders>
            <w:shd w:val="clear" w:color="auto" w:fill="C0C0C0"/>
          </w:tcPr>
          <w:p w14:paraId="4A1550F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2ECF187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59EABB8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1D287D7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tcPr>
          <w:p w14:paraId="3561EEC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0912637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217ED34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197B243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2429A714"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6CFB7438"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05A66CE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1060" w:type="dxa"/>
            <w:tcBorders>
              <w:top w:val="nil"/>
              <w:left w:val="single" w:sz="4" w:space="0" w:color="auto"/>
              <w:bottom w:val="single" w:sz="4" w:space="0" w:color="auto"/>
              <w:right w:val="single" w:sz="8" w:space="0" w:color="auto"/>
            </w:tcBorders>
            <w:noWrap/>
            <w:vAlign w:val="bottom"/>
          </w:tcPr>
          <w:p w14:paraId="5CAC846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100.00%</w:t>
            </w:r>
          </w:p>
        </w:tc>
      </w:tr>
      <w:tr w:rsidR="00E56613" w:rsidRPr="00E56613" w14:paraId="7D54FB4E" w14:textId="77777777" w:rsidTr="00865F43">
        <w:trPr>
          <w:trHeight w:val="345"/>
        </w:trPr>
        <w:tc>
          <w:tcPr>
            <w:tcW w:w="4642" w:type="dxa"/>
            <w:tcBorders>
              <w:top w:val="nil"/>
              <w:left w:val="single" w:sz="8" w:space="0" w:color="auto"/>
              <w:bottom w:val="single" w:sz="4" w:space="0" w:color="auto"/>
              <w:right w:val="single" w:sz="4" w:space="0" w:color="auto"/>
            </w:tcBorders>
          </w:tcPr>
          <w:p w14:paraId="440C7F4C"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גמר טיח/שפכטל – בקומות המגורים ובקומת הגג</w:t>
            </w:r>
          </w:p>
        </w:tc>
        <w:tc>
          <w:tcPr>
            <w:tcW w:w="1180" w:type="dxa"/>
            <w:tcBorders>
              <w:top w:val="nil"/>
              <w:left w:val="single" w:sz="4" w:space="0" w:color="auto"/>
              <w:bottom w:val="single" w:sz="4" w:space="0" w:color="auto"/>
              <w:right w:val="single" w:sz="4" w:space="0" w:color="auto"/>
            </w:tcBorders>
          </w:tcPr>
          <w:p w14:paraId="2E7C4E3E"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5.00%</w:t>
            </w:r>
          </w:p>
        </w:tc>
        <w:tc>
          <w:tcPr>
            <w:tcW w:w="835" w:type="dxa"/>
            <w:tcBorders>
              <w:top w:val="nil"/>
              <w:left w:val="single" w:sz="4" w:space="0" w:color="auto"/>
              <w:bottom w:val="single" w:sz="4" w:space="0" w:color="auto"/>
              <w:right w:val="single" w:sz="4" w:space="0" w:color="auto"/>
            </w:tcBorders>
            <w:shd w:val="clear" w:color="auto" w:fill="C0C0C0"/>
          </w:tcPr>
          <w:p w14:paraId="71D26CDF"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30A7AAB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2B4DD4B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63E6A2A8"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tcPr>
          <w:p w14:paraId="21FB04F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35FB1E5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7DC81E4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013DD9B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3CD51DC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56E3A01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7581D7B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1060" w:type="dxa"/>
            <w:tcBorders>
              <w:top w:val="nil"/>
              <w:left w:val="single" w:sz="4" w:space="0" w:color="auto"/>
              <w:bottom w:val="single" w:sz="4" w:space="0" w:color="auto"/>
              <w:right w:val="single" w:sz="8" w:space="0" w:color="auto"/>
            </w:tcBorders>
            <w:noWrap/>
            <w:vAlign w:val="bottom"/>
          </w:tcPr>
          <w:p w14:paraId="113D724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100.00%</w:t>
            </w:r>
          </w:p>
        </w:tc>
      </w:tr>
      <w:tr w:rsidR="00E56613" w:rsidRPr="00E56613" w14:paraId="65C8275D" w14:textId="77777777" w:rsidTr="00865F43">
        <w:trPr>
          <w:trHeight w:val="315"/>
        </w:trPr>
        <w:tc>
          <w:tcPr>
            <w:tcW w:w="4642" w:type="dxa"/>
            <w:tcBorders>
              <w:top w:val="nil"/>
              <w:left w:val="single" w:sz="8" w:space="0" w:color="auto"/>
              <w:bottom w:val="single" w:sz="4" w:space="0" w:color="auto"/>
              <w:right w:val="single" w:sz="4" w:space="0" w:color="auto"/>
            </w:tcBorders>
          </w:tcPr>
          <w:p w14:paraId="4039DB6B"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גמר ריצוף</w:t>
            </w:r>
          </w:p>
        </w:tc>
        <w:tc>
          <w:tcPr>
            <w:tcW w:w="1180" w:type="dxa"/>
            <w:tcBorders>
              <w:top w:val="nil"/>
              <w:left w:val="single" w:sz="4" w:space="0" w:color="auto"/>
              <w:bottom w:val="single" w:sz="4" w:space="0" w:color="auto"/>
              <w:right w:val="single" w:sz="4" w:space="0" w:color="auto"/>
            </w:tcBorders>
          </w:tcPr>
          <w:p w14:paraId="06A369E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5.50%</w:t>
            </w:r>
          </w:p>
        </w:tc>
        <w:tc>
          <w:tcPr>
            <w:tcW w:w="835" w:type="dxa"/>
            <w:tcBorders>
              <w:top w:val="nil"/>
              <w:left w:val="single" w:sz="4" w:space="0" w:color="auto"/>
              <w:bottom w:val="single" w:sz="4" w:space="0" w:color="auto"/>
              <w:right w:val="single" w:sz="4" w:space="0" w:color="auto"/>
            </w:tcBorders>
            <w:shd w:val="clear" w:color="auto" w:fill="C0C0C0"/>
          </w:tcPr>
          <w:p w14:paraId="4623323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4F4B2E2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12360F12"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3EECDFE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tcPr>
          <w:p w14:paraId="2056B43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394CF2F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58116B5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2F4F7CE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1777D91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6BD087D8"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39F85BA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1060" w:type="dxa"/>
            <w:tcBorders>
              <w:top w:val="nil"/>
              <w:left w:val="single" w:sz="4" w:space="0" w:color="auto"/>
              <w:bottom w:val="single" w:sz="4" w:space="0" w:color="auto"/>
              <w:right w:val="single" w:sz="8" w:space="0" w:color="auto"/>
            </w:tcBorders>
            <w:noWrap/>
            <w:vAlign w:val="bottom"/>
          </w:tcPr>
          <w:p w14:paraId="07E1355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100.00%</w:t>
            </w:r>
          </w:p>
        </w:tc>
      </w:tr>
      <w:tr w:rsidR="00E56613" w:rsidRPr="00E56613" w14:paraId="5AB6B640" w14:textId="77777777" w:rsidTr="00865F43">
        <w:trPr>
          <w:trHeight w:val="315"/>
        </w:trPr>
        <w:tc>
          <w:tcPr>
            <w:tcW w:w="4642" w:type="dxa"/>
            <w:tcBorders>
              <w:top w:val="nil"/>
              <w:left w:val="single" w:sz="8" w:space="0" w:color="auto"/>
              <w:bottom w:val="single" w:sz="4" w:space="0" w:color="auto"/>
              <w:right w:val="single" w:sz="4" w:space="0" w:color="auto"/>
            </w:tcBorders>
          </w:tcPr>
          <w:p w14:paraId="4A9B160B"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גמר חיפוי קירות</w:t>
            </w:r>
          </w:p>
        </w:tc>
        <w:tc>
          <w:tcPr>
            <w:tcW w:w="1180" w:type="dxa"/>
            <w:tcBorders>
              <w:top w:val="nil"/>
              <w:left w:val="single" w:sz="4" w:space="0" w:color="auto"/>
              <w:bottom w:val="single" w:sz="4" w:space="0" w:color="auto"/>
              <w:right w:val="single" w:sz="4" w:space="0" w:color="auto"/>
            </w:tcBorders>
          </w:tcPr>
          <w:p w14:paraId="3AA9761E"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2.00%</w:t>
            </w:r>
          </w:p>
        </w:tc>
        <w:tc>
          <w:tcPr>
            <w:tcW w:w="835" w:type="dxa"/>
            <w:tcBorders>
              <w:top w:val="nil"/>
              <w:left w:val="single" w:sz="4" w:space="0" w:color="auto"/>
              <w:bottom w:val="single" w:sz="4" w:space="0" w:color="auto"/>
              <w:right w:val="single" w:sz="4" w:space="0" w:color="auto"/>
            </w:tcBorders>
            <w:shd w:val="clear" w:color="auto" w:fill="C0C0C0"/>
          </w:tcPr>
          <w:p w14:paraId="122539B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3924BD2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51799BE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415E7D6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tcPr>
          <w:p w14:paraId="60FDB0C2"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7F72E23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755DF6E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30D502E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76DD712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284A83BE"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4DACC7B2"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1060" w:type="dxa"/>
            <w:tcBorders>
              <w:top w:val="nil"/>
              <w:left w:val="single" w:sz="4" w:space="0" w:color="auto"/>
              <w:bottom w:val="single" w:sz="4" w:space="0" w:color="auto"/>
              <w:right w:val="single" w:sz="8" w:space="0" w:color="auto"/>
            </w:tcBorders>
            <w:noWrap/>
            <w:vAlign w:val="bottom"/>
          </w:tcPr>
          <w:p w14:paraId="7875CFE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100.00%</w:t>
            </w:r>
          </w:p>
        </w:tc>
      </w:tr>
      <w:tr w:rsidR="00E56613" w:rsidRPr="00E56613" w14:paraId="18F39820" w14:textId="77777777" w:rsidTr="00865F43">
        <w:trPr>
          <w:trHeight w:val="345"/>
        </w:trPr>
        <w:tc>
          <w:tcPr>
            <w:tcW w:w="4642" w:type="dxa"/>
            <w:tcBorders>
              <w:top w:val="nil"/>
              <w:left w:val="single" w:sz="8" w:space="0" w:color="auto"/>
              <w:bottom w:val="single" w:sz="4" w:space="0" w:color="auto"/>
              <w:right w:val="single" w:sz="4" w:space="0" w:color="auto"/>
            </w:tcBorders>
          </w:tcPr>
          <w:p w14:paraId="2E7A9888"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גמר חיפוי מבואות וריצוף בקומות המגורים ובקומת הגג</w:t>
            </w:r>
          </w:p>
        </w:tc>
        <w:tc>
          <w:tcPr>
            <w:tcW w:w="1180" w:type="dxa"/>
            <w:tcBorders>
              <w:top w:val="nil"/>
              <w:left w:val="single" w:sz="4" w:space="0" w:color="auto"/>
              <w:bottom w:val="single" w:sz="4" w:space="0" w:color="auto"/>
              <w:right w:val="single" w:sz="4" w:space="0" w:color="auto"/>
            </w:tcBorders>
          </w:tcPr>
          <w:p w14:paraId="303A66B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835" w:type="dxa"/>
            <w:tcBorders>
              <w:top w:val="nil"/>
              <w:left w:val="single" w:sz="4" w:space="0" w:color="auto"/>
              <w:bottom w:val="single" w:sz="4" w:space="0" w:color="auto"/>
              <w:right w:val="single" w:sz="4" w:space="0" w:color="auto"/>
            </w:tcBorders>
            <w:shd w:val="clear" w:color="auto" w:fill="C0C0C0"/>
          </w:tcPr>
          <w:p w14:paraId="4B83FF28"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21E0789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3B7F61F8"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20DE3F8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tcPr>
          <w:p w14:paraId="093744F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285D1F9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1792446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61577ECE"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74A89F0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03EA4CA8"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4E8B6C9F"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1060" w:type="dxa"/>
            <w:tcBorders>
              <w:top w:val="nil"/>
              <w:left w:val="single" w:sz="4" w:space="0" w:color="auto"/>
              <w:bottom w:val="single" w:sz="4" w:space="0" w:color="auto"/>
              <w:right w:val="single" w:sz="8" w:space="0" w:color="auto"/>
            </w:tcBorders>
            <w:noWrap/>
            <w:vAlign w:val="bottom"/>
          </w:tcPr>
          <w:p w14:paraId="55D2F45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100.00%</w:t>
            </w:r>
          </w:p>
        </w:tc>
      </w:tr>
      <w:tr w:rsidR="00E56613" w:rsidRPr="00E56613" w14:paraId="6C0DFEEB" w14:textId="77777777" w:rsidTr="00865F43">
        <w:trPr>
          <w:trHeight w:val="315"/>
        </w:trPr>
        <w:tc>
          <w:tcPr>
            <w:tcW w:w="4642" w:type="dxa"/>
            <w:tcBorders>
              <w:top w:val="nil"/>
              <w:left w:val="single" w:sz="8" w:space="0" w:color="auto"/>
              <w:bottom w:val="single" w:sz="4" w:space="0" w:color="auto"/>
              <w:right w:val="single" w:sz="4" w:space="0" w:color="auto"/>
            </w:tcBorders>
          </w:tcPr>
          <w:p w14:paraId="541FCF27" w14:textId="77777777" w:rsidR="00E56613" w:rsidRPr="00E56613" w:rsidRDefault="00E56613" w:rsidP="00E56613">
            <w:pPr>
              <w:spacing w:before="0" w:beforeAutospacing="0" w:after="0" w:afterAutospacing="0" w:line="240" w:lineRule="auto"/>
              <w:rPr>
                <w:rFonts w:ascii="David" w:eastAsia="Times New Roman" w:hAnsi="David" w:cs="David"/>
                <w:sz w:val="24"/>
                <w:szCs w:val="24"/>
                <w:rtl/>
              </w:rPr>
            </w:pPr>
            <w:r w:rsidRPr="00E56613">
              <w:rPr>
                <w:rFonts w:ascii="David" w:eastAsia="Times New Roman" w:hAnsi="David" w:cs="David"/>
                <w:sz w:val="24"/>
                <w:szCs w:val="24"/>
                <w:rtl/>
              </w:rPr>
              <w:t>גמר הרכבת כלים לבנים</w:t>
            </w:r>
          </w:p>
        </w:tc>
        <w:tc>
          <w:tcPr>
            <w:tcW w:w="1180" w:type="dxa"/>
            <w:tcBorders>
              <w:top w:val="nil"/>
              <w:left w:val="single" w:sz="4" w:space="0" w:color="auto"/>
              <w:bottom w:val="single" w:sz="4" w:space="0" w:color="auto"/>
              <w:right w:val="single" w:sz="4" w:space="0" w:color="auto"/>
            </w:tcBorders>
          </w:tcPr>
          <w:p w14:paraId="635AE89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1.50%</w:t>
            </w:r>
          </w:p>
        </w:tc>
        <w:tc>
          <w:tcPr>
            <w:tcW w:w="835" w:type="dxa"/>
            <w:tcBorders>
              <w:top w:val="nil"/>
              <w:left w:val="single" w:sz="4" w:space="0" w:color="auto"/>
              <w:bottom w:val="single" w:sz="4" w:space="0" w:color="auto"/>
              <w:right w:val="single" w:sz="4" w:space="0" w:color="auto"/>
            </w:tcBorders>
            <w:shd w:val="clear" w:color="auto" w:fill="C0C0C0"/>
          </w:tcPr>
          <w:p w14:paraId="319A493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06F6B03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40D24E5F"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5F15750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tcPr>
          <w:p w14:paraId="5537FB5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5FB30CD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730100E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088B90F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6D45AD8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251FAED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4B829BE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1060" w:type="dxa"/>
            <w:tcBorders>
              <w:top w:val="nil"/>
              <w:left w:val="single" w:sz="4" w:space="0" w:color="auto"/>
              <w:bottom w:val="single" w:sz="4" w:space="0" w:color="auto"/>
              <w:right w:val="single" w:sz="8" w:space="0" w:color="auto"/>
            </w:tcBorders>
            <w:noWrap/>
            <w:vAlign w:val="bottom"/>
          </w:tcPr>
          <w:p w14:paraId="6CA4098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100.00%</w:t>
            </w:r>
          </w:p>
        </w:tc>
      </w:tr>
      <w:tr w:rsidR="00E56613" w:rsidRPr="00E56613" w14:paraId="615B6BCD" w14:textId="77777777" w:rsidTr="00865F43">
        <w:trPr>
          <w:trHeight w:val="315"/>
        </w:trPr>
        <w:tc>
          <w:tcPr>
            <w:tcW w:w="4642" w:type="dxa"/>
            <w:tcBorders>
              <w:top w:val="nil"/>
              <w:left w:val="single" w:sz="8" w:space="0" w:color="auto"/>
              <w:bottom w:val="single" w:sz="4" w:space="0" w:color="auto"/>
              <w:right w:val="single" w:sz="4" w:space="0" w:color="auto"/>
            </w:tcBorders>
          </w:tcPr>
          <w:p w14:paraId="6FF961D9"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גמר הרכבת אביזרי חשמל</w:t>
            </w:r>
          </w:p>
        </w:tc>
        <w:tc>
          <w:tcPr>
            <w:tcW w:w="1180" w:type="dxa"/>
            <w:tcBorders>
              <w:top w:val="nil"/>
              <w:left w:val="single" w:sz="4" w:space="0" w:color="auto"/>
              <w:bottom w:val="single" w:sz="4" w:space="0" w:color="auto"/>
              <w:right w:val="single" w:sz="4" w:space="0" w:color="auto"/>
            </w:tcBorders>
          </w:tcPr>
          <w:p w14:paraId="4D2BB20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835" w:type="dxa"/>
            <w:tcBorders>
              <w:top w:val="nil"/>
              <w:left w:val="single" w:sz="4" w:space="0" w:color="auto"/>
              <w:bottom w:val="single" w:sz="4" w:space="0" w:color="auto"/>
              <w:right w:val="single" w:sz="4" w:space="0" w:color="auto"/>
            </w:tcBorders>
            <w:shd w:val="clear" w:color="auto" w:fill="C0C0C0"/>
          </w:tcPr>
          <w:p w14:paraId="205880B2"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7E4DE63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0D856C4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52979E5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tcPr>
          <w:p w14:paraId="1DA2FC9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10C156DF"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642E61F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6270CFA4"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1CDAA60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0B2090D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7B6185AF"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1060" w:type="dxa"/>
            <w:tcBorders>
              <w:top w:val="nil"/>
              <w:left w:val="single" w:sz="4" w:space="0" w:color="auto"/>
              <w:bottom w:val="single" w:sz="4" w:space="0" w:color="auto"/>
              <w:right w:val="single" w:sz="8" w:space="0" w:color="auto"/>
            </w:tcBorders>
            <w:noWrap/>
            <w:vAlign w:val="bottom"/>
          </w:tcPr>
          <w:p w14:paraId="675274E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100.00%</w:t>
            </w:r>
          </w:p>
        </w:tc>
      </w:tr>
      <w:tr w:rsidR="00E56613" w:rsidRPr="00E56613" w14:paraId="6B0D5F25" w14:textId="77777777" w:rsidTr="00865F43">
        <w:trPr>
          <w:trHeight w:val="315"/>
        </w:trPr>
        <w:tc>
          <w:tcPr>
            <w:tcW w:w="4642" w:type="dxa"/>
            <w:tcBorders>
              <w:top w:val="nil"/>
              <w:left w:val="single" w:sz="8" w:space="0" w:color="auto"/>
              <w:bottom w:val="single" w:sz="4" w:space="0" w:color="auto"/>
              <w:right w:val="single" w:sz="4" w:space="0" w:color="auto"/>
            </w:tcBorders>
          </w:tcPr>
          <w:p w14:paraId="0B4385EC"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גמר הרכבת נגרות ומסגרות בדירות ובציבורי</w:t>
            </w:r>
          </w:p>
        </w:tc>
        <w:tc>
          <w:tcPr>
            <w:tcW w:w="1180" w:type="dxa"/>
            <w:tcBorders>
              <w:top w:val="nil"/>
              <w:left w:val="single" w:sz="4" w:space="0" w:color="auto"/>
              <w:bottom w:val="single" w:sz="4" w:space="0" w:color="auto"/>
              <w:right w:val="single" w:sz="4" w:space="0" w:color="auto"/>
            </w:tcBorders>
          </w:tcPr>
          <w:p w14:paraId="3875582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3.00%</w:t>
            </w:r>
          </w:p>
        </w:tc>
        <w:tc>
          <w:tcPr>
            <w:tcW w:w="835" w:type="dxa"/>
            <w:tcBorders>
              <w:top w:val="nil"/>
              <w:left w:val="single" w:sz="4" w:space="0" w:color="auto"/>
              <w:bottom w:val="single" w:sz="4" w:space="0" w:color="auto"/>
              <w:right w:val="single" w:sz="4" w:space="0" w:color="auto"/>
            </w:tcBorders>
            <w:shd w:val="clear" w:color="auto" w:fill="C0C0C0"/>
          </w:tcPr>
          <w:p w14:paraId="08C4549F"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6EEF19E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65C25B7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6C3C7B7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tcPr>
          <w:p w14:paraId="675A4346"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0CD3BEC2"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3249C24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52AF51FF"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2AE9778F"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599C6D3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6116764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1060" w:type="dxa"/>
            <w:tcBorders>
              <w:top w:val="nil"/>
              <w:left w:val="single" w:sz="4" w:space="0" w:color="auto"/>
              <w:bottom w:val="single" w:sz="4" w:space="0" w:color="auto"/>
              <w:right w:val="single" w:sz="8" w:space="0" w:color="auto"/>
            </w:tcBorders>
            <w:noWrap/>
            <w:vAlign w:val="bottom"/>
          </w:tcPr>
          <w:p w14:paraId="35C53EF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100.00%</w:t>
            </w:r>
          </w:p>
        </w:tc>
      </w:tr>
      <w:tr w:rsidR="00E56613" w:rsidRPr="00E56613" w14:paraId="2F4468E2" w14:textId="77777777" w:rsidTr="00865F43">
        <w:trPr>
          <w:trHeight w:val="315"/>
        </w:trPr>
        <w:tc>
          <w:tcPr>
            <w:tcW w:w="4642" w:type="dxa"/>
            <w:tcBorders>
              <w:top w:val="nil"/>
              <w:left w:val="single" w:sz="8" w:space="0" w:color="auto"/>
              <w:bottom w:val="single" w:sz="4" w:space="0" w:color="auto"/>
              <w:right w:val="single" w:sz="4" w:space="0" w:color="auto"/>
            </w:tcBorders>
          </w:tcPr>
          <w:p w14:paraId="7B081156"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גמר הרכבת אלומיניום בדירות</w:t>
            </w:r>
          </w:p>
        </w:tc>
        <w:tc>
          <w:tcPr>
            <w:tcW w:w="1180" w:type="dxa"/>
            <w:tcBorders>
              <w:top w:val="nil"/>
              <w:left w:val="single" w:sz="4" w:space="0" w:color="auto"/>
              <w:bottom w:val="single" w:sz="4" w:space="0" w:color="auto"/>
              <w:right w:val="single" w:sz="4" w:space="0" w:color="auto"/>
            </w:tcBorders>
          </w:tcPr>
          <w:p w14:paraId="7F8E1D0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7.50%</w:t>
            </w:r>
          </w:p>
        </w:tc>
        <w:tc>
          <w:tcPr>
            <w:tcW w:w="835" w:type="dxa"/>
            <w:tcBorders>
              <w:top w:val="nil"/>
              <w:left w:val="single" w:sz="4" w:space="0" w:color="auto"/>
              <w:bottom w:val="single" w:sz="4" w:space="0" w:color="auto"/>
              <w:right w:val="single" w:sz="4" w:space="0" w:color="auto"/>
            </w:tcBorders>
            <w:shd w:val="clear" w:color="auto" w:fill="C0C0C0"/>
          </w:tcPr>
          <w:p w14:paraId="09FCA17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3BC9FDF6"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4F2089A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2E4DA9D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tcPr>
          <w:p w14:paraId="7479F66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05EE779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286F32F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4D03671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169738D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426BAB1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378FE3F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1060" w:type="dxa"/>
            <w:tcBorders>
              <w:top w:val="nil"/>
              <w:left w:val="single" w:sz="4" w:space="0" w:color="auto"/>
              <w:bottom w:val="single" w:sz="4" w:space="0" w:color="auto"/>
              <w:right w:val="single" w:sz="8" w:space="0" w:color="auto"/>
            </w:tcBorders>
            <w:noWrap/>
            <w:vAlign w:val="bottom"/>
          </w:tcPr>
          <w:p w14:paraId="2629DE5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100.00%</w:t>
            </w:r>
          </w:p>
        </w:tc>
      </w:tr>
      <w:tr w:rsidR="00E56613" w:rsidRPr="00E56613" w14:paraId="2ECA377F" w14:textId="77777777" w:rsidTr="00865F43">
        <w:trPr>
          <w:trHeight w:val="315"/>
        </w:trPr>
        <w:tc>
          <w:tcPr>
            <w:tcW w:w="4642" w:type="dxa"/>
            <w:tcBorders>
              <w:top w:val="nil"/>
              <w:left w:val="single" w:sz="8" w:space="0" w:color="auto"/>
              <w:bottom w:val="single" w:sz="4" w:space="0" w:color="auto"/>
              <w:right w:val="single" w:sz="4" w:space="0" w:color="auto"/>
            </w:tcBorders>
          </w:tcPr>
          <w:p w14:paraId="6E786A6F"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גמר הרכבת מסתורי כביסה</w:t>
            </w:r>
          </w:p>
        </w:tc>
        <w:tc>
          <w:tcPr>
            <w:tcW w:w="1180" w:type="dxa"/>
            <w:tcBorders>
              <w:top w:val="nil"/>
              <w:left w:val="single" w:sz="4" w:space="0" w:color="auto"/>
              <w:bottom w:val="single" w:sz="4" w:space="0" w:color="auto"/>
              <w:right w:val="single" w:sz="4" w:space="0" w:color="auto"/>
            </w:tcBorders>
          </w:tcPr>
          <w:p w14:paraId="1C98175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0.50%</w:t>
            </w:r>
          </w:p>
        </w:tc>
        <w:tc>
          <w:tcPr>
            <w:tcW w:w="835" w:type="dxa"/>
            <w:tcBorders>
              <w:top w:val="nil"/>
              <w:left w:val="single" w:sz="4" w:space="0" w:color="auto"/>
              <w:bottom w:val="single" w:sz="4" w:space="0" w:color="auto"/>
              <w:right w:val="single" w:sz="4" w:space="0" w:color="auto"/>
            </w:tcBorders>
            <w:shd w:val="clear" w:color="auto" w:fill="C0C0C0"/>
          </w:tcPr>
          <w:p w14:paraId="11C4378E"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2F93F8F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5AC3B07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2054B12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tcPr>
          <w:p w14:paraId="6C1DC1D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4CA1712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687EB35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5FB21592"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4DF2788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6A05A70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75E4CFC4"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1060" w:type="dxa"/>
            <w:tcBorders>
              <w:top w:val="nil"/>
              <w:left w:val="single" w:sz="4" w:space="0" w:color="auto"/>
              <w:bottom w:val="single" w:sz="4" w:space="0" w:color="auto"/>
              <w:right w:val="single" w:sz="8" w:space="0" w:color="auto"/>
            </w:tcBorders>
            <w:noWrap/>
            <w:vAlign w:val="bottom"/>
          </w:tcPr>
          <w:p w14:paraId="66037C7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100.00%</w:t>
            </w:r>
          </w:p>
        </w:tc>
      </w:tr>
      <w:tr w:rsidR="00E56613" w:rsidRPr="00E56613" w14:paraId="0D121DAA" w14:textId="77777777" w:rsidTr="00865F43">
        <w:trPr>
          <w:trHeight w:val="315"/>
        </w:trPr>
        <w:tc>
          <w:tcPr>
            <w:tcW w:w="4642" w:type="dxa"/>
            <w:tcBorders>
              <w:top w:val="nil"/>
              <w:left w:val="single" w:sz="8" w:space="0" w:color="auto"/>
              <w:bottom w:val="single" w:sz="4" w:space="0" w:color="auto"/>
              <w:right w:val="single" w:sz="4" w:space="0" w:color="auto"/>
            </w:tcBorders>
          </w:tcPr>
          <w:p w14:paraId="1EBFD64F"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גמר מעליות</w:t>
            </w:r>
          </w:p>
        </w:tc>
        <w:tc>
          <w:tcPr>
            <w:tcW w:w="1180" w:type="dxa"/>
            <w:tcBorders>
              <w:top w:val="nil"/>
              <w:left w:val="single" w:sz="4" w:space="0" w:color="auto"/>
              <w:bottom w:val="single" w:sz="4" w:space="0" w:color="auto"/>
              <w:right w:val="single" w:sz="4" w:space="0" w:color="auto"/>
            </w:tcBorders>
          </w:tcPr>
          <w:p w14:paraId="408D600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3.50%</w:t>
            </w:r>
          </w:p>
        </w:tc>
        <w:tc>
          <w:tcPr>
            <w:tcW w:w="835" w:type="dxa"/>
            <w:tcBorders>
              <w:top w:val="nil"/>
              <w:left w:val="single" w:sz="4" w:space="0" w:color="auto"/>
              <w:bottom w:val="single" w:sz="4" w:space="0" w:color="auto"/>
              <w:right w:val="single" w:sz="4" w:space="0" w:color="auto"/>
            </w:tcBorders>
          </w:tcPr>
          <w:p w14:paraId="0AA8CEE6"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90%</w:t>
            </w:r>
          </w:p>
        </w:tc>
        <w:tc>
          <w:tcPr>
            <w:tcW w:w="728" w:type="dxa"/>
            <w:tcBorders>
              <w:top w:val="nil"/>
              <w:left w:val="single" w:sz="4" w:space="0" w:color="auto"/>
              <w:bottom w:val="single" w:sz="4" w:space="0" w:color="auto"/>
              <w:right w:val="single" w:sz="4" w:space="0" w:color="auto"/>
            </w:tcBorders>
            <w:shd w:val="clear" w:color="auto" w:fill="C0C0C0"/>
          </w:tcPr>
          <w:p w14:paraId="0915FA7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2B356CF6"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3BA1DDC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4BC5EEE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036B55C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47C5C9A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09D5947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61AC49D4"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29992C4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74434BBE"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1060" w:type="dxa"/>
            <w:tcBorders>
              <w:top w:val="nil"/>
              <w:left w:val="single" w:sz="4" w:space="0" w:color="auto"/>
              <w:bottom w:val="single" w:sz="4" w:space="0" w:color="auto"/>
              <w:right w:val="single" w:sz="8" w:space="0" w:color="auto"/>
            </w:tcBorders>
            <w:noWrap/>
            <w:vAlign w:val="bottom"/>
          </w:tcPr>
          <w:p w14:paraId="54BDB69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90.00%</w:t>
            </w:r>
          </w:p>
        </w:tc>
      </w:tr>
      <w:tr w:rsidR="00E56613" w:rsidRPr="00E56613" w14:paraId="6D165914" w14:textId="77777777" w:rsidTr="00865F43">
        <w:trPr>
          <w:trHeight w:val="315"/>
        </w:trPr>
        <w:tc>
          <w:tcPr>
            <w:tcW w:w="4642" w:type="dxa"/>
            <w:tcBorders>
              <w:top w:val="nil"/>
              <w:left w:val="single" w:sz="8" w:space="0" w:color="auto"/>
              <w:bottom w:val="single" w:sz="4" w:space="0" w:color="auto"/>
              <w:right w:val="single" w:sz="4" w:space="0" w:color="auto"/>
            </w:tcBorders>
          </w:tcPr>
          <w:p w14:paraId="0B08CAB1"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גמר צבע כולל צבע חוץ</w:t>
            </w:r>
          </w:p>
        </w:tc>
        <w:tc>
          <w:tcPr>
            <w:tcW w:w="1180" w:type="dxa"/>
            <w:tcBorders>
              <w:top w:val="nil"/>
              <w:left w:val="single" w:sz="4" w:space="0" w:color="auto"/>
              <w:bottom w:val="single" w:sz="4" w:space="0" w:color="auto"/>
              <w:right w:val="single" w:sz="4" w:space="0" w:color="auto"/>
            </w:tcBorders>
          </w:tcPr>
          <w:p w14:paraId="6B54AA2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1.50%</w:t>
            </w:r>
          </w:p>
        </w:tc>
        <w:tc>
          <w:tcPr>
            <w:tcW w:w="835" w:type="dxa"/>
            <w:tcBorders>
              <w:top w:val="nil"/>
              <w:left w:val="single" w:sz="4" w:space="0" w:color="auto"/>
              <w:bottom w:val="single" w:sz="4" w:space="0" w:color="auto"/>
              <w:right w:val="nil"/>
            </w:tcBorders>
            <w:shd w:val="clear" w:color="auto" w:fill="C0C0C0"/>
          </w:tcPr>
          <w:p w14:paraId="2A10DA2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638D3246"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3ACEA52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tcPr>
          <w:p w14:paraId="24A2E7C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18A31EAE"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44DCBB1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630194C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4EB57E1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23B241F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0899A13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08CB41F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1060" w:type="dxa"/>
            <w:tcBorders>
              <w:top w:val="nil"/>
              <w:left w:val="single" w:sz="4" w:space="0" w:color="auto"/>
              <w:bottom w:val="single" w:sz="4" w:space="0" w:color="auto"/>
              <w:right w:val="single" w:sz="8" w:space="0" w:color="auto"/>
            </w:tcBorders>
            <w:noWrap/>
            <w:vAlign w:val="bottom"/>
          </w:tcPr>
          <w:p w14:paraId="78AF031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100.00%</w:t>
            </w:r>
          </w:p>
        </w:tc>
      </w:tr>
      <w:tr w:rsidR="00E56613" w:rsidRPr="00E56613" w14:paraId="1A28E6F0" w14:textId="77777777" w:rsidTr="00865F43">
        <w:trPr>
          <w:trHeight w:val="315"/>
        </w:trPr>
        <w:tc>
          <w:tcPr>
            <w:tcW w:w="4642" w:type="dxa"/>
            <w:tcBorders>
              <w:top w:val="single" w:sz="4" w:space="0" w:color="auto"/>
              <w:left w:val="single" w:sz="4" w:space="0" w:color="auto"/>
              <w:bottom w:val="single" w:sz="4" w:space="0" w:color="auto"/>
              <w:right w:val="single" w:sz="4" w:space="0" w:color="auto"/>
            </w:tcBorders>
          </w:tcPr>
          <w:p w14:paraId="0D64384C"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גמר הרכבת ארונות מטבח,אמבטיה ומשטחי עבודה</w:t>
            </w:r>
          </w:p>
        </w:tc>
        <w:tc>
          <w:tcPr>
            <w:tcW w:w="1180" w:type="dxa"/>
            <w:tcBorders>
              <w:top w:val="single" w:sz="4" w:space="0" w:color="auto"/>
              <w:left w:val="single" w:sz="4" w:space="0" w:color="auto"/>
              <w:bottom w:val="single" w:sz="4" w:space="0" w:color="auto"/>
              <w:right w:val="single" w:sz="4" w:space="0" w:color="auto"/>
            </w:tcBorders>
          </w:tcPr>
          <w:p w14:paraId="58D081F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1.50%</w:t>
            </w:r>
          </w:p>
        </w:tc>
        <w:tc>
          <w:tcPr>
            <w:tcW w:w="835" w:type="dxa"/>
            <w:tcBorders>
              <w:top w:val="single" w:sz="4" w:space="0" w:color="auto"/>
              <w:left w:val="single" w:sz="4" w:space="0" w:color="auto"/>
              <w:bottom w:val="single" w:sz="4" w:space="0" w:color="auto"/>
              <w:right w:val="single" w:sz="4" w:space="0" w:color="auto"/>
            </w:tcBorders>
            <w:shd w:val="clear" w:color="auto" w:fill="C0C0C0"/>
          </w:tcPr>
          <w:p w14:paraId="5216D01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single" w:sz="4" w:space="0" w:color="auto"/>
              <w:left w:val="single" w:sz="4" w:space="0" w:color="auto"/>
              <w:bottom w:val="single" w:sz="4" w:space="0" w:color="auto"/>
              <w:right w:val="single" w:sz="4" w:space="0" w:color="auto"/>
            </w:tcBorders>
            <w:shd w:val="clear" w:color="auto" w:fill="C0C0C0"/>
          </w:tcPr>
          <w:p w14:paraId="50393F98"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single" w:sz="4" w:space="0" w:color="auto"/>
              <w:left w:val="single" w:sz="4" w:space="0" w:color="auto"/>
              <w:bottom w:val="single" w:sz="4" w:space="0" w:color="auto"/>
              <w:right w:val="single" w:sz="4" w:space="0" w:color="auto"/>
            </w:tcBorders>
            <w:shd w:val="clear" w:color="auto" w:fill="C0C0C0"/>
          </w:tcPr>
          <w:p w14:paraId="3F498A2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single" w:sz="4" w:space="0" w:color="auto"/>
              <w:left w:val="single" w:sz="4" w:space="0" w:color="auto"/>
              <w:bottom w:val="single" w:sz="4" w:space="0" w:color="auto"/>
              <w:right w:val="single" w:sz="4" w:space="0" w:color="auto"/>
            </w:tcBorders>
          </w:tcPr>
          <w:p w14:paraId="0344DAA6"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single" w:sz="4" w:space="0" w:color="auto"/>
              <w:left w:val="single" w:sz="4" w:space="0" w:color="auto"/>
              <w:bottom w:val="single" w:sz="4" w:space="0" w:color="auto"/>
              <w:right w:val="single" w:sz="4" w:space="0" w:color="auto"/>
            </w:tcBorders>
          </w:tcPr>
          <w:p w14:paraId="0384D0C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single" w:sz="4" w:space="0" w:color="auto"/>
              <w:left w:val="single" w:sz="4" w:space="0" w:color="auto"/>
              <w:bottom w:val="single" w:sz="4" w:space="0" w:color="auto"/>
              <w:right w:val="single" w:sz="4" w:space="0" w:color="auto"/>
            </w:tcBorders>
          </w:tcPr>
          <w:p w14:paraId="194AE852"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single" w:sz="4" w:space="0" w:color="auto"/>
              <w:left w:val="single" w:sz="4" w:space="0" w:color="auto"/>
              <w:bottom w:val="single" w:sz="4" w:space="0" w:color="auto"/>
              <w:right w:val="single" w:sz="4" w:space="0" w:color="auto"/>
            </w:tcBorders>
          </w:tcPr>
          <w:p w14:paraId="69BF63D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single" w:sz="4" w:space="0" w:color="auto"/>
              <w:left w:val="single" w:sz="4" w:space="0" w:color="auto"/>
              <w:bottom w:val="single" w:sz="4" w:space="0" w:color="auto"/>
              <w:right w:val="single" w:sz="4" w:space="0" w:color="auto"/>
            </w:tcBorders>
          </w:tcPr>
          <w:p w14:paraId="6E6582A2"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single" w:sz="4" w:space="0" w:color="auto"/>
              <w:left w:val="single" w:sz="4" w:space="0" w:color="auto"/>
              <w:bottom w:val="single" w:sz="4" w:space="0" w:color="auto"/>
              <w:right w:val="single" w:sz="4" w:space="0" w:color="auto"/>
            </w:tcBorders>
          </w:tcPr>
          <w:p w14:paraId="4751757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single" w:sz="4" w:space="0" w:color="auto"/>
              <w:left w:val="single" w:sz="4" w:space="0" w:color="auto"/>
              <w:bottom w:val="single" w:sz="4" w:space="0" w:color="auto"/>
              <w:right w:val="single" w:sz="4" w:space="0" w:color="auto"/>
            </w:tcBorders>
          </w:tcPr>
          <w:p w14:paraId="1B133BCE"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single" w:sz="4" w:space="0" w:color="auto"/>
              <w:left w:val="single" w:sz="4" w:space="0" w:color="auto"/>
              <w:bottom w:val="single" w:sz="4" w:space="0" w:color="auto"/>
              <w:right w:val="single" w:sz="4" w:space="0" w:color="auto"/>
            </w:tcBorders>
          </w:tcPr>
          <w:p w14:paraId="4BEA19D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1060" w:type="dxa"/>
            <w:tcBorders>
              <w:top w:val="single" w:sz="4" w:space="0" w:color="auto"/>
              <w:left w:val="single" w:sz="4" w:space="0" w:color="auto"/>
              <w:bottom w:val="single" w:sz="4" w:space="0" w:color="auto"/>
              <w:right w:val="single" w:sz="4" w:space="0" w:color="auto"/>
            </w:tcBorders>
            <w:noWrap/>
            <w:vAlign w:val="bottom"/>
          </w:tcPr>
          <w:p w14:paraId="6EED217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100.00%</w:t>
            </w:r>
          </w:p>
        </w:tc>
      </w:tr>
      <w:tr w:rsidR="00E56613" w:rsidRPr="00E56613" w14:paraId="36B99344" w14:textId="77777777" w:rsidTr="00865F43">
        <w:trPr>
          <w:trHeight w:val="315"/>
        </w:trPr>
        <w:tc>
          <w:tcPr>
            <w:tcW w:w="4642" w:type="dxa"/>
            <w:tcBorders>
              <w:top w:val="nil"/>
              <w:left w:val="single" w:sz="8" w:space="0" w:color="auto"/>
              <w:bottom w:val="single" w:sz="4" w:space="0" w:color="auto"/>
              <w:right w:val="single" w:sz="4" w:space="0" w:color="auto"/>
            </w:tcBorders>
          </w:tcPr>
          <w:p w14:paraId="2E303478"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 xml:space="preserve">גמר מחסנים </w:t>
            </w:r>
          </w:p>
        </w:tc>
        <w:tc>
          <w:tcPr>
            <w:tcW w:w="1180" w:type="dxa"/>
            <w:tcBorders>
              <w:top w:val="nil"/>
              <w:left w:val="single" w:sz="4" w:space="0" w:color="auto"/>
              <w:bottom w:val="single" w:sz="4" w:space="0" w:color="auto"/>
              <w:right w:val="single" w:sz="4" w:space="0" w:color="auto"/>
            </w:tcBorders>
          </w:tcPr>
          <w:p w14:paraId="0A59AAA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835" w:type="dxa"/>
            <w:tcBorders>
              <w:top w:val="nil"/>
              <w:left w:val="single" w:sz="4" w:space="0" w:color="auto"/>
              <w:bottom w:val="single" w:sz="4" w:space="0" w:color="auto"/>
              <w:right w:val="single" w:sz="4" w:space="0" w:color="auto"/>
            </w:tcBorders>
            <w:shd w:val="clear" w:color="auto" w:fill="C0C0C0"/>
          </w:tcPr>
          <w:p w14:paraId="2CF5627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tcPr>
          <w:p w14:paraId="5CCF9B9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238FDAD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60CA9FA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shd w:val="clear" w:color="auto" w:fill="C0C0C0"/>
          </w:tcPr>
          <w:p w14:paraId="585AA832"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28F375A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1EF592A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4E08350F"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2BE86E3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0ED93828"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3E4C19E4"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1060" w:type="dxa"/>
            <w:tcBorders>
              <w:top w:val="nil"/>
              <w:left w:val="single" w:sz="4" w:space="0" w:color="auto"/>
              <w:bottom w:val="single" w:sz="4" w:space="0" w:color="auto"/>
              <w:right w:val="single" w:sz="8" w:space="0" w:color="auto"/>
            </w:tcBorders>
            <w:noWrap/>
            <w:vAlign w:val="bottom"/>
          </w:tcPr>
          <w:p w14:paraId="088A24F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100.00%</w:t>
            </w:r>
          </w:p>
        </w:tc>
      </w:tr>
    </w:tbl>
    <w:p w14:paraId="085368A1" w14:textId="77777777" w:rsidR="00E56613" w:rsidRPr="00E56613" w:rsidRDefault="00E56613" w:rsidP="00E56613">
      <w:pPr>
        <w:spacing w:before="0" w:beforeAutospacing="0" w:after="0" w:afterAutospacing="0" w:line="360" w:lineRule="auto"/>
        <w:jc w:val="both"/>
        <w:rPr>
          <w:rFonts w:ascii="David" w:eastAsia="Times New Roman" w:hAnsi="David" w:cs="David"/>
          <w:sz w:val="26"/>
          <w:szCs w:val="26"/>
          <w:rtl/>
        </w:rPr>
      </w:pPr>
      <w:r w:rsidRPr="00E56613">
        <w:rPr>
          <w:rFonts w:ascii="David" w:eastAsia="Times New Roman" w:hAnsi="David" w:cs="David"/>
          <w:sz w:val="26"/>
          <w:szCs w:val="26"/>
          <w:rtl/>
        </w:rPr>
        <w:br w:type="page"/>
      </w:r>
    </w:p>
    <w:tbl>
      <w:tblPr>
        <w:bidiVisual/>
        <w:tblW w:w="15281" w:type="dxa"/>
        <w:tblInd w:w="-814" w:type="dxa"/>
        <w:tblLook w:val="0000" w:firstRow="0" w:lastRow="0" w:firstColumn="0" w:lastColumn="0" w:noHBand="0" w:noVBand="0"/>
      </w:tblPr>
      <w:tblGrid>
        <w:gridCol w:w="5060"/>
        <w:gridCol w:w="881"/>
        <w:gridCol w:w="1000"/>
        <w:gridCol w:w="728"/>
        <w:gridCol w:w="728"/>
        <w:gridCol w:w="728"/>
        <w:gridCol w:w="728"/>
        <w:gridCol w:w="728"/>
        <w:gridCol w:w="728"/>
        <w:gridCol w:w="728"/>
        <w:gridCol w:w="728"/>
        <w:gridCol w:w="728"/>
        <w:gridCol w:w="728"/>
        <w:gridCol w:w="1060"/>
      </w:tblGrid>
      <w:tr w:rsidR="00E56613" w:rsidRPr="00E56613" w14:paraId="1616245D" w14:textId="77777777" w:rsidTr="00865F43">
        <w:trPr>
          <w:trHeight w:val="403"/>
        </w:trPr>
        <w:tc>
          <w:tcPr>
            <w:tcW w:w="5060" w:type="dxa"/>
            <w:tcBorders>
              <w:top w:val="single" w:sz="8" w:space="0" w:color="auto"/>
              <w:left w:val="single" w:sz="8" w:space="0" w:color="auto"/>
              <w:bottom w:val="single" w:sz="4" w:space="0" w:color="auto"/>
              <w:right w:val="single" w:sz="4" w:space="0" w:color="auto"/>
            </w:tcBorders>
            <w:noWrap/>
          </w:tcPr>
          <w:p w14:paraId="02E1A290" w14:textId="77777777" w:rsidR="00E56613" w:rsidRPr="00E56613" w:rsidRDefault="00E56613" w:rsidP="00E56613">
            <w:pPr>
              <w:spacing w:before="0" w:beforeAutospacing="0" w:after="0" w:afterAutospacing="0" w:line="240" w:lineRule="auto"/>
              <w:rPr>
                <w:rFonts w:ascii="David" w:eastAsia="Times New Roman" w:hAnsi="David" w:cs="David"/>
                <w:b/>
                <w:bCs/>
                <w:sz w:val="24"/>
                <w:szCs w:val="24"/>
                <w:rtl/>
              </w:rPr>
            </w:pPr>
            <w:r w:rsidRPr="00E56613">
              <w:rPr>
                <w:rFonts w:ascii="David" w:eastAsia="Times New Roman" w:hAnsi="David" w:cs="David"/>
                <w:b/>
                <w:bCs/>
                <w:sz w:val="24"/>
                <w:szCs w:val="24"/>
                <w:rtl/>
              </w:rPr>
              <w:lastRenderedPageBreak/>
              <w:t>ת</w:t>
            </w:r>
            <w:r w:rsidR="00865F43">
              <w:rPr>
                <w:rFonts w:ascii="David" w:eastAsia="Times New Roman" w:hAnsi="David" w:cs="David" w:hint="cs"/>
                <w:b/>
                <w:bCs/>
                <w:sz w:val="24"/>
                <w:szCs w:val="24"/>
                <w:rtl/>
              </w:rPr>
              <w:t>י</w:t>
            </w:r>
            <w:r w:rsidRPr="00E56613">
              <w:rPr>
                <w:rFonts w:ascii="David" w:eastAsia="Times New Roman" w:hAnsi="David" w:cs="David"/>
                <w:b/>
                <w:bCs/>
                <w:sz w:val="24"/>
                <w:szCs w:val="24"/>
                <w:rtl/>
              </w:rPr>
              <w:t>אור העבודה</w:t>
            </w:r>
          </w:p>
        </w:tc>
        <w:tc>
          <w:tcPr>
            <w:tcW w:w="881" w:type="dxa"/>
            <w:tcBorders>
              <w:top w:val="single" w:sz="8" w:space="0" w:color="auto"/>
              <w:left w:val="single" w:sz="4" w:space="0" w:color="auto"/>
              <w:bottom w:val="single" w:sz="8" w:space="0" w:color="auto"/>
              <w:right w:val="single" w:sz="4" w:space="0" w:color="auto"/>
            </w:tcBorders>
          </w:tcPr>
          <w:p w14:paraId="25261906" w14:textId="77777777" w:rsidR="00E56613" w:rsidRPr="00E56613" w:rsidRDefault="00E56613" w:rsidP="00E56613">
            <w:pPr>
              <w:spacing w:before="0" w:beforeAutospacing="0" w:after="0" w:afterAutospacing="0" w:line="240" w:lineRule="auto"/>
              <w:jc w:val="center"/>
              <w:rPr>
                <w:rFonts w:ascii="David" w:eastAsia="Times New Roman" w:hAnsi="David" w:cs="David"/>
                <w:b/>
                <w:bCs/>
                <w:sz w:val="20"/>
                <w:szCs w:val="20"/>
              </w:rPr>
            </w:pPr>
            <w:r w:rsidRPr="00E56613">
              <w:rPr>
                <w:rFonts w:ascii="David" w:eastAsia="Times New Roman" w:hAnsi="David" w:cs="David"/>
                <w:b/>
                <w:bCs/>
                <w:sz w:val="20"/>
                <w:szCs w:val="20"/>
                <w:rtl/>
              </w:rPr>
              <w:t> </w:t>
            </w:r>
          </w:p>
        </w:tc>
        <w:tc>
          <w:tcPr>
            <w:tcW w:w="1000" w:type="dxa"/>
            <w:tcBorders>
              <w:top w:val="single" w:sz="8" w:space="0" w:color="auto"/>
              <w:left w:val="single" w:sz="4" w:space="0" w:color="auto"/>
              <w:bottom w:val="single" w:sz="4" w:space="0" w:color="auto"/>
              <w:right w:val="single" w:sz="4" w:space="0" w:color="auto"/>
            </w:tcBorders>
            <w:noWrap/>
          </w:tcPr>
          <w:p w14:paraId="419AC330" w14:textId="77777777" w:rsidR="00E56613" w:rsidRPr="00E56613" w:rsidRDefault="00E56613" w:rsidP="00E56613">
            <w:pPr>
              <w:spacing w:before="0" w:beforeAutospacing="0" w:after="0" w:afterAutospacing="0" w:line="240" w:lineRule="auto"/>
              <w:rPr>
                <w:rFonts w:ascii="David" w:eastAsia="Times New Roman" w:hAnsi="David" w:cs="David"/>
                <w:b/>
                <w:bCs/>
              </w:rPr>
            </w:pPr>
            <w:r w:rsidRPr="00E56613">
              <w:rPr>
                <w:rFonts w:ascii="David" w:eastAsia="Times New Roman" w:hAnsi="David" w:cs="David"/>
                <w:b/>
                <w:bCs/>
                <w:rtl/>
              </w:rPr>
              <w:t>כללי לבניין</w:t>
            </w:r>
          </w:p>
        </w:tc>
        <w:tc>
          <w:tcPr>
            <w:tcW w:w="728" w:type="dxa"/>
            <w:tcBorders>
              <w:top w:val="single" w:sz="8" w:space="0" w:color="auto"/>
              <w:left w:val="single" w:sz="4" w:space="0" w:color="auto"/>
              <w:bottom w:val="single" w:sz="4" w:space="0" w:color="auto"/>
              <w:right w:val="single" w:sz="4" w:space="0" w:color="auto"/>
            </w:tcBorders>
            <w:noWrap/>
          </w:tcPr>
          <w:p w14:paraId="693EE845" w14:textId="77777777" w:rsidR="00E56613" w:rsidRPr="00E56613" w:rsidRDefault="00E56613" w:rsidP="00E56613">
            <w:pPr>
              <w:spacing w:before="0" w:beforeAutospacing="0" w:after="0" w:afterAutospacing="0" w:line="240" w:lineRule="auto"/>
              <w:rPr>
                <w:rFonts w:ascii="David" w:eastAsia="Times New Roman" w:hAnsi="David" w:cs="David"/>
                <w:b/>
                <w:bCs/>
              </w:rPr>
            </w:pPr>
            <w:r w:rsidRPr="00E56613">
              <w:rPr>
                <w:rFonts w:ascii="David" w:eastAsia="Times New Roman" w:hAnsi="David" w:cs="David"/>
                <w:b/>
                <w:bCs/>
                <w:rtl/>
              </w:rPr>
              <w:t>מרתף</w:t>
            </w:r>
          </w:p>
        </w:tc>
        <w:tc>
          <w:tcPr>
            <w:tcW w:w="728" w:type="dxa"/>
            <w:tcBorders>
              <w:top w:val="single" w:sz="8" w:space="0" w:color="auto"/>
              <w:left w:val="single" w:sz="4" w:space="0" w:color="auto"/>
              <w:bottom w:val="single" w:sz="4" w:space="0" w:color="auto"/>
              <w:right w:val="single" w:sz="4" w:space="0" w:color="auto"/>
            </w:tcBorders>
            <w:noWrap/>
          </w:tcPr>
          <w:p w14:paraId="2D61851F" w14:textId="77777777" w:rsidR="00E56613" w:rsidRPr="00E56613" w:rsidRDefault="00E56613" w:rsidP="00E56613">
            <w:pPr>
              <w:spacing w:before="0" w:beforeAutospacing="0" w:after="0" w:afterAutospacing="0" w:line="240" w:lineRule="auto"/>
              <w:rPr>
                <w:rFonts w:ascii="David" w:eastAsia="Times New Roman" w:hAnsi="David" w:cs="David"/>
                <w:b/>
                <w:bCs/>
              </w:rPr>
            </w:pPr>
            <w:r w:rsidRPr="00E56613">
              <w:rPr>
                <w:rFonts w:ascii="David" w:eastAsia="Times New Roman" w:hAnsi="David" w:cs="David"/>
                <w:b/>
                <w:bCs/>
                <w:rtl/>
              </w:rPr>
              <w:t xml:space="preserve">כניסה </w:t>
            </w:r>
          </w:p>
        </w:tc>
        <w:tc>
          <w:tcPr>
            <w:tcW w:w="728" w:type="dxa"/>
            <w:tcBorders>
              <w:top w:val="single" w:sz="8" w:space="0" w:color="auto"/>
              <w:left w:val="single" w:sz="4" w:space="0" w:color="auto"/>
              <w:bottom w:val="single" w:sz="4" w:space="0" w:color="auto"/>
              <w:right w:val="single" w:sz="4" w:space="0" w:color="auto"/>
            </w:tcBorders>
            <w:noWrap/>
          </w:tcPr>
          <w:p w14:paraId="113CB8E0" w14:textId="77777777" w:rsidR="00E56613" w:rsidRPr="00E56613" w:rsidRDefault="00E56613" w:rsidP="00E56613">
            <w:pPr>
              <w:spacing w:before="0" w:beforeAutospacing="0" w:after="0" w:afterAutospacing="0" w:line="240" w:lineRule="auto"/>
              <w:rPr>
                <w:rFonts w:ascii="David" w:eastAsia="Times New Roman" w:hAnsi="David" w:cs="David"/>
                <w:b/>
                <w:bCs/>
              </w:rPr>
            </w:pPr>
            <w:r w:rsidRPr="00E56613">
              <w:rPr>
                <w:rFonts w:ascii="David" w:eastAsia="Times New Roman" w:hAnsi="David" w:cs="David"/>
                <w:b/>
                <w:bCs/>
                <w:rtl/>
              </w:rPr>
              <w:t>גלריה</w:t>
            </w:r>
          </w:p>
        </w:tc>
        <w:tc>
          <w:tcPr>
            <w:tcW w:w="728" w:type="dxa"/>
            <w:tcBorders>
              <w:top w:val="single" w:sz="8" w:space="0" w:color="auto"/>
              <w:left w:val="single" w:sz="4" w:space="0" w:color="auto"/>
              <w:bottom w:val="single" w:sz="4" w:space="0" w:color="auto"/>
              <w:right w:val="single" w:sz="4" w:space="0" w:color="auto"/>
            </w:tcBorders>
          </w:tcPr>
          <w:p w14:paraId="618D2F35" w14:textId="77777777" w:rsidR="00E56613" w:rsidRPr="00E56613" w:rsidRDefault="00E56613" w:rsidP="00E56613">
            <w:pPr>
              <w:spacing w:before="0" w:beforeAutospacing="0" w:after="0" w:afterAutospacing="0" w:line="240" w:lineRule="auto"/>
              <w:rPr>
                <w:rFonts w:ascii="David" w:eastAsia="Times New Roman" w:hAnsi="David" w:cs="David"/>
                <w:b/>
                <w:bCs/>
              </w:rPr>
            </w:pPr>
            <w:r w:rsidRPr="00E56613">
              <w:rPr>
                <w:rFonts w:ascii="David" w:eastAsia="Times New Roman" w:hAnsi="David" w:cs="David"/>
                <w:b/>
                <w:bCs/>
                <w:rtl/>
              </w:rPr>
              <w:t>קומה 1</w:t>
            </w:r>
          </w:p>
        </w:tc>
        <w:tc>
          <w:tcPr>
            <w:tcW w:w="728" w:type="dxa"/>
            <w:tcBorders>
              <w:top w:val="single" w:sz="8" w:space="0" w:color="auto"/>
              <w:left w:val="single" w:sz="4" w:space="0" w:color="auto"/>
              <w:bottom w:val="single" w:sz="4" w:space="0" w:color="auto"/>
              <w:right w:val="single" w:sz="4" w:space="0" w:color="auto"/>
            </w:tcBorders>
          </w:tcPr>
          <w:p w14:paraId="0058E930" w14:textId="77777777" w:rsidR="00E56613" w:rsidRPr="00E56613" w:rsidRDefault="00E56613" w:rsidP="00E56613">
            <w:pPr>
              <w:spacing w:before="0" w:beforeAutospacing="0" w:after="0" w:afterAutospacing="0" w:line="240" w:lineRule="auto"/>
              <w:rPr>
                <w:rFonts w:ascii="David" w:eastAsia="Times New Roman" w:hAnsi="David" w:cs="David"/>
                <w:b/>
                <w:bCs/>
              </w:rPr>
            </w:pPr>
            <w:r w:rsidRPr="00E56613">
              <w:rPr>
                <w:rFonts w:ascii="David" w:eastAsia="Times New Roman" w:hAnsi="David" w:cs="David"/>
                <w:b/>
                <w:bCs/>
                <w:rtl/>
              </w:rPr>
              <w:t>קומה 2</w:t>
            </w:r>
          </w:p>
        </w:tc>
        <w:tc>
          <w:tcPr>
            <w:tcW w:w="728" w:type="dxa"/>
            <w:tcBorders>
              <w:top w:val="single" w:sz="8" w:space="0" w:color="auto"/>
              <w:left w:val="single" w:sz="4" w:space="0" w:color="auto"/>
              <w:bottom w:val="single" w:sz="4" w:space="0" w:color="auto"/>
              <w:right w:val="single" w:sz="4" w:space="0" w:color="auto"/>
            </w:tcBorders>
          </w:tcPr>
          <w:p w14:paraId="6DF67D3F" w14:textId="77777777" w:rsidR="00E56613" w:rsidRPr="00E56613" w:rsidRDefault="00E56613" w:rsidP="00E56613">
            <w:pPr>
              <w:spacing w:before="0" w:beforeAutospacing="0" w:after="0" w:afterAutospacing="0" w:line="240" w:lineRule="auto"/>
              <w:rPr>
                <w:rFonts w:ascii="David" w:eastAsia="Times New Roman" w:hAnsi="David" w:cs="David"/>
                <w:b/>
                <w:bCs/>
              </w:rPr>
            </w:pPr>
            <w:r w:rsidRPr="00E56613">
              <w:rPr>
                <w:rFonts w:ascii="David" w:eastAsia="Times New Roman" w:hAnsi="David" w:cs="David"/>
                <w:b/>
                <w:bCs/>
                <w:rtl/>
              </w:rPr>
              <w:t>קומה 3</w:t>
            </w:r>
          </w:p>
        </w:tc>
        <w:tc>
          <w:tcPr>
            <w:tcW w:w="728" w:type="dxa"/>
            <w:tcBorders>
              <w:top w:val="single" w:sz="8" w:space="0" w:color="auto"/>
              <w:left w:val="single" w:sz="4" w:space="0" w:color="auto"/>
              <w:bottom w:val="single" w:sz="4" w:space="0" w:color="auto"/>
              <w:right w:val="single" w:sz="4" w:space="0" w:color="auto"/>
            </w:tcBorders>
          </w:tcPr>
          <w:p w14:paraId="242FDD8A" w14:textId="77777777" w:rsidR="00E56613" w:rsidRPr="00E56613" w:rsidRDefault="00E56613" w:rsidP="00E56613">
            <w:pPr>
              <w:spacing w:before="0" w:beforeAutospacing="0" w:after="0" w:afterAutospacing="0" w:line="240" w:lineRule="auto"/>
              <w:rPr>
                <w:rFonts w:ascii="David" w:eastAsia="Times New Roman" w:hAnsi="David" w:cs="David"/>
                <w:b/>
                <w:bCs/>
              </w:rPr>
            </w:pPr>
            <w:r w:rsidRPr="00E56613">
              <w:rPr>
                <w:rFonts w:ascii="David" w:eastAsia="Times New Roman" w:hAnsi="David" w:cs="David"/>
                <w:b/>
                <w:bCs/>
                <w:rtl/>
              </w:rPr>
              <w:t>קומה 4</w:t>
            </w:r>
          </w:p>
        </w:tc>
        <w:tc>
          <w:tcPr>
            <w:tcW w:w="728" w:type="dxa"/>
            <w:tcBorders>
              <w:top w:val="single" w:sz="8" w:space="0" w:color="auto"/>
              <w:left w:val="single" w:sz="4" w:space="0" w:color="auto"/>
              <w:bottom w:val="single" w:sz="4" w:space="0" w:color="auto"/>
              <w:right w:val="single" w:sz="4" w:space="0" w:color="auto"/>
            </w:tcBorders>
          </w:tcPr>
          <w:p w14:paraId="5B52BE8A" w14:textId="77777777" w:rsidR="00E56613" w:rsidRPr="00E56613" w:rsidRDefault="00E56613" w:rsidP="00E56613">
            <w:pPr>
              <w:spacing w:before="0" w:beforeAutospacing="0" w:after="0" w:afterAutospacing="0" w:line="240" w:lineRule="auto"/>
              <w:rPr>
                <w:rFonts w:ascii="David" w:eastAsia="Times New Roman" w:hAnsi="David" w:cs="David"/>
                <w:b/>
                <w:bCs/>
              </w:rPr>
            </w:pPr>
            <w:r w:rsidRPr="00E56613">
              <w:rPr>
                <w:rFonts w:ascii="David" w:eastAsia="Times New Roman" w:hAnsi="David" w:cs="David"/>
                <w:b/>
                <w:bCs/>
                <w:rtl/>
              </w:rPr>
              <w:t>קומה 5</w:t>
            </w:r>
          </w:p>
        </w:tc>
        <w:tc>
          <w:tcPr>
            <w:tcW w:w="728" w:type="dxa"/>
            <w:tcBorders>
              <w:top w:val="single" w:sz="8" w:space="0" w:color="auto"/>
              <w:left w:val="single" w:sz="4" w:space="0" w:color="auto"/>
              <w:bottom w:val="single" w:sz="4" w:space="0" w:color="auto"/>
              <w:right w:val="single" w:sz="4" w:space="0" w:color="auto"/>
            </w:tcBorders>
          </w:tcPr>
          <w:p w14:paraId="106491F2" w14:textId="77777777" w:rsidR="00E56613" w:rsidRPr="00E56613" w:rsidRDefault="00E56613" w:rsidP="00E56613">
            <w:pPr>
              <w:spacing w:before="0" w:beforeAutospacing="0" w:after="0" w:afterAutospacing="0" w:line="240" w:lineRule="auto"/>
              <w:rPr>
                <w:rFonts w:ascii="David" w:eastAsia="Times New Roman" w:hAnsi="David" w:cs="David"/>
                <w:b/>
                <w:bCs/>
              </w:rPr>
            </w:pPr>
            <w:r w:rsidRPr="00E56613">
              <w:rPr>
                <w:rFonts w:ascii="David" w:eastAsia="Times New Roman" w:hAnsi="David" w:cs="David"/>
                <w:b/>
                <w:bCs/>
                <w:rtl/>
              </w:rPr>
              <w:t>קומה 6</w:t>
            </w:r>
          </w:p>
        </w:tc>
        <w:tc>
          <w:tcPr>
            <w:tcW w:w="728" w:type="dxa"/>
            <w:tcBorders>
              <w:top w:val="single" w:sz="8" w:space="0" w:color="auto"/>
              <w:left w:val="single" w:sz="4" w:space="0" w:color="auto"/>
              <w:bottom w:val="single" w:sz="4" w:space="0" w:color="auto"/>
              <w:right w:val="single" w:sz="4" w:space="0" w:color="auto"/>
            </w:tcBorders>
          </w:tcPr>
          <w:p w14:paraId="7D3FB445" w14:textId="77777777" w:rsidR="00E56613" w:rsidRPr="00E56613" w:rsidRDefault="00E56613" w:rsidP="00E56613">
            <w:pPr>
              <w:spacing w:before="0" w:beforeAutospacing="0" w:after="0" w:afterAutospacing="0" w:line="240" w:lineRule="auto"/>
              <w:rPr>
                <w:rFonts w:ascii="David" w:eastAsia="Times New Roman" w:hAnsi="David" w:cs="David"/>
                <w:b/>
                <w:bCs/>
              </w:rPr>
            </w:pPr>
            <w:r w:rsidRPr="00E56613">
              <w:rPr>
                <w:rFonts w:ascii="David" w:eastAsia="Times New Roman" w:hAnsi="David" w:cs="David"/>
                <w:b/>
                <w:bCs/>
                <w:rtl/>
              </w:rPr>
              <w:t>קומה 7</w:t>
            </w:r>
          </w:p>
        </w:tc>
        <w:tc>
          <w:tcPr>
            <w:tcW w:w="1060" w:type="dxa"/>
            <w:tcBorders>
              <w:top w:val="single" w:sz="8" w:space="0" w:color="auto"/>
              <w:left w:val="single" w:sz="4" w:space="0" w:color="auto"/>
              <w:bottom w:val="single" w:sz="4" w:space="0" w:color="auto"/>
              <w:right w:val="single" w:sz="8" w:space="0" w:color="auto"/>
            </w:tcBorders>
            <w:noWrap/>
          </w:tcPr>
          <w:p w14:paraId="0FF3C696" w14:textId="77777777" w:rsidR="00E56613" w:rsidRPr="00E56613" w:rsidRDefault="00E56613" w:rsidP="00E56613">
            <w:pPr>
              <w:spacing w:before="0" w:beforeAutospacing="0" w:after="0" w:afterAutospacing="0" w:line="240" w:lineRule="auto"/>
              <w:rPr>
                <w:rFonts w:ascii="David" w:eastAsia="Times New Roman" w:hAnsi="David" w:cs="David"/>
                <w:b/>
                <w:bCs/>
              </w:rPr>
            </w:pPr>
            <w:r w:rsidRPr="00E56613">
              <w:rPr>
                <w:rFonts w:ascii="David" w:eastAsia="Times New Roman" w:hAnsi="David" w:cs="David"/>
                <w:b/>
                <w:bCs/>
                <w:rtl/>
              </w:rPr>
              <w:t>ביצוע לשלב</w:t>
            </w:r>
          </w:p>
        </w:tc>
      </w:tr>
      <w:tr w:rsidR="00E56613" w:rsidRPr="00E56613" w14:paraId="13F47EC0" w14:textId="77777777" w:rsidTr="00865F43">
        <w:trPr>
          <w:trHeight w:val="315"/>
        </w:trPr>
        <w:tc>
          <w:tcPr>
            <w:tcW w:w="5060" w:type="dxa"/>
            <w:tcBorders>
              <w:top w:val="nil"/>
              <w:left w:val="single" w:sz="8" w:space="0" w:color="auto"/>
              <w:bottom w:val="single" w:sz="4" w:space="0" w:color="auto"/>
              <w:right w:val="single" w:sz="4" w:space="0" w:color="auto"/>
            </w:tcBorders>
          </w:tcPr>
          <w:p w14:paraId="6A7DBC47"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גמר עבודות במבואות גלריה, כניסה ומרתף</w:t>
            </w:r>
          </w:p>
        </w:tc>
        <w:tc>
          <w:tcPr>
            <w:tcW w:w="881" w:type="dxa"/>
            <w:tcBorders>
              <w:top w:val="nil"/>
              <w:left w:val="single" w:sz="4" w:space="0" w:color="auto"/>
              <w:bottom w:val="single" w:sz="4" w:space="0" w:color="auto"/>
              <w:right w:val="single" w:sz="4" w:space="0" w:color="auto"/>
            </w:tcBorders>
          </w:tcPr>
          <w:p w14:paraId="74ACEE58"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2.00%</w:t>
            </w:r>
          </w:p>
        </w:tc>
        <w:tc>
          <w:tcPr>
            <w:tcW w:w="1000" w:type="dxa"/>
            <w:tcBorders>
              <w:top w:val="nil"/>
              <w:left w:val="single" w:sz="4" w:space="0" w:color="auto"/>
              <w:bottom w:val="single" w:sz="4" w:space="0" w:color="auto"/>
              <w:right w:val="single" w:sz="4" w:space="0" w:color="auto"/>
            </w:tcBorders>
            <w:shd w:val="clear" w:color="auto" w:fill="C0C0C0"/>
          </w:tcPr>
          <w:p w14:paraId="29409E28"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tcPr>
          <w:p w14:paraId="2F00257F"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33AB3F1F"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4BA154C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99%</w:t>
            </w:r>
          </w:p>
        </w:tc>
        <w:tc>
          <w:tcPr>
            <w:tcW w:w="728" w:type="dxa"/>
            <w:tcBorders>
              <w:top w:val="nil"/>
              <w:left w:val="single" w:sz="4" w:space="0" w:color="auto"/>
              <w:bottom w:val="single" w:sz="4" w:space="0" w:color="auto"/>
              <w:right w:val="single" w:sz="4" w:space="0" w:color="auto"/>
            </w:tcBorders>
            <w:shd w:val="clear" w:color="auto" w:fill="C0C0C0"/>
          </w:tcPr>
          <w:p w14:paraId="073DA824"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636824BF"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2D56B204"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71F81C3E"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566059B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495F214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618D033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1060" w:type="dxa"/>
            <w:tcBorders>
              <w:top w:val="nil"/>
              <w:left w:val="single" w:sz="4" w:space="0" w:color="auto"/>
              <w:bottom w:val="single" w:sz="4" w:space="0" w:color="auto"/>
              <w:right w:val="single" w:sz="8" w:space="0" w:color="auto"/>
            </w:tcBorders>
            <w:noWrap/>
            <w:vAlign w:val="bottom"/>
          </w:tcPr>
          <w:p w14:paraId="79C19EC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99.67%</w:t>
            </w:r>
          </w:p>
        </w:tc>
      </w:tr>
      <w:tr w:rsidR="00E56613" w:rsidRPr="00E56613" w14:paraId="5D90007A" w14:textId="77777777" w:rsidTr="00865F43">
        <w:trPr>
          <w:trHeight w:val="315"/>
        </w:trPr>
        <w:tc>
          <w:tcPr>
            <w:tcW w:w="5060" w:type="dxa"/>
            <w:tcBorders>
              <w:top w:val="nil"/>
              <w:left w:val="single" w:sz="8" w:space="0" w:color="auto"/>
              <w:bottom w:val="single" w:sz="4" w:space="0" w:color="auto"/>
              <w:right w:val="single" w:sz="4" w:space="0" w:color="auto"/>
            </w:tcBorders>
          </w:tcPr>
          <w:p w14:paraId="25AF5269"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גמר חיבור לתשתיות חוץ</w:t>
            </w:r>
          </w:p>
        </w:tc>
        <w:tc>
          <w:tcPr>
            <w:tcW w:w="881" w:type="dxa"/>
            <w:tcBorders>
              <w:top w:val="nil"/>
              <w:left w:val="single" w:sz="4" w:space="0" w:color="auto"/>
              <w:bottom w:val="single" w:sz="4" w:space="0" w:color="auto"/>
              <w:right w:val="single" w:sz="4" w:space="0" w:color="auto"/>
            </w:tcBorders>
          </w:tcPr>
          <w:p w14:paraId="51F944A2"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0.50%</w:t>
            </w:r>
          </w:p>
        </w:tc>
        <w:tc>
          <w:tcPr>
            <w:tcW w:w="1000" w:type="dxa"/>
            <w:tcBorders>
              <w:top w:val="nil"/>
              <w:left w:val="single" w:sz="4" w:space="0" w:color="auto"/>
              <w:bottom w:val="single" w:sz="4" w:space="0" w:color="auto"/>
              <w:right w:val="single" w:sz="4" w:space="0" w:color="auto"/>
            </w:tcBorders>
          </w:tcPr>
          <w:p w14:paraId="62CAE76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shd w:val="clear" w:color="auto" w:fill="C0C0C0"/>
          </w:tcPr>
          <w:p w14:paraId="1D1CFBA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7BEEA182"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0CB6FDC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63317C9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7C85EF3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393717E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119DBE2F"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6B95D7CE"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6E84E5A8"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7B6B468E"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1060" w:type="dxa"/>
            <w:tcBorders>
              <w:top w:val="nil"/>
              <w:left w:val="single" w:sz="4" w:space="0" w:color="auto"/>
              <w:bottom w:val="single" w:sz="4" w:space="0" w:color="auto"/>
              <w:right w:val="single" w:sz="8" w:space="0" w:color="auto"/>
            </w:tcBorders>
            <w:noWrap/>
            <w:vAlign w:val="bottom"/>
          </w:tcPr>
          <w:p w14:paraId="5D7E9E6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100.00%</w:t>
            </w:r>
          </w:p>
        </w:tc>
      </w:tr>
      <w:tr w:rsidR="00E56613" w:rsidRPr="00E56613" w14:paraId="69F8D24F" w14:textId="77777777" w:rsidTr="00865F43">
        <w:trPr>
          <w:trHeight w:val="315"/>
        </w:trPr>
        <w:tc>
          <w:tcPr>
            <w:tcW w:w="5060" w:type="dxa"/>
            <w:tcBorders>
              <w:top w:val="nil"/>
              <w:left w:val="single" w:sz="8" w:space="0" w:color="auto"/>
              <w:bottom w:val="single" w:sz="4" w:space="0" w:color="auto"/>
              <w:right w:val="single" w:sz="4" w:space="0" w:color="auto"/>
            </w:tcBorders>
          </w:tcPr>
          <w:p w14:paraId="786F3C75"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גמר מערכות ציבוריות בבניין</w:t>
            </w:r>
          </w:p>
        </w:tc>
        <w:tc>
          <w:tcPr>
            <w:tcW w:w="881" w:type="dxa"/>
            <w:tcBorders>
              <w:top w:val="nil"/>
              <w:left w:val="single" w:sz="4" w:space="0" w:color="auto"/>
              <w:bottom w:val="single" w:sz="4" w:space="0" w:color="auto"/>
              <w:right w:val="single" w:sz="4" w:space="0" w:color="auto"/>
            </w:tcBorders>
          </w:tcPr>
          <w:p w14:paraId="5E6F432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5.00%</w:t>
            </w:r>
          </w:p>
        </w:tc>
        <w:tc>
          <w:tcPr>
            <w:tcW w:w="1000" w:type="dxa"/>
            <w:tcBorders>
              <w:top w:val="nil"/>
              <w:left w:val="single" w:sz="4" w:space="0" w:color="auto"/>
              <w:bottom w:val="single" w:sz="4" w:space="0" w:color="auto"/>
              <w:right w:val="single" w:sz="4" w:space="0" w:color="auto"/>
            </w:tcBorders>
            <w:shd w:val="clear" w:color="auto" w:fill="C0C0C0"/>
          </w:tcPr>
          <w:p w14:paraId="6D70D3C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1C78C572"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603B6594"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61B4BD5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tcPr>
          <w:p w14:paraId="6DCFFBD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89%</w:t>
            </w:r>
          </w:p>
        </w:tc>
        <w:tc>
          <w:tcPr>
            <w:tcW w:w="728" w:type="dxa"/>
            <w:tcBorders>
              <w:top w:val="nil"/>
              <w:left w:val="single" w:sz="4" w:space="0" w:color="auto"/>
              <w:bottom w:val="single" w:sz="4" w:space="0" w:color="auto"/>
              <w:right w:val="nil"/>
            </w:tcBorders>
          </w:tcPr>
          <w:p w14:paraId="5EFCFCAF"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89%</w:t>
            </w:r>
          </w:p>
        </w:tc>
        <w:tc>
          <w:tcPr>
            <w:tcW w:w="728" w:type="dxa"/>
            <w:tcBorders>
              <w:top w:val="nil"/>
              <w:left w:val="single" w:sz="4" w:space="0" w:color="auto"/>
              <w:bottom w:val="single" w:sz="4" w:space="0" w:color="auto"/>
              <w:right w:val="nil"/>
            </w:tcBorders>
          </w:tcPr>
          <w:p w14:paraId="2A76AB6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89%</w:t>
            </w:r>
          </w:p>
        </w:tc>
        <w:tc>
          <w:tcPr>
            <w:tcW w:w="728" w:type="dxa"/>
            <w:tcBorders>
              <w:top w:val="nil"/>
              <w:left w:val="single" w:sz="4" w:space="0" w:color="auto"/>
              <w:bottom w:val="single" w:sz="4" w:space="0" w:color="auto"/>
              <w:right w:val="nil"/>
            </w:tcBorders>
          </w:tcPr>
          <w:p w14:paraId="259A627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89%</w:t>
            </w:r>
          </w:p>
        </w:tc>
        <w:tc>
          <w:tcPr>
            <w:tcW w:w="728" w:type="dxa"/>
            <w:tcBorders>
              <w:top w:val="nil"/>
              <w:left w:val="single" w:sz="4" w:space="0" w:color="auto"/>
              <w:bottom w:val="single" w:sz="4" w:space="0" w:color="auto"/>
              <w:right w:val="nil"/>
            </w:tcBorders>
          </w:tcPr>
          <w:p w14:paraId="2EC1279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89%</w:t>
            </w:r>
          </w:p>
        </w:tc>
        <w:tc>
          <w:tcPr>
            <w:tcW w:w="728" w:type="dxa"/>
            <w:tcBorders>
              <w:top w:val="nil"/>
              <w:left w:val="single" w:sz="4" w:space="0" w:color="auto"/>
              <w:bottom w:val="single" w:sz="4" w:space="0" w:color="auto"/>
              <w:right w:val="nil"/>
            </w:tcBorders>
          </w:tcPr>
          <w:p w14:paraId="4319491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89%</w:t>
            </w:r>
          </w:p>
        </w:tc>
        <w:tc>
          <w:tcPr>
            <w:tcW w:w="728" w:type="dxa"/>
            <w:tcBorders>
              <w:top w:val="nil"/>
              <w:left w:val="single" w:sz="4" w:space="0" w:color="auto"/>
              <w:bottom w:val="single" w:sz="4" w:space="0" w:color="auto"/>
              <w:right w:val="nil"/>
            </w:tcBorders>
          </w:tcPr>
          <w:p w14:paraId="3C16B54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89%</w:t>
            </w:r>
          </w:p>
        </w:tc>
        <w:tc>
          <w:tcPr>
            <w:tcW w:w="1060" w:type="dxa"/>
            <w:tcBorders>
              <w:top w:val="nil"/>
              <w:left w:val="single" w:sz="4" w:space="0" w:color="auto"/>
              <w:bottom w:val="single" w:sz="4" w:space="0" w:color="auto"/>
              <w:right w:val="single" w:sz="8" w:space="0" w:color="auto"/>
            </w:tcBorders>
            <w:noWrap/>
            <w:vAlign w:val="bottom"/>
          </w:tcPr>
          <w:p w14:paraId="4E35332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89.13%</w:t>
            </w:r>
          </w:p>
        </w:tc>
      </w:tr>
      <w:tr w:rsidR="00E56613" w:rsidRPr="00E56613" w14:paraId="6729A81A" w14:textId="77777777" w:rsidTr="00865F43">
        <w:trPr>
          <w:trHeight w:val="315"/>
        </w:trPr>
        <w:tc>
          <w:tcPr>
            <w:tcW w:w="5060" w:type="dxa"/>
            <w:tcBorders>
              <w:top w:val="nil"/>
              <w:left w:val="single" w:sz="8" w:space="0" w:color="auto"/>
              <w:bottom w:val="single" w:sz="4" w:space="0" w:color="auto"/>
              <w:right w:val="single" w:sz="4" w:space="0" w:color="auto"/>
            </w:tcBorders>
          </w:tcPr>
          <w:p w14:paraId="09A90ACD"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גמר פיתוח</w:t>
            </w:r>
          </w:p>
        </w:tc>
        <w:tc>
          <w:tcPr>
            <w:tcW w:w="881" w:type="dxa"/>
            <w:tcBorders>
              <w:top w:val="nil"/>
              <w:left w:val="single" w:sz="4" w:space="0" w:color="auto"/>
              <w:bottom w:val="single" w:sz="4" w:space="0" w:color="auto"/>
              <w:right w:val="single" w:sz="4" w:space="0" w:color="auto"/>
            </w:tcBorders>
          </w:tcPr>
          <w:p w14:paraId="351015BE"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1000" w:type="dxa"/>
            <w:tcBorders>
              <w:top w:val="nil"/>
              <w:left w:val="single" w:sz="4" w:space="0" w:color="auto"/>
              <w:bottom w:val="single" w:sz="4" w:space="0" w:color="auto"/>
              <w:right w:val="single" w:sz="4" w:space="0" w:color="auto"/>
            </w:tcBorders>
          </w:tcPr>
          <w:p w14:paraId="451EE78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shd w:val="clear" w:color="auto" w:fill="C0C0C0"/>
          </w:tcPr>
          <w:p w14:paraId="4DA3EC4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24ACEE7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1943F576"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5F2C813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4966E50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0B6D8F5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0520ED3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5B397DC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479AD52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19EFB978"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1060" w:type="dxa"/>
            <w:tcBorders>
              <w:top w:val="nil"/>
              <w:left w:val="single" w:sz="4" w:space="0" w:color="auto"/>
              <w:bottom w:val="single" w:sz="4" w:space="0" w:color="auto"/>
              <w:right w:val="single" w:sz="8" w:space="0" w:color="auto"/>
            </w:tcBorders>
            <w:noWrap/>
            <w:vAlign w:val="bottom"/>
          </w:tcPr>
          <w:p w14:paraId="1CAAFFF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100.00%</w:t>
            </w:r>
          </w:p>
        </w:tc>
      </w:tr>
      <w:tr w:rsidR="00E56613" w:rsidRPr="00E56613" w14:paraId="4F0041E6" w14:textId="77777777" w:rsidTr="00865F43">
        <w:trPr>
          <w:trHeight w:val="315"/>
        </w:trPr>
        <w:tc>
          <w:tcPr>
            <w:tcW w:w="5060" w:type="dxa"/>
            <w:tcBorders>
              <w:top w:val="nil"/>
              <w:left w:val="single" w:sz="8" w:space="0" w:color="auto"/>
              <w:bottom w:val="single" w:sz="4" w:space="0" w:color="auto"/>
              <w:right w:val="single" w:sz="4" w:space="0" w:color="auto"/>
            </w:tcBorders>
          </w:tcPr>
          <w:p w14:paraId="4422C855"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קבלת טופס 4</w:t>
            </w:r>
          </w:p>
        </w:tc>
        <w:tc>
          <w:tcPr>
            <w:tcW w:w="881" w:type="dxa"/>
            <w:tcBorders>
              <w:top w:val="nil"/>
              <w:left w:val="single" w:sz="4" w:space="0" w:color="auto"/>
              <w:bottom w:val="single" w:sz="4" w:space="0" w:color="auto"/>
              <w:right w:val="single" w:sz="4" w:space="0" w:color="auto"/>
            </w:tcBorders>
          </w:tcPr>
          <w:p w14:paraId="056C4B62"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2.00%</w:t>
            </w:r>
          </w:p>
        </w:tc>
        <w:tc>
          <w:tcPr>
            <w:tcW w:w="1000" w:type="dxa"/>
            <w:tcBorders>
              <w:top w:val="nil"/>
              <w:left w:val="single" w:sz="4" w:space="0" w:color="auto"/>
              <w:bottom w:val="single" w:sz="4" w:space="0" w:color="auto"/>
              <w:right w:val="single" w:sz="4" w:space="0" w:color="auto"/>
            </w:tcBorders>
          </w:tcPr>
          <w:p w14:paraId="2694B4A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0%</w:t>
            </w:r>
          </w:p>
        </w:tc>
        <w:tc>
          <w:tcPr>
            <w:tcW w:w="728" w:type="dxa"/>
            <w:tcBorders>
              <w:top w:val="nil"/>
              <w:left w:val="single" w:sz="4" w:space="0" w:color="auto"/>
              <w:bottom w:val="single" w:sz="4" w:space="0" w:color="auto"/>
              <w:right w:val="single" w:sz="4" w:space="0" w:color="auto"/>
            </w:tcBorders>
            <w:shd w:val="clear" w:color="auto" w:fill="C0C0C0"/>
          </w:tcPr>
          <w:p w14:paraId="31E38ADE"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0153277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6E1DB846"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0533508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1CA58DEF"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1642CE76"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1BF74708"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786CC04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7F19D48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1CFB7D2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1060" w:type="dxa"/>
            <w:tcBorders>
              <w:top w:val="nil"/>
              <w:left w:val="single" w:sz="4" w:space="0" w:color="auto"/>
              <w:bottom w:val="single" w:sz="4" w:space="0" w:color="auto"/>
              <w:right w:val="single" w:sz="8" w:space="0" w:color="auto"/>
            </w:tcBorders>
            <w:noWrap/>
            <w:vAlign w:val="bottom"/>
          </w:tcPr>
          <w:p w14:paraId="76FC7AC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0.00%</w:t>
            </w:r>
          </w:p>
        </w:tc>
      </w:tr>
      <w:tr w:rsidR="00E56613" w:rsidRPr="00E56613" w14:paraId="4C3F3371" w14:textId="77777777" w:rsidTr="00865F43">
        <w:trPr>
          <w:trHeight w:val="315"/>
        </w:trPr>
        <w:tc>
          <w:tcPr>
            <w:tcW w:w="5060" w:type="dxa"/>
            <w:tcBorders>
              <w:top w:val="nil"/>
              <w:left w:val="single" w:sz="8" w:space="0" w:color="auto"/>
              <w:bottom w:val="single" w:sz="4" w:space="0" w:color="auto"/>
              <w:right w:val="single" w:sz="4" w:space="0" w:color="auto"/>
            </w:tcBorders>
          </w:tcPr>
          <w:p w14:paraId="57ECE135"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אכלוס</w:t>
            </w:r>
          </w:p>
        </w:tc>
        <w:tc>
          <w:tcPr>
            <w:tcW w:w="881" w:type="dxa"/>
            <w:tcBorders>
              <w:top w:val="nil"/>
              <w:left w:val="single" w:sz="4" w:space="0" w:color="auto"/>
              <w:bottom w:val="single" w:sz="4" w:space="0" w:color="auto"/>
              <w:right w:val="single" w:sz="4" w:space="0" w:color="auto"/>
            </w:tcBorders>
          </w:tcPr>
          <w:p w14:paraId="3588812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2.00%</w:t>
            </w:r>
          </w:p>
        </w:tc>
        <w:tc>
          <w:tcPr>
            <w:tcW w:w="1000" w:type="dxa"/>
            <w:tcBorders>
              <w:top w:val="nil"/>
              <w:left w:val="single" w:sz="4" w:space="0" w:color="auto"/>
              <w:bottom w:val="single" w:sz="4" w:space="0" w:color="auto"/>
              <w:right w:val="single" w:sz="4" w:space="0" w:color="auto"/>
            </w:tcBorders>
            <w:shd w:val="clear" w:color="auto" w:fill="C0C0C0"/>
          </w:tcPr>
          <w:p w14:paraId="50CE7E6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1CD4A7E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2539813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2A1ED4F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tcPr>
          <w:p w14:paraId="7BDD44E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w:t>
            </w:r>
          </w:p>
        </w:tc>
        <w:tc>
          <w:tcPr>
            <w:tcW w:w="728" w:type="dxa"/>
            <w:tcBorders>
              <w:top w:val="nil"/>
              <w:left w:val="single" w:sz="4" w:space="0" w:color="auto"/>
              <w:bottom w:val="single" w:sz="4" w:space="0" w:color="auto"/>
              <w:right w:val="single" w:sz="4" w:space="0" w:color="auto"/>
            </w:tcBorders>
          </w:tcPr>
          <w:p w14:paraId="72AA043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0%</w:t>
            </w:r>
          </w:p>
        </w:tc>
        <w:tc>
          <w:tcPr>
            <w:tcW w:w="728" w:type="dxa"/>
            <w:tcBorders>
              <w:top w:val="nil"/>
              <w:left w:val="single" w:sz="4" w:space="0" w:color="auto"/>
              <w:bottom w:val="single" w:sz="4" w:space="0" w:color="auto"/>
              <w:right w:val="single" w:sz="4" w:space="0" w:color="auto"/>
            </w:tcBorders>
          </w:tcPr>
          <w:p w14:paraId="7F70ED86"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0%</w:t>
            </w:r>
          </w:p>
        </w:tc>
        <w:tc>
          <w:tcPr>
            <w:tcW w:w="728" w:type="dxa"/>
            <w:tcBorders>
              <w:top w:val="nil"/>
              <w:left w:val="single" w:sz="4" w:space="0" w:color="auto"/>
              <w:bottom w:val="single" w:sz="4" w:space="0" w:color="auto"/>
              <w:right w:val="single" w:sz="4" w:space="0" w:color="auto"/>
            </w:tcBorders>
          </w:tcPr>
          <w:p w14:paraId="2A552066"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0%</w:t>
            </w:r>
          </w:p>
        </w:tc>
        <w:tc>
          <w:tcPr>
            <w:tcW w:w="728" w:type="dxa"/>
            <w:tcBorders>
              <w:top w:val="nil"/>
              <w:left w:val="single" w:sz="4" w:space="0" w:color="auto"/>
              <w:bottom w:val="single" w:sz="4" w:space="0" w:color="auto"/>
              <w:right w:val="single" w:sz="4" w:space="0" w:color="auto"/>
            </w:tcBorders>
          </w:tcPr>
          <w:p w14:paraId="1EC8A02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0%</w:t>
            </w:r>
          </w:p>
        </w:tc>
        <w:tc>
          <w:tcPr>
            <w:tcW w:w="728" w:type="dxa"/>
            <w:tcBorders>
              <w:top w:val="nil"/>
              <w:left w:val="single" w:sz="4" w:space="0" w:color="auto"/>
              <w:bottom w:val="single" w:sz="4" w:space="0" w:color="auto"/>
              <w:right w:val="single" w:sz="4" w:space="0" w:color="auto"/>
            </w:tcBorders>
          </w:tcPr>
          <w:p w14:paraId="11B3D8E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0%</w:t>
            </w:r>
          </w:p>
        </w:tc>
        <w:tc>
          <w:tcPr>
            <w:tcW w:w="728" w:type="dxa"/>
            <w:tcBorders>
              <w:top w:val="nil"/>
              <w:left w:val="single" w:sz="4" w:space="0" w:color="auto"/>
              <w:bottom w:val="single" w:sz="4" w:space="0" w:color="auto"/>
              <w:right w:val="single" w:sz="4" w:space="0" w:color="auto"/>
            </w:tcBorders>
          </w:tcPr>
          <w:p w14:paraId="3B93B668"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0%</w:t>
            </w:r>
          </w:p>
        </w:tc>
        <w:tc>
          <w:tcPr>
            <w:tcW w:w="1060" w:type="dxa"/>
            <w:tcBorders>
              <w:top w:val="nil"/>
              <w:left w:val="single" w:sz="4" w:space="0" w:color="auto"/>
              <w:bottom w:val="single" w:sz="4" w:space="0" w:color="auto"/>
              <w:right w:val="single" w:sz="8" w:space="0" w:color="auto"/>
            </w:tcBorders>
            <w:noWrap/>
            <w:vAlign w:val="bottom"/>
          </w:tcPr>
          <w:p w14:paraId="2CC993F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1.43%</w:t>
            </w:r>
          </w:p>
        </w:tc>
      </w:tr>
      <w:tr w:rsidR="00E56613" w:rsidRPr="00E56613" w14:paraId="4608F32D" w14:textId="77777777" w:rsidTr="00865F43">
        <w:trPr>
          <w:trHeight w:val="315"/>
        </w:trPr>
        <w:tc>
          <w:tcPr>
            <w:tcW w:w="5060" w:type="dxa"/>
            <w:tcBorders>
              <w:top w:val="nil"/>
              <w:left w:val="single" w:sz="8" w:space="0" w:color="auto"/>
              <w:bottom w:val="single" w:sz="4" w:space="0" w:color="auto"/>
              <w:right w:val="single" w:sz="4" w:space="0" w:color="auto"/>
            </w:tcBorders>
          </w:tcPr>
          <w:p w14:paraId="2FA54A6C"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 xml:space="preserve">גמר תיקון ליקויים </w:t>
            </w:r>
          </w:p>
        </w:tc>
        <w:tc>
          <w:tcPr>
            <w:tcW w:w="881" w:type="dxa"/>
            <w:tcBorders>
              <w:top w:val="nil"/>
              <w:left w:val="single" w:sz="4" w:space="0" w:color="auto"/>
              <w:bottom w:val="single" w:sz="4" w:space="0" w:color="auto"/>
              <w:right w:val="single" w:sz="4" w:space="0" w:color="auto"/>
            </w:tcBorders>
          </w:tcPr>
          <w:p w14:paraId="7324D8F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1000" w:type="dxa"/>
            <w:tcBorders>
              <w:top w:val="nil"/>
              <w:left w:val="single" w:sz="4" w:space="0" w:color="auto"/>
              <w:bottom w:val="single" w:sz="4" w:space="0" w:color="auto"/>
              <w:right w:val="single" w:sz="4" w:space="0" w:color="auto"/>
            </w:tcBorders>
            <w:shd w:val="clear" w:color="auto" w:fill="C0C0C0"/>
          </w:tcPr>
          <w:p w14:paraId="67A368DE"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tcPr>
          <w:p w14:paraId="02FB0C4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0%</w:t>
            </w:r>
          </w:p>
        </w:tc>
        <w:tc>
          <w:tcPr>
            <w:tcW w:w="728" w:type="dxa"/>
            <w:tcBorders>
              <w:top w:val="nil"/>
              <w:left w:val="single" w:sz="4" w:space="0" w:color="auto"/>
              <w:bottom w:val="single" w:sz="4" w:space="0" w:color="auto"/>
              <w:right w:val="single" w:sz="4" w:space="0" w:color="auto"/>
            </w:tcBorders>
          </w:tcPr>
          <w:p w14:paraId="7411D9E6"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0%</w:t>
            </w:r>
          </w:p>
        </w:tc>
        <w:tc>
          <w:tcPr>
            <w:tcW w:w="728" w:type="dxa"/>
            <w:tcBorders>
              <w:top w:val="nil"/>
              <w:left w:val="single" w:sz="4" w:space="0" w:color="auto"/>
              <w:bottom w:val="single" w:sz="4" w:space="0" w:color="auto"/>
              <w:right w:val="single" w:sz="4" w:space="0" w:color="auto"/>
            </w:tcBorders>
          </w:tcPr>
          <w:p w14:paraId="6BE146E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0%</w:t>
            </w:r>
          </w:p>
        </w:tc>
        <w:tc>
          <w:tcPr>
            <w:tcW w:w="728" w:type="dxa"/>
            <w:tcBorders>
              <w:top w:val="nil"/>
              <w:left w:val="single" w:sz="4" w:space="0" w:color="auto"/>
              <w:bottom w:val="single" w:sz="4" w:space="0" w:color="auto"/>
              <w:right w:val="single" w:sz="4" w:space="0" w:color="auto"/>
            </w:tcBorders>
          </w:tcPr>
          <w:p w14:paraId="3C6A613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0%</w:t>
            </w:r>
          </w:p>
        </w:tc>
        <w:tc>
          <w:tcPr>
            <w:tcW w:w="728" w:type="dxa"/>
            <w:tcBorders>
              <w:top w:val="nil"/>
              <w:left w:val="single" w:sz="4" w:space="0" w:color="auto"/>
              <w:bottom w:val="single" w:sz="4" w:space="0" w:color="auto"/>
              <w:right w:val="single" w:sz="4" w:space="0" w:color="auto"/>
            </w:tcBorders>
          </w:tcPr>
          <w:p w14:paraId="58214018"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0%</w:t>
            </w:r>
          </w:p>
        </w:tc>
        <w:tc>
          <w:tcPr>
            <w:tcW w:w="728" w:type="dxa"/>
            <w:tcBorders>
              <w:top w:val="nil"/>
              <w:left w:val="single" w:sz="4" w:space="0" w:color="auto"/>
              <w:bottom w:val="single" w:sz="4" w:space="0" w:color="auto"/>
              <w:right w:val="single" w:sz="4" w:space="0" w:color="auto"/>
            </w:tcBorders>
          </w:tcPr>
          <w:p w14:paraId="0EA4B7E2"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0%</w:t>
            </w:r>
          </w:p>
        </w:tc>
        <w:tc>
          <w:tcPr>
            <w:tcW w:w="728" w:type="dxa"/>
            <w:tcBorders>
              <w:top w:val="nil"/>
              <w:left w:val="single" w:sz="4" w:space="0" w:color="auto"/>
              <w:bottom w:val="single" w:sz="4" w:space="0" w:color="auto"/>
              <w:right w:val="single" w:sz="4" w:space="0" w:color="auto"/>
            </w:tcBorders>
          </w:tcPr>
          <w:p w14:paraId="602F007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0%</w:t>
            </w:r>
          </w:p>
        </w:tc>
        <w:tc>
          <w:tcPr>
            <w:tcW w:w="728" w:type="dxa"/>
            <w:tcBorders>
              <w:top w:val="nil"/>
              <w:left w:val="single" w:sz="4" w:space="0" w:color="auto"/>
              <w:bottom w:val="single" w:sz="4" w:space="0" w:color="auto"/>
              <w:right w:val="single" w:sz="4" w:space="0" w:color="auto"/>
            </w:tcBorders>
          </w:tcPr>
          <w:p w14:paraId="0630B064"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0%</w:t>
            </w:r>
          </w:p>
        </w:tc>
        <w:tc>
          <w:tcPr>
            <w:tcW w:w="728" w:type="dxa"/>
            <w:tcBorders>
              <w:top w:val="nil"/>
              <w:left w:val="single" w:sz="4" w:space="0" w:color="auto"/>
              <w:bottom w:val="single" w:sz="4" w:space="0" w:color="auto"/>
              <w:right w:val="single" w:sz="4" w:space="0" w:color="auto"/>
            </w:tcBorders>
          </w:tcPr>
          <w:p w14:paraId="14EBAEC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0%</w:t>
            </w:r>
          </w:p>
        </w:tc>
        <w:tc>
          <w:tcPr>
            <w:tcW w:w="728" w:type="dxa"/>
            <w:tcBorders>
              <w:top w:val="nil"/>
              <w:left w:val="single" w:sz="4" w:space="0" w:color="auto"/>
              <w:bottom w:val="single" w:sz="4" w:space="0" w:color="auto"/>
              <w:right w:val="single" w:sz="4" w:space="0" w:color="auto"/>
            </w:tcBorders>
          </w:tcPr>
          <w:p w14:paraId="309D59A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0%</w:t>
            </w:r>
          </w:p>
        </w:tc>
        <w:tc>
          <w:tcPr>
            <w:tcW w:w="1060" w:type="dxa"/>
            <w:tcBorders>
              <w:top w:val="nil"/>
              <w:left w:val="single" w:sz="4" w:space="0" w:color="auto"/>
              <w:bottom w:val="single" w:sz="4" w:space="0" w:color="auto"/>
              <w:right w:val="single" w:sz="8" w:space="0" w:color="auto"/>
            </w:tcBorders>
            <w:noWrap/>
            <w:vAlign w:val="bottom"/>
          </w:tcPr>
          <w:p w14:paraId="1F84D5C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0.00%</w:t>
            </w:r>
          </w:p>
        </w:tc>
      </w:tr>
      <w:tr w:rsidR="00E56613" w:rsidRPr="00E56613" w14:paraId="4A6F6FF6" w14:textId="77777777" w:rsidTr="00865F43">
        <w:trPr>
          <w:trHeight w:val="330"/>
        </w:trPr>
        <w:tc>
          <w:tcPr>
            <w:tcW w:w="5060" w:type="dxa"/>
            <w:tcBorders>
              <w:top w:val="nil"/>
              <w:left w:val="single" w:sz="8" w:space="0" w:color="auto"/>
              <w:bottom w:val="single" w:sz="8" w:space="0" w:color="auto"/>
              <w:right w:val="single" w:sz="4" w:space="0" w:color="auto"/>
            </w:tcBorders>
          </w:tcPr>
          <w:p w14:paraId="6065E9AD"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תעודת גמר וחשבון סופי</w:t>
            </w:r>
          </w:p>
        </w:tc>
        <w:tc>
          <w:tcPr>
            <w:tcW w:w="881" w:type="dxa"/>
            <w:tcBorders>
              <w:top w:val="nil"/>
              <w:left w:val="single" w:sz="4" w:space="0" w:color="auto"/>
              <w:bottom w:val="single" w:sz="8" w:space="0" w:color="auto"/>
              <w:right w:val="single" w:sz="4" w:space="0" w:color="auto"/>
            </w:tcBorders>
          </w:tcPr>
          <w:p w14:paraId="40C2740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1000" w:type="dxa"/>
            <w:tcBorders>
              <w:top w:val="nil"/>
              <w:left w:val="single" w:sz="4" w:space="0" w:color="auto"/>
              <w:bottom w:val="single" w:sz="8" w:space="0" w:color="auto"/>
              <w:right w:val="single" w:sz="4" w:space="0" w:color="auto"/>
            </w:tcBorders>
          </w:tcPr>
          <w:p w14:paraId="7EE9224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w:t>
            </w:r>
          </w:p>
        </w:tc>
        <w:tc>
          <w:tcPr>
            <w:tcW w:w="728" w:type="dxa"/>
            <w:tcBorders>
              <w:top w:val="nil"/>
              <w:left w:val="single" w:sz="4" w:space="0" w:color="auto"/>
              <w:bottom w:val="single" w:sz="8" w:space="0" w:color="auto"/>
              <w:right w:val="single" w:sz="4" w:space="0" w:color="auto"/>
            </w:tcBorders>
            <w:shd w:val="clear" w:color="auto" w:fill="C0C0C0"/>
          </w:tcPr>
          <w:p w14:paraId="50D3F3E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8" w:space="0" w:color="auto"/>
              <w:right w:val="single" w:sz="4" w:space="0" w:color="auto"/>
            </w:tcBorders>
            <w:shd w:val="clear" w:color="auto" w:fill="C0C0C0"/>
          </w:tcPr>
          <w:p w14:paraId="6E419C8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8" w:space="0" w:color="auto"/>
              <w:right w:val="single" w:sz="4" w:space="0" w:color="auto"/>
            </w:tcBorders>
            <w:shd w:val="clear" w:color="auto" w:fill="C0C0C0"/>
          </w:tcPr>
          <w:p w14:paraId="661F6B58"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8" w:space="0" w:color="auto"/>
              <w:right w:val="single" w:sz="4" w:space="0" w:color="auto"/>
            </w:tcBorders>
            <w:shd w:val="clear" w:color="auto" w:fill="C0C0C0"/>
          </w:tcPr>
          <w:p w14:paraId="5E65E9B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8" w:space="0" w:color="auto"/>
              <w:right w:val="nil"/>
            </w:tcBorders>
            <w:shd w:val="clear" w:color="auto" w:fill="C0C0C0"/>
          </w:tcPr>
          <w:p w14:paraId="06C39D5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8" w:space="0" w:color="auto"/>
              <w:right w:val="nil"/>
            </w:tcBorders>
            <w:shd w:val="clear" w:color="auto" w:fill="C0C0C0"/>
          </w:tcPr>
          <w:p w14:paraId="19772118"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8" w:space="0" w:color="auto"/>
              <w:right w:val="nil"/>
            </w:tcBorders>
            <w:shd w:val="clear" w:color="auto" w:fill="C0C0C0"/>
          </w:tcPr>
          <w:p w14:paraId="0A3D4214"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8" w:space="0" w:color="auto"/>
              <w:right w:val="nil"/>
            </w:tcBorders>
            <w:shd w:val="clear" w:color="auto" w:fill="C0C0C0"/>
          </w:tcPr>
          <w:p w14:paraId="6B1CC11F"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8" w:space="0" w:color="auto"/>
              <w:right w:val="nil"/>
            </w:tcBorders>
            <w:shd w:val="clear" w:color="auto" w:fill="C0C0C0"/>
          </w:tcPr>
          <w:p w14:paraId="4929A38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8" w:space="0" w:color="auto"/>
              <w:right w:val="nil"/>
            </w:tcBorders>
            <w:shd w:val="clear" w:color="auto" w:fill="C0C0C0"/>
          </w:tcPr>
          <w:p w14:paraId="5D72F676"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1060" w:type="dxa"/>
            <w:tcBorders>
              <w:top w:val="nil"/>
              <w:left w:val="single" w:sz="4" w:space="0" w:color="auto"/>
              <w:bottom w:val="single" w:sz="8" w:space="0" w:color="auto"/>
              <w:right w:val="single" w:sz="8" w:space="0" w:color="auto"/>
            </w:tcBorders>
            <w:noWrap/>
            <w:vAlign w:val="bottom"/>
          </w:tcPr>
          <w:p w14:paraId="1E66023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10.00%</w:t>
            </w:r>
          </w:p>
        </w:tc>
      </w:tr>
      <w:tr w:rsidR="00E56613" w:rsidRPr="00E56613" w14:paraId="65BF613C" w14:textId="77777777" w:rsidTr="00865F43">
        <w:trPr>
          <w:trHeight w:val="315"/>
        </w:trPr>
        <w:tc>
          <w:tcPr>
            <w:tcW w:w="5060" w:type="dxa"/>
            <w:tcBorders>
              <w:top w:val="nil"/>
              <w:left w:val="single" w:sz="8" w:space="0" w:color="auto"/>
              <w:bottom w:val="single" w:sz="8" w:space="0" w:color="auto"/>
              <w:right w:val="single" w:sz="8" w:space="0" w:color="000000"/>
            </w:tcBorders>
          </w:tcPr>
          <w:p w14:paraId="30271FDD"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סה"כ</w:t>
            </w:r>
          </w:p>
        </w:tc>
        <w:tc>
          <w:tcPr>
            <w:tcW w:w="881" w:type="dxa"/>
            <w:tcBorders>
              <w:top w:val="nil"/>
              <w:left w:val="nil"/>
              <w:bottom w:val="single" w:sz="8" w:space="0" w:color="auto"/>
              <w:right w:val="single" w:sz="8" w:space="0" w:color="auto"/>
            </w:tcBorders>
          </w:tcPr>
          <w:p w14:paraId="67FE1F8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100.00%</w:t>
            </w:r>
          </w:p>
        </w:tc>
        <w:tc>
          <w:tcPr>
            <w:tcW w:w="9340" w:type="dxa"/>
            <w:gridSpan w:val="12"/>
            <w:noWrap/>
            <w:vAlign w:val="bottom"/>
          </w:tcPr>
          <w:p w14:paraId="1B0D3BE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r>
    </w:tbl>
    <w:p w14:paraId="7A02189B" w14:textId="77777777" w:rsidR="00E56613" w:rsidRPr="00E56613" w:rsidRDefault="00E56613" w:rsidP="00E56613">
      <w:pPr>
        <w:spacing w:before="0" w:beforeAutospacing="0" w:after="0" w:afterAutospacing="0" w:line="240" w:lineRule="auto"/>
        <w:ind w:left="2220" w:hanging="2020"/>
        <w:jc w:val="both"/>
        <w:rPr>
          <w:rFonts w:ascii="David" w:eastAsia="Times New Roman" w:hAnsi="David" w:cs="David"/>
          <w:snapToGrid w:val="0"/>
          <w:sz w:val="24"/>
          <w:szCs w:val="24"/>
        </w:rPr>
      </w:pPr>
    </w:p>
    <w:p w14:paraId="3D76DC08" w14:textId="77777777" w:rsidR="00E56613" w:rsidRPr="00E56613" w:rsidRDefault="00E56613" w:rsidP="00E56613">
      <w:pPr>
        <w:spacing w:before="0" w:beforeAutospacing="0" w:after="0" w:afterAutospacing="0" w:line="240" w:lineRule="auto"/>
        <w:ind w:left="2220" w:hanging="202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br w:type="page"/>
      </w:r>
    </w:p>
    <w:tbl>
      <w:tblPr>
        <w:bidiVisual/>
        <w:tblW w:w="13342" w:type="dxa"/>
        <w:jc w:val="center"/>
        <w:tblLook w:val="0000" w:firstRow="0" w:lastRow="0" w:firstColumn="0" w:lastColumn="0" w:noHBand="0" w:noVBand="0"/>
      </w:tblPr>
      <w:tblGrid>
        <w:gridCol w:w="1973"/>
        <w:gridCol w:w="2500"/>
        <w:gridCol w:w="1040"/>
        <w:gridCol w:w="1109"/>
        <w:gridCol w:w="960"/>
        <w:gridCol w:w="960"/>
        <w:gridCol w:w="960"/>
        <w:gridCol w:w="960"/>
        <w:gridCol w:w="960"/>
        <w:gridCol w:w="960"/>
        <w:gridCol w:w="960"/>
      </w:tblGrid>
      <w:tr w:rsidR="00E56613" w:rsidRPr="00E56613" w14:paraId="2D7F7567" w14:textId="77777777" w:rsidTr="00E56613">
        <w:trPr>
          <w:trHeight w:val="570"/>
          <w:jc w:val="center"/>
        </w:trPr>
        <w:tc>
          <w:tcPr>
            <w:tcW w:w="13342" w:type="dxa"/>
            <w:gridSpan w:val="11"/>
            <w:tcBorders>
              <w:top w:val="single" w:sz="4" w:space="0" w:color="auto"/>
              <w:left w:val="single" w:sz="4" w:space="0" w:color="auto"/>
              <w:bottom w:val="single" w:sz="4" w:space="0" w:color="auto"/>
              <w:right w:val="single" w:sz="4" w:space="0" w:color="auto"/>
            </w:tcBorders>
            <w:noWrap/>
            <w:vAlign w:val="center"/>
          </w:tcPr>
          <w:p w14:paraId="13E40423" w14:textId="77777777" w:rsidR="00E56613" w:rsidRPr="00E56613" w:rsidRDefault="00E56613" w:rsidP="00E56613">
            <w:pPr>
              <w:spacing w:before="0" w:beforeAutospacing="0" w:after="0" w:afterAutospacing="0" w:line="240" w:lineRule="auto"/>
              <w:ind w:left="281"/>
              <w:jc w:val="center"/>
              <w:rPr>
                <w:rFonts w:ascii="David" w:eastAsia="Times New Roman" w:hAnsi="David" w:cs="David"/>
                <w:b/>
                <w:bCs/>
                <w:sz w:val="24"/>
                <w:szCs w:val="24"/>
                <w:u w:val="single"/>
              </w:rPr>
            </w:pPr>
            <w:r w:rsidRPr="00E56613">
              <w:rPr>
                <w:rFonts w:ascii="David" w:eastAsia="Times New Roman" w:hAnsi="David" w:cs="David"/>
                <w:b/>
                <w:bCs/>
                <w:sz w:val="24"/>
                <w:szCs w:val="24"/>
                <w:u w:val="single"/>
                <w:rtl/>
              </w:rPr>
              <w:lastRenderedPageBreak/>
              <w:t>מערכות ציבוריות בבניין (חלוקה מוצעת - לבנ</w:t>
            </w:r>
            <w:r w:rsidR="00865F43">
              <w:rPr>
                <w:rFonts w:ascii="David" w:eastAsia="Times New Roman" w:hAnsi="David" w:cs="David" w:hint="cs"/>
                <w:b/>
                <w:bCs/>
                <w:sz w:val="24"/>
                <w:szCs w:val="24"/>
                <w:u w:val="single"/>
                <w:rtl/>
              </w:rPr>
              <w:t>י</w:t>
            </w:r>
            <w:r w:rsidRPr="00E56613">
              <w:rPr>
                <w:rFonts w:ascii="David" w:eastAsia="Times New Roman" w:hAnsi="David" w:cs="David"/>
                <w:b/>
                <w:bCs/>
                <w:sz w:val="24"/>
                <w:szCs w:val="24"/>
                <w:u w:val="single"/>
                <w:rtl/>
              </w:rPr>
              <w:t>ין 7 קומות יש להתאים לאופי פרויקט)</w:t>
            </w:r>
          </w:p>
        </w:tc>
      </w:tr>
      <w:tr w:rsidR="00E56613" w:rsidRPr="00E56613" w14:paraId="48DB66D7" w14:textId="77777777" w:rsidTr="00E56613">
        <w:trPr>
          <w:trHeight w:val="270"/>
          <w:jc w:val="center"/>
        </w:trPr>
        <w:tc>
          <w:tcPr>
            <w:tcW w:w="4473" w:type="dxa"/>
            <w:gridSpan w:val="2"/>
            <w:tcBorders>
              <w:top w:val="single" w:sz="4" w:space="0" w:color="auto"/>
              <w:left w:val="single" w:sz="8" w:space="0" w:color="auto"/>
              <w:bottom w:val="single" w:sz="8" w:space="0" w:color="auto"/>
              <w:right w:val="single" w:sz="8" w:space="0" w:color="000000"/>
            </w:tcBorders>
            <w:noWrap/>
            <w:vAlign w:val="bottom"/>
          </w:tcPr>
          <w:p w14:paraId="0DC7BD39" w14:textId="77777777" w:rsidR="00E56613" w:rsidRPr="00E56613" w:rsidRDefault="00E56613" w:rsidP="00E56613">
            <w:pPr>
              <w:spacing w:before="0" w:beforeAutospacing="0" w:after="0" w:afterAutospacing="0" w:line="240" w:lineRule="auto"/>
              <w:ind w:left="281"/>
              <w:jc w:val="center"/>
              <w:rPr>
                <w:rFonts w:ascii="David" w:eastAsia="Times New Roman" w:hAnsi="David" w:cs="David"/>
                <w:b/>
                <w:bCs/>
                <w:sz w:val="20"/>
                <w:szCs w:val="20"/>
              </w:rPr>
            </w:pPr>
            <w:r w:rsidRPr="00E56613">
              <w:rPr>
                <w:rFonts w:ascii="David" w:eastAsia="Times New Roman" w:hAnsi="David" w:cs="David"/>
                <w:b/>
                <w:bCs/>
                <w:sz w:val="20"/>
                <w:szCs w:val="20"/>
                <w:rtl/>
              </w:rPr>
              <w:t>חלוקת משנה</w:t>
            </w:r>
          </w:p>
        </w:tc>
        <w:tc>
          <w:tcPr>
            <w:tcW w:w="1040" w:type="dxa"/>
            <w:tcBorders>
              <w:top w:val="single" w:sz="4" w:space="0" w:color="auto"/>
              <w:left w:val="nil"/>
              <w:bottom w:val="single" w:sz="8" w:space="0" w:color="auto"/>
              <w:right w:val="single" w:sz="8" w:space="0" w:color="auto"/>
            </w:tcBorders>
            <w:noWrap/>
            <w:vAlign w:val="bottom"/>
          </w:tcPr>
          <w:p w14:paraId="42B2EE27" w14:textId="77777777" w:rsidR="00E56613" w:rsidRPr="00E56613" w:rsidRDefault="00E56613" w:rsidP="00E56613">
            <w:pPr>
              <w:spacing w:before="0" w:beforeAutospacing="0" w:after="0" w:afterAutospacing="0" w:line="240" w:lineRule="auto"/>
              <w:ind w:left="281"/>
              <w:jc w:val="center"/>
              <w:rPr>
                <w:rFonts w:ascii="David" w:eastAsia="Times New Roman" w:hAnsi="David" w:cs="David"/>
                <w:b/>
                <w:bCs/>
                <w:sz w:val="20"/>
                <w:szCs w:val="20"/>
              </w:rPr>
            </w:pPr>
            <w:r w:rsidRPr="00E56613">
              <w:rPr>
                <w:rFonts w:ascii="David" w:eastAsia="Times New Roman" w:hAnsi="David" w:cs="David"/>
                <w:b/>
                <w:bCs/>
                <w:sz w:val="20"/>
                <w:szCs w:val="20"/>
                <w:rtl/>
              </w:rPr>
              <w:t>אחוז לסעיף</w:t>
            </w:r>
          </w:p>
        </w:tc>
        <w:tc>
          <w:tcPr>
            <w:tcW w:w="1109" w:type="dxa"/>
            <w:tcBorders>
              <w:top w:val="single" w:sz="4" w:space="0" w:color="auto"/>
              <w:left w:val="nil"/>
              <w:bottom w:val="single" w:sz="8" w:space="0" w:color="auto"/>
              <w:right w:val="single" w:sz="8" w:space="0" w:color="auto"/>
            </w:tcBorders>
            <w:noWrap/>
            <w:vAlign w:val="bottom"/>
          </w:tcPr>
          <w:p w14:paraId="65671BB7" w14:textId="77777777" w:rsidR="00E56613" w:rsidRPr="00E56613" w:rsidRDefault="00E56613" w:rsidP="00E56613">
            <w:pPr>
              <w:spacing w:before="0" w:beforeAutospacing="0" w:after="0" w:afterAutospacing="0" w:line="240" w:lineRule="auto"/>
              <w:ind w:left="281"/>
              <w:jc w:val="center"/>
              <w:rPr>
                <w:rFonts w:ascii="David" w:eastAsia="Times New Roman" w:hAnsi="David" w:cs="David"/>
                <w:b/>
                <w:bCs/>
                <w:sz w:val="20"/>
                <w:szCs w:val="20"/>
              </w:rPr>
            </w:pPr>
            <w:r w:rsidRPr="00E56613">
              <w:rPr>
                <w:rFonts w:ascii="David" w:eastAsia="Times New Roman" w:hAnsi="David" w:cs="David"/>
                <w:b/>
                <w:bCs/>
                <w:sz w:val="20"/>
                <w:szCs w:val="20"/>
                <w:rtl/>
              </w:rPr>
              <w:t>ניקוד לסעיף</w:t>
            </w:r>
          </w:p>
        </w:tc>
        <w:tc>
          <w:tcPr>
            <w:tcW w:w="960" w:type="dxa"/>
            <w:tcBorders>
              <w:top w:val="single" w:sz="4" w:space="0" w:color="auto"/>
              <w:left w:val="single" w:sz="8" w:space="0" w:color="auto"/>
              <w:bottom w:val="nil"/>
              <w:right w:val="single" w:sz="4" w:space="0" w:color="auto"/>
            </w:tcBorders>
            <w:vAlign w:val="center"/>
          </w:tcPr>
          <w:p w14:paraId="3F9F3B9C" w14:textId="77777777" w:rsidR="00E56613" w:rsidRPr="00E56613" w:rsidRDefault="00E56613" w:rsidP="00E56613">
            <w:pPr>
              <w:spacing w:before="0" w:beforeAutospacing="0" w:after="0" w:afterAutospacing="0" w:line="240" w:lineRule="auto"/>
              <w:ind w:left="281"/>
              <w:rPr>
                <w:rFonts w:ascii="David" w:eastAsia="Times New Roman" w:hAnsi="David" w:cs="David"/>
                <w:b/>
                <w:bCs/>
                <w:sz w:val="20"/>
                <w:szCs w:val="20"/>
              </w:rPr>
            </w:pPr>
            <w:r w:rsidRPr="00E56613">
              <w:rPr>
                <w:rFonts w:ascii="David" w:eastAsia="Times New Roman" w:hAnsi="David" w:cs="David"/>
                <w:b/>
                <w:bCs/>
                <w:sz w:val="20"/>
                <w:szCs w:val="20"/>
                <w:rtl/>
              </w:rPr>
              <w:t>קומה 1</w:t>
            </w:r>
          </w:p>
        </w:tc>
        <w:tc>
          <w:tcPr>
            <w:tcW w:w="960" w:type="dxa"/>
            <w:tcBorders>
              <w:top w:val="single" w:sz="4" w:space="0" w:color="auto"/>
              <w:left w:val="single" w:sz="4" w:space="0" w:color="auto"/>
              <w:bottom w:val="nil"/>
              <w:right w:val="single" w:sz="4" w:space="0" w:color="auto"/>
            </w:tcBorders>
            <w:vAlign w:val="center"/>
          </w:tcPr>
          <w:p w14:paraId="5ABE9A60" w14:textId="77777777" w:rsidR="00E56613" w:rsidRPr="00E56613" w:rsidRDefault="00E56613" w:rsidP="00E56613">
            <w:pPr>
              <w:spacing w:before="0" w:beforeAutospacing="0" w:after="0" w:afterAutospacing="0" w:line="240" w:lineRule="auto"/>
              <w:ind w:left="281"/>
              <w:rPr>
                <w:rFonts w:ascii="David" w:eastAsia="Times New Roman" w:hAnsi="David" w:cs="David"/>
                <w:b/>
                <w:bCs/>
                <w:sz w:val="20"/>
                <w:szCs w:val="20"/>
              </w:rPr>
            </w:pPr>
            <w:r w:rsidRPr="00E56613">
              <w:rPr>
                <w:rFonts w:ascii="David" w:eastAsia="Times New Roman" w:hAnsi="David" w:cs="David"/>
                <w:b/>
                <w:bCs/>
                <w:sz w:val="20"/>
                <w:szCs w:val="20"/>
                <w:rtl/>
              </w:rPr>
              <w:t>קומה 2</w:t>
            </w:r>
          </w:p>
        </w:tc>
        <w:tc>
          <w:tcPr>
            <w:tcW w:w="960" w:type="dxa"/>
            <w:tcBorders>
              <w:top w:val="single" w:sz="4" w:space="0" w:color="auto"/>
              <w:left w:val="single" w:sz="4" w:space="0" w:color="auto"/>
              <w:bottom w:val="nil"/>
              <w:right w:val="single" w:sz="4" w:space="0" w:color="auto"/>
            </w:tcBorders>
            <w:vAlign w:val="center"/>
          </w:tcPr>
          <w:p w14:paraId="5D353262" w14:textId="77777777" w:rsidR="00E56613" w:rsidRPr="00E56613" w:rsidRDefault="00E56613" w:rsidP="00E56613">
            <w:pPr>
              <w:spacing w:before="0" w:beforeAutospacing="0" w:after="0" w:afterAutospacing="0" w:line="240" w:lineRule="auto"/>
              <w:ind w:left="281"/>
              <w:rPr>
                <w:rFonts w:ascii="David" w:eastAsia="Times New Roman" w:hAnsi="David" w:cs="David"/>
                <w:b/>
                <w:bCs/>
                <w:sz w:val="20"/>
                <w:szCs w:val="20"/>
              </w:rPr>
            </w:pPr>
            <w:r w:rsidRPr="00E56613">
              <w:rPr>
                <w:rFonts w:ascii="David" w:eastAsia="Times New Roman" w:hAnsi="David" w:cs="David"/>
                <w:b/>
                <w:bCs/>
                <w:sz w:val="20"/>
                <w:szCs w:val="20"/>
                <w:rtl/>
              </w:rPr>
              <w:t>קומה 3</w:t>
            </w:r>
          </w:p>
        </w:tc>
        <w:tc>
          <w:tcPr>
            <w:tcW w:w="960" w:type="dxa"/>
            <w:tcBorders>
              <w:top w:val="single" w:sz="4" w:space="0" w:color="auto"/>
              <w:left w:val="single" w:sz="4" w:space="0" w:color="auto"/>
              <w:bottom w:val="nil"/>
              <w:right w:val="single" w:sz="4" w:space="0" w:color="auto"/>
            </w:tcBorders>
            <w:vAlign w:val="center"/>
          </w:tcPr>
          <w:p w14:paraId="5CDACDD0" w14:textId="77777777" w:rsidR="00E56613" w:rsidRPr="00E56613" w:rsidRDefault="00E56613" w:rsidP="00E56613">
            <w:pPr>
              <w:spacing w:before="0" w:beforeAutospacing="0" w:after="0" w:afterAutospacing="0" w:line="240" w:lineRule="auto"/>
              <w:ind w:left="281"/>
              <w:rPr>
                <w:rFonts w:ascii="David" w:eastAsia="Times New Roman" w:hAnsi="David" w:cs="David"/>
                <w:b/>
                <w:bCs/>
                <w:sz w:val="20"/>
                <w:szCs w:val="20"/>
              </w:rPr>
            </w:pPr>
            <w:r w:rsidRPr="00E56613">
              <w:rPr>
                <w:rFonts w:ascii="David" w:eastAsia="Times New Roman" w:hAnsi="David" w:cs="David"/>
                <w:b/>
                <w:bCs/>
                <w:sz w:val="20"/>
                <w:szCs w:val="20"/>
                <w:rtl/>
              </w:rPr>
              <w:t>קומה 4</w:t>
            </w:r>
          </w:p>
        </w:tc>
        <w:tc>
          <w:tcPr>
            <w:tcW w:w="960" w:type="dxa"/>
            <w:tcBorders>
              <w:top w:val="single" w:sz="4" w:space="0" w:color="auto"/>
              <w:left w:val="single" w:sz="4" w:space="0" w:color="auto"/>
              <w:bottom w:val="nil"/>
              <w:right w:val="single" w:sz="4" w:space="0" w:color="auto"/>
            </w:tcBorders>
            <w:vAlign w:val="center"/>
          </w:tcPr>
          <w:p w14:paraId="51169A33" w14:textId="77777777" w:rsidR="00E56613" w:rsidRPr="00E56613" w:rsidRDefault="00E56613" w:rsidP="00E56613">
            <w:pPr>
              <w:spacing w:before="0" w:beforeAutospacing="0" w:after="0" w:afterAutospacing="0" w:line="240" w:lineRule="auto"/>
              <w:ind w:left="281"/>
              <w:rPr>
                <w:rFonts w:ascii="David" w:eastAsia="Times New Roman" w:hAnsi="David" w:cs="David"/>
                <w:b/>
                <w:bCs/>
                <w:sz w:val="20"/>
                <w:szCs w:val="20"/>
              </w:rPr>
            </w:pPr>
            <w:r w:rsidRPr="00E56613">
              <w:rPr>
                <w:rFonts w:ascii="David" w:eastAsia="Times New Roman" w:hAnsi="David" w:cs="David"/>
                <w:b/>
                <w:bCs/>
                <w:sz w:val="20"/>
                <w:szCs w:val="20"/>
                <w:rtl/>
              </w:rPr>
              <w:t>קומה 5</w:t>
            </w:r>
          </w:p>
        </w:tc>
        <w:tc>
          <w:tcPr>
            <w:tcW w:w="960" w:type="dxa"/>
            <w:tcBorders>
              <w:top w:val="single" w:sz="4" w:space="0" w:color="auto"/>
              <w:left w:val="single" w:sz="4" w:space="0" w:color="auto"/>
              <w:bottom w:val="nil"/>
              <w:right w:val="single" w:sz="4" w:space="0" w:color="auto"/>
            </w:tcBorders>
            <w:vAlign w:val="center"/>
          </w:tcPr>
          <w:p w14:paraId="6B26771C" w14:textId="77777777" w:rsidR="00E56613" w:rsidRPr="00E56613" w:rsidRDefault="00E56613" w:rsidP="00E56613">
            <w:pPr>
              <w:spacing w:before="0" w:beforeAutospacing="0" w:after="0" w:afterAutospacing="0" w:line="240" w:lineRule="auto"/>
              <w:ind w:left="281"/>
              <w:rPr>
                <w:rFonts w:ascii="David" w:eastAsia="Times New Roman" w:hAnsi="David" w:cs="David"/>
                <w:b/>
                <w:bCs/>
                <w:sz w:val="20"/>
                <w:szCs w:val="20"/>
              </w:rPr>
            </w:pPr>
            <w:r w:rsidRPr="00E56613">
              <w:rPr>
                <w:rFonts w:ascii="David" w:eastAsia="Times New Roman" w:hAnsi="David" w:cs="David"/>
                <w:b/>
                <w:bCs/>
                <w:sz w:val="20"/>
                <w:szCs w:val="20"/>
                <w:rtl/>
              </w:rPr>
              <w:t>קומה 6</w:t>
            </w:r>
          </w:p>
        </w:tc>
        <w:tc>
          <w:tcPr>
            <w:tcW w:w="960" w:type="dxa"/>
            <w:tcBorders>
              <w:top w:val="single" w:sz="4" w:space="0" w:color="auto"/>
              <w:left w:val="single" w:sz="4" w:space="0" w:color="auto"/>
              <w:bottom w:val="nil"/>
              <w:right w:val="single" w:sz="8" w:space="0" w:color="auto"/>
            </w:tcBorders>
            <w:vAlign w:val="center"/>
          </w:tcPr>
          <w:p w14:paraId="3DB44C2E" w14:textId="77777777" w:rsidR="00E56613" w:rsidRPr="00E56613" w:rsidRDefault="00E56613" w:rsidP="00E56613">
            <w:pPr>
              <w:spacing w:before="0" w:beforeAutospacing="0" w:after="0" w:afterAutospacing="0" w:line="240" w:lineRule="auto"/>
              <w:ind w:left="281"/>
              <w:rPr>
                <w:rFonts w:ascii="David" w:eastAsia="Times New Roman" w:hAnsi="David" w:cs="David"/>
                <w:b/>
                <w:bCs/>
                <w:sz w:val="20"/>
                <w:szCs w:val="20"/>
              </w:rPr>
            </w:pPr>
            <w:r w:rsidRPr="00E56613">
              <w:rPr>
                <w:rFonts w:ascii="David" w:eastAsia="Times New Roman" w:hAnsi="David" w:cs="David"/>
                <w:b/>
                <w:bCs/>
                <w:sz w:val="20"/>
                <w:szCs w:val="20"/>
                <w:rtl/>
              </w:rPr>
              <w:t>קומה 7</w:t>
            </w:r>
          </w:p>
        </w:tc>
      </w:tr>
      <w:tr w:rsidR="00E56613" w:rsidRPr="00E56613" w14:paraId="743086B4" w14:textId="77777777" w:rsidTr="00E56613">
        <w:trPr>
          <w:trHeight w:val="255"/>
          <w:jc w:val="center"/>
        </w:trPr>
        <w:tc>
          <w:tcPr>
            <w:tcW w:w="1973" w:type="dxa"/>
            <w:vMerge w:val="restart"/>
            <w:tcBorders>
              <w:top w:val="nil"/>
              <w:left w:val="single" w:sz="8" w:space="0" w:color="auto"/>
              <w:bottom w:val="single" w:sz="4" w:space="0" w:color="000000"/>
              <w:right w:val="single" w:sz="8" w:space="0" w:color="auto"/>
            </w:tcBorders>
            <w:noWrap/>
            <w:vAlign w:val="center"/>
          </w:tcPr>
          <w:p w14:paraId="24050FB0" w14:textId="77777777" w:rsidR="00E56613" w:rsidRPr="00E56613" w:rsidRDefault="00E56613" w:rsidP="00E56613">
            <w:pPr>
              <w:spacing w:before="0" w:beforeAutospacing="0" w:after="0" w:afterAutospacing="0" w:line="240" w:lineRule="auto"/>
              <w:ind w:left="281"/>
              <w:jc w:val="center"/>
              <w:rPr>
                <w:rFonts w:ascii="David" w:eastAsia="Times New Roman" w:hAnsi="David" w:cs="David"/>
                <w:b/>
                <w:bCs/>
                <w:sz w:val="20"/>
                <w:szCs w:val="20"/>
                <w:u w:val="single"/>
              </w:rPr>
            </w:pPr>
            <w:r w:rsidRPr="00E56613">
              <w:rPr>
                <w:rFonts w:ascii="David" w:eastAsia="Times New Roman" w:hAnsi="David" w:cs="David"/>
                <w:b/>
                <w:bCs/>
                <w:sz w:val="20"/>
                <w:szCs w:val="20"/>
                <w:u w:val="single"/>
                <w:rtl/>
              </w:rPr>
              <w:t>חשמל: (15%)</w:t>
            </w:r>
          </w:p>
        </w:tc>
        <w:tc>
          <w:tcPr>
            <w:tcW w:w="2500" w:type="dxa"/>
            <w:tcBorders>
              <w:top w:val="single" w:sz="4" w:space="0" w:color="auto"/>
              <w:left w:val="nil"/>
              <w:bottom w:val="nil"/>
              <w:right w:val="single" w:sz="4" w:space="0" w:color="auto"/>
            </w:tcBorders>
            <w:noWrap/>
            <w:vAlign w:val="bottom"/>
          </w:tcPr>
          <w:p w14:paraId="713794A6" w14:textId="77777777" w:rsidR="00E56613" w:rsidRPr="00E56613" w:rsidRDefault="00E56613" w:rsidP="00E56613">
            <w:pPr>
              <w:spacing w:before="0" w:beforeAutospacing="0" w:after="0" w:afterAutospacing="0" w:line="240" w:lineRule="auto"/>
              <w:ind w:left="281"/>
              <w:rPr>
                <w:rFonts w:ascii="David" w:eastAsia="Times New Roman" w:hAnsi="David" w:cs="David"/>
                <w:sz w:val="20"/>
                <w:szCs w:val="20"/>
              </w:rPr>
            </w:pPr>
            <w:r w:rsidRPr="00E56613">
              <w:rPr>
                <w:rFonts w:ascii="David" w:eastAsia="Times New Roman" w:hAnsi="David" w:cs="David"/>
                <w:sz w:val="20"/>
                <w:szCs w:val="20"/>
                <w:rtl/>
              </w:rPr>
              <w:t>צנרת ורטיקלית+חיווט- 8%</w:t>
            </w:r>
          </w:p>
        </w:tc>
        <w:tc>
          <w:tcPr>
            <w:tcW w:w="1040" w:type="dxa"/>
            <w:tcBorders>
              <w:top w:val="single" w:sz="4" w:space="0" w:color="auto"/>
              <w:left w:val="nil"/>
              <w:bottom w:val="nil"/>
              <w:right w:val="nil"/>
            </w:tcBorders>
            <w:noWrap/>
            <w:vAlign w:val="bottom"/>
          </w:tcPr>
          <w:p w14:paraId="7C4E899B"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8%</w:t>
            </w:r>
          </w:p>
        </w:tc>
        <w:tc>
          <w:tcPr>
            <w:tcW w:w="1109" w:type="dxa"/>
            <w:tcBorders>
              <w:top w:val="single" w:sz="4" w:space="0" w:color="auto"/>
              <w:left w:val="single" w:sz="4" w:space="0" w:color="auto"/>
              <w:bottom w:val="nil"/>
              <w:right w:val="single" w:sz="8" w:space="0" w:color="auto"/>
            </w:tcBorders>
            <w:noWrap/>
            <w:vAlign w:val="bottom"/>
          </w:tcPr>
          <w:p w14:paraId="6C01EF53"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1.143</w:t>
            </w:r>
          </w:p>
        </w:tc>
        <w:tc>
          <w:tcPr>
            <w:tcW w:w="960" w:type="dxa"/>
            <w:tcBorders>
              <w:top w:val="single" w:sz="4" w:space="0" w:color="auto"/>
              <w:left w:val="single" w:sz="8" w:space="0" w:color="auto"/>
              <w:bottom w:val="single" w:sz="4" w:space="0" w:color="auto"/>
              <w:right w:val="single" w:sz="4" w:space="0" w:color="auto"/>
            </w:tcBorders>
            <w:noWrap/>
            <w:vAlign w:val="bottom"/>
          </w:tcPr>
          <w:p w14:paraId="21473246"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single" w:sz="4" w:space="0" w:color="auto"/>
              <w:left w:val="single" w:sz="4" w:space="0" w:color="auto"/>
              <w:bottom w:val="single" w:sz="4" w:space="0" w:color="auto"/>
              <w:right w:val="single" w:sz="4" w:space="0" w:color="auto"/>
            </w:tcBorders>
            <w:noWrap/>
            <w:vAlign w:val="bottom"/>
          </w:tcPr>
          <w:p w14:paraId="4360694B"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single" w:sz="4" w:space="0" w:color="auto"/>
              <w:left w:val="single" w:sz="4" w:space="0" w:color="auto"/>
              <w:bottom w:val="single" w:sz="4" w:space="0" w:color="auto"/>
              <w:right w:val="single" w:sz="4" w:space="0" w:color="auto"/>
            </w:tcBorders>
            <w:noWrap/>
            <w:vAlign w:val="bottom"/>
          </w:tcPr>
          <w:p w14:paraId="64B42F1F"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single" w:sz="4" w:space="0" w:color="auto"/>
              <w:left w:val="single" w:sz="4" w:space="0" w:color="auto"/>
              <w:bottom w:val="single" w:sz="4" w:space="0" w:color="auto"/>
              <w:right w:val="single" w:sz="4" w:space="0" w:color="auto"/>
            </w:tcBorders>
            <w:noWrap/>
            <w:vAlign w:val="bottom"/>
          </w:tcPr>
          <w:p w14:paraId="6F80A009"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single" w:sz="4" w:space="0" w:color="auto"/>
              <w:left w:val="single" w:sz="4" w:space="0" w:color="auto"/>
              <w:bottom w:val="single" w:sz="4" w:space="0" w:color="auto"/>
              <w:right w:val="single" w:sz="4" w:space="0" w:color="auto"/>
            </w:tcBorders>
            <w:noWrap/>
            <w:vAlign w:val="bottom"/>
          </w:tcPr>
          <w:p w14:paraId="34886910"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single" w:sz="4" w:space="0" w:color="auto"/>
              <w:left w:val="single" w:sz="4" w:space="0" w:color="auto"/>
              <w:bottom w:val="single" w:sz="4" w:space="0" w:color="auto"/>
              <w:right w:val="single" w:sz="4" w:space="0" w:color="auto"/>
            </w:tcBorders>
            <w:noWrap/>
            <w:vAlign w:val="bottom"/>
          </w:tcPr>
          <w:p w14:paraId="703364F3"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single" w:sz="4" w:space="0" w:color="auto"/>
              <w:left w:val="single" w:sz="4" w:space="0" w:color="auto"/>
              <w:bottom w:val="single" w:sz="4" w:space="0" w:color="auto"/>
              <w:right w:val="single" w:sz="8" w:space="0" w:color="auto"/>
            </w:tcBorders>
            <w:noWrap/>
            <w:vAlign w:val="bottom"/>
          </w:tcPr>
          <w:p w14:paraId="7EB4ABD2"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r>
      <w:tr w:rsidR="00E56613" w:rsidRPr="00E56613" w14:paraId="5B915133" w14:textId="77777777" w:rsidTr="00E56613">
        <w:trPr>
          <w:trHeight w:val="255"/>
          <w:jc w:val="center"/>
        </w:trPr>
        <w:tc>
          <w:tcPr>
            <w:tcW w:w="0" w:type="auto"/>
            <w:vMerge/>
            <w:tcBorders>
              <w:top w:val="nil"/>
              <w:left w:val="single" w:sz="8" w:space="0" w:color="auto"/>
              <w:bottom w:val="single" w:sz="4" w:space="0" w:color="000000"/>
              <w:right w:val="single" w:sz="8" w:space="0" w:color="auto"/>
            </w:tcBorders>
            <w:vAlign w:val="center"/>
          </w:tcPr>
          <w:p w14:paraId="04ACAB7E" w14:textId="77777777" w:rsidR="00E56613" w:rsidRPr="00E56613" w:rsidRDefault="00E56613" w:rsidP="00E56613">
            <w:pPr>
              <w:bidi w:val="0"/>
              <w:spacing w:before="0" w:beforeAutospacing="0" w:after="0" w:afterAutospacing="0" w:line="240" w:lineRule="auto"/>
              <w:rPr>
                <w:rFonts w:ascii="David" w:eastAsia="Times New Roman" w:hAnsi="David" w:cs="David"/>
                <w:b/>
                <w:bCs/>
                <w:sz w:val="20"/>
                <w:szCs w:val="20"/>
                <w:u w:val="single"/>
              </w:rPr>
            </w:pPr>
          </w:p>
        </w:tc>
        <w:tc>
          <w:tcPr>
            <w:tcW w:w="2500" w:type="dxa"/>
            <w:tcBorders>
              <w:top w:val="single" w:sz="4" w:space="0" w:color="auto"/>
              <w:left w:val="nil"/>
              <w:bottom w:val="nil"/>
              <w:right w:val="single" w:sz="4" w:space="0" w:color="auto"/>
            </w:tcBorders>
            <w:noWrap/>
            <w:vAlign w:val="bottom"/>
          </w:tcPr>
          <w:p w14:paraId="6F3BBD3D" w14:textId="77777777" w:rsidR="00E56613" w:rsidRPr="00E56613" w:rsidRDefault="00E56613" w:rsidP="00E56613">
            <w:pPr>
              <w:spacing w:before="0" w:beforeAutospacing="0" w:after="0" w:afterAutospacing="0" w:line="240" w:lineRule="auto"/>
              <w:ind w:left="281"/>
              <w:rPr>
                <w:rFonts w:ascii="David" w:eastAsia="Times New Roman" w:hAnsi="David" w:cs="David"/>
                <w:sz w:val="20"/>
                <w:szCs w:val="20"/>
              </w:rPr>
            </w:pPr>
            <w:r w:rsidRPr="00E56613">
              <w:rPr>
                <w:rFonts w:ascii="David" w:eastAsia="Times New Roman" w:hAnsi="David" w:cs="David"/>
                <w:sz w:val="20"/>
                <w:szCs w:val="20"/>
                <w:rtl/>
              </w:rPr>
              <w:t>צ.חשמל+מתח נמוך אופקי_3%</w:t>
            </w:r>
          </w:p>
        </w:tc>
        <w:tc>
          <w:tcPr>
            <w:tcW w:w="1040" w:type="dxa"/>
            <w:tcBorders>
              <w:top w:val="single" w:sz="4" w:space="0" w:color="auto"/>
              <w:left w:val="nil"/>
              <w:bottom w:val="nil"/>
              <w:right w:val="nil"/>
            </w:tcBorders>
            <w:noWrap/>
            <w:vAlign w:val="bottom"/>
          </w:tcPr>
          <w:p w14:paraId="61D7BD67"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3%</w:t>
            </w:r>
          </w:p>
        </w:tc>
        <w:tc>
          <w:tcPr>
            <w:tcW w:w="1109" w:type="dxa"/>
            <w:tcBorders>
              <w:top w:val="single" w:sz="4" w:space="0" w:color="auto"/>
              <w:left w:val="single" w:sz="4" w:space="0" w:color="auto"/>
              <w:bottom w:val="nil"/>
              <w:right w:val="single" w:sz="8" w:space="0" w:color="auto"/>
            </w:tcBorders>
            <w:noWrap/>
            <w:vAlign w:val="bottom"/>
          </w:tcPr>
          <w:p w14:paraId="2C89F628"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0.429</w:t>
            </w:r>
          </w:p>
        </w:tc>
        <w:tc>
          <w:tcPr>
            <w:tcW w:w="960" w:type="dxa"/>
            <w:tcBorders>
              <w:top w:val="nil"/>
              <w:left w:val="single" w:sz="8" w:space="0" w:color="auto"/>
              <w:bottom w:val="single" w:sz="4" w:space="0" w:color="auto"/>
              <w:right w:val="single" w:sz="4" w:space="0" w:color="auto"/>
            </w:tcBorders>
            <w:noWrap/>
            <w:vAlign w:val="bottom"/>
          </w:tcPr>
          <w:p w14:paraId="43B518EC"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1589FF03"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6A08D16E"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6F5763C4"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069B4B3F"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0EA258E0"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8" w:space="0" w:color="auto"/>
            </w:tcBorders>
            <w:noWrap/>
            <w:vAlign w:val="bottom"/>
          </w:tcPr>
          <w:p w14:paraId="05384A91"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r>
      <w:tr w:rsidR="00E56613" w:rsidRPr="00E56613" w14:paraId="07E46D30" w14:textId="77777777" w:rsidTr="00E56613">
        <w:trPr>
          <w:trHeight w:val="255"/>
          <w:jc w:val="center"/>
        </w:trPr>
        <w:tc>
          <w:tcPr>
            <w:tcW w:w="0" w:type="auto"/>
            <w:vMerge/>
            <w:tcBorders>
              <w:top w:val="nil"/>
              <w:left w:val="single" w:sz="8" w:space="0" w:color="auto"/>
              <w:bottom w:val="single" w:sz="4" w:space="0" w:color="000000"/>
              <w:right w:val="single" w:sz="8" w:space="0" w:color="auto"/>
            </w:tcBorders>
            <w:vAlign w:val="center"/>
          </w:tcPr>
          <w:p w14:paraId="70E4F807" w14:textId="77777777" w:rsidR="00E56613" w:rsidRPr="00E56613" w:rsidRDefault="00E56613" w:rsidP="00E56613">
            <w:pPr>
              <w:bidi w:val="0"/>
              <w:spacing w:before="0" w:beforeAutospacing="0" w:after="0" w:afterAutospacing="0" w:line="240" w:lineRule="auto"/>
              <w:rPr>
                <w:rFonts w:ascii="David" w:eastAsia="Times New Roman" w:hAnsi="David" w:cs="David"/>
                <w:b/>
                <w:bCs/>
                <w:sz w:val="20"/>
                <w:szCs w:val="20"/>
                <w:u w:val="single"/>
              </w:rPr>
            </w:pPr>
          </w:p>
        </w:tc>
        <w:tc>
          <w:tcPr>
            <w:tcW w:w="2500" w:type="dxa"/>
            <w:tcBorders>
              <w:top w:val="single" w:sz="4" w:space="0" w:color="auto"/>
              <w:left w:val="nil"/>
              <w:bottom w:val="nil"/>
              <w:right w:val="single" w:sz="4" w:space="0" w:color="auto"/>
            </w:tcBorders>
            <w:noWrap/>
            <w:vAlign w:val="bottom"/>
          </w:tcPr>
          <w:p w14:paraId="1B0C10F7" w14:textId="77777777" w:rsidR="00E56613" w:rsidRPr="00E56613" w:rsidRDefault="00E56613" w:rsidP="00E56613">
            <w:pPr>
              <w:spacing w:before="0" w:beforeAutospacing="0" w:after="0" w:afterAutospacing="0" w:line="240" w:lineRule="auto"/>
              <w:ind w:left="281"/>
              <w:rPr>
                <w:rFonts w:ascii="David" w:eastAsia="Times New Roman" w:hAnsi="David" w:cs="David"/>
                <w:sz w:val="20"/>
                <w:szCs w:val="20"/>
              </w:rPr>
            </w:pPr>
            <w:r w:rsidRPr="00E56613">
              <w:rPr>
                <w:rFonts w:ascii="David" w:eastAsia="Times New Roman" w:hAnsi="David" w:cs="David"/>
                <w:sz w:val="20"/>
                <w:szCs w:val="20"/>
                <w:rtl/>
              </w:rPr>
              <w:t>גופי תאורה - 1%</w:t>
            </w:r>
          </w:p>
        </w:tc>
        <w:tc>
          <w:tcPr>
            <w:tcW w:w="1040" w:type="dxa"/>
            <w:tcBorders>
              <w:top w:val="single" w:sz="4" w:space="0" w:color="auto"/>
              <w:left w:val="nil"/>
              <w:bottom w:val="nil"/>
              <w:right w:val="nil"/>
            </w:tcBorders>
            <w:noWrap/>
            <w:vAlign w:val="bottom"/>
          </w:tcPr>
          <w:p w14:paraId="38F3A747"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w:t>
            </w:r>
          </w:p>
        </w:tc>
        <w:tc>
          <w:tcPr>
            <w:tcW w:w="1109" w:type="dxa"/>
            <w:tcBorders>
              <w:top w:val="single" w:sz="4" w:space="0" w:color="auto"/>
              <w:left w:val="single" w:sz="4" w:space="0" w:color="auto"/>
              <w:bottom w:val="nil"/>
              <w:right w:val="single" w:sz="8" w:space="0" w:color="auto"/>
            </w:tcBorders>
            <w:noWrap/>
            <w:vAlign w:val="bottom"/>
          </w:tcPr>
          <w:p w14:paraId="76651692"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0.143</w:t>
            </w:r>
          </w:p>
        </w:tc>
        <w:tc>
          <w:tcPr>
            <w:tcW w:w="960" w:type="dxa"/>
            <w:tcBorders>
              <w:top w:val="nil"/>
              <w:left w:val="single" w:sz="8" w:space="0" w:color="auto"/>
              <w:bottom w:val="single" w:sz="4" w:space="0" w:color="auto"/>
              <w:right w:val="single" w:sz="4" w:space="0" w:color="auto"/>
            </w:tcBorders>
            <w:noWrap/>
            <w:vAlign w:val="bottom"/>
          </w:tcPr>
          <w:p w14:paraId="1F1FDFB1"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0.00</w:t>
            </w:r>
          </w:p>
        </w:tc>
        <w:tc>
          <w:tcPr>
            <w:tcW w:w="960" w:type="dxa"/>
            <w:tcBorders>
              <w:top w:val="nil"/>
              <w:left w:val="single" w:sz="4" w:space="0" w:color="auto"/>
              <w:bottom w:val="single" w:sz="4" w:space="0" w:color="auto"/>
              <w:right w:val="single" w:sz="4" w:space="0" w:color="auto"/>
            </w:tcBorders>
            <w:noWrap/>
            <w:vAlign w:val="bottom"/>
          </w:tcPr>
          <w:p w14:paraId="24D55E7F"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0.00</w:t>
            </w:r>
          </w:p>
        </w:tc>
        <w:tc>
          <w:tcPr>
            <w:tcW w:w="960" w:type="dxa"/>
            <w:tcBorders>
              <w:top w:val="nil"/>
              <w:left w:val="single" w:sz="4" w:space="0" w:color="auto"/>
              <w:bottom w:val="single" w:sz="4" w:space="0" w:color="auto"/>
              <w:right w:val="single" w:sz="4" w:space="0" w:color="auto"/>
            </w:tcBorders>
            <w:noWrap/>
            <w:vAlign w:val="bottom"/>
          </w:tcPr>
          <w:p w14:paraId="2896F5C5"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0.00</w:t>
            </w:r>
          </w:p>
        </w:tc>
        <w:tc>
          <w:tcPr>
            <w:tcW w:w="960" w:type="dxa"/>
            <w:tcBorders>
              <w:top w:val="nil"/>
              <w:left w:val="single" w:sz="4" w:space="0" w:color="auto"/>
              <w:bottom w:val="single" w:sz="4" w:space="0" w:color="auto"/>
              <w:right w:val="single" w:sz="4" w:space="0" w:color="auto"/>
            </w:tcBorders>
            <w:noWrap/>
            <w:vAlign w:val="bottom"/>
          </w:tcPr>
          <w:p w14:paraId="425F52EB"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0.00</w:t>
            </w:r>
          </w:p>
        </w:tc>
        <w:tc>
          <w:tcPr>
            <w:tcW w:w="960" w:type="dxa"/>
            <w:tcBorders>
              <w:top w:val="nil"/>
              <w:left w:val="single" w:sz="4" w:space="0" w:color="auto"/>
              <w:bottom w:val="single" w:sz="4" w:space="0" w:color="auto"/>
              <w:right w:val="single" w:sz="4" w:space="0" w:color="auto"/>
            </w:tcBorders>
            <w:noWrap/>
            <w:vAlign w:val="bottom"/>
          </w:tcPr>
          <w:p w14:paraId="5DFCDEBB"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0.00</w:t>
            </w:r>
          </w:p>
        </w:tc>
        <w:tc>
          <w:tcPr>
            <w:tcW w:w="960" w:type="dxa"/>
            <w:tcBorders>
              <w:top w:val="nil"/>
              <w:left w:val="single" w:sz="4" w:space="0" w:color="auto"/>
              <w:bottom w:val="single" w:sz="4" w:space="0" w:color="auto"/>
              <w:right w:val="single" w:sz="4" w:space="0" w:color="auto"/>
            </w:tcBorders>
            <w:noWrap/>
            <w:vAlign w:val="bottom"/>
          </w:tcPr>
          <w:p w14:paraId="48F99236"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0.00</w:t>
            </w:r>
          </w:p>
        </w:tc>
        <w:tc>
          <w:tcPr>
            <w:tcW w:w="960" w:type="dxa"/>
            <w:tcBorders>
              <w:top w:val="nil"/>
              <w:left w:val="single" w:sz="4" w:space="0" w:color="auto"/>
              <w:bottom w:val="single" w:sz="4" w:space="0" w:color="auto"/>
              <w:right w:val="single" w:sz="8" w:space="0" w:color="auto"/>
            </w:tcBorders>
            <w:noWrap/>
            <w:vAlign w:val="bottom"/>
          </w:tcPr>
          <w:p w14:paraId="296AF923"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0.00</w:t>
            </w:r>
          </w:p>
        </w:tc>
      </w:tr>
      <w:tr w:rsidR="00E56613" w:rsidRPr="00E56613" w14:paraId="2F9F4AE3" w14:textId="77777777" w:rsidTr="00E56613">
        <w:trPr>
          <w:trHeight w:val="255"/>
          <w:jc w:val="center"/>
        </w:trPr>
        <w:tc>
          <w:tcPr>
            <w:tcW w:w="0" w:type="auto"/>
            <w:vMerge/>
            <w:tcBorders>
              <w:top w:val="nil"/>
              <w:left w:val="single" w:sz="8" w:space="0" w:color="auto"/>
              <w:bottom w:val="single" w:sz="4" w:space="0" w:color="000000"/>
              <w:right w:val="single" w:sz="8" w:space="0" w:color="auto"/>
            </w:tcBorders>
            <w:vAlign w:val="center"/>
          </w:tcPr>
          <w:p w14:paraId="613D8A20" w14:textId="77777777" w:rsidR="00E56613" w:rsidRPr="00E56613" w:rsidRDefault="00E56613" w:rsidP="00E56613">
            <w:pPr>
              <w:bidi w:val="0"/>
              <w:spacing w:before="0" w:beforeAutospacing="0" w:after="0" w:afterAutospacing="0" w:line="240" w:lineRule="auto"/>
              <w:rPr>
                <w:rFonts w:ascii="David" w:eastAsia="Times New Roman" w:hAnsi="David" w:cs="David"/>
                <w:b/>
                <w:bCs/>
                <w:sz w:val="20"/>
                <w:szCs w:val="20"/>
                <w:u w:val="single"/>
              </w:rPr>
            </w:pPr>
          </w:p>
        </w:tc>
        <w:tc>
          <w:tcPr>
            <w:tcW w:w="2500" w:type="dxa"/>
            <w:tcBorders>
              <w:top w:val="single" w:sz="4" w:space="0" w:color="auto"/>
              <w:left w:val="nil"/>
              <w:bottom w:val="nil"/>
              <w:right w:val="single" w:sz="4" w:space="0" w:color="auto"/>
            </w:tcBorders>
            <w:noWrap/>
            <w:vAlign w:val="bottom"/>
          </w:tcPr>
          <w:p w14:paraId="10E8D69A" w14:textId="77777777" w:rsidR="00E56613" w:rsidRPr="00E56613" w:rsidRDefault="00E56613" w:rsidP="00E56613">
            <w:pPr>
              <w:spacing w:before="0" w:beforeAutospacing="0" w:after="0" w:afterAutospacing="0" w:line="240" w:lineRule="auto"/>
              <w:ind w:left="281"/>
              <w:rPr>
                <w:rFonts w:ascii="David" w:eastAsia="Times New Roman" w:hAnsi="David" w:cs="David"/>
                <w:sz w:val="20"/>
                <w:szCs w:val="20"/>
              </w:rPr>
            </w:pPr>
            <w:r w:rsidRPr="00E56613">
              <w:rPr>
                <w:rFonts w:ascii="David" w:eastAsia="Times New Roman" w:hAnsi="David" w:cs="David"/>
                <w:sz w:val="20"/>
                <w:szCs w:val="20"/>
                <w:rtl/>
              </w:rPr>
              <w:t>לוחות ציבוריים- 2%</w:t>
            </w:r>
          </w:p>
        </w:tc>
        <w:tc>
          <w:tcPr>
            <w:tcW w:w="1040" w:type="dxa"/>
            <w:tcBorders>
              <w:top w:val="single" w:sz="4" w:space="0" w:color="auto"/>
              <w:left w:val="nil"/>
              <w:bottom w:val="nil"/>
              <w:right w:val="nil"/>
            </w:tcBorders>
            <w:noWrap/>
            <w:vAlign w:val="bottom"/>
          </w:tcPr>
          <w:p w14:paraId="4F7D97C7"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2%</w:t>
            </w:r>
          </w:p>
        </w:tc>
        <w:tc>
          <w:tcPr>
            <w:tcW w:w="1109" w:type="dxa"/>
            <w:tcBorders>
              <w:top w:val="single" w:sz="4" w:space="0" w:color="auto"/>
              <w:left w:val="single" w:sz="4" w:space="0" w:color="auto"/>
              <w:bottom w:val="nil"/>
              <w:right w:val="single" w:sz="8" w:space="0" w:color="auto"/>
            </w:tcBorders>
            <w:noWrap/>
            <w:vAlign w:val="bottom"/>
          </w:tcPr>
          <w:p w14:paraId="20349239"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0.286</w:t>
            </w:r>
          </w:p>
        </w:tc>
        <w:tc>
          <w:tcPr>
            <w:tcW w:w="960" w:type="dxa"/>
            <w:tcBorders>
              <w:top w:val="nil"/>
              <w:left w:val="single" w:sz="8" w:space="0" w:color="auto"/>
              <w:bottom w:val="single" w:sz="4" w:space="0" w:color="auto"/>
              <w:right w:val="single" w:sz="4" w:space="0" w:color="auto"/>
            </w:tcBorders>
            <w:noWrap/>
            <w:vAlign w:val="bottom"/>
          </w:tcPr>
          <w:p w14:paraId="1BDA61E3"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0.10</w:t>
            </w:r>
          </w:p>
        </w:tc>
        <w:tc>
          <w:tcPr>
            <w:tcW w:w="960" w:type="dxa"/>
            <w:tcBorders>
              <w:top w:val="nil"/>
              <w:left w:val="single" w:sz="4" w:space="0" w:color="auto"/>
              <w:bottom w:val="single" w:sz="4" w:space="0" w:color="auto"/>
              <w:right w:val="single" w:sz="4" w:space="0" w:color="auto"/>
            </w:tcBorders>
            <w:noWrap/>
            <w:vAlign w:val="bottom"/>
          </w:tcPr>
          <w:p w14:paraId="23E9F864"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0.10</w:t>
            </w:r>
          </w:p>
        </w:tc>
        <w:tc>
          <w:tcPr>
            <w:tcW w:w="960" w:type="dxa"/>
            <w:tcBorders>
              <w:top w:val="nil"/>
              <w:left w:val="single" w:sz="4" w:space="0" w:color="auto"/>
              <w:bottom w:val="single" w:sz="4" w:space="0" w:color="auto"/>
              <w:right w:val="single" w:sz="4" w:space="0" w:color="auto"/>
            </w:tcBorders>
            <w:noWrap/>
            <w:vAlign w:val="bottom"/>
          </w:tcPr>
          <w:p w14:paraId="61EACD46"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0.10</w:t>
            </w:r>
          </w:p>
        </w:tc>
        <w:tc>
          <w:tcPr>
            <w:tcW w:w="960" w:type="dxa"/>
            <w:tcBorders>
              <w:top w:val="nil"/>
              <w:left w:val="single" w:sz="4" w:space="0" w:color="auto"/>
              <w:bottom w:val="single" w:sz="4" w:space="0" w:color="auto"/>
              <w:right w:val="single" w:sz="4" w:space="0" w:color="auto"/>
            </w:tcBorders>
            <w:noWrap/>
            <w:vAlign w:val="bottom"/>
          </w:tcPr>
          <w:p w14:paraId="07D1D212"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0.10</w:t>
            </w:r>
          </w:p>
        </w:tc>
        <w:tc>
          <w:tcPr>
            <w:tcW w:w="960" w:type="dxa"/>
            <w:tcBorders>
              <w:top w:val="nil"/>
              <w:left w:val="single" w:sz="4" w:space="0" w:color="auto"/>
              <w:bottom w:val="single" w:sz="4" w:space="0" w:color="auto"/>
              <w:right w:val="single" w:sz="4" w:space="0" w:color="auto"/>
            </w:tcBorders>
            <w:noWrap/>
            <w:vAlign w:val="bottom"/>
          </w:tcPr>
          <w:p w14:paraId="1774B5A3"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0.10</w:t>
            </w:r>
          </w:p>
        </w:tc>
        <w:tc>
          <w:tcPr>
            <w:tcW w:w="960" w:type="dxa"/>
            <w:tcBorders>
              <w:top w:val="nil"/>
              <w:left w:val="single" w:sz="4" w:space="0" w:color="auto"/>
              <w:bottom w:val="single" w:sz="4" w:space="0" w:color="auto"/>
              <w:right w:val="single" w:sz="4" w:space="0" w:color="auto"/>
            </w:tcBorders>
            <w:noWrap/>
            <w:vAlign w:val="bottom"/>
          </w:tcPr>
          <w:p w14:paraId="7368F16C"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0.10</w:t>
            </w:r>
          </w:p>
        </w:tc>
        <w:tc>
          <w:tcPr>
            <w:tcW w:w="960" w:type="dxa"/>
            <w:tcBorders>
              <w:top w:val="nil"/>
              <w:left w:val="single" w:sz="4" w:space="0" w:color="auto"/>
              <w:bottom w:val="single" w:sz="4" w:space="0" w:color="auto"/>
              <w:right w:val="single" w:sz="8" w:space="0" w:color="auto"/>
            </w:tcBorders>
            <w:noWrap/>
            <w:vAlign w:val="bottom"/>
          </w:tcPr>
          <w:p w14:paraId="1C02B9D1"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0.10</w:t>
            </w:r>
          </w:p>
        </w:tc>
      </w:tr>
      <w:tr w:rsidR="00E56613" w:rsidRPr="00E56613" w14:paraId="09200A26" w14:textId="77777777" w:rsidTr="00E56613">
        <w:trPr>
          <w:trHeight w:val="255"/>
          <w:jc w:val="center"/>
        </w:trPr>
        <w:tc>
          <w:tcPr>
            <w:tcW w:w="0" w:type="auto"/>
            <w:vMerge/>
            <w:tcBorders>
              <w:top w:val="nil"/>
              <w:left w:val="single" w:sz="8" w:space="0" w:color="auto"/>
              <w:bottom w:val="single" w:sz="4" w:space="0" w:color="000000"/>
              <w:right w:val="single" w:sz="8" w:space="0" w:color="auto"/>
            </w:tcBorders>
            <w:vAlign w:val="center"/>
          </w:tcPr>
          <w:p w14:paraId="0D08B6A4" w14:textId="77777777" w:rsidR="00E56613" w:rsidRPr="00E56613" w:rsidRDefault="00E56613" w:rsidP="00E56613">
            <w:pPr>
              <w:bidi w:val="0"/>
              <w:spacing w:before="0" w:beforeAutospacing="0" w:after="0" w:afterAutospacing="0" w:line="240" w:lineRule="auto"/>
              <w:rPr>
                <w:rFonts w:ascii="David" w:eastAsia="Times New Roman" w:hAnsi="David" w:cs="David"/>
                <w:b/>
                <w:bCs/>
                <w:sz w:val="20"/>
                <w:szCs w:val="20"/>
                <w:u w:val="single"/>
              </w:rPr>
            </w:pPr>
          </w:p>
        </w:tc>
        <w:tc>
          <w:tcPr>
            <w:tcW w:w="2500" w:type="dxa"/>
            <w:tcBorders>
              <w:top w:val="single" w:sz="4" w:space="0" w:color="auto"/>
              <w:left w:val="nil"/>
              <w:bottom w:val="nil"/>
              <w:right w:val="single" w:sz="4" w:space="0" w:color="auto"/>
            </w:tcBorders>
            <w:noWrap/>
            <w:vAlign w:val="bottom"/>
          </w:tcPr>
          <w:p w14:paraId="225372B1" w14:textId="77777777" w:rsidR="00E56613" w:rsidRPr="00E56613" w:rsidRDefault="00E56613" w:rsidP="00E56613">
            <w:pPr>
              <w:spacing w:before="0" w:beforeAutospacing="0" w:after="0" w:afterAutospacing="0" w:line="240" w:lineRule="auto"/>
              <w:ind w:left="281"/>
              <w:rPr>
                <w:rFonts w:ascii="David" w:eastAsia="Times New Roman" w:hAnsi="David" w:cs="David"/>
                <w:sz w:val="20"/>
                <w:szCs w:val="20"/>
              </w:rPr>
            </w:pPr>
            <w:r w:rsidRPr="00E56613">
              <w:rPr>
                <w:rFonts w:ascii="David" w:eastAsia="Times New Roman" w:hAnsi="David" w:cs="David"/>
                <w:sz w:val="20"/>
                <w:szCs w:val="20"/>
                <w:rtl/>
              </w:rPr>
              <w:t>אביזרי קצה מתח נמוך- 1%</w:t>
            </w:r>
          </w:p>
        </w:tc>
        <w:tc>
          <w:tcPr>
            <w:tcW w:w="1040" w:type="dxa"/>
            <w:tcBorders>
              <w:top w:val="single" w:sz="4" w:space="0" w:color="auto"/>
              <w:left w:val="nil"/>
              <w:bottom w:val="nil"/>
              <w:right w:val="nil"/>
            </w:tcBorders>
            <w:noWrap/>
            <w:vAlign w:val="bottom"/>
          </w:tcPr>
          <w:p w14:paraId="7663C438"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w:t>
            </w:r>
          </w:p>
        </w:tc>
        <w:tc>
          <w:tcPr>
            <w:tcW w:w="1109" w:type="dxa"/>
            <w:tcBorders>
              <w:top w:val="single" w:sz="4" w:space="0" w:color="auto"/>
              <w:left w:val="single" w:sz="4" w:space="0" w:color="auto"/>
              <w:bottom w:val="nil"/>
              <w:right w:val="single" w:sz="8" w:space="0" w:color="auto"/>
            </w:tcBorders>
            <w:noWrap/>
            <w:vAlign w:val="bottom"/>
          </w:tcPr>
          <w:p w14:paraId="6C6B82F7"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0.143</w:t>
            </w:r>
          </w:p>
        </w:tc>
        <w:tc>
          <w:tcPr>
            <w:tcW w:w="960" w:type="dxa"/>
            <w:tcBorders>
              <w:top w:val="nil"/>
              <w:left w:val="single" w:sz="8" w:space="0" w:color="auto"/>
              <w:bottom w:val="single" w:sz="4" w:space="0" w:color="auto"/>
              <w:right w:val="single" w:sz="4" w:space="0" w:color="auto"/>
            </w:tcBorders>
            <w:noWrap/>
            <w:vAlign w:val="bottom"/>
          </w:tcPr>
          <w:p w14:paraId="738C29D9"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632E6E3A"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0747A5C7"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62AF7CB0"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014F4B07"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59FDEBE9"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8" w:space="0" w:color="auto"/>
            </w:tcBorders>
            <w:noWrap/>
            <w:vAlign w:val="bottom"/>
          </w:tcPr>
          <w:p w14:paraId="7D503577"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r>
      <w:tr w:rsidR="00E56613" w:rsidRPr="00E56613" w14:paraId="3E9EE176" w14:textId="77777777" w:rsidTr="00E56613">
        <w:trPr>
          <w:trHeight w:val="255"/>
          <w:jc w:val="center"/>
        </w:trPr>
        <w:tc>
          <w:tcPr>
            <w:tcW w:w="1973" w:type="dxa"/>
            <w:vMerge w:val="restart"/>
            <w:tcBorders>
              <w:top w:val="nil"/>
              <w:left w:val="single" w:sz="8" w:space="0" w:color="auto"/>
              <w:bottom w:val="single" w:sz="4" w:space="0" w:color="000000"/>
              <w:right w:val="single" w:sz="8" w:space="0" w:color="auto"/>
            </w:tcBorders>
            <w:noWrap/>
            <w:vAlign w:val="center"/>
          </w:tcPr>
          <w:p w14:paraId="2D320748" w14:textId="77777777" w:rsidR="00E56613" w:rsidRPr="00E56613" w:rsidRDefault="00E56613" w:rsidP="00E56613">
            <w:pPr>
              <w:spacing w:before="0" w:beforeAutospacing="0" w:after="0" w:afterAutospacing="0" w:line="240" w:lineRule="auto"/>
              <w:ind w:left="281"/>
              <w:jc w:val="center"/>
              <w:rPr>
                <w:rFonts w:ascii="David" w:eastAsia="Times New Roman" w:hAnsi="David" w:cs="David"/>
                <w:b/>
                <w:bCs/>
                <w:sz w:val="20"/>
                <w:szCs w:val="20"/>
                <w:u w:val="single"/>
              </w:rPr>
            </w:pPr>
            <w:r w:rsidRPr="00E56613">
              <w:rPr>
                <w:rFonts w:ascii="David" w:eastAsia="Times New Roman" w:hAnsi="David" w:cs="David"/>
                <w:b/>
                <w:bCs/>
                <w:sz w:val="20"/>
                <w:szCs w:val="20"/>
                <w:u w:val="single"/>
                <w:rtl/>
              </w:rPr>
              <w:t>אוורור: (5%)</w:t>
            </w:r>
          </w:p>
        </w:tc>
        <w:tc>
          <w:tcPr>
            <w:tcW w:w="2500" w:type="dxa"/>
            <w:tcBorders>
              <w:top w:val="single" w:sz="4" w:space="0" w:color="auto"/>
              <w:left w:val="nil"/>
              <w:bottom w:val="nil"/>
              <w:right w:val="single" w:sz="4" w:space="0" w:color="auto"/>
            </w:tcBorders>
            <w:noWrap/>
            <w:vAlign w:val="bottom"/>
          </w:tcPr>
          <w:p w14:paraId="734E26D3" w14:textId="77777777" w:rsidR="00E56613" w:rsidRPr="00E56613" w:rsidRDefault="00E56613" w:rsidP="00E56613">
            <w:pPr>
              <w:spacing w:before="0" w:beforeAutospacing="0" w:after="0" w:afterAutospacing="0" w:line="240" w:lineRule="auto"/>
              <w:ind w:left="281"/>
              <w:rPr>
                <w:rFonts w:ascii="David" w:eastAsia="Times New Roman" w:hAnsi="David" w:cs="David"/>
                <w:sz w:val="20"/>
                <w:szCs w:val="20"/>
              </w:rPr>
            </w:pPr>
            <w:r w:rsidRPr="00E56613">
              <w:rPr>
                <w:rFonts w:ascii="David" w:eastAsia="Times New Roman" w:hAnsi="David" w:cs="David"/>
                <w:sz w:val="20"/>
                <w:szCs w:val="20"/>
                <w:rtl/>
              </w:rPr>
              <w:t>גרילי מ"א ואוורור - 2%</w:t>
            </w:r>
          </w:p>
        </w:tc>
        <w:tc>
          <w:tcPr>
            <w:tcW w:w="1040" w:type="dxa"/>
            <w:tcBorders>
              <w:top w:val="single" w:sz="4" w:space="0" w:color="auto"/>
              <w:left w:val="nil"/>
              <w:bottom w:val="nil"/>
              <w:right w:val="nil"/>
            </w:tcBorders>
            <w:noWrap/>
            <w:vAlign w:val="bottom"/>
          </w:tcPr>
          <w:p w14:paraId="18346C68"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2%</w:t>
            </w:r>
          </w:p>
        </w:tc>
        <w:tc>
          <w:tcPr>
            <w:tcW w:w="1109" w:type="dxa"/>
            <w:tcBorders>
              <w:top w:val="single" w:sz="4" w:space="0" w:color="auto"/>
              <w:left w:val="single" w:sz="4" w:space="0" w:color="auto"/>
              <w:bottom w:val="nil"/>
              <w:right w:val="single" w:sz="8" w:space="0" w:color="auto"/>
            </w:tcBorders>
            <w:noWrap/>
            <w:vAlign w:val="bottom"/>
          </w:tcPr>
          <w:p w14:paraId="2E2FA015"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0.286</w:t>
            </w:r>
          </w:p>
        </w:tc>
        <w:tc>
          <w:tcPr>
            <w:tcW w:w="960" w:type="dxa"/>
            <w:tcBorders>
              <w:top w:val="nil"/>
              <w:left w:val="single" w:sz="8" w:space="0" w:color="auto"/>
              <w:bottom w:val="single" w:sz="4" w:space="0" w:color="auto"/>
              <w:right w:val="single" w:sz="4" w:space="0" w:color="auto"/>
            </w:tcBorders>
            <w:noWrap/>
            <w:vAlign w:val="bottom"/>
          </w:tcPr>
          <w:p w14:paraId="741D1859"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1B3BFC8E"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67548E8D"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31EDB58E"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075AC582"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4057B331"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8" w:space="0" w:color="auto"/>
            </w:tcBorders>
            <w:noWrap/>
            <w:vAlign w:val="bottom"/>
          </w:tcPr>
          <w:p w14:paraId="7F8223A8"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r>
      <w:tr w:rsidR="00E56613" w:rsidRPr="00E56613" w14:paraId="259BEE7E" w14:textId="77777777" w:rsidTr="00E56613">
        <w:trPr>
          <w:trHeight w:val="255"/>
          <w:jc w:val="center"/>
        </w:trPr>
        <w:tc>
          <w:tcPr>
            <w:tcW w:w="0" w:type="auto"/>
            <w:vMerge/>
            <w:tcBorders>
              <w:top w:val="nil"/>
              <w:left w:val="single" w:sz="8" w:space="0" w:color="auto"/>
              <w:bottom w:val="single" w:sz="4" w:space="0" w:color="000000"/>
              <w:right w:val="single" w:sz="8" w:space="0" w:color="auto"/>
            </w:tcBorders>
            <w:vAlign w:val="center"/>
          </w:tcPr>
          <w:p w14:paraId="703C4867" w14:textId="77777777" w:rsidR="00E56613" w:rsidRPr="00E56613" w:rsidRDefault="00E56613" w:rsidP="00E56613">
            <w:pPr>
              <w:bidi w:val="0"/>
              <w:spacing w:before="0" w:beforeAutospacing="0" w:after="0" w:afterAutospacing="0" w:line="240" w:lineRule="auto"/>
              <w:rPr>
                <w:rFonts w:ascii="David" w:eastAsia="Times New Roman" w:hAnsi="David" w:cs="David"/>
                <w:b/>
                <w:bCs/>
                <w:sz w:val="20"/>
                <w:szCs w:val="20"/>
                <w:u w:val="single"/>
              </w:rPr>
            </w:pPr>
          </w:p>
        </w:tc>
        <w:tc>
          <w:tcPr>
            <w:tcW w:w="2500" w:type="dxa"/>
            <w:tcBorders>
              <w:top w:val="single" w:sz="4" w:space="0" w:color="auto"/>
              <w:left w:val="nil"/>
              <w:bottom w:val="nil"/>
              <w:right w:val="single" w:sz="4" w:space="0" w:color="auto"/>
            </w:tcBorders>
            <w:noWrap/>
            <w:vAlign w:val="bottom"/>
          </w:tcPr>
          <w:p w14:paraId="53B27DC5" w14:textId="77777777" w:rsidR="00E56613" w:rsidRPr="00E56613" w:rsidRDefault="00E56613" w:rsidP="00E56613">
            <w:pPr>
              <w:spacing w:before="0" w:beforeAutospacing="0" w:after="0" w:afterAutospacing="0" w:line="240" w:lineRule="auto"/>
              <w:ind w:left="281"/>
              <w:rPr>
                <w:rFonts w:ascii="David" w:eastAsia="Times New Roman" w:hAnsi="David" w:cs="David"/>
                <w:sz w:val="20"/>
                <w:szCs w:val="20"/>
              </w:rPr>
            </w:pPr>
            <w:r w:rsidRPr="00E56613">
              <w:rPr>
                <w:rFonts w:ascii="David" w:eastAsia="Times New Roman" w:hAnsi="David" w:cs="David"/>
                <w:sz w:val="20"/>
                <w:szCs w:val="20"/>
                <w:rtl/>
              </w:rPr>
              <w:t>דיחוס+מפוחים 3%</w:t>
            </w:r>
          </w:p>
        </w:tc>
        <w:tc>
          <w:tcPr>
            <w:tcW w:w="1040" w:type="dxa"/>
            <w:tcBorders>
              <w:top w:val="single" w:sz="4" w:space="0" w:color="auto"/>
              <w:left w:val="nil"/>
              <w:bottom w:val="nil"/>
              <w:right w:val="nil"/>
            </w:tcBorders>
            <w:noWrap/>
            <w:vAlign w:val="bottom"/>
          </w:tcPr>
          <w:p w14:paraId="018FCD34"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3%</w:t>
            </w:r>
          </w:p>
        </w:tc>
        <w:tc>
          <w:tcPr>
            <w:tcW w:w="1109" w:type="dxa"/>
            <w:tcBorders>
              <w:top w:val="single" w:sz="4" w:space="0" w:color="auto"/>
              <w:left w:val="single" w:sz="4" w:space="0" w:color="auto"/>
              <w:bottom w:val="nil"/>
              <w:right w:val="single" w:sz="8" w:space="0" w:color="auto"/>
            </w:tcBorders>
            <w:noWrap/>
            <w:vAlign w:val="bottom"/>
          </w:tcPr>
          <w:p w14:paraId="04C0072E"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0.429</w:t>
            </w:r>
          </w:p>
        </w:tc>
        <w:tc>
          <w:tcPr>
            <w:tcW w:w="960" w:type="dxa"/>
            <w:tcBorders>
              <w:top w:val="nil"/>
              <w:left w:val="single" w:sz="8" w:space="0" w:color="auto"/>
              <w:bottom w:val="single" w:sz="4" w:space="0" w:color="auto"/>
              <w:right w:val="single" w:sz="4" w:space="0" w:color="auto"/>
            </w:tcBorders>
            <w:noWrap/>
            <w:vAlign w:val="bottom"/>
          </w:tcPr>
          <w:p w14:paraId="55E02788"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13597E1C"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6B47A966"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373A94DB"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5D6D777D"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4B8DDFC2"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8" w:space="0" w:color="auto"/>
            </w:tcBorders>
            <w:noWrap/>
            <w:vAlign w:val="bottom"/>
          </w:tcPr>
          <w:p w14:paraId="1CCDFE27"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r>
      <w:tr w:rsidR="00E56613" w:rsidRPr="00E56613" w14:paraId="56223AF9" w14:textId="77777777" w:rsidTr="00E56613">
        <w:trPr>
          <w:trHeight w:val="255"/>
          <w:jc w:val="center"/>
        </w:trPr>
        <w:tc>
          <w:tcPr>
            <w:tcW w:w="1973" w:type="dxa"/>
            <w:vMerge w:val="restart"/>
            <w:tcBorders>
              <w:top w:val="nil"/>
              <w:left w:val="single" w:sz="8" w:space="0" w:color="auto"/>
              <w:bottom w:val="single" w:sz="4" w:space="0" w:color="000000"/>
              <w:right w:val="single" w:sz="8" w:space="0" w:color="auto"/>
            </w:tcBorders>
            <w:noWrap/>
            <w:vAlign w:val="center"/>
          </w:tcPr>
          <w:p w14:paraId="6A1926D2" w14:textId="77777777" w:rsidR="00E56613" w:rsidRPr="00E56613" w:rsidRDefault="00E56613" w:rsidP="00E56613">
            <w:pPr>
              <w:spacing w:before="0" w:beforeAutospacing="0" w:after="0" w:afterAutospacing="0" w:line="240" w:lineRule="auto"/>
              <w:ind w:left="281"/>
              <w:jc w:val="center"/>
              <w:rPr>
                <w:rFonts w:ascii="David" w:eastAsia="Times New Roman" w:hAnsi="David" w:cs="David"/>
                <w:b/>
                <w:bCs/>
                <w:sz w:val="20"/>
                <w:szCs w:val="20"/>
                <w:u w:val="single"/>
              </w:rPr>
            </w:pPr>
            <w:r w:rsidRPr="00E56613">
              <w:rPr>
                <w:rFonts w:ascii="David" w:eastAsia="Times New Roman" w:hAnsi="David" w:cs="David"/>
                <w:b/>
                <w:bCs/>
                <w:sz w:val="20"/>
                <w:szCs w:val="20"/>
                <w:u w:val="single"/>
                <w:rtl/>
              </w:rPr>
              <w:t>אינסטלציה:(57%)</w:t>
            </w:r>
          </w:p>
        </w:tc>
        <w:tc>
          <w:tcPr>
            <w:tcW w:w="2500" w:type="dxa"/>
            <w:tcBorders>
              <w:top w:val="single" w:sz="4" w:space="0" w:color="auto"/>
              <w:left w:val="nil"/>
              <w:bottom w:val="nil"/>
              <w:right w:val="single" w:sz="4" w:space="0" w:color="auto"/>
            </w:tcBorders>
            <w:noWrap/>
            <w:vAlign w:val="bottom"/>
          </w:tcPr>
          <w:p w14:paraId="61F33854" w14:textId="77777777" w:rsidR="00E56613" w:rsidRPr="00E56613" w:rsidRDefault="00E56613" w:rsidP="00E56613">
            <w:pPr>
              <w:spacing w:before="0" w:beforeAutospacing="0" w:after="0" w:afterAutospacing="0" w:line="240" w:lineRule="auto"/>
              <w:ind w:left="281"/>
              <w:rPr>
                <w:rFonts w:ascii="David" w:eastAsia="Times New Roman" w:hAnsi="David" w:cs="David"/>
                <w:sz w:val="20"/>
                <w:szCs w:val="20"/>
              </w:rPr>
            </w:pPr>
            <w:r w:rsidRPr="00E56613">
              <w:rPr>
                <w:rFonts w:ascii="David" w:eastAsia="Times New Roman" w:hAnsi="David" w:cs="David"/>
                <w:sz w:val="20"/>
                <w:szCs w:val="20"/>
                <w:rtl/>
              </w:rPr>
              <w:t>אינסטלציה-צ.וורטיקלית- 43%</w:t>
            </w:r>
          </w:p>
        </w:tc>
        <w:tc>
          <w:tcPr>
            <w:tcW w:w="1040" w:type="dxa"/>
            <w:tcBorders>
              <w:top w:val="single" w:sz="4" w:space="0" w:color="auto"/>
              <w:left w:val="nil"/>
              <w:bottom w:val="nil"/>
              <w:right w:val="nil"/>
            </w:tcBorders>
            <w:noWrap/>
            <w:vAlign w:val="bottom"/>
          </w:tcPr>
          <w:p w14:paraId="4AC4D9E3"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43%</w:t>
            </w:r>
          </w:p>
        </w:tc>
        <w:tc>
          <w:tcPr>
            <w:tcW w:w="1109" w:type="dxa"/>
            <w:tcBorders>
              <w:top w:val="single" w:sz="4" w:space="0" w:color="auto"/>
              <w:left w:val="single" w:sz="4" w:space="0" w:color="auto"/>
              <w:bottom w:val="nil"/>
              <w:right w:val="single" w:sz="8" w:space="0" w:color="auto"/>
            </w:tcBorders>
            <w:noWrap/>
            <w:vAlign w:val="bottom"/>
          </w:tcPr>
          <w:p w14:paraId="7CE7BE77"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6.143</w:t>
            </w:r>
          </w:p>
        </w:tc>
        <w:tc>
          <w:tcPr>
            <w:tcW w:w="960" w:type="dxa"/>
            <w:tcBorders>
              <w:top w:val="nil"/>
              <w:left w:val="single" w:sz="8" w:space="0" w:color="auto"/>
              <w:bottom w:val="single" w:sz="4" w:space="0" w:color="auto"/>
              <w:right w:val="single" w:sz="4" w:space="0" w:color="auto"/>
            </w:tcBorders>
            <w:noWrap/>
            <w:vAlign w:val="bottom"/>
          </w:tcPr>
          <w:p w14:paraId="6182D5BD"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734E8CE6"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27803A35"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7D45D765"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7B653D37"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75EA6D2D"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8" w:space="0" w:color="auto"/>
            </w:tcBorders>
            <w:noWrap/>
            <w:vAlign w:val="bottom"/>
          </w:tcPr>
          <w:p w14:paraId="3D6B3D7A"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r>
      <w:tr w:rsidR="00E56613" w:rsidRPr="00E56613" w14:paraId="5EC19FE6" w14:textId="77777777" w:rsidTr="00E56613">
        <w:trPr>
          <w:trHeight w:val="255"/>
          <w:jc w:val="center"/>
        </w:trPr>
        <w:tc>
          <w:tcPr>
            <w:tcW w:w="0" w:type="auto"/>
            <w:vMerge/>
            <w:tcBorders>
              <w:top w:val="nil"/>
              <w:left w:val="single" w:sz="8" w:space="0" w:color="auto"/>
              <w:bottom w:val="single" w:sz="4" w:space="0" w:color="000000"/>
              <w:right w:val="single" w:sz="8" w:space="0" w:color="auto"/>
            </w:tcBorders>
            <w:vAlign w:val="center"/>
          </w:tcPr>
          <w:p w14:paraId="7A3D517F" w14:textId="77777777" w:rsidR="00E56613" w:rsidRPr="00E56613" w:rsidRDefault="00E56613" w:rsidP="00E56613">
            <w:pPr>
              <w:bidi w:val="0"/>
              <w:spacing w:before="0" w:beforeAutospacing="0" w:after="0" w:afterAutospacing="0" w:line="240" w:lineRule="auto"/>
              <w:rPr>
                <w:rFonts w:ascii="David" w:eastAsia="Times New Roman" w:hAnsi="David" w:cs="David"/>
                <w:b/>
                <w:bCs/>
                <w:sz w:val="20"/>
                <w:szCs w:val="20"/>
                <w:u w:val="single"/>
              </w:rPr>
            </w:pPr>
          </w:p>
        </w:tc>
        <w:tc>
          <w:tcPr>
            <w:tcW w:w="2500" w:type="dxa"/>
            <w:tcBorders>
              <w:top w:val="single" w:sz="4" w:space="0" w:color="auto"/>
              <w:left w:val="nil"/>
              <w:bottom w:val="single" w:sz="4" w:space="0" w:color="auto"/>
              <w:right w:val="single" w:sz="4" w:space="0" w:color="auto"/>
            </w:tcBorders>
            <w:noWrap/>
            <w:vAlign w:val="bottom"/>
          </w:tcPr>
          <w:p w14:paraId="1D6C7CAF" w14:textId="77777777" w:rsidR="00E56613" w:rsidRPr="00E56613" w:rsidRDefault="00E56613" w:rsidP="00E56613">
            <w:pPr>
              <w:spacing w:before="0" w:beforeAutospacing="0" w:after="0" w:afterAutospacing="0" w:line="240" w:lineRule="auto"/>
              <w:ind w:left="281"/>
              <w:rPr>
                <w:rFonts w:ascii="David" w:eastAsia="Times New Roman" w:hAnsi="David" w:cs="David"/>
                <w:sz w:val="20"/>
                <w:szCs w:val="20"/>
              </w:rPr>
            </w:pPr>
            <w:r w:rsidRPr="00E56613">
              <w:rPr>
                <w:rFonts w:ascii="David" w:eastAsia="Times New Roman" w:hAnsi="David" w:cs="David"/>
                <w:sz w:val="20"/>
                <w:szCs w:val="20"/>
                <w:rtl/>
              </w:rPr>
              <w:t>הכנה למונים דירתיים- 1%</w:t>
            </w:r>
          </w:p>
        </w:tc>
        <w:tc>
          <w:tcPr>
            <w:tcW w:w="1040" w:type="dxa"/>
            <w:tcBorders>
              <w:top w:val="single" w:sz="4" w:space="0" w:color="auto"/>
              <w:left w:val="nil"/>
              <w:bottom w:val="single" w:sz="4" w:space="0" w:color="auto"/>
              <w:right w:val="nil"/>
            </w:tcBorders>
            <w:noWrap/>
            <w:vAlign w:val="bottom"/>
          </w:tcPr>
          <w:p w14:paraId="65F80FAD"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w:t>
            </w:r>
          </w:p>
        </w:tc>
        <w:tc>
          <w:tcPr>
            <w:tcW w:w="1109" w:type="dxa"/>
            <w:tcBorders>
              <w:top w:val="single" w:sz="4" w:space="0" w:color="auto"/>
              <w:left w:val="single" w:sz="4" w:space="0" w:color="auto"/>
              <w:bottom w:val="nil"/>
              <w:right w:val="single" w:sz="8" w:space="0" w:color="auto"/>
            </w:tcBorders>
            <w:noWrap/>
            <w:vAlign w:val="bottom"/>
          </w:tcPr>
          <w:p w14:paraId="787E5256"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0.143</w:t>
            </w:r>
          </w:p>
        </w:tc>
        <w:tc>
          <w:tcPr>
            <w:tcW w:w="960" w:type="dxa"/>
            <w:tcBorders>
              <w:top w:val="nil"/>
              <w:left w:val="single" w:sz="8" w:space="0" w:color="auto"/>
              <w:bottom w:val="single" w:sz="4" w:space="0" w:color="auto"/>
              <w:right w:val="single" w:sz="4" w:space="0" w:color="auto"/>
            </w:tcBorders>
            <w:noWrap/>
            <w:vAlign w:val="bottom"/>
          </w:tcPr>
          <w:p w14:paraId="21299C10"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5454DE2A"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56DBCE9E"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499269AD"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10ECE95E"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6BC1749E"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8" w:space="0" w:color="auto"/>
            </w:tcBorders>
            <w:noWrap/>
            <w:vAlign w:val="bottom"/>
          </w:tcPr>
          <w:p w14:paraId="77A3B773"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r>
      <w:tr w:rsidR="00E56613" w:rsidRPr="00E56613" w14:paraId="17D713CF" w14:textId="77777777" w:rsidTr="00E56613">
        <w:trPr>
          <w:trHeight w:val="255"/>
          <w:jc w:val="center"/>
        </w:trPr>
        <w:tc>
          <w:tcPr>
            <w:tcW w:w="0" w:type="auto"/>
            <w:vMerge/>
            <w:tcBorders>
              <w:top w:val="nil"/>
              <w:left w:val="single" w:sz="8" w:space="0" w:color="auto"/>
              <w:bottom w:val="single" w:sz="4" w:space="0" w:color="000000"/>
              <w:right w:val="single" w:sz="8" w:space="0" w:color="auto"/>
            </w:tcBorders>
            <w:vAlign w:val="center"/>
          </w:tcPr>
          <w:p w14:paraId="452034C3" w14:textId="77777777" w:rsidR="00E56613" w:rsidRPr="00E56613" w:rsidRDefault="00E56613" w:rsidP="00E56613">
            <w:pPr>
              <w:bidi w:val="0"/>
              <w:spacing w:before="0" w:beforeAutospacing="0" w:after="0" w:afterAutospacing="0" w:line="240" w:lineRule="auto"/>
              <w:rPr>
                <w:rFonts w:ascii="David" w:eastAsia="Times New Roman" w:hAnsi="David" w:cs="David"/>
                <w:b/>
                <w:bCs/>
                <w:sz w:val="20"/>
                <w:szCs w:val="20"/>
                <w:u w:val="single"/>
              </w:rPr>
            </w:pPr>
          </w:p>
        </w:tc>
        <w:tc>
          <w:tcPr>
            <w:tcW w:w="2500" w:type="dxa"/>
            <w:tcBorders>
              <w:top w:val="nil"/>
              <w:left w:val="nil"/>
              <w:bottom w:val="single" w:sz="4" w:space="0" w:color="auto"/>
              <w:right w:val="single" w:sz="4" w:space="0" w:color="auto"/>
            </w:tcBorders>
            <w:noWrap/>
            <w:vAlign w:val="bottom"/>
          </w:tcPr>
          <w:p w14:paraId="7F95007E" w14:textId="77777777" w:rsidR="00E56613" w:rsidRPr="00E56613" w:rsidRDefault="00E56613" w:rsidP="00E56613">
            <w:pPr>
              <w:spacing w:before="0" w:beforeAutospacing="0" w:after="0" w:afterAutospacing="0" w:line="240" w:lineRule="auto"/>
              <w:ind w:left="281"/>
              <w:rPr>
                <w:rFonts w:ascii="David" w:eastAsia="Times New Roman" w:hAnsi="David" w:cs="David"/>
                <w:sz w:val="20"/>
                <w:szCs w:val="20"/>
              </w:rPr>
            </w:pPr>
            <w:r w:rsidRPr="00E56613">
              <w:rPr>
                <w:rFonts w:ascii="David" w:eastAsia="Times New Roman" w:hAnsi="David" w:cs="David"/>
                <w:sz w:val="20"/>
                <w:szCs w:val="20"/>
                <w:rtl/>
              </w:rPr>
              <w:t>מתזים 6%</w:t>
            </w:r>
          </w:p>
        </w:tc>
        <w:tc>
          <w:tcPr>
            <w:tcW w:w="1040" w:type="dxa"/>
            <w:tcBorders>
              <w:top w:val="nil"/>
              <w:left w:val="nil"/>
              <w:bottom w:val="single" w:sz="4" w:space="0" w:color="auto"/>
              <w:right w:val="nil"/>
            </w:tcBorders>
            <w:noWrap/>
            <w:vAlign w:val="bottom"/>
          </w:tcPr>
          <w:p w14:paraId="1240D1F2"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6%</w:t>
            </w:r>
          </w:p>
        </w:tc>
        <w:tc>
          <w:tcPr>
            <w:tcW w:w="1109" w:type="dxa"/>
            <w:tcBorders>
              <w:top w:val="single" w:sz="4" w:space="0" w:color="auto"/>
              <w:left w:val="single" w:sz="4" w:space="0" w:color="auto"/>
              <w:bottom w:val="nil"/>
              <w:right w:val="single" w:sz="8" w:space="0" w:color="auto"/>
            </w:tcBorders>
            <w:noWrap/>
            <w:vAlign w:val="bottom"/>
          </w:tcPr>
          <w:p w14:paraId="5BC2E13E"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0.857</w:t>
            </w:r>
          </w:p>
        </w:tc>
        <w:tc>
          <w:tcPr>
            <w:tcW w:w="960" w:type="dxa"/>
            <w:tcBorders>
              <w:top w:val="nil"/>
              <w:left w:val="single" w:sz="8" w:space="0" w:color="auto"/>
              <w:bottom w:val="single" w:sz="4" w:space="0" w:color="auto"/>
              <w:right w:val="single" w:sz="4" w:space="0" w:color="auto"/>
            </w:tcBorders>
            <w:noWrap/>
            <w:vAlign w:val="bottom"/>
          </w:tcPr>
          <w:p w14:paraId="5E47E76E"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078653FC"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4750A909"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7C71AAD6"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2FB3DB83"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21F90F87"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8" w:space="0" w:color="auto"/>
            </w:tcBorders>
            <w:noWrap/>
            <w:vAlign w:val="bottom"/>
          </w:tcPr>
          <w:p w14:paraId="6AD566D6"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r>
      <w:tr w:rsidR="00E56613" w:rsidRPr="00E56613" w14:paraId="6531835D" w14:textId="77777777" w:rsidTr="00E56613">
        <w:trPr>
          <w:trHeight w:val="255"/>
          <w:jc w:val="center"/>
        </w:trPr>
        <w:tc>
          <w:tcPr>
            <w:tcW w:w="0" w:type="auto"/>
            <w:vMerge/>
            <w:tcBorders>
              <w:top w:val="nil"/>
              <w:left w:val="single" w:sz="8" w:space="0" w:color="auto"/>
              <w:bottom w:val="single" w:sz="4" w:space="0" w:color="000000"/>
              <w:right w:val="single" w:sz="8" w:space="0" w:color="auto"/>
            </w:tcBorders>
            <w:vAlign w:val="center"/>
          </w:tcPr>
          <w:p w14:paraId="311FAD9D" w14:textId="77777777" w:rsidR="00E56613" w:rsidRPr="00E56613" w:rsidRDefault="00E56613" w:rsidP="00E56613">
            <w:pPr>
              <w:bidi w:val="0"/>
              <w:spacing w:before="0" w:beforeAutospacing="0" w:after="0" w:afterAutospacing="0" w:line="240" w:lineRule="auto"/>
              <w:rPr>
                <w:rFonts w:ascii="David" w:eastAsia="Times New Roman" w:hAnsi="David" w:cs="David"/>
                <w:b/>
                <w:bCs/>
                <w:sz w:val="20"/>
                <w:szCs w:val="20"/>
                <w:u w:val="single"/>
              </w:rPr>
            </w:pPr>
          </w:p>
        </w:tc>
        <w:tc>
          <w:tcPr>
            <w:tcW w:w="2500" w:type="dxa"/>
            <w:tcBorders>
              <w:top w:val="nil"/>
              <w:left w:val="nil"/>
              <w:bottom w:val="single" w:sz="4" w:space="0" w:color="auto"/>
              <w:right w:val="single" w:sz="4" w:space="0" w:color="auto"/>
            </w:tcBorders>
            <w:noWrap/>
            <w:vAlign w:val="bottom"/>
          </w:tcPr>
          <w:p w14:paraId="27542977" w14:textId="77777777" w:rsidR="00E56613" w:rsidRPr="00E56613" w:rsidRDefault="00E56613" w:rsidP="00E56613">
            <w:pPr>
              <w:spacing w:before="0" w:beforeAutospacing="0" w:after="0" w:afterAutospacing="0" w:line="240" w:lineRule="auto"/>
              <w:ind w:left="281"/>
              <w:rPr>
                <w:rFonts w:ascii="David" w:eastAsia="Times New Roman" w:hAnsi="David" w:cs="David"/>
                <w:sz w:val="20"/>
                <w:szCs w:val="20"/>
              </w:rPr>
            </w:pPr>
            <w:r w:rsidRPr="00E56613">
              <w:rPr>
                <w:rFonts w:ascii="David" w:eastAsia="Times New Roman" w:hAnsi="David" w:cs="David"/>
                <w:sz w:val="20"/>
                <w:szCs w:val="20"/>
                <w:rtl/>
              </w:rPr>
              <w:t>התאמה למתזים _ 1%</w:t>
            </w:r>
          </w:p>
        </w:tc>
        <w:tc>
          <w:tcPr>
            <w:tcW w:w="1040" w:type="dxa"/>
            <w:tcBorders>
              <w:top w:val="nil"/>
              <w:left w:val="nil"/>
              <w:bottom w:val="single" w:sz="4" w:space="0" w:color="auto"/>
              <w:right w:val="nil"/>
            </w:tcBorders>
            <w:noWrap/>
            <w:vAlign w:val="bottom"/>
          </w:tcPr>
          <w:p w14:paraId="62C7945E"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w:t>
            </w:r>
          </w:p>
        </w:tc>
        <w:tc>
          <w:tcPr>
            <w:tcW w:w="1109" w:type="dxa"/>
            <w:tcBorders>
              <w:top w:val="single" w:sz="4" w:space="0" w:color="auto"/>
              <w:left w:val="single" w:sz="4" w:space="0" w:color="auto"/>
              <w:bottom w:val="nil"/>
              <w:right w:val="single" w:sz="8" w:space="0" w:color="auto"/>
            </w:tcBorders>
            <w:noWrap/>
            <w:vAlign w:val="bottom"/>
          </w:tcPr>
          <w:p w14:paraId="1D93C7B2"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0.143</w:t>
            </w:r>
          </w:p>
        </w:tc>
        <w:tc>
          <w:tcPr>
            <w:tcW w:w="960" w:type="dxa"/>
            <w:tcBorders>
              <w:top w:val="nil"/>
              <w:left w:val="single" w:sz="8" w:space="0" w:color="auto"/>
              <w:bottom w:val="single" w:sz="4" w:space="0" w:color="auto"/>
              <w:right w:val="single" w:sz="4" w:space="0" w:color="auto"/>
            </w:tcBorders>
            <w:noWrap/>
            <w:vAlign w:val="bottom"/>
          </w:tcPr>
          <w:p w14:paraId="4960C092"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1FC870C4"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679ACCDE"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38B24D4C"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2B4C1E9F"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223F9494"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8" w:space="0" w:color="auto"/>
            </w:tcBorders>
            <w:noWrap/>
            <w:vAlign w:val="bottom"/>
          </w:tcPr>
          <w:p w14:paraId="7C33AAEF"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r>
      <w:tr w:rsidR="00E56613" w:rsidRPr="00E56613" w14:paraId="60B058FF" w14:textId="77777777" w:rsidTr="00E56613">
        <w:trPr>
          <w:trHeight w:val="255"/>
          <w:jc w:val="center"/>
        </w:trPr>
        <w:tc>
          <w:tcPr>
            <w:tcW w:w="0" w:type="auto"/>
            <w:vMerge/>
            <w:tcBorders>
              <w:top w:val="nil"/>
              <w:left w:val="single" w:sz="8" w:space="0" w:color="auto"/>
              <w:bottom w:val="single" w:sz="4" w:space="0" w:color="000000"/>
              <w:right w:val="single" w:sz="8" w:space="0" w:color="auto"/>
            </w:tcBorders>
            <w:vAlign w:val="center"/>
          </w:tcPr>
          <w:p w14:paraId="37898065" w14:textId="77777777" w:rsidR="00E56613" w:rsidRPr="00E56613" w:rsidRDefault="00E56613" w:rsidP="00E56613">
            <w:pPr>
              <w:bidi w:val="0"/>
              <w:spacing w:before="0" w:beforeAutospacing="0" w:after="0" w:afterAutospacing="0" w:line="240" w:lineRule="auto"/>
              <w:rPr>
                <w:rFonts w:ascii="David" w:eastAsia="Times New Roman" w:hAnsi="David" w:cs="David"/>
                <w:b/>
                <w:bCs/>
                <w:sz w:val="20"/>
                <w:szCs w:val="20"/>
                <w:u w:val="single"/>
              </w:rPr>
            </w:pPr>
          </w:p>
        </w:tc>
        <w:tc>
          <w:tcPr>
            <w:tcW w:w="2500" w:type="dxa"/>
            <w:tcBorders>
              <w:top w:val="nil"/>
              <w:left w:val="nil"/>
              <w:bottom w:val="single" w:sz="4" w:space="0" w:color="auto"/>
              <w:right w:val="single" w:sz="4" w:space="0" w:color="auto"/>
            </w:tcBorders>
            <w:noWrap/>
            <w:vAlign w:val="bottom"/>
          </w:tcPr>
          <w:p w14:paraId="310F74F7" w14:textId="77777777" w:rsidR="00E56613" w:rsidRPr="00E56613" w:rsidRDefault="00E56613" w:rsidP="00E56613">
            <w:pPr>
              <w:spacing w:before="0" w:beforeAutospacing="0" w:after="0" w:afterAutospacing="0" w:line="240" w:lineRule="auto"/>
              <w:ind w:left="281"/>
              <w:rPr>
                <w:rFonts w:ascii="David" w:eastAsia="Times New Roman" w:hAnsi="David" w:cs="David"/>
                <w:sz w:val="20"/>
                <w:szCs w:val="20"/>
              </w:rPr>
            </w:pPr>
            <w:r w:rsidRPr="00E56613">
              <w:rPr>
                <w:rFonts w:ascii="David" w:eastAsia="Times New Roman" w:hAnsi="David" w:cs="David"/>
                <w:sz w:val="20"/>
                <w:szCs w:val="20"/>
                <w:rtl/>
              </w:rPr>
              <w:t>חדר משאבות - 6%</w:t>
            </w:r>
          </w:p>
        </w:tc>
        <w:tc>
          <w:tcPr>
            <w:tcW w:w="1040" w:type="dxa"/>
            <w:tcBorders>
              <w:top w:val="nil"/>
              <w:left w:val="nil"/>
              <w:bottom w:val="single" w:sz="4" w:space="0" w:color="auto"/>
              <w:right w:val="nil"/>
            </w:tcBorders>
            <w:noWrap/>
            <w:vAlign w:val="bottom"/>
          </w:tcPr>
          <w:p w14:paraId="3906EC24"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6%</w:t>
            </w:r>
          </w:p>
        </w:tc>
        <w:tc>
          <w:tcPr>
            <w:tcW w:w="1109" w:type="dxa"/>
            <w:tcBorders>
              <w:top w:val="single" w:sz="4" w:space="0" w:color="auto"/>
              <w:left w:val="single" w:sz="4" w:space="0" w:color="auto"/>
              <w:bottom w:val="nil"/>
              <w:right w:val="single" w:sz="8" w:space="0" w:color="auto"/>
            </w:tcBorders>
            <w:noWrap/>
            <w:vAlign w:val="bottom"/>
          </w:tcPr>
          <w:p w14:paraId="599DF4B2"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0.857</w:t>
            </w:r>
          </w:p>
        </w:tc>
        <w:tc>
          <w:tcPr>
            <w:tcW w:w="960" w:type="dxa"/>
            <w:tcBorders>
              <w:top w:val="nil"/>
              <w:left w:val="single" w:sz="8" w:space="0" w:color="auto"/>
              <w:bottom w:val="single" w:sz="4" w:space="0" w:color="auto"/>
              <w:right w:val="single" w:sz="4" w:space="0" w:color="auto"/>
            </w:tcBorders>
            <w:noWrap/>
            <w:vAlign w:val="bottom"/>
          </w:tcPr>
          <w:p w14:paraId="1BC145C8"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0.30</w:t>
            </w:r>
          </w:p>
        </w:tc>
        <w:tc>
          <w:tcPr>
            <w:tcW w:w="960" w:type="dxa"/>
            <w:tcBorders>
              <w:top w:val="nil"/>
              <w:left w:val="single" w:sz="4" w:space="0" w:color="auto"/>
              <w:bottom w:val="single" w:sz="4" w:space="0" w:color="auto"/>
              <w:right w:val="single" w:sz="4" w:space="0" w:color="auto"/>
            </w:tcBorders>
            <w:noWrap/>
            <w:vAlign w:val="bottom"/>
          </w:tcPr>
          <w:p w14:paraId="609EB975"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0.30</w:t>
            </w:r>
          </w:p>
        </w:tc>
        <w:tc>
          <w:tcPr>
            <w:tcW w:w="960" w:type="dxa"/>
            <w:tcBorders>
              <w:top w:val="nil"/>
              <w:left w:val="single" w:sz="4" w:space="0" w:color="auto"/>
              <w:bottom w:val="single" w:sz="4" w:space="0" w:color="auto"/>
              <w:right w:val="single" w:sz="4" w:space="0" w:color="auto"/>
            </w:tcBorders>
            <w:noWrap/>
            <w:vAlign w:val="bottom"/>
          </w:tcPr>
          <w:p w14:paraId="443DB95C"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0.30</w:t>
            </w:r>
          </w:p>
        </w:tc>
        <w:tc>
          <w:tcPr>
            <w:tcW w:w="960" w:type="dxa"/>
            <w:tcBorders>
              <w:top w:val="nil"/>
              <w:left w:val="single" w:sz="4" w:space="0" w:color="auto"/>
              <w:bottom w:val="single" w:sz="4" w:space="0" w:color="auto"/>
              <w:right w:val="single" w:sz="4" w:space="0" w:color="auto"/>
            </w:tcBorders>
            <w:noWrap/>
            <w:vAlign w:val="bottom"/>
          </w:tcPr>
          <w:p w14:paraId="0EFCE1EE"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0.30</w:t>
            </w:r>
          </w:p>
        </w:tc>
        <w:tc>
          <w:tcPr>
            <w:tcW w:w="960" w:type="dxa"/>
            <w:tcBorders>
              <w:top w:val="nil"/>
              <w:left w:val="single" w:sz="4" w:space="0" w:color="auto"/>
              <w:bottom w:val="single" w:sz="4" w:space="0" w:color="auto"/>
              <w:right w:val="single" w:sz="4" w:space="0" w:color="auto"/>
            </w:tcBorders>
            <w:noWrap/>
            <w:vAlign w:val="bottom"/>
          </w:tcPr>
          <w:p w14:paraId="16742355"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0.30</w:t>
            </w:r>
          </w:p>
        </w:tc>
        <w:tc>
          <w:tcPr>
            <w:tcW w:w="960" w:type="dxa"/>
            <w:tcBorders>
              <w:top w:val="nil"/>
              <w:left w:val="single" w:sz="4" w:space="0" w:color="auto"/>
              <w:bottom w:val="single" w:sz="4" w:space="0" w:color="auto"/>
              <w:right w:val="single" w:sz="4" w:space="0" w:color="auto"/>
            </w:tcBorders>
            <w:noWrap/>
            <w:vAlign w:val="bottom"/>
          </w:tcPr>
          <w:p w14:paraId="007C2C61"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0.30</w:t>
            </w:r>
          </w:p>
        </w:tc>
        <w:tc>
          <w:tcPr>
            <w:tcW w:w="960" w:type="dxa"/>
            <w:tcBorders>
              <w:top w:val="nil"/>
              <w:left w:val="single" w:sz="4" w:space="0" w:color="auto"/>
              <w:bottom w:val="single" w:sz="4" w:space="0" w:color="auto"/>
              <w:right w:val="single" w:sz="8" w:space="0" w:color="auto"/>
            </w:tcBorders>
            <w:noWrap/>
            <w:vAlign w:val="bottom"/>
          </w:tcPr>
          <w:p w14:paraId="36BF3711"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0.30</w:t>
            </w:r>
          </w:p>
        </w:tc>
      </w:tr>
      <w:tr w:rsidR="00E56613" w:rsidRPr="00E56613" w14:paraId="599E98B6" w14:textId="77777777" w:rsidTr="00E56613">
        <w:trPr>
          <w:trHeight w:val="255"/>
          <w:jc w:val="center"/>
        </w:trPr>
        <w:tc>
          <w:tcPr>
            <w:tcW w:w="1973" w:type="dxa"/>
            <w:vMerge w:val="restart"/>
            <w:tcBorders>
              <w:top w:val="nil"/>
              <w:left w:val="single" w:sz="8" w:space="0" w:color="auto"/>
              <w:bottom w:val="single" w:sz="8" w:space="0" w:color="000000"/>
              <w:right w:val="single" w:sz="8" w:space="0" w:color="auto"/>
            </w:tcBorders>
            <w:noWrap/>
            <w:vAlign w:val="center"/>
          </w:tcPr>
          <w:p w14:paraId="6853216D" w14:textId="77777777" w:rsidR="00E56613" w:rsidRPr="00E56613" w:rsidRDefault="00E56613" w:rsidP="00E56613">
            <w:pPr>
              <w:spacing w:before="0" w:beforeAutospacing="0" w:after="0" w:afterAutospacing="0" w:line="240" w:lineRule="auto"/>
              <w:ind w:left="281"/>
              <w:jc w:val="center"/>
              <w:rPr>
                <w:rFonts w:ascii="David" w:eastAsia="Times New Roman" w:hAnsi="David" w:cs="David"/>
                <w:b/>
                <w:bCs/>
                <w:sz w:val="20"/>
                <w:szCs w:val="20"/>
                <w:u w:val="single"/>
              </w:rPr>
            </w:pPr>
            <w:r w:rsidRPr="00E56613">
              <w:rPr>
                <w:rFonts w:ascii="David" w:eastAsia="Times New Roman" w:hAnsi="David" w:cs="David"/>
                <w:b/>
                <w:bCs/>
                <w:sz w:val="20"/>
                <w:szCs w:val="20"/>
                <w:u w:val="single"/>
                <w:rtl/>
              </w:rPr>
              <w:t>תברואה: (23%)</w:t>
            </w:r>
          </w:p>
        </w:tc>
        <w:tc>
          <w:tcPr>
            <w:tcW w:w="2500" w:type="dxa"/>
            <w:tcBorders>
              <w:top w:val="nil"/>
              <w:left w:val="nil"/>
              <w:bottom w:val="single" w:sz="4" w:space="0" w:color="auto"/>
              <w:right w:val="single" w:sz="4" w:space="0" w:color="auto"/>
            </w:tcBorders>
            <w:noWrap/>
            <w:vAlign w:val="bottom"/>
          </w:tcPr>
          <w:p w14:paraId="583636ED" w14:textId="77777777" w:rsidR="00E56613" w:rsidRPr="00E56613" w:rsidRDefault="00E56613" w:rsidP="00E56613">
            <w:pPr>
              <w:spacing w:before="0" w:beforeAutospacing="0" w:after="0" w:afterAutospacing="0" w:line="240" w:lineRule="auto"/>
              <w:ind w:left="281"/>
              <w:rPr>
                <w:rFonts w:ascii="David" w:eastAsia="Times New Roman" w:hAnsi="David" w:cs="David"/>
                <w:sz w:val="20"/>
                <w:szCs w:val="20"/>
              </w:rPr>
            </w:pPr>
            <w:r w:rsidRPr="00E56613">
              <w:rPr>
                <w:rFonts w:ascii="David" w:eastAsia="Times New Roman" w:hAnsi="David" w:cs="David"/>
                <w:sz w:val="20"/>
                <w:szCs w:val="20"/>
                <w:rtl/>
              </w:rPr>
              <w:t>דחסן אשפה 2%</w:t>
            </w:r>
          </w:p>
        </w:tc>
        <w:tc>
          <w:tcPr>
            <w:tcW w:w="1040" w:type="dxa"/>
            <w:noWrap/>
            <w:vAlign w:val="bottom"/>
          </w:tcPr>
          <w:p w14:paraId="32E60441"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2%</w:t>
            </w:r>
          </w:p>
        </w:tc>
        <w:tc>
          <w:tcPr>
            <w:tcW w:w="1109" w:type="dxa"/>
            <w:tcBorders>
              <w:top w:val="single" w:sz="4" w:space="0" w:color="auto"/>
              <w:left w:val="single" w:sz="4" w:space="0" w:color="auto"/>
              <w:bottom w:val="nil"/>
              <w:right w:val="single" w:sz="8" w:space="0" w:color="auto"/>
            </w:tcBorders>
            <w:noWrap/>
            <w:vAlign w:val="bottom"/>
          </w:tcPr>
          <w:p w14:paraId="3D3E0981"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0.286</w:t>
            </w:r>
          </w:p>
        </w:tc>
        <w:tc>
          <w:tcPr>
            <w:tcW w:w="960" w:type="dxa"/>
            <w:tcBorders>
              <w:top w:val="nil"/>
              <w:left w:val="single" w:sz="8" w:space="0" w:color="auto"/>
              <w:bottom w:val="single" w:sz="4" w:space="0" w:color="auto"/>
              <w:right w:val="single" w:sz="4" w:space="0" w:color="auto"/>
            </w:tcBorders>
            <w:noWrap/>
            <w:vAlign w:val="bottom"/>
          </w:tcPr>
          <w:p w14:paraId="0FFF762E"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0.10</w:t>
            </w:r>
          </w:p>
        </w:tc>
        <w:tc>
          <w:tcPr>
            <w:tcW w:w="960" w:type="dxa"/>
            <w:tcBorders>
              <w:top w:val="nil"/>
              <w:left w:val="single" w:sz="4" w:space="0" w:color="auto"/>
              <w:bottom w:val="single" w:sz="4" w:space="0" w:color="auto"/>
              <w:right w:val="single" w:sz="4" w:space="0" w:color="auto"/>
            </w:tcBorders>
            <w:noWrap/>
            <w:vAlign w:val="bottom"/>
          </w:tcPr>
          <w:p w14:paraId="56656DCB"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0.10</w:t>
            </w:r>
          </w:p>
        </w:tc>
        <w:tc>
          <w:tcPr>
            <w:tcW w:w="960" w:type="dxa"/>
            <w:tcBorders>
              <w:top w:val="nil"/>
              <w:left w:val="single" w:sz="4" w:space="0" w:color="auto"/>
              <w:bottom w:val="single" w:sz="4" w:space="0" w:color="auto"/>
              <w:right w:val="single" w:sz="4" w:space="0" w:color="auto"/>
            </w:tcBorders>
            <w:noWrap/>
            <w:vAlign w:val="bottom"/>
          </w:tcPr>
          <w:p w14:paraId="0C31EF99"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0.10</w:t>
            </w:r>
          </w:p>
        </w:tc>
        <w:tc>
          <w:tcPr>
            <w:tcW w:w="960" w:type="dxa"/>
            <w:tcBorders>
              <w:top w:val="nil"/>
              <w:left w:val="single" w:sz="4" w:space="0" w:color="auto"/>
              <w:bottom w:val="single" w:sz="4" w:space="0" w:color="auto"/>
              <w:right w:val="single" w:sz="4" w:space="0" w:color="auto"/>
            </w:tcBorders>
            <w:noWrap/>
            <w:vAlign w:val="bottom"/>
          </w:tcPr>
          <w:p w14:paraId="72C174CE"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0.10</w:t>
            </w:r>
          </w:p>
        </w:tc>
        <w:tc>
          <w:tcPr>
            <w:tcW w:w="960" w:type="dxa"/>
            <w:tcBorders>
              <w:top w:val="nil"/>
              <w:left w:val="single" w:sz="4" w:space="0" w:color="auto"/>
              <w:bottom w:val="single" w:sz="4" w:space="0" w:color="auto"/>
              <w:right w:val="single" w:sz="4" w:space="0" w:color="auto"/>
            </w:tcBorders>
            <w:noWrap/>
            <w:vAlign w:val="bottom"/>
          </w:tcPr>
          <w:p w14:paraId="02AAF3D5"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0.10</w:t>
            </w:r>
          </w:p>
        </w:tc>
        <w:tc>
          <w:tcPr>
            <w:tcW w:w="960" w:type="dxa"/>
            <w:tcBorders>
              <w:top w:val="nil"/>
              <w:left w:val="single" w:sz="4" w:space="0" w:color="auto"/>
              <w:bottom w:val="single" w:sz="4" w:space="0" w:color="auto"/>
              <w:right w:val="single" w:sz="4" w:space="0" w:color="auto"/>
            </w:tcBorders>
            <w:noWrap/>
            <w:vAlign w:val="bottom"/>
          </w:tcPr>
          <w:p w14:paraId="7358E28E"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0.10</w:t>
            </w:r>
          </w:p>
        </w:tc>
        <w:tc>
          <w:tcPr>
            <w:tcW w:w="960" w:type="dxa"/>
            <w:tcBorders>
              <w:top w:val="nil"/>
              <w:left w:val="single" w:sz="4" w:space="0" w:color="auto"/>
              <w:bottom w:val="single" w:sz="4" w:space="0" w:color="auto"/>
              <w:right w:val="single" w:sz="8" w:space="0" w:color="auto"/>
            </w:tcBorders>
            <w:noWrap/>
            <w:vAlign w:val="bottom"/>
          </w:tcPr>
          <w:p w14:paraId="33F859ED"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0.10</w:t>
            </w:r>
          </w:p>
        </w:tc>
      </w:tr>
      <w:tr w:rsidR="00E56613" w:rsidRPr="00E56613" w14:paraId="2F882BBB" w14:textId="77777777" w:rsidTr="00E56613">
        <w:trPr>
          <w:trHeight w:val="270"/>
          <w:jc w:val="center"/>
        </w:trPr>
        <w:tc>
          <w:tcPr>
            <w:tcW w:w="0" w:type="auto"/>
            <w:vMerge/>
            <w:tcBorders>
              <w:top w:val="nil"/>
              <w:left w:val="single" w:sz="8" w:space="0" w:color="auto"/>
              <w:bottom w:val="single" w:sz="8" w:space="0" w:color="000000"/>
              <w:right w:val="single" w:sz="8" w:space="0" w:color="auto"/>
            </w:tcBorders>
            <w:vAlign w:val="center"/>
          </w:tcPr>
          <w:p w14:paraId="34556020" w14:textId="77777777" w:rsidR="00E56613" w:rsidRPr="00E56613" w:rsidRDefault="00E56613" w:rsidP="00E56613">
            <w:pPr>
              <w:bidi w:val="0"/>
              <w:spacing w:before="0" w:beforeAutospacing="0" w:after="0" w:afterAutospacing="0" w:line="240" w:lineRule="auto"/>
              <w:rPr>
                <w:rFonts w:ascii="David" w:eastAsia="Times New Roman" w:hAnsi="David" w:cs="David"/>
                <w:b/>
                <w:bCs/>
                <w:sz w:val="20"/>
                <w:szCs w:val="20"/>
                <w:u w:val="single"/>
              </w:rPr>
            </w:pPr>
          </w:p>
        </w:tc>
        <w:tc>
          <w:tcPr>
            <w:tcW w:w="2500" w:type="dxa"/>
            <w:tcBorders>
              <w:top w:val="nil"/>
              <w:left w:val="nil"/>
              <w:bottom w:val="single" w:sz="8" w:space="0" w:color="auto"/>
              <w:right w:val="single" w:sz="4" w:space="0" w:color="auto"/>
            </w:tcBorders>
            <w:noWrap/>
            <w:vAlign w:val="bottom"/>
          </w:tcPr>
          <w:p w14:paraId="4A557594" w14:textId="77777777" w:rsidR="00E56613" w:rsidRPr="00E56613" w:rsidRDefault="00E56613" w:rsidP="00E56613">
            <w:pPr>
              <w:spacing w:before="0" w:beforeAutospacing="0" w:after="0" w:afterAutospacing="0" w:line="240" w:lineRule="auto"/>
              <w:ind w:left="281"/>
              <w:rPr>
                <w:rFonts w:ascii="David" w:eastAsia="Times New Roman" w:hAnsi="David" w:cs="David"/>
                <w:sz w:val="20"/>
                <w:szCs w:val="20"/>
              </w:rPr>
            </w:pPr>
            <w:r w:rsidRPr="00E56613">
              <w:rPr>
                <w:rFonts w:ascii="David" w:eastAsia="Times New Roman" w:hAnsi="David" w:cs="David"/>
                <w:sz w:val="20"/>
                <w:szCs w:val="20"/>
                <w:rtl/>
              </w:rPr>
              <w:t>שרוול אשפה- 21%</w:t>
            </w:r>
          </w:p>
        </w:tc>
        <w:tc>
          <w:tcPr>
            <w:tcW w:w="1040" w:type="dxa"/>
            <w:tcBorders>
              <w:top w:val="single" w:sz="4" w:space="0" w:color="auto"/>
              <w:left w:val="nil"/>
              <w:bottom w:val="single" w:sz="8" w:space="0" w:color="auto"/>
              <w:right w:val="nil"/>
            </w:tcBorders>
            <w:noWrap/>
            <w:vAlign w:val="bottom"/>
          </w:tcPr>
          <w:p w14:paraId="4B8C9352"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21%</w:t>
            </w:r>
          </w:p>
        </w:tc>
        <w:tc>
          <w:tcPr>
            <w:tcW w:w="1109" w:type="dxa"/>
            <w:tcBorders>
              <w:top w:val="single" w:sz="4" w:space="0" w:color="auto"/>
              <w:left w:val="single" w:sz="4" w:space="0" w:color="auto"/>
              <w:bottom w:val="single" w:sz="8" w:space="0" w:color="auto"/>
              <w:right w:val="single" w:sz="8" w:space="0" w:color="auto"/>
            </w:tcBorders>
            <w:noWrap/>
            <w:vAlign w:val="bottom"/>
          </w:tcPr>
          <w:p w14:paraId="6AFC817C"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3.000</w:t>
            </w:r>
          </w:p>
        </w:tc>
        <w:tc>
          <w:tcPr>
            <w:tcW w:w="960" w:type="dxa"/>
            <w:tcBorders>
              <w:top w:val="nil"/>
              <w:left w:val="single" w:sz="8" w:space="0" w:color="auto"/>
              <w:bottom w:val="single" w:sz="8" w:space="0" w:color="auto"/>
              <w:right w:val="single" w:sz="4" w:space="0" w:color="auto"/>
            </w:tcBorders>
            <w:noWrap/>
            <w:vAlign w:val="bottom"/>
          </w:tcPr>
          <w:p w14:paraId="740063EF"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0.90</w:t>
            </w:r>
          </w:p>
        </w:tc>
        <w:tc>
          <w:tcPr>
            <w:tcW w:w="960" w:type="dxa"/>
            <w:tcBorders>
              <w:top w:val="nil"/>
              <w:left w:val="single" w:sz="4" w:space="0" w:color="auto"/>
              <w:bottom w:val="single" w:sz="8" w:space="0" w:color="auto"/>
              <w:right w:val="single" w:sz="4" w:space="0" w:color="auto"/>
            </w:tcBorders>
            <w:noWrap/>
            <w:vAlign w:val="bottom"/>
          </w:tcPr>
          <w:p w14:paraId="4E06CB9F"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0.90</w:t>
            </w:r>
          </w:p>
        </w:tc>
        <w:tc>
          <w:tcPr>
            <w:tcW w:w="960" w:type="dxa"/>
            <w:tcBorders>
              <w:top w:val="nil"/>
              <w:left w:val="single" w:sz="4" w:space="0" w:color="auto"/>
              <w:bottom w:val="single" w:sz="8" w:space="0" w:color="auto"/>
              <w:right w:val="single" w:sz="4" w:space="0" w:color="auto"/>
            </w:tcBorders>
            <w:noWrap/>
            <w:vAlign w:val="bottom"/>
          </w:tcPr>
          <w:p w14:paraId="75BE8014"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0.90</w:t>
            </w:r>
          </w:p>
        </w:tc>
        <w:tc>
          <w:tcPr>
            <w:tcW w:w="960" w:type="dxa"/>
            <w:tcBorders>
              <w:top w:val="nil"/>
              <w:left w:val="single" w:sz="4" w:space="0" w:color="auto"/>
              <w:bottom w:val="single" w:sz="8" w:space="0" w:color="auto"/>
              <w:right w:val="single" w:sz="4" w:space="0" w:color="auto"/>
            </w:tcBorders>
            <w:noWrap/>
            <w:vAlign w:val="bottom"/>
          </w:tcPr>
          <w:p w14:paraId="28447FFF"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0.90</w:t>
            </w:r>
          </w:p>
        </w:tc>
        <w:tc>
          <w:tcPr>
            <w:tcW w:w="960" w:type="dxa"/>
            <w:tcBorders>
              <w:top w:val="nil"/>
              <w:left w:val="single" w:sz="4" w:space="0" w:color="auto"/>
              <w:bottom w:val="single" w:sz="8" w:space="0" w:color="auto"/>
              <w:right w:val="single" w:sz="4" w:space="0" w:color="auto"/>
            </w:tcBorders>
            <w:noWrap/>
            <w:vAlign w:val="bottom"/>
          </w:tcPr>
          <w:p w14:paraId="66EF0F82"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0.90</w:t>
            </w:r>
          </w:p>
        </w:tc>
        <w:tc>
          <w:tcPr>
            <w:tcW w:w="960" w:type="dxa"/>
            <w:tcBorders>
              <w:top w:val="nil"/>
              <w:left w:val="single" w:sz="4" w:space="0" w:color="auto"/>
              <w:bottom w:val="single" w:sz="8" w:space="0" w:color="auto"/>
              <w:right w:val="single" w:sz="4" w:space="0" w:color="auto"/>
            </w:tcBorders>
            <w:noWrap/>
            <w:vAlign w:val="bottom"/>
          </w:tcPr>
          <w:p w14:paraId="7C32DF11"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0.90</w:t>
            </w:r>
          </w:p>
        </w:tc>
        <w:tc>
          <w:tcPr>
            <w:tcW w:w="960" w:type="dxa"/>
            <w:tcBorders>
              <w:top w:val="nil"/>
              <w:left w:val="single" w:sz="4" w:space="0" w:color="auto"/>
              <w:bottom w:val="single" w:sz="8" w:space="0" w:color="auto"/>
              <w:right w:val="single" w:sz="8" w:space="0" w:color="auto"/>
            </w:tcBorders>
            <w:noWrap/>
            <w:vAlign w:val="bottom"/>
          </w:tcPr>
          <w:p w14:paraId="46A47E25"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0.90</w:t>
            </w:r>
          </w:p>
        </w:tc>
      </w:tr>
      <w:tr w:rsidR="00E56613" w:rsidRPr="00E56613" w14:paraId="15356073" w14:textId="77777777" w:rsidTr="00E56613">
        <w:trPr>
          <w:trHeight w:val="270"/>
          <w:jc w:val="center"/>
        </w:trPr>
        <w:tc>
          <w:tcPr>
            <w:tcW w:w="1973" w:type="dxa"/>
            <w:tcBorders>
              <w:top w:val="nil"/>
              <w:left w:val="single" w:sz="8" w:space="0" w:color="auto"/>
              <w:bottom w:val="single" w:sz="8" w:space="0" w:color="auto"/>
              <w:right w:val="single" w:sz="8" w:space="0" w:color="auto"/>
            </w:tcBorders>
            <w:noWrap/>
            <w:vAlign w:val="bottom"/>
          </w:tcPr>
          <w:p w14:paraId="16027A0E" w14:textId="77777777" w:rsidR="00E56613" w:rsidRPr="00E56613" w:rsidRDefault="00E56613" w:rsidP="00E56613">
            <w:pPr>
              <w:bidi w:val="0"/>
              <w:spacing w:before="0" w:beforeAutospacing="0" w:after="0" w:afterAutospacing="0" w:line="240" w:lineRule="auto"/>
              <w:ind w:left="281"/>
              <w:rPr>
                <w:rFonts w:ascii="David" w:eastAsia="Times New Roman" w:hAnsi="David" w:cs="David"/>
                <w:sz w:val="20"/>
                <w:szCs w:val="20"/>
              </w:rPr>
            </w:pPr>
            <w:r w:rsidRPr="00E56613">
              <w:rPr>
                <w:rFonts w:ascii="David" w:eastAsia="Times New Roman" w:hAnsi="David" w:cs="David"/>
                <w:sz w:val="20"/>
                <w:szCs w:val="20"/>
              </w:rPr>
              <w:t> </w:t>
            </w:r>
          </w:p>
        </w:tc>
        <w:tc>
          <w:tcPr>
            <w:tcW w:w="2500" w:type="dxa"/>
            <w:tcBorders>
              <w:top w:val="nil"/>
              <w:left w:val="nil"/>
              <w:bottom w:val="single" w:sz="8" w:space="0" w:color="auto"/>
              <w:right w:val="single" w:sz="4" w:space="0" w:color="auto"/>
            </w:tcBorders>
            <w:noWrap/>
            <w:vAlign w:val="bottom"/>
          </w:tcPr>
          <w:p w14:paraId="78112BBF" w14:textId="77777777" w:rsidR="00E56613" w:rsidRPr="00E56613" w:rsidRDefault="00E56613" w:rsidP="00E56613">
            <w:pPr>
              <w:spacing w:before="0" w:beforeAutospacing="0" w:after="0" w:afterAutospacing="0" w:line="240" w:lineRule="auto"/>
              <w:ind w:left="281"/>
              <w:rPr>
                <w:rFonts w:ascii="David" w:eastAsia="Times New Roman" w:hAnsi="David" w:cs="David"/>
                <w:b/>
                <w:bCs/>
                <w:sz w:val="20"/>
                <w:szCs w:val="20"/>
              </w:rPr>
            </w:pPr>
            <w:r w:rsidRPr="00E56613">
              <w:rPr>
                <w:rFonts w:ascii="David" w:eastAsia="Times New Roman" w:hAnsi="David" w:cs="David"/>
                <w:b/>
                <w:bCs/>
                <w:sz w:val="20"/>
                <w:szCs w:val="20"/>
                <w:rtl/>
              </w:rPr>
              <w:t>סה"כ</w:t>
            </w:r>
          </w:p>
        </w:tc>
        <w:tc>
          <w:tcPr>
            <w:tcW w:w="1040" w:type="dxa"/>
            <w:tcBorders>
              <w:top w:val="nil"/>
              <w:left w:val="nil"/>
              <w:bottom w:val="single" w:sz="8" w:space="0" w:color="auto"/>
              <w:right w:val="nil"/>
            </w:tcBorders>
            <w:noWrap/>
            <w:vAlign w:val="bottom"/>
          </w:tcPr>
          <w:p w14:paraId="45C83539"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b/>
                <w:bCs/>
                <w:sz w:val="20"/>
                <w:szCs w:val="20"/>
              </w:rPr>
            </w:pPr>
            <w:r w:rsidRPr="00E56613">
              <w:rPr>
                <w:rFonts w:ascii="David" w:eastAsia="Times New Roman" w:hAnsi="David" w:cs="David"/>
                <w:b/>
                <w:bCs/>
                <w:sz w:val="20"/>
                <w:szCs w:val="20"/>
              </w:rPr>
              <w:t>100%</w:t>
            </w:r>
          </w:p>
        </w:tc>
        <w:tc>
          <w:tcPr>
            <w:tcW w:w="1109" w:type="dxa"/>
            <w:tcBorders>
              <w:top w:val="nil"/>
              <w:left w:val="single" w:sz="4" w:space="0" w:color="auto"/>
              <w:bottom w:val="single" w:sz="8" w:space="0" w:color="auto"/>
              <w:right w:val="single" w:sz="8" w:space="0" w:color="auto"/>
            </w:tcBorders>
            <w:noWrap/>
            <w:vAlign w:val="bottom"/>
          </w:tcPr>
          <w:p w14:paraId="2CAEA8D8"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b/>
                <w:bCs/>
                <w:sz w:val="20"/>
                <w:szCs w:val="20"/>
              </w:rPr>
            </w:pPr>
            <w:r w:rsidRPr="00E56613">
              <w:rPr>
                <w:rFonts w:ascii="David" w:eastAsia="Times New Roman" w:hAnsi="David" w:cs="David"/>
                <w:b/>
                <w:bCs/>
                <w:sz w:val="20"/>
                <w:szCs w:val="20"/>
              </w:rPr>
              <w:t>14.286</w:t>
            </w:r>
          </w:p>
        </w:tc>
        <w:tc>
          <w:tcPr>
            <w:tcW w:w="960" w:type="dxa"/>
            <w:tcBorders>
              <w:top w:val="nil"/>
              <w:left w:val="single" w:sz="8" w:space="0" w:color="auto"/>
              <w:bottom w:val="single" w:sz="8" w:space="0" w:color="auto"/>
              <w:right w:val="single" w:sz="4" w:space="0" w:color="auto"/>
            </w:tcBorders>
            <w:noWrap/>
            <w:vAlign w:val="bottom"/>
          </w:tcPr>
          <w:p w14:paraId="439037D7"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b/>
                <w:bCs/>
                <w:sz w:val="20"/>
                <w:szCs w:val="20"/>
              </w:rPr>
            </w:pPr>
            <w:r w:rsidRPr="00E56613">
              <w:rPr>
                <w:rFonts w:ascii="David" w:eastAsia="Times New Roman" w:hAnsi="David" w:cs="David"/>
                <w:b/>
                <w:bCs/>
                <w:sz w:val="20"/>
                <w:szCs w:val="20"/>
              </w:rPr>
              <w:t>89%</w:t>
            </w:r>
          </w:p>
        </w:tc>
        <w:tc>
          <w:tcPr>
            <w:tcW w:w="960" w:type="dxa"/>
            <w:tcBorders>
              <w:top w:val="nil"/>
              <w:left w:val="single" w:sz="8" w:space="0" w:color="auto"/>
              <w:bottom w:val="single" w:sz="8" w:space="0" w:color="auto"/>
              <w:right w:val="single" w:sz="4" w:space="0" w:color="auto"/>
            </w:tcBorders>
            <w:noWrap/>
            <w:vAlign w:val="bottom"/>
          </w:tcPr>
          <w:p w14:paraId="0EBB16FD"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b/>
                <w:bCs/>
                <w:sz w:val="20"/>
                <w:szCs w:val="20"/>
              </w:rPr>
            </w:pPr>
            <w:r w:rsidRPr="00E56613">
              <w:rPr>
                <w:rFonts w:ascii="David" w:eastAsia="Times New Roman" w:hAnsi="David" w:cs="David"/>
                <w:b/>
                <w:bCs/>
                <w:sz w:val="20"/>
                <w:szCs w:val="20"/>
              </w:rPr>
              <w:t>89%</w:t>
            </w:r>
          </w:p>
        </w:tc>
        <w:tc>
          <w:tcPr>
            <w:tcW w:w="960" w:type="dxa"/>
            <w:tcBorders>
              <w:top w:val="nil"/>
              <w:left w:val="single" w:sz="8" w:space="0" w:color="auto"/>
              <w:bottom w:val="single" w:sz="8" w:space="0" w:color="auto"/>
              <w:right w:val="single" w:sz="4" w:space="0" w:color="auto"/>
            </w:tcBorders>
            <w:noWrap/>
            <w:vAlign w:val="bottom"/>
          </w:tcPr>
          <w:p w14:paraId="3A6DA042"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b/>
                <w:bCs/>
                <w:sz w:val="20"/>
                <w:szCs w:val="20"/>
              </w:rPr>
            </w:pPr>
            <w:r w:rsidRPr="00E56613">
              <w:rPr>
                <w:rFonts w:ascii="David" w:eastAsia="Times New Roman" w:hAnsi="David" w:cs="David"/>
                <w:b/>
                <w:bCs/>
                <w:sz w:val="20"/>
                <w:szCs w:val="20"/>
              </w:rPr>
              <w:t>89%</w:t>
            </w:r>
          </w:p>
        </w:tc>
        <w:tc>
          <w:tcPr>
            <w:tcW w:w="960" w:type="dxa"/>
            <w:tcBorders>
              <w:top w:val="nil"/>
              <w:left w:val="single" w:sz="8" w:space="0" w:color="auto"/>
              <w:bottom w:val="single" w:sz="8" w:space="0" w:color="auto"/>
              <w:right w:val="single" w:sz="4" w:space="0" w:color="auto"/>
            </w:tcBorders>
            <w:noWrap/>
            <w:vAlign w:val="bottom"/>
          </w:tcPr>
          <w:p w14:paraId="1AA9CE3C"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b/>
                <w:bCs/>
                <w:sz w:val="20"/>
                <w:szCs w:val="20"/>
              </w:rPr>
            </w:pPr>
            <w:r w:rsidRPr="00E56613">
              <w:rPr>
                <w:rFonts w:ascii="David" w:eastAsia="Times New Roman" w:hAnsi="David" w:cs="David"/>
                <w:b/>
                <w:bCs/>
                <w:sz w:val="20"/>
                <w:szCs w:val="20"/>
              </w:rPr>
              <w:t>89%</w:t>
            </w:r>
          </w:p>
        </w:tc>
        <w:tc>
          <w:tcPr>
            <w:tcW w:w="960" w:type="dxa"/>
            <w:tcBorders>
              <w:top w:val="nil"/>
              <w:left w:val="single" w:sz="8" w:space="0" w:color="auto"/>
              <w:bottom w:val="single" w:sz="8" w:space="0" w:color="auto"/>
              <w:right w:val="single" w:sz="4" w:space="0" w:color="auto"/>
            </w:tcBorders>
            <w:noWrap/>
            <w:vAlign w:val="bottom"/>
          </w:tcPr>
          <w:p w14:paraId="7F59877E"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b/>
                <w:bCs/>
                <w:sz w:val="20"/>
                <w:szCs w:val="20"/>
              </w:rPr>
            </w:pPr>
            <w:r w:rsidRPr="00E56613">
              <w:rPr>
                <w:rFonts w:ascii="David" w:eastAsia="Times New Roman" w:hAnsi="David" w:cs="David"/>
                <w:b/>
                <w:bCs/>
                <w:sz w:val="20"/>
                <w:szCs w:val="20"/>
              </w:rPr>
              <w:t>89%</w:t>
            </w:r>
          </w:p>
        </w:tc>
        <w:tc>
          <w:tcPr>
            <w:tcW w:w="960" w:type="dxa"/>
            <w:tcBorders>
              <w:top w:val="nil"/>
              <w:left w:val="single" w:sz="8" w:space="0" w:color="auto"/>
              <w:bottom w:val="single" w:sz="8" w:space="0" w:color="auto"/>
              <w:right w:val="single" w:sz="4" w:space="0" w:color="auto"/>
            </w:tcBorders>
            <w:noWrap/>
            <w:vAlign w:val="bottom"/>
          </w:tcPr>
          <w:p w14:paraId="28AFF9B7"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b/>
                <w:bCs/>
                <w:sz w:val="20"/>
                <w:szCs w:val="20"/>
              </w:rPr>
            </w:pPr>
            <w:r w:rsidRPr="00E56613">
              <w:rPr>
                <w:rFonts w:ascii="David" w:eastAsia="Times New Roman" w:hAnsi="David" w:cs="David"/>
                <w:b/>
                <w:bCs/>
                <w:sz w:val="20"/>
                <w:szCs w:val="20"/>
              </w:rPr>
              <w:t>89%</w:t>
            </w:r>
          </w:p>
        </w:tc>
        <w:tc>
          <w:tcPr>
            <w:tcW w:w="960" w:type="dxa"/>
            <w:tcBorders>
              <w:top w:val="nil"/>
              <w:left w:val="single" w:sz="8" w:space="0" w:color="auto"/>
              <w:bottom w:val="single" w:sz="8" w:space="0" w:color="auto"/>
              <w:right w:val="single" w:sz="8" w:space="0" w:color="auto"/>
            </w:tcBorders>
            <w:noWrap/>
            <w:vAlign w:val="bottom"/>
          </w:tcPr>
          <w:p w14:paraId="020BAE96"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b/>
                <w:bCs/>
                <w:sz w:val="20"/>
                <w:szCs w:val="20"/>
              </w:rPr>
            </w:pPr>
            <w:r w:rsidRPr="00E56613">
              <w:rPr>
                <w:rFonts w:ascii="David" w:eastAsia="Times New Roman" w:hAnsi="David" w:cs="David"/>
                <w:b/>
                <w:bCs/>
                <w:sz w:val="20"/>
                <w:szCs w:val="20"/>
              </w:rPr>
              <w:t>89%</w:t>
            </w:r>
          </w:p>
        </w:tc>
      </w:tr>
      <w:tr w:rsidR="00E56613" w:rsidRPr="00E56613" w14:paraId="16A8C8BD" w14:textId="77777777" w:rsidTr="00E56613">
        <w:trPr>
          <w:trHeight w:val="270"/>
          <w:jc w:val="center"/>
        </w:trPr>
        <w:tc>
          <w:tcPr>
            <w:tcW w:w="13342" w:type="dxa"/>
            <w:gridSpan w:val="11"/>
            <w:noWrap/>
            <w:vAlign w:val="bottom"/>
          </w:tcPr>
          <w:p w14:paraId="3BC1D8D9" w14:textId="77777777" w:rsidR="00E56613" w:rsidRPr="00E56613" w:rsidRDefault="00E56613" w:rsidP="00E56613">
            <w:pPr>
              <w:bidi w:val="0"/>
              <w:spacing w:before="0" w:beforeAutospacing="0" w:after="0" w:afterAutospacing="0" w:line="240" w:lineRule="auto"/>
              <w:ind w:left="281"/>
              <w:rPr>
                <w:rFonts w:ascii="David" w:eastAsia="Times New Roman" w:hAnsi="David" w:cs="David"/>
                <w:sz w:val="20"/>
                <w:szCs w:val="20"/>
              </w:rPr>
            </w:pPr>
          </w:p>
        </w:tc>
      </w:tr>
      <w:tr w:rsidR="00E56613" w:rsidRPr="00E56613" w14:paraId="092E4A7D" w14:textId="77777777" w:rsidTr="00E56613">
        <w:trPr>
          <w:trHeight w:val="270"/>
          <w:jc w:val="center"/>
        </w:trPr>
        <w:tc>
          <w:tcPr>
            <w:tcW w:w="1973" w:type="dxa"/>
            <w:tcBorders>
              <w:top w:val="single" w:sz="8" w:space="0" w:color="auto"/>
              <w:left w:val="single" w:sz="8" w:space="0" w:color="auto"/>
              <w:bottom w:val="single" w:sz="8" w:space="0" w:color="auto"/>
              <w:right w:val="single" w:sz="4" w:space="0" w:color="auto"/>
            </w:tcBorders>
            <w:noWrap/>
            <w:vAlign w:val="bottom"/>
          </w:tcPr>
          <w:p w14:paraId="6429AE35" w14:textId="77777777" w:rsidR="00E56613" w:rsidRPr="00E56613" w:rsidRDefault="00E56613" w:rsidP="00E56613">
            <w:pPr>
              <w:spacing w:before="0" w:beforeAutospacing="0" w:after="0" w:afterAutospacing="0" w:line="240" w:lineRule="auto"/>
              <w:ind w:left="281"/>
              <w:rPr>
                <w:rFonts w:ascii="David" w:eastAsia="Times New Roman" w:hAnsi="David" w:cs="David"/>
                <w:b/>
                <w:bCs/>
                <w:sz w:val="20"/>
                <w:szCs w:val="20"/>
              </w:rPr>
            </w:pPr>
            <w:r w:rsidRPr="00E56613">
              <w:rPr>
                <w:rFonts w:ascii="David" w:eastAsia="Times New Roman" w:hAnsi="David" w:cs="David"/>
                <w:b/>
                <w:bCs/>
                <w:sz w:val="20"/>
                <w:szCs w:val="20"/>
                <w:rtl/>
              </w:rPr>
              <w:t>מס' קומות</w:t>
            </w:r>
          </w:p>
        </w:tc>
        <w:tc>
          <w:tcPr>
            <w:tcW w:w="2500" w:type="dxa"/>
            <w:tcBorders>
              <w:top w:val="single" w:sz="8" w:space="0" w:color="auto"/>
              <w:left w:val="single" w:sz="4" w:space="0" w:color="auto"/>
              <w:bottom w:val="single" w:sz="8" w:space="0" w:color="auto"/>
              <w:right w:val="single" w:sz="8" w:space="0" w:color="auto"/>
            </w:tcBorders>
            <w:noWrap/>
            <w:vAlign w:val="bottom"/>
          </w:tcPr>
          <w:p w14:paraId="2E0D2642"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b/>
                <w:bCs/>
                <w:sz w:val="20"/>
                <w:szCs w:val="20"/>
              </w:rPr>
            </w:pPr>
            <w:r w:rsidRPr="00E56613">
              <w:rPr>
                <w:rFonts w:ascii="David" w:eastAsia="Times New Roman" w:hAnsi="David" w:cs="David"/>
                <w:b/>
                <w:bCs/>
                <w:sz w:val="20"/>
                <w:szCs w:val="20"/>
              </w:rPr>
              <w:t>7</w:t>
            </w:r>
          </w:p>
        </w:tc>
        <w:tc>
          <w:tcPr>
            <w:tcW w:w="8869" w:type="dxa"/>
            <w:gridSpan w:val="9"/>
            <w:noWrap/>
            <w:vAlign w:val="bottom"/>
          </w:tcPr>
          <w:p w14:paraId="4981873F" w14:textId="77777777" w:rsidR="00E56613" w:rsidRPr="00E56613" w:rsidRDefault="00E56613" w:rsidP="00E56613">
            <w:pPr>
              <w:bidi w:val="0"/>
              <w:spacing w:before="0" w:beforeAutospacing="0" w:after="0" w:afterAutospacing="0" w:line="240" w:lineRule="auto"/>
              <w:ind w:left="281"/>
              <w:rPr>
                <w:rFonts w:ascii="David" w:eastAsia="Times New Roman" w:hAnsi="David" w:cs="David"/>
                <w:sz w:val="20"/>
                <w:szCs w:val="20"/>
              </w:rPr>
            </w:pPr>
          </w:p>
        </w:tc>
      </w:tr>
      <w:tr w:rsidR="00E56613" w:rsidRPr="00E56613" w14:paraId="3B042250" w14:textId="77777777" w:rsidTr="00E56613">
        <w:trPr>
          <w:trHeight w:val="255"/>
          <w:jc w:val="center"/>
        </w:trPr>
        <w:tc>
          <w:tcPr>
            <w:tcW w:w="13342" w:type="dxa"/>
            <w:gridSpan w:val="11"/>
            <w:noWrap/>
            <w:vAlign w:val="bottom"/>
          </w:tcPr>
          <w:p w14:paraId="4FEC65A4" w14:textId="77777777" w:rsidR="00E56613" w:rsidRPr="00E56613" w:rsidRDefault="00E56613" w:rsidP="00E56613">
            <w:pPr>
              <w:bidi w:val="0"/>
              <w:spacing w:before="0" w:beforeAutospacing="0" w:after="0" w:afterAutospacing="0" w:line="240" w:lineRule="auto"/>
              <w:ind w:left="281"/>
              <w:rPr>
                <w:rFonts w:ascii="David" w:eastAsia="Times New Roman" w:hAnsi="David" w:cs="David"/>
                <w:sz w:val="20"/>
                <w:szCs w:val="20"/>
              </w:rPr>
            </w:pPr>
          </w:p>
        </w:tc>
      </w:tr>
      <w:tr w:rsidR="00E56613" w:rsidRPr="00E56613" w14:paraId="65A7F033" w14:textId="77777777" w:rsidTr="00E56613">
        <w:trPr>
          <w:trHeight w:val="570"/>
          <w:jc w:val="center"/>
        </w:trPr>
        <w:tc>
          <w:tcPr>
            <w:tcW w:w="13342" w:type="dxa"/>
            <w:gridSpan w:val="11"/>
            <w:vAlign w:val="bottom"/>
          </w:tcPr>
          <w:p w14:paraId="28A539D2" w14:textId="77777777" w:rsidR="00E56613" w:rsidRPr="00E56613" w:rsidRDefault="00E56613" w:rsidP="00E56613">
            <w:pPr>
              <w:spacing w:before="0" w:beforeAutospacing="0" w:after="0" w:afterAutospacing="0" w:line="240" w:lineRule="auto"/>
              <w:ind w:left="281"/>
              <w:rPr>
                <w:rFonts w:ascii="David" w:eastAsia="Times New Roman" w:hAnsi="David" w:cs="David"/>
                <w:b/>
                <w:bCs/>
                <w:sz w:val="20"/>
                <w:szCs w:val="20"/>
              </w:rPr>
            </w:pPr>
            <w:r w:rsidRPr="00E56613">
              <w:rPr>
                <w:rFonts w:ascii="David" w:eastAsia="Times New Roman" w:hAnsi="David" w:cs="David"/>
                <w:b/>
                <w:bCs/>
                <w:sz w:val="20"/>
                <w:szCs w:val="20"/>
                <w:rtl/>
              </w:rPr>
              <w:t xml:space="preserve">אחוז לסעיף - </w:t>
            </w:r>
            <w:r w:rsidRPr="00E56613">
              <w:rPr>
                <w:rFonts w:ascii="David" w:eastAsia="Times New Roman" w:hAnsi="David" w:cs="David"/>
                <w:sz w:val="20"/>
                <w:szCs w:val="20"/>
                <w:rtl/>
              </w:rPr>
              <w:t>עמודה זו מבטאת את האחוז של תת הסעיף לקומה אחת. סה"כ  9.091 הינו הניקוד שמקבלת קומת מגורים אחת המכילה את המרכיבים של המערכות הציבוריות המועמסות לקומה.</w:t>
            </w:r>
          </w:p>
        </w:tc>
      </w:tr>
      <w:tr w:rsidR="00E56613" w:rsidRPr="00E56613" w14:paraId="5A79F03D" w14:textId="77777777" w:rsidTr="00E56613">
        <w:trPr>
          <w:trHeight w:val="255"/>
          <w:jc w:val="center"/>
        </w:trPr>
        <w:tc>
          <w:tcPr>
            <w:tcW w:w="13342" w:type="dxa"/>
            <w:gridSpan w:val="11"/>
            <w:noWrap/>
            <w:vAlign w:val="bottom"/>
          </w:tcPr>
          <w:p w14:paraId="76B6B63B" w14:textId="77777777" w:rsidR="00E56613" w:rsidRPr="00E56613" w:rsidRDefault="00E56613" w:rsidP="00E56613">
            <w:pPr>
              <w:bidi w:val="0"/>
              <w:spacing w:before="0" w:beforeAutospacing="0" w:after="0" w:afterAutospacing="0" w:line="240" w:lineRule="auto"/>
              <w:ind w:left="281"/>
              <w:jc w:val="center"/>
              <w:rPr>
                <w:rFonts w:ascii="David" w:eastAsia="Times New Roman" w:hAnsi="David" w:cs="David"/>
                <w:sz w:val="20"/>
                <w:szCs w:val="20"/>
              </w:rPr>
            </w:pPr>
            <w:r w:rsidRPr="00E56613">
              <w:rPr>
                <w:rFonts w:ascii="David" w:eastAsia="Times New Roman" w:hAnsi="David" w:cs="David"/>
                <w:sz w:val="20"/>
                <w:szCs w:val="20"/>
                <w:rtl/>
              </w:rPr>
              <w:t>לצורך חישוב ערך הקומה לסעיף "מערכות ציבוריות" יש להכפיל את % התקדמות כל מלאכה בניקוד תת הסעיף שלה, ולסכום את כל המלאכות.</w:t>
            </w:r>
          </w:p>
        </w:tc>
      </w:tr>
    </w:tbl>
    <w:p w14:paraId="13024947" w14:textId="77777777" w:rsidR="00E56613" w:rsidRPr="00E56613" w:rsidRDefault="00E56613" w:rsidP="00E56613">
      <w:pPr>
        <w:bidi w:val="0"/>
        <w:spacing w:before="0" w:beforeAutospacing="0" w:after="0" w:afterAutospacing="0" w:line="240" w:lineRule="auto"/>
        <w:rPr>
          <w:rFonts w:ascii="David" w:eastAsia="Times New Roman" w:hAnsi="David" w:cs="David"/>
          <w:b/>
          <w:bCs/>
          <w:snapToGrid w:val="0"/>
          <w:sz w:val="24"/>
          <w:szCs w:val="24"/>
          <w:u w:val="single"/>
          <w:rtl/>
        </w:rPr>
        <w:sectPr w:rsidR="00E56613" w:rsidRPr="00E56613">
          <w:pgSz w:w="16838" w:h="11906" w:orient="landscape"/>
          <w:pgMar w:top="1797" w:right="1440" w:bottom="1797" w:left="1276" w:header="720" w:footer="720" w:gutter="0"/>
          <w:cols w:space="720"/>
          <w:bidi/>
          <w:rtlGutter/>
        </w:sectPr>
      </w:pPr>
    </w:p>
    <w:p w14:paraId="59C1D899" w14:textId="77777777" w:rsidR="00E56613" w:rsidRPr="00E56613" w:rsidRDefault="00E56613" w:rsidP="00E56613">
      <w:pPr>
        <w:spacing w:before="0" w:beforeAutospacing="0" w:after="0" w:afterAutospacing="0" w:line="240" w:lineRule="auto"/>
        <w:jc w:val="center"/>
        <w:rPr>
          <w:rFonts w:ascii="David" w:eastAsia="Times New Roman" w:hAnsi="David" w:cs="David"/>
          <w:b/>
          <w:bCs/>
          <w:snapToGrid w:val="0"/>
          <w:sz w:val="24"/>
          <w:szCs w:val="24"/>
          <w:u w:val="single"/>
          <w:rtl/>
        </w:rPr>
      </w:pPr>
      <w:r w:rsidRPr="00E56613">
        <w:rPr>
          <w:rFonts w:ascii="David" w:eastAsia="Times New Roman" w:hAnsi="David" w:cs="David"/>
          <w:b/>
          <w:bCs/>
          <w:snapToGrid w:val="0"/>
          <w:sz w:val="24"/>
          <w:szCs w:val="24"/>
          <w:u w:val="single"/>
          <w:rtl/>
        </w:rPr>
        <w:lastRenderedPageBreak/>
        <w:t xml:space="preserve">נספח 3.1.12 </w:t>
      </w:r>
    </w:p>
    <w:p w14:paraId="7C9F3B12" w14:textId="77777777" w:rsidR="00E56613" w:rsidRPr="00E56613" w:rsidRDefault="00E56613" w:rsidP="00E56613">
      <w:pPr>
        <w:spacing w:before="0" w:beforeAutospacing="0" w:after="0" w:afterAutospacing="0" w:line="240" w:lineRule="auto"/>
        <w:jc w:val="center"/>
        <w:rPr>
          <w:rFonts w:ascii="David" w:eastAsia="Times New Roman" w:hAnsi="David" w:cs="David"/>
          <w:snapToGrid w:val="0"/>
          <w:sz w:val="24"/>
          <w:szCs w:val="24"/>
          <w:rtl/>
        </w:rPr>
      </w:pPr>
      <w:r w:rsidRPr="00E56613">
        <w:rPr>
          <w:rFonts w:ascii="David" w:eastAsia="Times New Roman" w:hAnsi="David" w:cs="David"/>
          <w:b/>
          <w:bCs/>
          <w:snapToGrid w:val="0"/>
          <w:sz w:val="24"/>
          <w:szCs w:val="24"/>
          <w:u w:val="single"/>
          <w:rtl/>
        </w:rPr>
        <w:t>נוסח ערבות בנקאית לפי סעיף 9</w:t>
      </w:r>
    </w:p>
    <w:p w14:paraId="03AA2B69" w14:textId="77777777" w:rsidR="00E56613" w:rsidRPr="00E56613" w:rsidRDefault="00E56613" w:rsidP="00E56613">
      <w:pPr>
        <w:spacing w:before="0" w:beforeAutospacing="0" w:after="0" w:afterAutospacing="0" w:line="240" w:lineRule="auto"/>
        <w:ind w:left="5680" w:hanging="5440"/>
        <w:jc w:val="center"/>
        <w:rPr>
          <w:rFonts w:ascii="David" w:eastAsia="Times New Roman" w:hAnsi="David" w:cs="David"/>
          <w:snapToGrid w:val="0"/>
          <w:sz w:val="24"/>
          <w:szCs w:val="24"/>
          <w:rtl/>
        </w:rPr>
      </w:pPr>
    </w:p>
    <w:p w14:paraId="32501703" w14:textId="77777777" w:rsidR="00E56613" w:rsidRPr="00E56613" w:rsidRDefault="00E56613" w:rsidP="00E56613">
      <w:pPr>
        <w:spacing w:before="0" w:beforeAutospacing="0" w:after="0" w:afterAutospacing="0" w:line="240" w:lineRule="auto"/>
        <w:ind w:left="180"/>
        <w:jc w:val="both"/>
        <w:rPr>
          <w:rFonts w:ascii="David" w:eastAsia="Times New Roman" w:hAnsi="David" w:cs="David"/>
          <w:snapToGrid w:val="0"/>
          <w:sz w:val="24"/>
          <w:szCs w:val="24"/>
          <w:rtl/>
        </w:rPr>
      </w:pPr>
    </w:p>
    <w:p w14:paraId="458FACF3" w14:textId="77777777" w:rsidR="00E56613" w:rsidRPr="00E56613" w:rsidRDefault="00E56613" w:rsidP="00E56613">
      <w:pPr>
        <w:spacing w:before="0" w:beforeAutospacing="0" w:after="0" w:afterAutospacing="0" w:line="240" w:lineRule="auto"/>
        <w:ind w:left="180"/>
        <w:jc w:val="both"/>
        <w:rPr>
          <w:rFonts w:ascii="David" w:eastAsia="Times New Roman" w:hAnsi="David" w:cs="David"/>
          <w:snapToGrid w:val="0"/>
          <w:sz w:val="24"/>
          <w:szCs w:val="24"/>
          <w:rtl/>
        </w:rPr>
      </w:pPr>
    </w:p>
    <w:p w14:paraId="33EABE78" w14:textId="77777777" w:rsidR="00E56613" w:rsidRPr="00E56613" w:rsidRDefault="00E56613" w:rsidP="00E56613">
      <w:pPr>
        <w:spacing w:before="0" w:beforeAutospacing="0" w:after="0" w:afterAutospacing="0" w:line="240" w:lineRule="auto"/>
        <w:ind w:left="180"/>
        <w:jc w:val="both"/>
        <w:rPr>
          <w:rFonts w:ascii="David" w:eastAsia="Times New Roman" w:hAnsi="David" w:cs="David"/>
          <w:snapToGrid w:val="0"/>
          <w:color w:val="000000"/>
          <w:sz w:val="24"/>
          <w:szCs w:val="24"/>
          <w:rtl/>
        </w:rPr>
      </w:pPr>
      <w:r w:rsidRPr="00E56613">
        <w:rPr>
          <w:rFonts w:ascii="David" w:eastAsia="Times New Roman" w:hAnsi="David" w:cs="David"/>
          <w:snapToGrid w:val="0"/>
          <w:sz w:val="24"/>
          <w:szCs w:val="24"/>
          <w:rtl/>
        </w:rPr>
        <w:t>לכבוד :</w:t>
      </w:r>
      <w:r w:rsidRPr="00E56613">
        <w:rPr>
          <w:rFonts w:ascii="David" w:eastAsia="Times New Roman" w:hAnsi="David" w:cs="David"/>
          <w:snapToGrid w:val="0"/>
          <w:color w:val="000000"/>
          <w:sz w:val="24"/>
          <w:szCs w:val="24"/>
          <w:rtl/>
        </w:rPr>
        <w:tab/>
      </w:r>
    </w:p>
    <w:sdt>
      <w:sdtPr>
        <w:rPr>
          <w:rFonts w:ascii="Times New Roman" w:eastAsia="Times New Roman" w:hAnsi="Times New Roman" w:cs="David"/>
          <w:color w:val="008000"/>
          <w:sz w:val="24"/>
          <w:szCs w:val="24"/>
          <w:rtl/>
          <w:lang w:eastAsia="he-IL"/>
        </w:rPr>
        <w:alias w:val="צד א בחוזה"/>
        <w:tag w:val="cntTzadA"/>
        <w:id w:val="-827822700"/>
        <w:placeholder>
          <w:docPart w:val="5344B542B5754B0A999DA98E451F844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4F99D36A" w14:textId="77777777" w:rsidR="00865F43" w:rsidRDefault="00945BF5" w:rsidP="00865F43">
          <w:pPr>
            <w:widowControl w:val="0"/>
            <w:spacing w:before="0" w:beforeAutospacing="0" w:after="0" w:afterAutospacing="0" w:line="240" w:lineRule="auto"/>
            <w:jc w:val="both"/>
          </w:pPr>
          <w:ins w:id="22" w:author="Kook Sec" w:date="2024-07-28T13:18:00Z">
            <w:r>
              <w:rPr>
                <w:rFonts w:ascii="Times New Roman" w:eastAsia="Times New Roman" w:hAnsi="Times New Roman" w:cs="David"/>
                <w:color w:val="008000"/>
                <w:sz w:val="24"/>
                <w:szCs w:val="24"/>
                <w:rtl/>
                <w:lang w:eastAsia="he-IL"/>
              </w:rPr>
              <w:t>פ.א פיתוח ובנייה בירושלים בע"מ</w:t>
            </w:r>
            <w:r>
              <w:rPr>
                <w:rFonts w:ascii="Times New Roman" w:eastAsia="Times New Roman" w:hAnsi="Times New Roman" w:cs="David"/>
                <w:color w:val="008000"/>
                <w:sz w:val="24"/>
                <w:szCs w:val="24"/>
                <w:rtl/>
                <w:lang w:eastAsia="he-IL"/>
              </w:rPr>
              <w:br/>
              <w:t xml:space="preserve"> רח' יוני נתניהו 1 ג' אור יהודה ת.ד 715</w:t>
            </w:r>
            <w:r>
              <w:rPr>
                <w:rFonts w:ascii="Times New Roman" w:eastAsia="Times New Roman" w:hAnsi="Times New Roman" w:cs="David"/>
                <w:color w:val="008000"/>
                <w:sz w:val="24"/>
                <w:szCs w:val="24"/>
                <w:rtl/>
                <w:lang w:eastAsia="he-IL"/>
              </w:rPr>
              <w:br/>
              <w:t>513958009</w:t>
            </w:r>
          </w:ins>
        </w:p>
      </w:sdtContent>
    </w:sdt>
    <w:p w14:paraId="5B5070D5" w14:textId="77777777" w:rsidR="00E56613" w:rsidRPr="00E56613" w:rsidRDefault="00E56613" w:rsidP="00E56613">
      <w:pPr>
        <w:spacing w:before="0" w:beforeAutospacing="0" w:after="0" w:afterAutospacing="0" w:line="240" w:lineRule="auto"/>
        <w:ind w:left="180"/>
        <w:jc w:val="both"/>
        <w:rPr>
          <w:rFonts w:ascii="David" w:eastAsia="Times New Roman" w:hAnsi="David" w:cs="David"/>
          <w:snapToGrid w:val="0"/>
          <w:sz w:val="24"/>
          <w:szCs w:val="24"/>
          <w:rtl/>
        </w:rPr>
      </w:pPr>
      <w:r w:rsidRPr="00E56613">
        <w:rPr>
          <w:rFonts w:ascii="David" w:eastAsia="Times New Roman" w:hAnsi="David" w:cs="David"/>
          <w:snapToGrid w:val="0"/>
          <w:color w:val="000000"/>
          <w:sz w:val="24"/>
          <w:szCs w:val="24"/>
          <w:rtl/>
        </w:rPr>
        <w:br/>
      </w:r>
      <w:r w:rsidRPr="00E56613">
        <w:rPr>
          <w:rFonts w:ascii="David" w:eastAsia="Times New Roman" w:hAnsi="David" w:cs="David"/>
          <w:snapToGrid w:val="0"/>
          <w:sz w:val="24"/>
          <w:szCs w:val="24"/>
          <w:rtl/>
        </w:rPr>
        <w:t>ג.א.נ.,</w:t>
      </w:r>
    </w:p>
    <w:p w14:paraId="380587BA" w14:textId="77777777" w:rsidR="00E56613" w:rsidRPr="00E56613" w:rsidRDefault="00E56613" w:rsidP="00E56613">
      <w:pPr>
        <w:spacing w:before="0" w:beforeAutospacing="0" w:after="0" w:afterAutospacing="0" w:line="240" w:lineRule="auto"/>
        <w:ind w:left="180"/>
        <w:jc w:val="center"/>
        <w:rPr>
          <w:rFonts w:ascii="David" w:eastAsia="Times New Roman" w:hAnsi="David" w:cs="David"/>
          <w:b/>
          <w:bCs/>
          <w:snapToGrid w:val="0"/>
          <w:sz w:val="24"/>
          <w:szCs w:val="24"/>
          <w:u w:val="single"/>
          <w:rtl/>
        </w:rPr>
      </w:pPr>
      <w:r w:rsidRPr="00E56613">
        <w:rPr>
          <w:rFonts w:ascii="David" w:eastAsia="Times New Roman" w:hAnsi="David" w:cs="David"/>
          <w:b/>
          <w:bCs/>
          <w:snapToGrid w:val="0"/>
          <w:sz w:val="24"/>
          <w:szCs w:val="24"/>
          <w:u w:val="single"/>
          <w:rtl/>
        </w:rPr>
        <w:t>כתב ערבות</w:t>
      </w:r>
    </w:p>
    <w:p w14:paraId="4734B712" w14:textId="77777777" w:rsidR="00E56613" w:rsidRPr="00E56613" w:rsidRDefault="00E56613" w:rsidP="00E56613">
      <w:pPr>
        <w:spacing w:before="0" w:beforeAutospacing="0" w:after="0" w:afterAutospacing="0" w:line="240" w:lineRule="auto"/>
        <w:ind w:left="180"/>
        <w:jc w:val="both"/>
        <w:rPr>
          <w:rFonts w:ascii="David" w:eastAsia="Times New Roman" w:hAnsi="David" w:cs="David"/>
          <w:snapToGrid w:val="0"/>
          <w:sz w:val="24"/>
          <w:szCs w:val="24"/>
          <w:rtl/>
        </w:rPr>
      </w:pPr>
    </w:p>
    <w:p w14:paraId="4C6018D6" w14:textId="77777777" w:rsidR="00E56613" w:rsidRPr="00E56613" w:rsidRDefault="00E56613" w:rsidP="00865F43">
      <w:pPr>
        <w:spacing w:before="0" w:beforeAutospacing="0" w:after="0" w:afterAutospacing="0" w:line="240" w:lineRule="auto"/>
        <w:ind w:left="18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לפי בקשת </w:t>
      </w:r>
      <w:sdt>
        <w:sdtPr>
          <w:rPr>
            <w:rFonts w:ascii="Times New Roman" w:eastAsia="Times New Roman" w:hAnsi="Times New Roman" w:cs="David"/>
            <w:color w:val="008000"/>
            <w:sz w:val="24"/>
            <w:szCs w:val="24"/>
            <w:rtl/>
            <w:lang w:eastAsia="he-IL"/>
          </w:rPr>
          <w:alias w:val="שם ספק"/>
          <w:tag w:val="cntSupllierName"/>
          <w:id w:val="-1468043177"/>
          <w:placeholder>
            <w:docPart w:val="5C3164E7696A4878A25903C84FD32A7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865F43" w:rsidRPr="00EF442B">
            <w:rPr>
              <w:rStyle w:val="a8"/>
              <w:color w:val="00B0F0"/>
              <w:rtl/>
            </w:rPr>
            <w:t>[שם ספק]</w:t>
          </w:r>
        </w:sdtContent>
      </w:sdt>
      <w:r w:rsidR="00865F43" w:rsidRPr="00E56613">
        <w:rPr>
          <w:rFonts w:ascii="David" w:eastAsia="Times New Roman" w:hAnsi="David" w:cs="David"/>
          <w:snapToGrid w:val="0"/>
          <w:sz w:val="24"/>
          <w:szCs w:val="24"/>
          <w:rtl/>
        </w:rPr>
        <w:t xml:space="preserve"> </w:t>
      </w:r>
      <w:r w:rsidRPr="00E56613">
        <w:rPr>
          <w:rFonts w:ascii="David" w:eastAsia="Times New Roman" w:hAnsi="David" w:cs="David"/>
          <w:snapToGrid w:val="0"/>
          <w:sz w:val="24"/>
          <w:szCs w:val="24"/>
          <w:rtl/>
        </w:rPr>
        <w:t>(להלן - "</w:t>
      </w:r>
      <w:r w:rsidRPr="00E56613">
        <w:rPr>
          <w:rFonts w:ascii="David" w:eastAsia="Times New Roman" w:hAnsi="David" w:cs="David"/>
          <w:b/>
          <w:bCs/>
          <w:snapToGrid w:val="0"/>
          <w:sz w:val="24"/>
          <w:szCs w:val="24"/>
          <w:rtl/>
        </w:rPr>
        <w:t>הקבלן</w:t>
      </w:r>
      <w:r w:rsidRPr="00E56613">
        <w:rPr>
          <w:rFonts w:ascii="David" w:eastAsia="Times New Roman" w:hAnsi="David" w:cs="David"/>
          <w:snapToGrid w:val="0"/>
          <w:sz w:val="24"/>
          <w:szCs w:val="24"/>
          <w:rtl/>
        </w:rPr>
        <w:t xml:space="preserve">") הרינו מתחייבים ואחראים כלפיכם ביחד עבור הקבלן לתשלום כל סכום בגבול סך של </w:t>
      </w:r>
      <w:r w:rsidRPr="00E56613">
        <w:rPr>
          <w:rFonts w:ascii="David" w:eastAsia="Times New Roman" w:hAnsi="David" w:cs="David"/>
          <w:snapToGrid w:val="0"/>
          <w:sz w:val="24"/>
          <w:szCs w:val="24"/>
          <w:u w:val="single"/>
          <w:rtl/>
        </w:rPr>
        <w:t xml:space="preserve">                   </w:t>
      </w:r>
      <w:r w:rsidRPr="00E56613">
        <w:rPr>
          <w:rFonts w:ascii="David" w:eastAsia="Times New Roman" w:hAnsi="David" w:cs="David"/>
          <w:snapToGrid w:val="0"/>
          <w:sz w:val="24"/>
          <w:szCs w:val="24"/>
          <w:rtl/>
        </w:rPr>
        <w:t xml:space="preserve">ש"ח כשסכום זה צמוד במלואו למדד תשומות הבניה למגורים (להלן- "המדד") כשהמדד הבסיסי הוא </w:t>
      </w:r>
      <w:r w:rsidRPr="00E56613">
        <w:rPr>
          <w:rFonts w:ascii="David" w:eastAsia="Times New Roman" w:hAnsi="David" w:cs="David"/>
          <w:snapToGrid w:val="0"/>
          <w:sz w:val="24"/>
          <w:szCs w:val="24"/>
          <w:u w:val="single"/>
          <w:rtl/>
        </w:rPr>
        <w:t xml:space="preserve">          </w:t>
      </w:r>
      <w:r w:rsidRPr="00E56613">
        <w:rPr>
          <w:rFonts w:ascii="David" w:eastAsia="Times New Roman" w:hAnsi="David" w:cs="David"/>
          <w:snapToGrid w:val="0"/>
          <w:sz w:val="24"/>
          <w:szCs w:val="24"/>
          <w:rtl/>
        </w:rPr>
        <w:t xml:space="preserve"> (להלן - "סכום הערבות").</w:t>
      </w:r>
    </w:p>
    <w:p w14:paraId="1DA5A7C8" w14:textId="77777777" w:rsidR="00E56613" w:rsidRPr="00E56613" w:rsidRDefault="00E56613" w:rsidP="00E56613">
      <w:pPr>
        <w:spacing w:before="0" w:beforeAutospacing="0" w:after="0" w:afterAutospacing="0" w:line="240" w:lineRule="auto"/>
        <w:ind w:left="180"/>
        <w:jc w:val="both"/>
        <w:rPr>
          <w:rFonts w:ascii="David" w:eastAsia="Times New Roman" w:hAnsi="David" w:cs="David"/>
          <w:snapToGrid w:val="0"/>
          <w:sz w:val="24"/>
          <w:szCs w:val="24"/>
          <w:rtl/>
        </w:rPr>
      </w:pPr>
    </w:p>
    <w:p w14:paraId="7722558E" w14:textId="77777777" w:rsidR="00E56613" w:rsidRPr="00E56613" w:rsidRDefault="00E56613" w:rsidP="00E56613">
      <w:pPr>
        <w:spacing w:before="0" w:beforeAutospacing="0" w:after="0" w:afterAutospacing="0" w:line="240" w:lineRule="auto"/>
        <w:ind w:left="18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אתם תהיו זכאים לדרוש מאתנו יחד תשלום סכום הערבות בשלמות או לדרוש מאתנו מפעם לפעם סכומים על חשבון סכום הערבות ובמקרה זה לאחר כל תשלום, תישאר הערבות בתוקפה לגבי יתרת סכום הערבות, ובלבד שסך כל דרישותיכם לא יעלה על סכום הערבות.</w:t>
      </w:r>
    </w:p>
    <w:p w14:paraId="7B3927BC" w14:textId="77777777" w:rsidR="00E56613" w:rsidRPr="00E56613" w:rsidRDefault="00E56613" w:rsidP="00E56613">
      <w:pPr>
        <w:spacing w:before="0" w:beforeAutospacing="0" w:after="0" w:afterAutospacing="0" w:line="240" w:lineRule="auto"/>
        <w:ind w:left="180"/>
        <w:jc w:val="both"/>
        <w:rPr>
          <w:rFonts w:ascii="David" w:eastAsia="Times New Roman" w:hAnsi="David" w:cs="David"/>
          <w:snapToGrid w:val="0"/>
          <w:sz w:val="24"/>
          <w:szCs w:val="24"/>
          <w:rtl/>
        </w:rPr>
      </w:pPr>
    </w:p>
    <w:p w14:paraId="5AB660F0" w14:textId="77777777" w:rsidR="00E56613" w:rsidRPr="00E56613" w:rsidRDefault="00E56613" w:rsidP="00E56613">
      <w:pPr>
        <w:spacing w:before="0" w:beforeAutospacing="0" w:after="0" w:afterAutospacing="0" w:line="240" w:lineRule="auto"/>
        <w:ind w:left="18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הננו מתחייבים לשלם לכם כל סכום שיידרש על ידכם בגבול סכום הערבות תוך 3 ימים מקבלת דרישה ראשונה בכתב שלכם ו/או של מי מכם ומבלי שיהיה עליכם לבסס או להוכיח דרישה זו.</w:t>
      </w:r>
    </w:p>
    <w:p w14:paraId="21B1CAF4" w14:textId="77777777" w:rsidR="00E56613" w:rsidRPr="00E56613" w:rsidRDefault="00E56613" w:rsidP="00E56613">
      <w:pPr>
        <w:spacing w:before="0" w:beforeAutospacing="0" w:after="0" w:afterAutospacing="0" w:line="240" w:lineRule="auto"/>
        <w:ind w:left="180"/>
        <w:jc w:val="both"/>
        <w:rPr>
          <w:rFonts w:ascii="David" w:eastAsia="Times New Roman" w:hAnsi="David" w:cs="David"/>
          <w:snapToGrid w:val="0"/>
          <w:sz w:val="24"/>
          <w:szCs w:val="24"/>
          <w:rtl/>
        </w:rPr>
      </w:pPr>
    </w:p>
    <w:p w14:paraId="3CC3BE78" w14:textId="77777777" w:rsidR="00E56613" w:rsidRPr="00E56613" w:rsidRDefault="00E56613" w:rsidP="00E56613">
      <w:pPr>
        <w:spacing w:before="0" w:beforeAutospacing="0" w:after="0" w:afterAutospacing="0" w:line="240" w:lineRule="auto"/>
        <w:ind w:left="18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כל סכום שישולם מכוח ערבותנו זו, יגדל בשיעור השווה לשיעור העלייה במדד האחרון אשר יהא ידוע בעת ביצוע כל תשלום לזכותכם, לעומת שערו הבסיסי של המדד הנקוב לעיל.</w:t>
      </w:r>
    </w:p>
    <w:p w14:paraId="3C6ED48A" w14:textId="77777777" w:rsidR="00E56613" w:rsidRPr="00E56613" w:rsidRDefault="00E56613" w:rsidP="00E56613">
      <w:pPr>
        <w:spacing w:before="0" w:beforeAutospacing="0" w:after="0" w:afterAutospacing="0" w:line="240" w:lineRule="auto"/>
        <w:ind w:left="180"/>
        <w:jc w:val="both"/>
        <w:rPr>
          <w:rFonts w:ascii="David" w:eastAsia="Times New Roman" w:hAnsi="David" w:cs="David"/>
          <w:snapToGrid w:val="0"/>
          <w:sz w:val="24"/>
          <w:szCs w:val="24"/>
          <w:rtl/>
        </w:rPr>
      </w:pPr>
    </w:p>
    <w:p w14:paraId="02DC8EE6" w14:textId="77777777" w:rsidR="00E56613" w:rsidRPr="00E56613" w:rsidRDefault="00E56613" w:rsidP="00E56613">
      <w:pPr>
        <w:spacing w:before="0" w:beforeAutospacing="0" w:after="0" w:afterAutospacing="0" w:line="240" w:lineRule="auto"/>
        <w:ind w:left="18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אנו לא נהיה רשאים לבטל הערבות ו/או להימנע מתשלום עפ"י כתב ערבות זה מכל סיבה שהיא. הננו מוותרים בזה במפורש ומראש על כל טענה לרבות כל ברירה המוענקת לקבלן עפ"י דין.</w:t>
      </w:r>
    </w:p>
    <w:p w14:paraId="6262BC15" w14:textId="77777777" w:rsidR="00E56613" w:rsidRPr="00E56613" w:rsidRDefault="00E56613" w:rsidP="00E56613">
      <w:pPr>
        <w:spacing w:before="0" w:beforeAutospacing="0" w:after="0" w:afterAutospacing="0" w:line="240" w:lineRule="auto"/>
        <w:ind w:left="180"/>
        <w:jc w:val="both"/>
        <w:rPr>
          <w:rFonts w:ascii="David" w:eastAsia="Times New Roman" w:hAnsi="David" w:cs="David"/>
          <w:snapToGrid w:val="0"/>
          <w:sz w:val="24"/>
          <w:szCs w:val="24"/>
          <w:rtl/>
        </w:rPr>
      </w:pPr>
    </w:p>
    <w:p w14:paraId="00D66A1F" w14:textId="77777777" w:rsidR="00E56613" w:rsidRPr="00E56613" w:rsidRDefault="00E56613" w:rsidP="00E56613">
      <w:pPr>
        <w:spacing w:before="0" w:beforeAutospacing="0" w:after="0" w:afterAutospacing="0" w:line="240" w:lineRule="auto"/>
        <w:ind w:left="18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ערבות זו בלתי חוזרת ובלתי מותנית.</w:t>
      </w:r>
    </w:p>
    <w:p w14:paraId="3CB1CE60" w14:textId="77777777" w:rsidR="00E56613" w:rsidRPr="00E56613" w:rsidRDefault="00E56613" w:rsidP="00E56613">
      <w:pPr>
        <w:spacing w:before="0" w:beforeAutospacing="0" w:after="0" w:afterAutospacing="0" w:line="240" w:lineRule="auto"/>
        <w:ind w:left="180"/>
        <w:jc w:val="both"/>
        <w:rPr>
          <w:rFonts w:ascii="David" w:eastAsia="Times New Roman" w:hAnsi="David" w:cs="David"/>
          <w:snapToGrid w:val="0"/>
          <w:sz w:val="24"/>
          <w:szCs w:val="24"/>
          <w:rtl/>
        </w:rPr>
      </w:pPr>
    </w:p>
    <w:p w14:paraId="0C470BAD" w14:textId="77777777" w:rsidR="00E56613" w:rsidRPr="00E56613" w:rsidRDefault="00E56613" w:rsidP="00E56613">
      <w:pPr>
        <w:spacing w:before="0" w:beforeAutospacing="0" w:after="0" w:afterAutospacing="0" w:line="240" w:lineRule="auto"/>
        <w:ind w:left="18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ערבות זו תהיה בתוקף עד ליום </w:t>
      </w:r>
      <w:r w:rsidRPr="00E56613">
        <w:rPr>
          <w:rFonts w:ascii="David" w:eastAsia="Times New Roman" w:hAnsi="David" w:cs="David"/>
          <w:snapToGrid w:val="0"/>
          <w:sz w:val="24"/>
          <w:szCs w:val="24"/>
          <w:u w:val="single"/>
          <w:rtl/>
        </w:rPr>
        <w:t xml:space="preserve">                   </w:t>
      </w:r>
      <w:r w:rsidRPr="00E56613">
        <w:rPr>
          <w:rFonts w:ascii="David" w:eastAsia="Times New Roman" w:hAnsi="David" w:cs="David"/>
          <w:snapToGrid w:val="0"/>
          <w:sz w:val="24"/>
          <w:szCs w:val="24"/>
          <w:rtl/>
        </w:rPr>
        <w:t>שעה 12.00 ועד בכלל וכל דרישה על פיה חייבת להימסר לנו לא יאוחר מאשר במועד הנ"ל.</w:t>
      </w:r>
    </w:p>
    <w:p w14:paraId="1C979FC7" w14:textId="77777777" w:rsidR="00E56613" w:rsidRPr="00E56613" w:rsidRDefault="00E56613" w:rsidP="00E56613">
      <w:pPr>
        <w:spacing w:before="0" w:beforeAutospacing="0" w:after="0" w:afterAutospacing="0" w:line="240" w:lineRule="auto"/>
        <w:ind w:left="180"/>
        <w:jc w:val="both"/>
        <w:rPr>
          <w:rFonts w:ascii="David" w:eastAsia="Times New Roman" w:hAnsi="David" w:cs="David"/>
          <w:snapToGrid w:val="0"/>
          <w:sz w:val="24"/>
          <w:szCs w:val="24"/>
          <w:rtl/>
        </w:rPr>
      </w:pPr>
    </w:p>
    <w:p w14:paraId="7FD9440B" w14:textId="77777777" w:rsidR="00E56613" w:rsidRPr="00E56613" w:rsidRDefault="00E56613" w:rsidP="00E56613">
      <w:pPr>
        <w:spacing w:before="0" w:beforeAutospacing="0" w:after="0" w:afterAutospacing="0" w:line="240" w:lineRule="auto"/>
        <w:ind w:left="180"/>
        <w:jc w:val="both"/>
        <w:rPr>
          <w:rFonts w:ascii="David" w:eastAsia="Times New Roman" w:hAnsi="David" w:cs="David"/>
          <w:snapToGrid w:val="0"/>
          <w:sz w:val="24"/>
          <w:szCs w:val="24"/>
          <w:rtl/>
        </w:rPr>
      </w:pPr>
    </w:p>
    <w:p w14:paraId="4D146763" w14:textId="77777777" w:rsidR="00E56613" w:rsidRPr="00E56613" w:rsidRDefault="00E56613" w:rsidP="00E56613">
      <w:pPr>
        <w:tabs>
          <w:tab w:val="center" w:pos="2540"/>
          <w:tab w:val="right" w:pos="5600"/>
        </w:tabs>
        <w:spacing w:before="0" w:beforeAutospacing="0" w:after="0" w:afterAutospacing="0" w:line="240" w:lineRule="auto"/>
        <w:ind w:left="240"/>
        <w:jc w:val="center"/>
        <w:rPr>
          <w:rFonts w:ascii="David" w:eastAsia="Times New Roman" w:hAnsi="David" w:cs="David"/>
          <w:snapToGrid w:val="0"/>
          <w:color w:val="000000"/>
          <w:sz w:val="24"/>
          <w:szCs w:val="24"/>
          <w:rtl/>
        </w:rPr>
      </w:pPr>
      <w:r w:rsidRPr="00E56613">
        <w:rPr>
          <w:rFonts w:ascii="David" w:eastAsia="Times New Roman" w:hAnsi="David" w:cs="David"/>
          <w:snapToGrid w:val="0"/>
          <w:color w:val="000000"/>
          <w:sz w:val="24"/>
          <w:szCs w:val="24"/>
          <w:rtl/>
        </w:rPr>
        <w:tab/>
      </w:r>
    </w:p>
    <w:p w14:paraId="22CF1184" w14:textId="77777777" w:rsidR="00E56613" w:rsidRPr="00E56613" w:rsidRDefault="00E56613" w:rsidP="00E56613">
      <w:pPr>
        <w:tabs>
          <w:tab w:val="center" w:pos="2540"/>
          <w:tab w:val="right" w:pos="5600"/>
        </w:tabs>
        <w:spacing w:before="0" w:beforeAutospacing="0" w:after="0" w:afterAutospacing="0" w:line="240" w:lineRule="auto"/>
        <w:ind w:left="240"/>
        <w:jc w:val="center"/>
        <w:rPr>
          <w:rFonts w:ascii="David" w:eastAsia="Times New Roman" w:hAnsi="David" w:cs="David"/>
          <w:snapToGrid w:val="0"/>
          <w:color w:val="000000"/>
          <w:sz w:val="24"/>
          <w:szCs w:val="24"/>
          <w:rtl/>
        </w:rPr>
      </w:pPr>
    </w:p>
    <w:p w14:paraId="7CDFB28A" w14:textId="77777777" w:rsidR="00E56613" w:rsidRPr="00E56613" w:rsidRDefault="00E56613" w:rsidP="00E56613">
      <w:pPr>
        <w:tabs>
          <w:tab w:val="center" w:pos="2540"/>
          <w:tab w:val="right" w:pos="5600"/>
        </w:tabs>
        <w:spacing w:before="0" w:beforeAutospacing="0" w:after="0" w:afterAutospacing="0" w:line="240" w:lineRule="auto"/>
        <w:ind w:left="240"/>
        <w:jc w:val="center"/>
        <w:rPr>
          <w:rFonts w:ascii="David" w:eastAsia="Times New Roman" w:hAnsi="David" w:cs="David"/>
          <w:snapToGrid w:val="0"/>
          <w:color w:val="000000"/>
          <w:sz w:val="24"/>
          <w:szCs w:val="24"/>
          <w:rtl/>
        </w:rPr>
      </w:pPr>
    </w:p>
    <w:p w14:paraId="2CD1642D" w14:textId="77777777" w:rsidR="00E56613" w:rsidRPr="00E56613" w:rsidRDefault="00E56613" w:rsidP="00E56613">
      <w:pPr>
        <w:tabs>
          <w:tab w:val="center" w:pos="2540"/>
          <w:tab w:val="right" w:pos="5600"/>
        </w:tabs>
        <w:spacing w:before="0" w:beforeAutospacing="0" w:after="0" w:afterAutospacing="0" w:line="240" w:lineRule="auto"/>
        <w:ind w:left="240"/>
        <w:jc w:val="center"/>
        <w:rPr>
          <w:rFonts w:ascii="David" w:eastAsia="Times New Roman" w:hAnsi="David" w:cs="David"/>
          <w:snapToGrid w:val="0"/>
          <w:color w:val="000000"/>
          <w:sz w:val="24"/>
          <w:szCs w:val="24"/>
          <w:rtl/>
        </w:rPr>
      </w:pPr>
      <w:r w:rsidRPr="00E56613">
        <w:rPr>
          <w:rFonts w:ascii="David" w:eastAsia="Times New Roman" w:hAnsi="David" w:cs="David"/>
          <w:noProof/>
          <w:sz w:val="26"/>
          <w:szCs w:val="26"/>
          <w:rtl/>
        </w:rPr>
        <mc:AlternateContent>
          <mc:Choice Requires="wps">
            <w:drawing>
              <wp:anchor distT="0" distB="0" distL="114300" distR="114300" simplePos="0" relativeHeight="251643904" behindDoc="0" locked="0" layoutInCell="1" allowOverlap="1" wp14:anchorId="1239AF2C" wp14:editId="4A01D864">
                <wp:simplePos x="0" y="0"/>
                <wp:positionH relativeFrom="column">
                  <wp:posOffset>1882140</wp:posOffset>
                </wp:positionH>
                <wp:positionV relativeFrom="paragraph">
                  <wp:posOffset>137160</wp:posOffset>
                </wp:positionV>
                <wp:extent cx="1371600" cy="0"/>
                <wp:effectExtent l="10160" t="12700" r="8890" b="6350"/>
                <wp:wrapNone/>
                <wp:docPr id="29" name="מחבר ישר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1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993530" id="מחבר ישר 29" o:spid="_x0000_s1026" style="position:absolute;left:0;text-align:lef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8.2pt,10.8pt" to="256.2pt,1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"/>
            </w:pict>
          </mc:Fallback>
        </mc:AlternateContent>
      </w:r>
    </w:p>
    <w:p w14:paraId="77FCD88D" w14:textId="77777777" w:rsidR="00E56613" w:rsidRPr="00E56613" w:rsidRDefault="00E56613" w:rsidP="00E56613">
      <w:pPr>
        <w:tabs>
          <w:tab w:val="center" w:pos="2540"/>
          <w:tab w:val="right" w:pos="5600"/>
        </w:tabs>
        <w:spacing w:before="0" w:beforeAutospacing="0" w:after="0" w:afterAutospacing="0" w:line="240" w:lineRule="auto"/>
        <w:ind w:left="240"/>
        <w:jc w:val="center"/>
        <w:rPr>
          <w:rFonts w:ascii="David" w:eastAsia="Times New Roman" w:hAnsi="David" w:cs="David"/>
          <w:snapToGrid w:val="0"/>
          <w:sz w:val="24"/>
          <w:szCs w:val="14"/>
          <w:rtl/>
        </w:rPr>
      </w:pPr>
    </w:p>
    <w:p w14:paraId="3A0CA0FE" w14:textId="77777777" w:rsidR="00E56613" w:rsidRPr="00E56613" w:rsidRDefault="00E56613" w:rsidP="00E56613">
      <w:pPr>
        <w:tabs>
          <w:tab w:val="center" w:pos="2540"/>
          <w:tab w:val="right" w:pos="5600"/>
        </w:tabs>
        <w:spacing w:before="0" w:beforeAutospacing="0" w:after="0" w:afterAutospacing="0" w:line="240" w:lineRule="auto"/>
        <w:ind w:left="240"/>
        <w:jc w:val="center"/>
        <w:rPr>
          <w:rFonts w:ascii="David" w:eastAsia="Times New Roman" w:hAnsi="David" w:cs="David"/>
          <w:snapToGrid w:val="0"/>
          <w:sz w:val="24"/>
          <w:szCs w:val="24"/>
          <w:u w:val="single"/>
          <w:rtl/>
        </w:rPr>
      </w:pPr>
      <w:r w:rsidRPr="00E56613">
        <w:rPr>
          <w:rFonts w:ascii="David" w:eastAsia="Times New Roman" w:hAnsi="David" w:cs="David"/>
          <w:snapToGrid w:val="0"/>
          <w:sz w:val="24"/>
          <w:szCs w:val="24"/>
          <w:rtl/>
        </w:rPr>
        <w:t>בנק</w:t>
      </w:r>
    </w:p>
    <w:p w14:paraId="11890F36" w14:textId="77777777" w:rsidR="00E56613" w:rsidRPr="00E56613" w:rsidRDefault="00E56613" w:rsidP="00E56613">
      <w:pPr>
        <w:tabs>
          <w:tab w:val="center" w:pos="2540"/>
          <w:tab w:val="right" w:pos="5600"/>
        </w:tabs>
        <w:spacing w:before="0" w:beforeAutospacing="0" w:after="0" w:afterAutospacing="0" w:line="360" w:lineRule="auto"/>
        <w:ind w:left="240"/>
        <w:jc w:val="center"/>
        <w:rPr>
          <w:rFonts w:ascii="David" w:eastAsia="Times New Roman" w:hAnsi="David" w:cs="David"/>
          <w:snapToGrid w:val="0"/>
          <w:sz w:val="24"/>
          <w:szCs w:val="24"/>
          <w:u w:val="single"/>
          <w:rtl/>
        </w:rPr>
      </w:pPr>
    </w:p>
    <w:p w14:paraId="52194369" w14:textId="77777777" w:rsidR="00E56613" w:rsidRPr="00E56613" w:rsidRDefault="00E56613" w:rsidP="00E56613">
      <w:pPr>
        <w:tabs>
          <w:tab w:val="center" w:pos="2540"/>
          <w:tab w:val="right" w:pos="5600"/>
        </w:tabs>
        <w:spacing w:before="0" w:beforeAutospacing="0" w:after="0" w:afterAutospacing="0" w:line="360" w:lineRule="auto"/>
        <w:ind w:left="240"/>
        <w:jc w:val="center"/>
        <w:rPr>
          <w:rFonts w:ascii="David" w:eastAsia="Times New Roman" w:hAnsi="David" w:cs="David"/>
          <w:snapToGrid w:val="0"/>
          <w:sz w:val="24"/>
          <w:szCs w:val="24"/>
          <w:rtl/>
        </w:rPr>
      </w:pPr>
      <w:r w:rsidRPr="00E56613">
        <w:rPr>
          <w:rFonts w:ascii="David" w:eastAsia="Times New Roman" w:hAnsi="David" w:cs="David"/>
          <w:snapToGrid w:val="0"/>
          <w:sz w:val="24"/>
          <w:szCs w:val="24"/>
          <w:rtl/>
        </w:rPr>
        <w:br w:type="page"/>
      </w:r>
    </w:p>
    <w:p w14:paraId="2E3C0736" w14:textId="77777777" w:rsidR="00E56613" w:rsidRPr="00E56613" w:rsidRDefault="00E56613" w:rsidP="00E56613">
      <w:pPr>
        <w:spacing w:before="0" w:beforeAutospacing="0" w:after="0" w:afterAutospacing="0" w:line="240" w:lineRule="auto"/>
        <w:ind w:left="2220" w:hanging="2020"/>
        <w:jc w:val="center"/>
        <w:rPr>
          <w:rFonts w:ascii="David" w:eastAsia="Times New Roman" w:hAnsi="David" w:cs="David"/>
          <w:b/>
          <w:bCs/>
          <w:snapToGrid w:val="0"/>
          <w:sz w:val="24"/>
          <w:szCs w:val="24"/>
          <w:u w:val="single"/>
          <w:rtl/>
        </w:rPr>
      </w:pPr>
      <w:r w:rsidRPr="00E56613">
        <w:rPr>
          <w:rFonts w:ascii="David" w:eastAsia="Times New Roman" w:hAnsi="David" w:cs="David"/>
          <w:b/>
          <w:bCs/>
          <w:snapToGrid w:val="0"/>
          <w:sz w:val="24"/>
          <w:szCs w:val="24"/>
          <w:u w:val="single"/>
          <w:rtl/>
        </w:rPr>
        <w:lastRenderedPageBreak/>
        <w:t xml:space="preserve">נספח 3.1.13 </w:t>
      </w:r>
    </w:p>
    <w:p w14:paraId="4FED63F4" w14:textId="77777777" w:rsidR="00E56613" w:rsidRPr="00E56613" w:rsidRDefault="00E56613" w:rsidP="00E56613">
      <w:pPr>
        <w:spacing w:before="0" w:beforeAutospacing="0" w:after="0" w:afterAutospacing="0" w:line="240" w:lineRule="auto"/>
        <w:ind w:left="2220" w:hanging="2020"/>
        <w:jc w:val="center"/>
        <w:rPr>
          <w:rFonts w:ascii="David" w:eastAsia="Times New Roman" w:hAnsi="David" w:cs="David"/>
          <w:snapToGrid w:val="0"/>
          <w:sz w:val="24"/>
          <w:szCs w:val="24"/>
          <w:rtl/>
        </w:rPr>
      </w:pPr>
      <w:r w:rsidRPr="00E56613">
        <w:rPr>
          <w:rFonts w:ascii="David" w:eastAsia="Times New Roman" w:hAnsi="David" w:cs="David"/>
          <w:b/>
          <w:bCs/>
          <w:snapToGrid w:val="0"/>
          <w:sz w:val="24"/>
          <w:szCs w:val="24"/>
          <w:u w:val="single"/>
          <w:rtl/>
        </w:rPr>
        <w:t>דוגמא לנוסח החוזה המשולש</w:t>
      </w:r>
    </w:p>
    <w:p w14:paraId="61207077" w14:textId="77777777" w:rsidR="00E56613" w:rsidRPr="00E56613" w:rsidRDefault="00E56613" w:rsidP="00E56613">
      <w:pPr>
        <w:spacing w:before="0" w:beforeAutospacing="0" w:after="0" w:afterAutospacing="0" w:line="240" w:lineRule="auto"/>
        <w:ind w:left="2220" w:hanging="2020"/>
        <w:jc w:val="center"/>
        <w:rPr>
          <w:rFonts w:ascii="David" w:eastAsia="Times New Roman" w:hAnsi="David" w:cs="David"/>
          <w:snapToGrid w:val="0"/>
          <w:sz w:val="24"/>
          <w:szCs w:val="24"/>
          <w:rtl/>
        </w:rPr>
      </w:pPr>
    </w:p>
    <w:p w14:paraId="3487637E" w14:textId="77777777" w:rsidR="00E56613" w:rsidRPr="00E56613" w:rsidRDefault="00E56613" w:rsidP="00E56613">
      <w:pPr>
        <w:spacing w:before="0" w:beforeAutospacing="0" w:after="0" w:afterAutospacing="0" w:line="240" w:lineRule="auto"/>
        <w:ind w:left="2220" w:hanging="2020"/>
        <w:jc w:val="center"/>
        <w:rPr>
          <w:rFonts w:ascii="David" w:eastAsia="Times New Roman" w:hAnsi="David" w:cs="David"/>
          <w:snapToGrid w:val="0"/>
          <w:sz w:val="24"/>
          <w:szCs w:val="24"/>
          <w:rtl/>
        </w:rPr>
      </w:pPr>
    </w:p>
    <w:p w14:paraId="49009F95" w14:textId="77777777" w:rsidR="00E56613" w:rsidRPr="00E56613" w:rsidRDefault="00E56613" w:rsidP="00E56613">
      <w:pPr>
        <w:spacing w:before="0" w:beforeAutospacing="0" w:after="0" w:afterAutospacing="0" w:line="240" w:lineRule="auto"/>
        <w:ind w:left="2220" w:hanging="2020"/>
        <w:jc w:val="center"/>
        <w:rPr>
          <w:rFonts w:ascii="David" w:eastAsia="Times New Roman" w:hAnsi="David" w:cs="David"/>
          <w:snapToGrid w:val="0"/>
          <w:sz w:val="24"/>
          <w:szCs w:val="24"/>
          <w:rtl/>
        </w:rPr>
      </w:pPr>
      <w:r w:rsidRPr="00E56613">
        <w:rPr>
          <w:rFonts w:ascii="David" w:eastAsia="Times New Roman" w:hAnsi="David" w:cs="David"/>
          <w:b/>
          <w:bCs/>
          <w:snapToGrid w:val="0"/>
          <w:sz w:val="24"/>
          <w:szCs w:val="24"/>
          <w:u w:val="single"/>
          <w:rtl/>
        </w:rPr>
        <w:t xml:space="preserve"> ח  ו  ז  ה </w:t>
      </w:r>
    </w:p>
    <w:p w14:paraId="37F6E38E" w14:textId="77777777" w:rsidR="00E56613" w:rsidRPr="00E56613" w:rsidRDefault="00E56613" w:rsidP="00E56613">
      <w:pPr>
        <w:tabs>
          <w:tab w:val="right" w:pos="5580"/>
          <w:tab w:val="right" w:pos="6140"/>
        </w:tabs>
        <w:spacing w:before="0" w:beforeAutospacing="0" w:after="0" w:afterAutospacing="0" w:line="240" w:lineRule="auto"/>
        <w:ind w:left="5680" w:hanging="5440"/>
        <w:rPr>
          <w:rFonts w:ascii="David" w:eastAsia="Times New Roman" w:hAnsi="David" w:cs="David"/>
          <w:snapToGrid w:val="0"/>
          <w:sz w:val="24"/>
          <w:szCs w:val="24"/>
          <w:rtl/>
        </w:rPr>
      </w:pPr>
    </w:p>
    <w:p w14:paraId="1584A2EB" w14:textId="77777777" w:rsidR="00E56613" w:rsidRPr="00E56613" w:rsidRDefault="00E56613" w:rsidP="00E56613">
      <w:pPr>
        <w:tabs>
          <w:tab w:val="right" w:pos="5580"/>
          <w:tab w:val="right" w:pos="6140"/>
        </w:tabs>
        <w:spacing w:before="0" w:beforeAutospacing="0" w:after="0" w:afterAutospacing="0" w:line="240" w:lineRule="auto"/>
        <w:ind w:left="5680" w:hanging="5440"/>
        <w:rPr>
          <w:rFonts w:ascii="David" w:eastAsia="Times New Roman" w:hAnsi="David" w:cs="David"/>
          <w:snapToGrid w:val="0"/>
          <w:sz w:val="24"/>
          <w:szCs w:val="24"/>
          <w:rtl/>
        </w:rPr>
      </w:pPr>
    </w:p>
    <w:p w14:paraId="1C6ACD2B" w14:textId="77777777" w:rsidR="00E56613" w:rsidRPr="00E56613" w:rsidRDefault="00E56613" w:rsidP="00E56613">
      <w:pPr>
        <w:spacing w:before="0" w:beforeAutospacing="0" w:after="0" w:afterAutospacing="0" w:line="240" w:lineRule="auto"/>
        <w:ind w:left="2220" w:hanging="2020"/>
        <w:jc w:val="center"/>
        <w:rPr>
          <w:rFonts w:ascii="David" w:eastAsia="Times New Roman" w:hAnsi="David" w:cs="David"/>
          <w:snapToGrid w:val="0"/>
          <w:sz w:val="24"/>
          <w:szCs w:val="24"/>
          <w:rtl/>
        </w:rPr>
      </w:pPr>
      <w:r w:rsidRPr="00E56613">
        <w:rPr>
          <w:rFonts w:ascii="David" w:eastAsia="Times New Roman" w:hAnsi="David" w:cs="David"/>
          <w:snapToGrid w:val="0"/>
          <w:sz w:val="24"/>
          <w:szCs w:val="24"/>
          <w:rtl/>
        </w:rPr>
        <w:t>שנערך ונחתם ביום</w:t>
      </w:r>
      <w:r w:rsidRPr="00E56613">
        <w:rPr>
          <w:rFonts w:ascii="David" w:eastAsia="Times New Roman" w:hAnsi="David" w:cs="David"/>
          <w:snapToGrid w:val="0"/>
          <w:sz w:val="24"/>
          <w:szCs w:val="24"/>
          <w:u w:val="single"/>
          <w:rtl/>
        </w:rPr>
        <w:t xml:space="preserve">          </w:t>
      </w:r>
      <w:r w:rsidRPr="00E56613">
        <w:rPr>
          <w:rFonts w:ascii="David" w:eastAsia="Times New Roman" w:hAnsi="David" w:cs="David"/>
          <w:snapToGrid w:val="0"/>
          <w:sz w:val="24"/>
          <w:szCs w:val="24"/>
          <w:rtl/>
        </w:rPr>
        <w:t xml:space="preserve">בחודש </w:t>
      </w:r>
      <w:r w:rsidRPr="00E56613">
        <w:rPr>
          <w:rFonts w:ascii="David" w:eastAsia="Times New Roman" w:hAnsi="David" w:cs="David"/>
          <w:snapToGrid w:val="0"/>
          <w:sz w:val="24"/>
          <w:szCs w:val="24"/>
          <w:u w:val="single"/>
          <w:rtl/>
        </w:rPr>
        <w:t xml:space="preserve">                 </w:t>
      </w:r>
      <w:r w:rsidRPr="00E56613">
        <w:rPr>
          <w:rFonts w:ascii="David" w:eastAsia="Times New Roman" w:hAnsi="David" w:cs="David"/>
          <w:snapToGrid w:val="0"/>
          <w:sz w:val="24"/>
          <w:szCs w:val="24"/>
          <w:rtl/>
        </w:rPr>
        <w:t>שנת</w:t>
      </w:r>
      <w:r w:rsidRPr="00E56613">
        <w:rPr>
          <w:rFonts w:ascii="David" w:eastAsia="Times New Roman" w:hAnsi="David" w:cs="David"/>
          <w:snapToGrid w:val="0"/>
          <w:sz w:val="24"/>
          <w:szCs w:val="24"/>
          <w:u w:val="single"/>
          <w:rtl/>
        </w:rPr>
        <w:t xml:space="preserve">          </w:t>
      </w:r>
    </w:p>
    <w:p w14:paraId="484D9C26" w14:textId="77777777" w:rsidR="00E56613" w:rsidRPr="00E56613" w:rsidRDefault="00E56613" w:rsidP="00E56613">
      <w:pPr>
        <w:tabs>
          <w:tab w:val="right" w:pos="5580"/>
          <w:tab w:val="right" w:pos="6140"/>
        </w:tabs>
        <w:spacing w:before="0" w:beforeAutospacing="0" w:after="0" w:afterAutospacing="0" w:line="240" w:lineRule="auto"/>
        <w:ind w:left="5680" w:hanging="5440"/>
        <w:rPr>
          <w:rFonts w:ascii="David" w:eastAsia="Times New Roman" w:hAnsi="David" w:cs="David"/>
          <w:snapToGrid w:val="0"/>
          <w:sz w:val="24"/>
          <w:szCs w:val="24"/>
          <w:rtl/>
        </w:rPr>
      </w:pPr>
    </w:p>
    <w:p w14:paraId="646C3A1D" w14:textId="77777777" w:rsidR="00E56613" w:rsidRPr="00E56613" w:rsidRDefault="00E56613" w:rsidP="00E56613">
      <w:pPr>
        <w:tabs>
          <w:tab w:val="right" w:pos="5580"/>
          <w:tab w:val="right" w:pos="6140"/>
        </w:tabs>
        <w:spacing w:before="0" w:beforeAutospacing="0" w:after="0" w:afterAutospacing="0" w:line="240" w:lineRule="auto"/>
        <w:ind w:left="5680" w:hanging="5440"/>
        <w:rPr>
          <w:rFonts w:ascii="David" w:eastAsia="Times New Roman" w:hAnsi="David" w:cs="David"/>
          <w:snapToGrid w:val="0"/>
          <w:sz w:val="24"/>
          <w:szCs w:val="24"/>
          <w:rtl/>
        </w:rPr>
      </w:pPr>
    </w:p>
    <w:p w14:paraId="26FE6259" w14:textId="77777777" w:rsidR="00E56613" w:rsidRPr="00E56613" w:rsidRDefault="00E56613" w:rsidP="00E56613">
      <w:pPr>
        <w:spacing w:before="0" w:beforeAutospacing="0" w:after="0" w:afterAutospacing="0" w:line="240" w:lineRule="auto"/>
        <w:ind w:left="2220" w:hanging="2020"/>
        <w:jc w:val="center"/>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 xml:space="preserve">ב  י  ן </w:t>
      </w:r>
    </w:p>
    <w:p w14:paraId="080FB4D2" w14:textId="77777777" w:rsidR="00E56613" w:rsidRPr="00E56613" w:rsidRDefault="00E56613" w:rsidP="00E56613">
      <w:pPr>
        <w:tabs>
          <w:tab w:val="right" w:pos="5580"/>
          <w:tab w:val="right" w:pos="6140"/>
        </w:tabs>
        <w:spacing w:before="0" w:beforeAutospacing="0" w:after="0" w:afterAutospacing="0" w:line="240" w:lineRule="auto"/>
        <w:ind w:left="5680" w:hanging="5440"/>
        <w:rPr>
          <w:rFonts w:ascii="David" w:eastAsia="Times New Roman" w:hAnsi="David" w:cs="David"/>
          <w:snapToGrid w:val="0"/>
          <w:sz w:val="24"/>
          <w:szCs w:val="24"/>
          <w:rtl/>
        </w:rPr>
      </w:pPr>
    </w:p>
    <w:p w14:paraId="5D989083" w14:textId="77777777" w:rsidR="00E56613" w:rsidRPr="00E56613" w:rsidRDefault="00E56613" w:rsidP="00E56613">
      <w:pPr>
        <w:tabs>
          <w:tab w:val="right" w:pos="5580"/>
          <w:tab w:val="right" w:pos="6140"/>
        </w:tabs>
        <w:spacing w:before="0" w:beforeAutospacing="0" w:after="0" w:afterAutospacing="0" w:line="240" w:lineRule="auto"/>
        <w:ind w:left="5680" w:hanging="5440"/>
        <w:rPr>
          <w:rFonts w:ascii="David" w:eastAsia="Times New Roman" w:hAnsi="David" w:cs="David"/>
          <w:snapToGrid w:val="0"/>
          <w:sz w:val="24"/>
          <w:szCs w:val="24"/>
          <w:rtl/>
        </w:rPr>
      </w:pPr>
    </w:p>
    <w:p w14:paraId="40ECE295" w14:textId="77777777" w:rsidR="00E56613" w:rsidRPr="00E56613" w:rsidRDefault="00E56613" w:rsidP="00E56613">
      <w:pPr>
        <w:spacing w:before="0" w:beforeAutospacing="0" w:after="0" w:afterAutospacing="0" w:line="240" w:lineRule="auto"/>
        <w:ind w:left="2220" w:hanging="2020"/>
        <w:jc w:val="center"/>
        <w:rPr>
          <w:rFonts w:ascii="David" w:eastAsia="Times New Roman" w:hAnsi="David" w:cs="David"/>
          <w:snapToGrid w:val="0"/>
          <w:sz w:val="24"/>
          <w:szCs w:val="24"/>
          <w:rtl/>
        </w:rPr>
      </w:pPr>
      <w:r w:rsidRPr="00E56613">
        <w:rPr>
          <w:rFonts w:ascii="David" w:eastAsia="Times New Roman" w:hAnsi="David" w:cs="David"/>
          <w:snapToGrid w:val="0"/>
          <w:sz w:val="24"/>
          <w:szCs w:val="24"/>
          <w:rtl/>
        </w:rPr>
        <w:t>------------בע"מ (להלן - "המזמין") מצד אחד;</w:t>
      </w:r>
    </w:p>
    <w:p w14:paraId="5ABD44AB" w14:textId="77777777" w:rsidR="00E56613" w:rsidRPr="00E56613" w:rsidRDefault="00E56613" w:rsidP="00E56613">
      <w:pPr>
        <w:spacing w:before="0" w:beforeAutospacing="0" w:after="0" w:afterAutospacing="0" w:line="240" w:lineRule="auto"/>
        <w:ind w:left="2220" w:hanging="2020"/>
        <w:jc w:val="center"/>
        <w:rPr>
          <w:rFonts w:ascii="David" w:eastAsia="Times New Roman" w:hAnsi="David" w:cs="David"/>
          <w:snapToGrid w:val="0"/>
          <w:sz w:val="24"/>
          <w:szCs w:val="24"/>
          <w:rtl/>
        </w:rPr>
      </w:pPr>
    </w:p>
    <w:p w14:paraId="2A004C75" w14:textId="77777777" w:rsidR="00E56613" w:rsidRPr="00E56613" w:rsidRDefault="00E56613" w:rsidP="00E56613">
      <w:pPr>
        <w:spacing w:before="0" w:beforeAutospacing="0" w:after="0" w:afterAutospacing="0" w:line="240" w:lineRule="auto"/>
        <w:ind w:left="2220" w:hanging="2020"/>
        <w:jc w:val="center"/>
        <w:rPr>
          <w:rFonts w:ascii="David" w:eastAsia="Times New Roman" w:hAnsi="David" w:cs="David"/>
          <w:snapToGrid w:val="0"/>
          <w:sz w:val="24"/>
          <w:szCs w:val="24"/>
          <w:rtl/>
        </w:rPr>
      </w:pPr>
    </w:p>
    <w:p w14:paraId="6881F367" w14:textId="77777777" w:rsidR="00E56613" w:rsidRPr="00E56613" w:rsidRDefault="00E56613" w:rsidP="00E56613">
      <w:pPr>
        <w:spacing w:before="0" w:beforeAutospacing="0" w:after="0" w:afterAutospacing="0" w:line="240" w:lineRule="auto"/>
        <w:ind w:left="2220" w:hanging="2020"/>
        <w:jc w:val="center"/>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ל ב י ן</w:t>
      </w:r>
    </w:p>
    <w:p w14:paraId="5C639A85" w14:textId="77777777" w:rsidR="00E56613" w:rsidRPr="00E56613" w:rsidRDefault="00E56613" w:rsidP="00E56613">
      <w:pPr>
        <w:spacing w:before="0" w:beforeAutospacing="0" w:after="0" w:afterAutospacing="0" w:line="240" w:lineRule="auto"/>
        <w:ind w:left="2220" w:hanging="2020"/>
        <w:jc w:val="center"/>
        <w:rPr>
          <w:rFonts w:ascii="David" w:eastAsia="Times New Roman" w:hAnsi="David" w:cs="David"/>
          <w:snapToGrid w:val="0"/>
          <w:sz w:val="24"/>
          <w:szCs w:val="24"/>
          <w:rtl/>
        </w:rPr>
      </w:pPr>
    </w:p>
    <w:p w14:paraId="742BD3EE" w14:textId="77777777" w:rsidR="00E56613" w:rsidRPr="00E56613" w:rsidRDefault="00E56613" w:rsidP="00E56613">
      <w:pPr>
        <w:spacing w:before="0" w:beforeAutospacing="0" w:after="0" w:afterAutospacing="0" w:line="240" w:lineRule="auto"/>
        <w:ind w:left="2220" w:hanging="2020"/>
        <w:jc w:val="center"/>
        <w:rPr>
          <w:rFonts w:ascii="David" w:eastAsia="Times New Roman" w:hAnsi="David" w:cs="David"/>
          <w:snapToGrid w:val="0"/>
          <w:sz w:val="24"/>
          <w:szCs w:val="24"/>
          <w:rtl/>
        </w:rPr>
      </w:pPr>
    </w:p>
    <w:p w14:paraId="506E35B7" w14:textId="77777777" w:rsidR="00E56613" w:rsidRPr="00E56613" w:rsidRDefault="00E56613" w:rsidP="00E56613">
      <w:pPr>
        <w:spacing w:before="0" w:beforeAutospacing="0" w:after="0" w:afterAutospacing="0" w:line="240" w:lineRule="auto"/>
        <w:ind w:left="2220" w:hanging="2020"/>
        <w:jc w:val="center"/>
        <w:rPr>
          <w:rFonts w:ascii="David" w:eastAsia="Times New Roman" w:hAnsi="David" w:cs="David"/>
          <w:snapToGrid w:val="0"/>
          <w:sz w:val="24"/>
          <w:szCs w:val="24"/>
          <w:rtl/>
        </w:rPr>
      </w:pPr>
      <w:r w:rsidRPr="00E56613">
        <w:rPr>
          <w:rFonts w:ascii="David" w:eastAsia="Times New Roman" w:hAnsi="David" w:cs="David"/>
          <w:snapToGrid w:val="0"/>
          <w:sz w:val="24"/>
          <w:szCs w:val="24"/>
          <w:rtl/>
        </w:rPr>
        <w:t>---------------(להלן - "הקבלן הראשי") מצד שני;</w:t>
      </w:r>
    </w:p>
    <w:p w14:paraId="2F0F88D2" w14:textId="77777777" w:rsidR="00E56613" w:rsidRPr="00E56613" w:rsidRDefault="00E56613" w:rsidP="00E56613">
      <w:pPr>
        <w:spacing w:before="0" w:beforeAutospacing="0" w:after="0" w:afterAutospacing="0" w:line="240" w:lineRule="auto"/>
        <w:ind w:left="2220" w:hanging="2020"/>
        <w:jc w:val="center"/>
        <w:rPr>
          <w:rFonts w:ascii="David" w:eastAsia="Times New Roman" w:hAnsi="David" w:cs="David"/>
          <w:snapToGrid w:val="0"/>
          <w:sz w:val="24"/>
          <w:szCs w:val="24"/>
          <w:rtl/>
        </w:rPr>
      </w:pPr>
    </w:p>
    <w:p w14:paraId="0200A3E1" w14:textId="77777777" w:rsidR="00E56613" w:rsidRPr="00E56613" w:rsidRDefault="00E56613" w:rsidP="00E56613">
      <w:pPr>
        <w:spacing w:before="0" w:beforeAutospacing="0" w:after="0" w:afterAutospacing="0" w:line="240" w:lineRule="auto"/>
        <w:ind w:left="2220" w:hanging="2020"/>
        <w:jc w:val="center"/>
        <w:rPr>
          <w:rFonts w:ascii="David" w:eastAsia="Times New Roman" w:hAnsi="David" w:cs="David"/>
          <w:snapToGrid w:val="0"/>
          <w:sz w:val="24"/>
          <w:szCs w:val="24"/>
          <w:rtl/>
        </w:rPr>
      </w:pPr>
    </w:p>
    <w:p w14:paraId="6D9B9C11" w14:textId="77777777" w:rsidR="00E56613" w:rsidRPr="00E56613" w:rsidRDefault="00E56613" w:rsidP="00E56613">
      <w:pPr>
        <w:spacing w:before="0" w:beforeAutospacing="0" w:after="0" w:afterAutospacing="0" w:line="240" w:lineRule="auto"/>
        <w:ind w:left="2220" w:hanging="2020"/>
        <w:jc w:val="center"/>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 xml:space="preserve">ל ב י ן </w:t>
      </w:r>
    </w:p>
    <w:p w14:paraId="05BF3443" w14:textId="77777777" w:rsidR="00E56613" w:rsidRPr="00E56613" w:rsidRDefault="00E56613" w:rsidP="00E56613">
      <w:pPr>
        <w:spacing w:before="0" w:beforeAutospacing="0" w:after="0" w:afterAutospacing="0" w:line="240" w:lineRule="auto"/>
        <w:ind w:left="2220" w:hanging="2020"/>
        <w:jc w:val="center"/>
        <w:rPr>
          <w:rFonts w:ascii="David" w:eastAsia="Times New Roman" w:hAnsi="David" w:cs="David"/>
          <w:snapToGrid w:val="0"/>
          <w:sz w:val="24"/>
          <w:szCs w:val="24"/>
          <w:rtl/>
        </w:rPr>
      </w:pPr>
    </w:p>
    <w:p w14:paraId="1344B11B" w14:textId="77777777" w:rsidR="00E56613" w:rsidRPr="00E56613" w:rsidRDefault="00E56613" w:rsidP="00E56613">
      <w:pPr>
        <w:spacing w:before="0" w:beforeAutospacing="0" w:after="0" w:afterAutospacing="0" w:line="240" w:lineRule="auto"/>
        <w:ind w:left="2220" w:hanging="2020"/>
        <w:jc w:val="center"/>
        <w:rPr>
          <w:rFonts w:ascii="David" w:eastAsia="Times New Roman" w:hAnsi="David" w:cs="David"/>
          <w:snapToGrid w:val="0"/>
          <w:sz w:val="24"/>
          <w:szCs w:val="24"/>
          <w:rtl/>
        </w:rPr>
      </w:pPr>
    </w:p>
    <w:p w14:paraId="4D4B0637" w14:textId="77777777" w:rsidR="00E56613" w:rsidRPr="00E56613" w:rsidRDefault="00E56613" w:rsidP="00E56613">
      <w:pPr>
        <w:spacing w:before="0" w:beforeAutospacing="0" w:after="0" w:afterAutospacing="0" w:line="240" w:lineRule="auto"/>
        <w:ind w:left="2220" w:hanging="2020"/>
        <w:jc w:val="center"/>
        <w:rPr>
          <w:rFonts w:ascii="David" w:eastAsia="Times New Roman" w:hAnsi="David" w:cs="David"/>
          <w:snapToGrid w:val="0"/>
          <w:sz w:val="24"/>
          <w:szCs w:val="24"/>
          <w:rtl/>
        </w:rPr>
      </w:pPr>
      <w:r w:rsidRPr="00E56613">
        <w:rPr>
          <w:rFonts w:ascii="David" w:eastAsia="Times New Roman" w:hAnsi="David" w:cs="David"/>
          <w:snapToGrid w:val="0"/>
          <w:sz w:val="24"/>
          <w:szCs w:val="24"/>
          <w:rtl/>
        </w:rPr>
        <w:t>--------------(להלן - "הקבלן המיוחד") מצד שלישי.</w:t>
      </w:r>
    </w:p>
    <w:p w14:paraId="523A48AA" w14:textId="77777777" w:rsidR="00E56613" w:rsidRPr="00E56613" w:rsidRDefault="00E56613" w:rsidP="00E56613">
      <w:pPr>
        <w:tabs>
          <w:tab w:val="right" w:pos="5580"/>
          <w:tab w:val="right" w:pos="6140"/>
        </w:tabs>
        <w:spacing w:before="0" w:beforeAutospacing="0" w:after="0" w:afterAutospacing="0" w:line="240" w:lineRule="auto"/>
        <w:ind w:left="5680" w:hanging="5440"/>
        <w:rPr>
          <w:rFonts w:ascii="David" w:eastAsia="Times New Roman" w:hAnsi="David" w:cs="David"/>
          <w:snapToGrid w:val="0"/>
          <w:sz w:val="24"/>
          <w:szCs w:val="24"/>
          <w:rtl/>
        </w:rPr>
      </w:pPr>
    </w:p>
    <w:p w14:paraId="2102960C" w14:textId="77777777" w:rsidR="00E56613" w:rsidRPr="00865F43" w:rsidRDefault="00E56613" w:rsidP="00E56613">
      <w:pPr>
        <w:tabs>
          <w:tab w:val="right" w:pos="5580"/>
          <w:tab w:val="right" w:pos="6140"/>
        </w:tabs>
        <w:spacing w:before="0" w:beforeAutospacing="0" w:after="0" w:afterAutospacing="0" w:line="360" w:lineRule="auto"/>
        <w:ind w:left="5680" w:hanging="5440"/>
        <w:rPr>
          <w:rFonts w:ascii="David" w:eastAsia="Times New Roman" w:hAnsi="David" w:cs="David"/>
          <w:snapToGrid w:val="0"/>
          <w:sz w:val="24"/>
          <w:szCs w:val="24"/>
          <w:rtl/>
        </w:rPr>
      </w:pPr>
    </w:p>
    <w:p w14:paraId="7B432099" w14:textId="77777777" w:rsidR="00E56613" w:rsidRPr="00865F43" w:rsidRDefault="00E56613" w:rsidP="00865F43">
      <w:pPr>
        <w:spacing w:before="0" w:beforeAutospacing="0" w:after="0" w:afterAutospacing="0" w:line="240" w:lineRule="auto"/>
        <w:ind w:left="1180" w:hanging="940"/>
        <w:jc w:val="both"/>
        <w:rPr>
          <w:rFonts w:ascii="David" w:eastAsia="Times New Roman" w:hAnsi="David" w:cs="David"/>
          <w:snapToGrid w:val="0"/>
          <w:sz w:val="24"/>
          <w:szCs w:val="24"/>
          <w:rtl/>
        </w:rPr>
      </w:pPr>
      <w:r w:rsidRPr="00865F43">
        <w:rPr>
          <w:rFonts w:ascii="David" w:eastAsia="Times New Roman" w:hAnsi="David" w:cs="David"/>
          <w:b/>
          <w:bCs/>
          <w:snapToGrid w:val="0"/>
          <w:sz w:val="24"/>
          <w:szCs w:val="24"/>
          <w:rtl/>
        </w:rPr>
        <w:t>הואיל</w:t>
      </w:r>
      <w:r w:rsidRPr="00865F43">
        <w:rPr>
          <w:rFonts w:ascii="David" w:eastAsia="Times New Roman" w:hAnsi="David" w:cs="David"/>
          <w:snapToGrid w:val="0"/>
          <w:sz w:val="24"/>
          <w:szCs w:val="24"/>
          <w:rtl/>
        </w:rPr>
        <w:tab/>
        <w:t xml:space="preserve">וביום </w:t>
      </w:r>
      <w:r w:rsidR="00865F43" w:rsidRPr="00865F43">
        <w:rPr>
          <w:rFonts w:ascii="David" w:eastAsia="Times New Roman" w:hAnsi="David" w:cs="David" w:hint="cs"/>
          <w:snapToGrid w:val="0"/>
          <w:sz w:val="24"/>
          <w:szCs w:val="24"/>
          <w:rtl/>
        </w:rPr>
        <w:t>__________________</w:t>
      </w:r>
      <w:r w:rsidRPr="00865F43">
        <w:rPr>
          <w:rFonts w:ascii="David" w:eastAsia="Times New Roman" w:hAnsi="David" w:cs="David"/>
          <w:snapToGrid w:val="0"/>
          <w:sz w:val="24"/>
          <w:szCs w:val="24"/>
          <w:rtl/>
        </w:rPr>
        <w:t xml:space="preserve"> נחתם חוזה בין המזמין ובין הקבלן הראשי (להלן -"החוזה הראשי") בדבר בצוע עבודות </w:t>
      </w:r>
      <w:r w:rsidR="00865F43" w:rsidRPr="00865F43">
        <w:rPr>
          <w:rFonts w:ascii="David" w:eastAsia="Times New Roman" w:hAnsi="David" w:cs="David" w:hint="cs"/>
          <w:snapToGrid w:val="0"/>
          <w:sz w:val="24"/>
          <w:szCs w:val="24"/>
          <w:rtl/>
        </w:rPr>
        <w:t>______________</w:t>
      </w:r>
      <w:r w:rsidRPr="00865F43">
        <w:rPr>
          <w:rFonts w:ascii="David" w:eastAsia="Times New Roman" w:hAnsi="David" w:cs="David"/>
          <w:snapToGrid w:val="0"/>
          <w:sz w:val="24"/>
          <w:szCs w:val="24"/>
          <w:rtl/>
        </w:rPr>
        <w:t xml:space="preserve"> (להלן - "המבנה");</w:t>
      </w:r>
    </w:p>
    <w:p w14:paraId="59469068" w14:textId="77777777" w:rsidR="00E56613" w:rsidRPr="00E56613" w:rsidRDefault="00E56613" w:rsidP="00E56613">
      <w:pPr>
        <w:spacing w:before="0" w:beforeAutospacing="0" w:after="0" w:afterAutospacing="0" w:line="240" w:lineRule="auto"/>
        <w:ind w:left="1180" w:hanging="940"/>
        <w:jc w:val="both"/>
        <w:rPr>
          <w:rFonts w:ascii="David" w:eastAsia="Times New Roman" w:hAnsi="David" w:cs="David"/>
          <w:snapToGrid w:val="0"/>
          <w:sz w:val="24"/>
          <w:szCs w:val="24"/>
          <w:rtl/>
        </w:rPr>
      </w:pPr>
    </w:p>
    <w:p w14:paraId="031EC552" w14:textId="77777777" w:rsidR="00E56613" w:rsidRPr="00E56613" w:rsidRDefault="00E56613" w:rsidP="00865F43">
      <w:pPr>
        <w:spacing w:before="0" w:beforeAutospacing="0" w:after="0" w:afterAutospacing="0" w:line="240" w:lineRule="auto"/>
        <w:ind w:left="1180" w:hanging="940"/>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והואיל</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וביום</w:t>
      </w:r>
      <w:r w:rsidR="00865F43">
        <w:rPr>
          <w:rFonts w:ascii="David" w:eastAsia="Times New Roman" w:hAnsi="David" w:cs="David" w:hint="cs"/>
          <w:snapToGrid w:val="0"/>
          <w:sz w:val="24"/>
          <w:szCs w:val="24"/>
          <w:rtl/>
        </w:rPr>
        <w:t xml:space="preserve">____________ </w:t>
      </w:r>
      <w:r w:rsidRPr="00E56613">
        <w:rPr>
          <w:rFonts w:ascii="David" w:eastAsia="Times New Roman" w:hAnsi="David" w:cs="David"/>
          <w:snapToGrid w:val="0"/>
          <w:sz w:val="24"/>
          <w:szCs w:val="24"/>
          <w:rtl/>
        </w:rPr>
        <w:t xml:space="preserve">נחתם חוזה בין המזמין ובין הקבלן המיוחד (להלן "חוזה המערכת"), בדבר בצוע עבודות </w:t>
      </w:r>
      <w:r w:rsidRPr="00E56613">
        <w:rPr>
          <w:rFonts w:ascii="David" w:eastAsia="Times New Roman" w:hAnsi="David" w:cs="David"/>
          <w:snapToGrid w:val="0"/>
          <w:sz w:val="24"/>
          <w:szCs w:val="24"/>
          <w:u w:val="single"/>
          <w:rtl/>
        </w:rPr>
        <w:t xml:space="preserve">                              </w:t>
      </w:r>
      <w:r w:rsidRPr="00E56613">
        <w:rPr>
          <w:rFonts w:ascii="David" w:eastAsia="Times New Roman" w:hAnsi="David" w:cs="David"/>
          <w:snapToGrid w:val="0"/>
          <w:sz w:val="24"/>
          <w:szCs w:val="24"/>
          <w:rtl/>
        </w:rPr>
        <w:t>.</w:t>
      </w:r>
    </w:p>
    <w:p w14:paraId="4E847E9B" w14:textId="77777777" w:rsidR="00E56613" w:rsidRPr="00E56613" w:rsidRDefault="00E56613" w:rsidP="00E56613">
      <w:pPr>
        <w:spacing w:before="0" w:beforeAutospacing="0" w:after="0" w:afterAutospacing="0" w:line="240" w:lineRule="auto"/>
        <w:ind w:left="1180" w:hanging="940"/>
        <w:jc w:val="both"/>
        <w:rPr>
          <w:rFonts w:ascii="David" w:eastAsia="Times New Roman" w:hAnsi="David" w:cs="David"/>
          <w:snapToGrid w:val="0"/>
          <w:sz w:val="24"/>
          <w:szCs w:val="24"/>
          <w:rtl/>
        </w:rPr>
      </w:pPr>
    </w:p>
    <w:p w14:paraId="4BF9D368" w14:textId="77777777" w:rsidR="00E56613" w:rsidRPr="00E56613" w:rsidRDefault="00E56613" w:rsidP="00E56613">
      <w:pPr>
        <w:spacing w:before="0" w:beforeAutospacing="0" w:after="0" w:afterAutospacing="0" w:line="240" w:lineRule="auto"/>
        <w:ind w:left="1180" w:hanging="940"/>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והואיל</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והצדדים מסכימים כי כל החובות והזכויות של המזמין לפי חוזה המערכת יוסבו לקבלן הראשי, בכפוף למותנה להלן;</w:t>
      </w:r>
    </w:p>
    <w:p w14:paraId="4A30181E" w14:textId="77777777" w:rsidR="00E56613" w:rsidRPr="00E56613" w:rsidRDefault="00E56613" w:rsidP="00E56613">
      <w:pPr>
        <w:spacing w:before="0" w:beforeAutospacing="0" w:after="0" w:afterAutospacing="0" w:line="240" w:lineRule="auto"/>
        <w:ind w:left="1180" w:hanging="940"/>
        <w:jc w:val="both"/>
        <w:rPr>
          <w:rFonts w:ascii="David" w:eastAsia="Times New Roman" w:hAnsi="David" w:cs="David"/>
          <w:snapToGrid w:val="0"/>
          <w:sz w:val="24"/>
          <w:szCs w:val="24"/>
          <w:rtl/>
        </w:rPr>
      </w:pPr>
    </w:p>
    <w:p w14:paraId="321A20D9" w14:textId="77777777" w:rsidR="00E56613" w:rsidRPr="00E56613" w:rsidRDefault="00E56613" w:rsidP="00E56613">
      <w:pPr>
        <w:tabs>
          <w:tab w:val="right" w:pos="5580"/>
          <w:tab w:val="right" w:pos="6140"/>
        </w:tabs>
        <w:spacing w:before="0" w:beforeAutospacing="0" w:after="0" w:afterAutospacing="0" w:line="240" w:lineRule="auto"/>
        <w:ind w:left="5680" w:hanging="5440"/>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אי  לכך הוסכם  והוצהר  בין  הצדדים  כדלקמן:</w:t>
      </w:r>
    </w:p>
    <w:p w14:paraId="2F6AF887" w14:textId="77777777" w:rsidR="00E56613" w:rsidRPr="00E56613" w:rsidRDefault="00E56613" w:rsidP="00E56613">
      <w:pPr>
        <w:tabs>
          <w:tab w:val="right" w:pos="5580"/>
          <w:tab w:val="right" w:pos="6140"/>
        </w:tabs>
        <w:spacing w:before="0" w:beforeAutospacing="0" w:after="0" w:afterAutospacing="0" w:line="360" w:lineRule="auto"/>
        <w:ind w:left="5680" w:hanging="5440"/>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 </w:t>
      </w:r>
    </w:p>
    <w:p w14:paraId="35CD28C3" w14:textId="77777777" w:rsidR="00E56613" w:rsidRPr="00E56613" w:rsidRDefault="00E56613" w:rsidP="00E56613">
      <w:pPr>
        <w:tabs>
          <w:tab w:val="right" w:pos="5580"/>
          <w:tab w:val="right" w:pos="6140"/>
        </w:tabs>
        <w:spacing w:before="0" w:beforeAutospacing="0" w:after="0" w:afterAutospacing="0" w:line="240" w:lineRule="auto"/>
        <w:ind w:left="5680" w:hanging="5440"/>
        <w:rPr>
          <w:rFonts w:ascii="David" w:eastAsia="Times New Roman" w:hAnsi="David" w:cs="David"/>
          <w:snapToGrid w:val="0"/>
          <w:sz w:val="24"/>
          <w:szCs w:val="24"/>
          <w:rtl/>
        </w:rPr>
      </w:pPr>
    </w:p>
    <w:p w14:paraId="1AA192E4"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1.</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המבוא לחוזה זה מהווה חלק בלתי נפרד ממנו.</w:t>
      </w:r>
    </w:p>
    <w:p w14:paraId="438CE455"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0F2070DE"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2.</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עם חתימת חוזה זה יהיה הקבלן המיוחד לקבלן משנה של הקבלן הראשי, יחולו  הוראות סעיף 12 לחוזה הראשי בכפוף למותנה במפורש בחוזה זה, וכל החובות והזכויות של המזמין לפי חוזה המערכת יועברו אל הקבלן הראשי בכפיפות לאמור להלן.</w:t>
      </w:r>
    </w:p>
    <w:p w14:paraId="6A969BE9"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2EE81A61"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3.</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לא תשמע כל טענה ע"י הקבלן הראשי או/וגם ע"י הקבלן המיוחד כלפי המזמין לגבי העסקתם או/וגם ההתקשרות אתם וכל הנובע מכך.</w:t>
      </w:r>
    </w:p>
    <w:p w14:paraId="1948C1D3"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1740732D"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4.</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למרות האמור בסעיף 2 לעיל, התשלום לקבלן המיוחד יעשה ע"י המזמין וכל ערבות שתנתן לפי הוראות חוזה המערכת תוצא לטובת המזמין בלבד.</w:t>
      </w:r>
    </w:p>
    <w:p w14:paraId="1E8F4FAE"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7AF080E0"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5.</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הוצאות ביול חוזה זה יחולו על כל הצדדים בחלקים שווים.</w:t>
      </w:r>
    </w:p>
    <w:p w14:paraId="778D1A31"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7B32BDB6"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6.</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נספח 3.1.13 לחוזה הראשי (התניות מיוחדות בפוליסה) מהווה חלק בלתי נפרד מחוזה זה, והקבלן המיוחד מתחייב למלא אחר כל האמור בו בדייקנות.</w:t>
      </w:r>
    </w:p>
    <w:p w14:paraId="64A4EF51"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267DEE8A"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lastRenderedPageBreak/>
        <w:t>7.</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כתובות הצדדים הן:-</w:t>
      </w:r>
    </w:p>
    <w:p w14:paraId="4834DE21"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2F3A6218"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המזמין - כמפורט במבוא לעיל.</w:t>
      </w:r>
    </w:p>
    <w:p w14:paraId="6DD1FED8"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2C2A934A"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הקבלן -</w:t>
      </w:r>
    </w:p>
    <w:p w14:paraId="78614A3B"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4769BD28"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הקבלן המיוחד -</w:t>
      </w:r>
    </w:p>
    <w:p w14:paraId="3E8A8DF5" w14:textId="77777777" w:rsidR="00E56613" w:rsidRPr="00E56613" w:rsidRDefault="00E56613" w:rsidP="00E56613">
      <w:pPr>
        <w:tabs>
          <w:tab w:val="right" w:pos="8180"/>
        </w:tabs>
        <w:spacing w:before="0" w:beforeAutospacing="0" w:after="0" w:afterAutospacing="0" w:line="240" w:lineRule="auto"/>
        <w:ind w:left="1560" w:hanging="1320"/>
        <w:jc w:val="both"/>
        <w:rPr>
          <w:rFonts w:ascii="David" w:eastAsia="Times New Roman" w:hAnsi="David" w:cs="David"/>
          <w:snapToGrid w:val="0"/>
          <w:sz w:val="24"/>
          <w:szCs w:val="24"/>
          <w:rtl/>
        </w:rPr>
      </w:pPr>
    </w:p>
    <w:p w14:paraId="6474D574"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b/>
          <w:bCs/>
          <w:snapToGrid w:val="0"/>
          <w:sz w:val="24"/>
          <w:szCs w:val="24"/>
          <w:rtl/>
        </w:rPr>
      </w:pPr>
    </w:p>
    <w:p w14:paraId="712DC118"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b/>
          <w:bCs/>
          <w:snapToGrid w:val="0"/>
          <w:sz w:val="24"/>
          <w:szCs w:val="24"/>
          <w:rtl/>
        </w:rPr>
      </w:pPr>
    </w:p>
    <w:p w14:paraId="03559C86"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b/>
          <w:bCs/>
          <w:snapToGrid w:val="0"/>
          <w:sz w:val="24"/>
          <w:szCs w:val="24"/>
          <w:rtl/>
        </w:rPr>
      </w:pPr>
    </w:p>
    <w:p w14:paraId="06627C40"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b/>
          <w:bCs/>
          <w:snapToGrid w:val="0"/>
          <w:sz w:val="24"/>
          <w:szCs w:val="24"/>
          <w:rtl/>
        </w:rPr>
      </w:pPr>
      <w:r w:rsidRPr="00E56613">
        <w:rPr>
          <w:rFonts w:ascii="David" w:eastAsia="Times New Roman" w:hAnsi="David" w:cs="David"/>
          <w:b/>
          <w:bCs/>
          <w:snapToGrid w:val="0"/>
          <w:sz w:val="24"/>
          <w:szCs w:val="24"/>
          <w:rtl/>
        </w:rPr>
        <w:t xml:space="preserve">ולראיה  באו  הצדדים  על  החתום  במקום  ובתאריך  דלעיל: </w:t>
      </w:r>
    </w:p>
    <w:p w14:paraId="0B45663D" w14:textId="77777777" w:rsidR="00E56613" w:rsidRPr="00E56613" w:rsidRDefault="00E56613" w:rsidP="00E56613">
      <w:pPr>
        <w:tabs>
          <w:tab w:val="right" w:pos="5580"/>
          <w:tab w:val="right" w:pos="6140"/>
        </w:tabs>
        <w:spacing w:before="0" w:beforeAutospacing="0" w:after="0" w:afterAutospacing="0" w:line="240" w:lineRule="auto"/>
        <w:ind w:left="5680" w:hanging="5440"/>
        <w:rPr>
          <w:rFonts w:ascii="David" w:eastAsia="Times New Roman" w:hAnsi="David" w:cs="David"/>
          <w:snapToGrid w:val="0"/>
          <w:sz w:val="24"/>
          <w:szCs w:val="24"/>
        </w:rPr>
      </w:pPr>
    </w:p>
    <w:p w14:paraId="006FF47A" w14:textId="77777777" w:rsidR="00E56613" w:rsidRPr="00E56613" w:rsidRDefault="00E56613" w:rsidP="00E56613">
      <w:pPr>
        <w:tabs>
          <w:tab w:val="right" w:pos="5580"/>
          <w:tab w:val="right" w:pos="6140"/>
        </w:tabs>
        <w:spacing w:before="0" w:beforeAutospacing="0" w:after="0" w:afterAutospacing="0" w:line="240" w:lineRule="auto"/>
        <w:ind w:left="5680" w:hanging="5440"/>
        <w:rPr>
          <w:rFonts w:ascii="David" w:eastAsia="Times New Roman" w:hAnsi="David" w:cs="David"/>
          <w:snapToGrid w:val="0"/>
          <w:sz w:val="24"/>
          <w:szCs w:val="24"/>
          <w:rtl/>
        </w:rPr>
      </w:pPr>
    </w:p>
    <w:p w14:paraId="62029647" w14:textId="77777777" w:rsidR="00E56613" w:rsidRPr="00E56613" w:rsidRDefault="00E56613" w:rsidP="00E56613">
      <w:pPr>
        <w:tabs>
          <w:tab w:val="right" w:pos="5580"/>
          <w:tab w:val="right" w:pos="6140"/>
        </w:tabs>
        <w:spacing w:before="0" w:beforeAutospacing="0" w:after="0" w:afterAutospacing="0" w:line="240" w:lineRule="auto"/>
        <w:ind w:left="5680" w:hanging="5440"/>
        <w:rPr>
          <w:rFonts w:ascii="David" w:eastAsia="Times New Roman" w:hAnsi="David" w:cs="David"/>
          <w:snapToGrid w:val="0"/>
          <w:sz w:val="24"/>
          <w:szCs w:val="24"/>
          <w:rtl/>
        </w:rPr>
      </w:pPr>
    </w:p>
    <w:p w14:paraId="184C1736" w14:textId="77777777" w:rsidR="00E56613" w:rsidRPr="00E56613" w:rsidRDefault="00E56613" w:rsidP="00E56613">
      <w:pPr>
        <w:tabs>
          <w:tab w:val="right" w:pos="5580"/>
          <w:tab w:val="right" w:pos="6140"/>
        </w:tabs>
        <w:spacing w:before="0" w:beforeAutospacing="0" w:after="0" w:afterAutospacing="0" w:line="240" w:lineRule="auto"/>
        <w:ind w:left="5680" w:hanging="5440"/>
        <w:rPr>
          <w:rFonts w:ascii="David" w:eastAsia="Times New Roman" w:hAnsi="David" w:cs="David"/>
          <w:snapToGrid w:val="0"/>
          <w:sz w:val="24"/>
          <w:szCs w:val="24"/>
          <w:rtl/>
        </w:rPr>
      </w:pPr>
    </w:p>
    <w:p w14:paraId="3A232365" w14:textId="77777777" w:rsidR="00E56613" w:rsidRPr="00E56613" w:rsidRDefault="00E56613" w:rsidP="00E56613">
      <w:pPr>
        <w:tabs>
          <w:tab w:val="center" w:pos="3209"/>
          <w:tab w:val="right" w:pos="7036"/>
        </w:tabs>
        <w:spacing w:before="0" w:beforeAutospacing="0" w:after="0" w:afterAutospacing="0" w:line="240" w:lineRule="auto"/>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_____________  </w:t>
      </w:r>
      <w:r w:rsidRPr="00E56613">
        <w:rPr>
          <w:rFonts w:ascii="David" w:eastAsia="Times New Roman" w:hAnsi="David" w:cs="David"/>
          <w:snapToGrid w:val="0"/>
          <w:sz w:val="24"/>
          <w:szCs w:val="24"/>
          <w:rtl/>
        </w:rPr>
        <w:tab/>
        <w:t>_______________</w:t>
      </w:r>
      <w:r w:rsidRPr="00E56613">
        <w:rPr>
          <w:rFonts w:ascii="David" w:eastAsia="Times New Roman" w:hAnsi="David" w:cs="David"/>
          <w:snapToGrid w:val="0"/>
          <w:sz w:val="24"/>
          <w:szCs w:val="24"/>
          <w:rtl/>
        </w:rPr>
        <w:tab/>
        <w:t>________________</w:t>
      </w:r>
    </w:p>
    <w:p w14:paraId="7111BD0B" w14:textId="77777777" w:rsidR="00E56613" w:rsidRPr="00E56613" w:rsidRDefault="00E56613" w:rsidP="00E56613">
      <w:pPr>
        <w:tabs>
          <w:tab w:val="center" w:pos="2540"/>
          <w:tab w:val="right" w:pos="5600"/>
        </w:tabs>
        <w:spacing w:before="0" w:beforeAutospacing="0" w:after="0" w:afterAutospacing="0" w:line="240" w:lineRule="auto"/>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     ה מ ז מ י ן           </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 xml:space="preserve">                הקבלן הראשי     </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 xml:space="preserve">                        הקבלן המיוחד           </w:t>
      </w:r>
    </w:p>
    <w:p w14:paraId="508E49A7"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6"/>
          <w:szCs w:val="26"/>
          <w:u w:val="single"/>
          <w:rtl/>
        </w:rPr>
      </w:pPr>
      <w:r w:rsidRPr="00E56613">
        <w:rPr>
          <w:rFonts w:ascii="David" w:eastAsia="Times New Roman" w:hAnsi="David" w:cs="David"/>
          <w:snapToGrid w:val="0"/>
          <w:sz w:val="24"/>
          <w:szCs w:val="24"/>
          <w:rtl/>
        </w:rPr>
        <w:br w:type="page"/>
      </w:r>
      <w:r w:rsidRPr="00E56613">
        <w:rPr>
          <w:rFonts w:ascii="David" w:eastAsia="Times New Roman" w:hAnsi="David" w:cs="David"/>
          <w:b/>
          <w:bCs/>
          <w:sz w:val="26"/>
          <w:szCs w:val="26"/>
          <w:u w:val="single"/>
          <w:rtl/>
        </w:rPr>
        <w:lastRenderedPageBreak/>
        <w:t>נספח 3.1.14</w:t>
      </w:r>
    </w:p>
    <w:p w14:paraId="7DAC72D7" w14:textId="77777777" w:rsidR="00E56613" w:rsidRPr="00E56613" w:rsidRDefault="00E56613" w:rsidP="00E56613">
      <w:pPr>
        <w:widowControl w:val="0"/>
        <w:spacing w:before="0" w:beforeAutospacing="0" w:after="0" w:afterAutospacing="0" w:line="240" w:lineRule="auto"/>
        <w:jc w:val="center"/>
        <w:rPr>
          <w:rFonts w:ascii="David" w:eastAsia="Times New Roman" w:hAnsi="David" w:cs="David"/>
          <w:b/>
          <w:bCs/>
          <w:sz w:val="26"/>
          <w:szCs w:val="26"/>
          <w:u w:val="single"/>
        </w:rPr>
      </w:pPr>
    </w:p>
    <w:p w14:paraId="5BBEA6E1" w14:textId="77777777" w:rsidR="00E56613" w:rsidRPr="00E56613" w:rsidRDefault="00E56613" w:rsidP="00E56613">
      <w:pPr>
        <w:widowControl w:val="0"/>
        <w:spacing w:before="0" w:beforeAutospacing="0" w:after="0" w:afterAutospacing="0" w:line="240" w:lineRule="auto"/>
        <w:jc w:val="center"/>
        <w:rPr>
          <w:rFonts w:ascii="David" w:eastAsia="Times New Roman" w:hAnsi="David" w:cs="David"/>
          <w:b/>
          <w:bCs/>
          <w:sz w:val="26"/>
          <w:szCs w:val="26"/>
          <w:u w:val="single"/>
        </w:rPr>
      </w:pPr>
      <w:r w:rsidRPr="00E56613">
        <w:rPr>
          <w:rFonts w:ascii="David" w:eastAsia="Times New Roman" w:hAnsi="David" w:cs="David"/>
          <w:b/>
          <w:bCs/>
          <w:sz w:val="26"/>
          <w:szCs w:val="26"/>
          <w:u w:val="single"/>
          <w:rtl/>
        </w:rPr>
        <w:t>אישור ביטוח</w:t>
      </w:r>
    </w:p>
    <w:p w14:paraId="3C14DA7C" w14:textId="77777777" w:rsidR="00E56613" w:rsidRPr="00E56613" w:rsidRDefault="00E56613" w:rsidP="00E56613">
      <w:pPr>
        <w:widowControl w:val="0"/>
        <w:spacing w:before="0" w:beforeAutospacing="0" w:after="0" w:afterAutospacing="0" w:line="240" w:lineRule="auto"/>
        <w:rPr>
          <w:rFonts w:ascii="David" w:eastAsia="Times New Roman" w:hAnsi="David" w:cs="David"/>
          <w:snapToGrid w:val="0"/>
          <w:sz w:val="23"/>
          <w:szCs w:val="23"/>
          <w:rtl/>
        </w:rPr>
      </w:pPr>
    </w:p>
    <w:p w14:paraId="070E8B3C" w14:textId="77777777" w:rsidR="00E56613" w:rsidRPr="00E56613" w:rsidRDefault="00E56613" w:rsidP="00E56613">
      <w:pPr>
        <w:tabs>
          <w:tab w:val="right" w:pos="1860"/>
          <w:tab w:val="right" w:pos="5180"/>
          <w:tab w:val="right" w:pos="5900"/>
        </w:tabs>
        <w:autoSpaceDE w:val="0"/>
        <w:autoSpaceDN w:val="0"/>
        <w:adjustRightInd w:val="0"/>
        <w:spacing w:before="0" w:beforeAutospacing="0" w:after="0" w:afterAutospacing="0" w:line="360" w:lineRule="auto"/>
        <w:jc w:val="right"/>
        <w:rPr>
          <w:rFonts w:ascii="David" w:eastAsia="Times New Roman" w:hAnsi="David" w:cs="David"/>
          <w:spacing w:val="10"/>
          <w:sz w:val="24"/>
          <w:szCs w:val="24"/>
          <w:rtl/>
        </w:rPr>
      </w:pPr>
    </w:p>
    <w:p w14:paraId="54003B83" w14:textId="77777777" w:rsidR="00E56613" w:rsidRPr="00967621" w:rsidRDefault="00E56613" w:rsidP="00865F43">
      <w:pPr>
        <w:tabs>
          <w:tab w:val="right" w:pos="1860"/>
          <w:tab w:val="right" w:pos="5180"/>
          <w:tab w:val="right" w:pos="5900"/>
        </w:tabs>
        <w:autoSpaceDE w:val="0"/>
        <w:autoSpaceDN w:val="0"/>
        <w:adjustRightInd w:val="0"/>
        <w:spacing w:before="0" w:beforeAutospacing="0" w:after="0" w:afterAutospacing="0" w:line="360" w:lineRule="auto"/>
        <w:jc w:val="right"/>
        <w:rPr>
          <w:rFonts w:ascii="David" w:eastAsia="Times New Roman" w:hAnsi="David" w:cs="David"/>
          <w:spacing w:val="10"/>
          <w:sz w:val="24"/>
          <w:szCs w:val="24"/>
          <w:rtl/>
        </w:rPr>
      </w:pPr>
      <w:r w:rsidRPr="00967621">
        <w:rPr>
          <w:rFonts w:ascii="David" w:eastAsia="Times New Roman" w:hAnsi="David" w:cs="David"/>
          <w:spacing w:val="10"/>
          <w:sz w:val="24"/>
          <w:szCs w:val="24"/>
          <w:rtl/>
        </w:rPr>
        <w:t xml:space="preserve">תאריך </w:t>
      </w:r>
      <w:r w:rsidR="00865F43" w:rsidRPr="00967621">
        <w:rPr>
          <w:rFonts w:ascii="David" w:eastAsia="Times New Roman" w:hAnsi="David" w:cs="David" w:hint="cs"/>
          <w:b/>
          <w:bCs/>
          <w:snapToGrid w:val="0"/>
          <w:sz w:val="24"/>
          <w:szCs w:val="24"/>
          <w:rtl/>
        </w:rPr>
        <w:t>_______________</w:t>
      </w:r>
    </w:p>
    <w:p w14:paraId="27F7EBB4" w14:textId="77777777" w:rsidR="00E56613" w:rsidRPr="00967621" w:rsidRDefault="00E56613" w:rsidP="00E56613">
      <w:pPr>
        <w:tabs>
          <w:tab w:val="right" w:pos="1860"/>
          <w:tab w:val="right" w:pos="5180"/>
          <w:tab w:val="right" w:pos="5900"/>
        </w:tabs>
        <w:autoSpaceDE w:val="0"/>
        <w:autoSpaceDN w:val="0"/>
        <w:adjustRightInd w:val="0"/>
        <w:spacing w:before="0" w:beforeAutospacing="0" w:after="0" w:afterAutospacing="0" w:line="360" w:lineRule="auto"/>
        <w:jc w:val="both"/>
        <w:rPr>
          <w:rFonts w:ascii="David" w:eastAsia="Times New Roman" w:hAnsi="David" w:cs="David"/>
          <w:spacing w:val="10"/>
          <w:sz w:val="24"/>
          <w:szCs w:val="24"/>
          <w:rtl/>
        </w:rPr>
      </w:pPr>
      <w:r w:rsidRPr="00967621">
        <w:rPr>
          <w:rFonts w:ascii="David" w:eastAsia="Times New Roman" w:hAnsi="David" w:cs="David"/>
          <w:spacing w:val="10"/>
          <w:sz w:val="24"/>
          <w:szCs w:val="24"/>
          <w:rtl/>
        </w:rPr>
        <w:t>לכבוד</w:t>
      </w:r>
    </w:p>
    <w:sdt>
      <w:sdtPr>
        <w:rPr>
          <w:rFonts w:ascii="Times New Roman" w:eastAsia="Times New Roman" w:hAnsi="Times New Roman" w:cs="David"/>
          <w:color w:val="008000"/>
          <w:sz w:val="24"/>
          <w:szCs w:val="24"/>
          <w:rtl/>
          <w:lang w:eastAsia="he-IL"/>
        </w:rPr>
        <w:alias w:val="צד א בחוזה"/>
        <w:tag w:val="cntTzadA"/>
        <w:id w:val="393937882"/>
        <w:placeholder>
          <w:docPart w:val="5431D8318DE54E3881313518975AE2E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6D1A2D6F" w14:textId="77777777" w:rsidR="00865F43" w:rsidRDefault="00945BF5" w:rsidP="00865F43">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ins w:id="23" w:author="Kook Sec" w:date="2024-07-28T13:18:00Z">
            <w:r>
              <w:rPr>
                <w:rFonts w:ascii="Times New Roman" w:eastAsia="Times New Roman" w:hAnsi="Times New Roman" w:cs="David"/>
                <w:color w:val="008000"/>
                <w:sz w:val="24"/>
                <w:szCs w:val="24"/>
                <w:rtl/>
                <w:lang w:eastAsia="he-IL"/>
              </w:rPr>
              <w:t>פ.א פיתוח ובנייה בירושלים בע"מ</w:t>
            </w:r>
            <w:r>
              <w:rPr>
                <w:rFonts w:ascii="Times New Roman" w:eastAsia="Times New Roman" w:hAnsi="Times New Roman" w:cs="David"/>
                <w:color w:val="008000"/>
                <w:sz w:val="24"/>
                <w:szCs w:val="24"/>
                <w:rtl/>
                <w:lang w:eastAsia="he-IL"/>
              </w:rPr>
              <w:br/>
              <w:t xml:space="preserve"> רח' יוני נתניהו 1 ג' אור יהודה ת.ד 715</w:t>
            </w:r>
            <w:r>
              <w:rPr>
                <w:rFonts w:ascii="Times New Roman" w:eastAsia="Times New Roman" w:hAnsi="Times New Roman" w:cs="David"/>
                <w:color w:val="008000"/>
                <w:sz w:val="24"/>
                <w:szCs w:val="24"/>
                <w:rtl/>
                <w:lang w:eastAsia="he-IL"/>
              </w:rPr>
              <w:br/>
              <w:t>513958009</w:t>
            </w:r>
          </w:ins>
        </w:p>
      </w:sdtContent>
    </w:sdt>
    <w:p w14:paraId="204DDB62" w14:textId="77777777" w:rsidR="00E56613" w:rsidRPr="00E56613" w:rsidRDefault="00E56613" w:rsidP="00E56613">
      <w:pPr>
        <w:tabs>
          <w:tab w:val="right" w:pos="1860"/>
          <w:tab w:val="right" w:pos="6160"/>
          <w:tab w:val="right" w:pos="6720"/>
        </w:tabs>
        <w:autoSpaceDE w:val="0"/>
        <w:autoSpaceDN w:val="0"/>
        <w:adjustRightInd w:val="0"/>
        <w:spacing w:before="0" w:beforeAutospacing="0" w:after="0" w:afterAutospacing="0" w:line="360" w:lineRule="auto"/>
        <w:jc w:val="both"/>
        <w:rPr>
          <w:rFonts w:ascii="David" w:eastAsia="Times New Roman" w:hAnsi="David" w:cs="David"/>
          <w:spacing w:val="10"/>
          <w:sz w:val="24"/>
          <w:szCs w:val="24"/>
          <w:rtl/>
        </w:rPr>
      </w:pPr>
    </w:p>
    <w:p w14:paraId="65E61358" w14:textId="77777777" w:rsidR="00E56613" w:rsidRPr="00E56613" w:rsidRDefault="00E56613" w:rsidP="00E56613">
      <w:pPr>
        <w:tabs>
          <w:tab w:val="right" w:pos="1860"/>
          <w:tab w:val="right" w:pos="6160"/>
          <w:tab w:val="right" w:pos="6720"/>
        </w:tabs>
        <w:autoSpaceDE w:val="0"/>
        <w:autoSpaceDN w:val="0"/>
        <w:adjustRightInd w:val="0"/>
        <w:spacing w:before="0" w:beforeAutospacing="0" w:after="0" w:afterAutospacing="0" w:line="360" w:lineRule="auto"/>
        <w:jc w:val="both"/>
        <w:rPr>
          <w:rFonts w:ascii="David" w:eastAsia="Times New Roman" w:hAnsi="David" w:cs="David"/>
          <w:spacing w:val="10"/>
          <w:sz w:val="24"/>
          <w:szCs w:val="24"/>
          <w:rtl/>
        </w:rPr>
      </w:pPr>
      <w:r w:rsidRPr="00E56613">
        <w:rPr>
          <w:rFonts w:ascii="David" w:eastAsia="Times New Roman" w:hAnsi="David" w:cs="David"/>
          <w:spacing w:val="10"/>
          <w:sz w:val="24"/>
          <w:szCs w:val="24"/>
          <w:rtl/>
        </w:rPr>
        <w:t>א.ג.נ.,</w:t>
      </w:r>
    </w:p>
    <w:p w14:paraId="46810184" w14:textId="77777777" w:rsidR="00E56613" w:rsidRPr="00E56613" w:rsidRDefault="00E56613" w:rsidP="00E56613">
      <w:pPr>
        <w:tabs>
          <w:tab w:val="left" w:pos="1080"/>
        </w:tabs>
        <w:spacing w:before="0" w:beforeAutospacing="0" w:after="0" w:afterAutospacing="0" w:line="240" w:lineRule="auto"/>
        <w:ind w:left="1080" w:hanging="540"/>
        <w:rPr>
          <w:rFonts w:ascii="David" w:eastAsia="Times New Roman" w:hAnsi="David" w:cs="David"/>
          <w:sz w:val="24"/>
          <w:szCs w:val="24"/>
          <w:rtl/>
        </w:rPr>
      </w:pPr>
    </w:p>
    <w:p w14:paraId="5E240A08" w14:textId="77777777" w:rsidR="00E56613" w:rsidRPr="00CC5444" w:rsidRDefault="00E56613" w:rsidP="00CC5444">
      <w:pPr>
        <w:widowControl w:val="0"/>
        <w:spacing w:before="0" w:beforeAutospacing="0" w:after="0" w:afterAutospacing="0" w:line="240" w:lineRule="auto"/>
        <w:ind w:left="1484" w:right="540" w:hanging="720"/>
        <w:jc w:val="both"/>
        <w:rPr>
          <w:rFonts w:ascii="David" w:eastAsia="Times New Roman" w:hAnsi="David" w:cs="David"/>
          <w:b/>
          <w:bCs/>
          <w:snapToGrid w:val="0"/>
          <w:sz w:val="24"/>
          <w:szCs w:val="24"/>
          <w:rtl/>
        </w:rPr>
      </w:pPr>
      <w:r w:rsidRPr="00E56613">
        <w:rPr>
          <w:rFonts w:ascii="David" w:eastAsia="Times New Roman" w:hAnsi="David" w:cs="David"/>
          <w:sz w:val="24"/>
          <w:szCs w:val="24"/>
          <w:rtl/>
        </w:rPr>
        <w:t>הנדון:</w:t>
      </w:r>
      <w:r w:rsidRPr="00E56613">
        <w:rPr>
          <w:rFonts w:ascii="David" w:eastAsia="Times New Roman" w:hAnsi="David" w:cs="David"/>
          <w:sz w:val="24"/>
          <w:szCs w:val="24"/>
          <w:rtl/>
        </w:rPr>
        <w:tab/>
        <w:t xml:space="preserve"> מבוטחנו </w:t>
      </w:r>
      <w:sdt>
        <w:sdtPr>
          <w:rPr>
            <w:rFonts w:ascii="David" w:eastAsia="Times New Roman" w:hAnsi="David" w:cs="David"/>
            <w:b/>
            <w:bCs/>
            <w:snapToGrid w:val="0"/>
            <w:color w:val="0000FF"/>
            <w:sz w:val="24"/>
            <w:szCs w:val="24"/>
            <w:rtl/>
          </w:rPr>
          <w:alias w:val="שם ספק"/>
          <w:tag w:val="cntSupllierName"/>
          <w:id w:val="797566196"/>
          <w:placeholder>
            <w:docPart w:val="5F13FBDB1EBD43ACB65AF88CD2CD9AA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CC5444" w:rsidRPr="00CC5444">
            <w:rPr>
              <w:rStyle w:val="a8"/>
              <w:color w:val="00B0F0"/>
              <w:rtl/>
            </w:rPr>
            <w:t>[שם ספק]</w:t>
          </w:r>
        </w:sdtContent>
      </w:sdt>
      <w:r w:rsidRPr="00E56613">
        <w:rPr>
          <w:rFonts w:ascii="David" w:eastAsia="Times New Roman" w:hAnsi="David" w:cs="David"/>
          <w:b/>
          <w:bCs/>
          <w:snapToGrid w:val="0"/>
          <w:sz w:val="24"/>
          <w:szCs w:val="24"/>
          <w:rtl/>
        </w:rPr>
        <w:t xml:space="preserve">  (להלן: "הקבלן") אישור עריכת פוליסות ביטוח לרבות בקשר להסכם מיום </w:t>
      </w:r>
      <w:sdt>
        <w:sdtPr>
          <w:rPr>
            <w:rFonts w:ascii="David" w:eastAsia="Times New Roman" w:hAnsi="David" w:cs="David"/>
            <w:b/>
            <w:bCs/>
            <w:snapToGrid w:val="0"/>
            <w:color w:val="0000FF"/>
            <w:sz w:val="24"/>
            <w:szCs w:val="24"/>
            <w:rtl/>
          </w:rPr>
          <w:alias w:val="תאריך חתימת חוזה"/>
          <w:tag w:val="cntSignDate"/>
          <w:id w:val="508411846"/>
          <w:placeholder>
            <w:docPart w:val="E0316F75536F4E68B51B142CC824539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sdtContent>
          <w:r w:rsidR="00CC5444" w:rsidRPr="00CC5444">
            <w:rPr>
              <w:rStyle w:val="a8"/>
              <w:color w:val="00B0F0"/>
              <w:rtl/>
            </w:rPr>
            <w:t>[תאריך חתימת חוזה]</w:t>
          </w:r>
        </w:sdtContent>
      </w:sdt>
      <w:r w:rsidRPr="00E56613">
        <w:rPr>
          <w:rFonts w:ascii="David" w:eastAsia="Times New Roman" w:hAnsi="David" w:cs="David"/>
          <w:b/>
          <w:bCs/>
          <w:snapToGrid w:val="0"/>
          <w:sz w:val="24"/>
          <w:szCs w:val="24"/>
          <w:rtl/>
        </w:rPr>
        <w:t xml:space="preserve"> בין </w:t>
      </w:r>
      <w:r w:rsidRPr="00CC5444">
        <w:rPr>
          <w:rFonts w:ascii="David" w:eastAsia="Times New Roman" w:hAnsi="David" w:cs="David"/>
          <w:b/>
          <w:bCs/>
          <w:snapToGrid w:val="0"/>
          <w:sz w:val="24"/>
          <w:szCs w:val="24"/>
          <w:rtl/>
        </w:rPr>
        <w:t xml:space="preserve">המזמין לבין הקבלן לביצוע עבודות בפרויקט </w:t>
      </w:r>
      <w:sdt>
        <w:sdtPr>
          <w:rPr>
            <w:rFonts w:ascii="David" w:eastAsia="Times New Roman" w:hAnsi="David" w:cs="David"/>
            <w:b/>
            <w:bCs/>
            <w:snapToGrid w:val="0"/>
            <w:sz w:val="24"/>
            <w:szCs w:val="24"/>
            <w:rtl/>
          </w:rPr>
          <w:alias w:val="שם הפרויקט"/>
          <w:tag w:val="cntProjectName"/>
          <w:id w:val="1682694022"/>
          <w:placeholder>
            <w:docPart w:val="DD64D30360784CE18C0DE2F2A5933F8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rPr>
            <w:color w:val="0000FF"/>
          </w:rPr>
        </w:sdtEndPr>
        <w:sdtContent>
          <w:ins w:id="24" w:author="Kook Sec" w:date="2024-07-28T13:13:00Z">
            <w:r w:rsidR="00945BF5">
              <w:rPr>
                <w:rFonts w:ascii="David" w:eastAsia="Times New Roman" w:hAnsi="David" w:cs="David"/>
                <w:b/>
                <w:bCs/>
                <w:snapToGrid w:val="0"/>
                <w:sz w:val="24"/>
                <w:szCs w:val="24"/>
                <w:rtl/>
              </w:rPr>
              <w:t>פ.א פיתוח ובנייה בירושלים בע"מ</w:t>
            </w:r>
          </w:ins>
        </w:sdtContent>
      </w:sdt>
      <w:r w:rsidRPr="00CC5444">
        <w:rPr>
          <w:rFonts w:ascii="David" w:eastAsia="Times New Roman" w:hAnsi="David" w:cs="David"/>
          <w:b/>
          <w:bCs/>
          <w:snapToGrid w:val="0"/>
          <w:color w:val="0000FF"/>
          <w:sz w:val="24"/>
          <w:szCs w:val="24"/>
          <w:rtl/>
        </w:rPr>
        <w:t xml:space="preserve"> </w:t>
      </w:r>
      <w:r w:rsidR="00CC5444" w:rsidRPr="00CC5444">
        <w:rPr>
          <w:rFonts w:ascii="David" w:eastAsia="Times New Roman" w:hAnsi="David" w:cs="David" w:hint="cs"/>
          <w:b/>
          <w:bCs/>
          <w:snapToGrid w:val="0"/>
          <w:sz w:val="24"/>
          <w:szCs w:val="24"/>
          <w:rtl/>
        </w:rPr>
        <w:t xml:space="preserve">באתר </w:t>
      </w:r>
      <w:sdt>
        <w:sdtPr>
          <w:rPr>
            <w:rFonts w:ascii="David" w:eastAsia="Times New Roman" w:hAnsi="David" w:cs="David" w:hint="cs"/>
            <w:b/>
            <w:bCs/>
            <w:snapToGrid w:val="0"/>
            <w:sz w:val="24"/>
            <w:szCs w:val="24"/>
            <w:rtl/>
          </w:rPr>
          <w:alias w:val="שם אתר"/>
          <w:tag w:val="cntSite"/>
          <w:id w:val="901564698"/>
          <w:placeholder>
            <w:docPart w:val="9BBB0B8800A3423F8318E5743E6E537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ins w:id="25" w:author="Kook Sec" w:date="2024-07-28T13:13:00Z">
            <w:r w:rsidR="00945BF5">
              <w:rPr>
                <w:rFonts w:ascii="David" w:eastAsia="Times New Roman" w:hAnsi="David" w:cs="David" w:hint="cs"/>
                <w:b/>
                <w:bCs/>
                <w:snapToGrid w:val="0"/>
                <w:sz w:val="24"/>
                <w:szCs w:val="24"/>
                <w:rtl/>
              </w:rPr>
              <w:t>רמת שרת שלב ב</w:t>
            </w:r>
          </w:ins>
        </w:sdtContent>
      </w:sdt>
      <w:r w:rsidRPr="00CC5444">
        <w:rPr>
          <w:rFonts w:ascii="David" w:eastAsia="Times New Roman" w:hAnsi="David" w:cs="David"/>
          <w:b/>
          <w:bCs/>
          <w:snapToGrid w:val="0"/>
          <w:sz w:val="24"/>
          <w:szCs w:val="24"/>
          <w:rtl/>
        </w:rPr>
        <w:t>(להלן: "העבודות", "האתר", ו/או "ההסכם", בהתאמה, לפי העניין)</w:t>
      </w:r>
    </w:p>
    <w:p w14:paraId="27A1B005" w14:textId="77777777" w:rsidR="00E56613" w:rsidRPr="00E56613" w:rsidRDefault="00E56613" w:rsidP="00E56613">
      <w:pPr>
        <w:spacing w:before="0" w:beforeAutospacing="0" w:after="0" w:afterAutospacing="0" w:line="240" w:lineRule="auto"/>
        <w:ind w:left="3600" w:right="180" w:hanging="900"/>
        <w:rPr>
          <w:rFonts w:ascii="David" w:eastAsia="Times New Roman" w:hAnsi="David" w:cs="David"/>
          <w:sz w:val="24"/>
          <w:szCs w:val="24"/>
          <w:rtl/>
        </w:rPr>
      </w:pPr>
    </w:p>
    <w:p w14:paraId="00EA84DD" w14:textId="77777777" w:rsidR="00E56613" w:rsidRPr="00E56613" w:rsidRDefault="00E56613" w:rsidP="00E56613">
      <w:pPr>
        <w:widowControl w:val="0"/>
        <w:spacing w:before="0" w:beforeAutospacing="0" w:after="0" w:afterAutospacing="0" w:line="360" w:lineRule="auto"/>
        <w:ind w:firstLine="1627"/>
        <w:jc w:val="both"/>
        <w:rPr>
          <w:rFonts w:ascii="David" w:eastAsia="Times New Roman" w:hAnsi="David" w:cs="David"/>
          <w:sz w:val="24"/>
          <w:szCs w:val="24"/>
          <w:rtl/>
        </w:rPr>
      </w:pPr>
    </w:p>
    <w:p w14:paraId="3FF7CBFB"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הננו מאשרים בזאת כי ערכנו על שם הקבלן את הביטוחים כמפורט להלן, בגין פעילותו, לרבות בקשר לעבודות:-</w:t>
      </w:r>
    </w:p>
    <w:p w14:paraId="205930C8"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18B12A5F" w14:textId="77777777" w:rsidR="00E56613" w:rsidRPr="00E56613" w:rsidRDefault="00E56613" w:rsidP="00E56613">
      <w:pPr>
        <w:spacing w:before="0" w:beforeAutospacing="0" w:after="0" w:afterAutospacing="0" w:line="360" w:lineRule="auto"/>
        <w:ind w:left="710" w:hanging="710"/>
        <w:jc w:val="both"/>
        <w:rPr>
          <w:rFonts w:ascii="David" w:eastAsia="Times New Roman" w:hAnsi="David" w:cs="David"/>
          <w:sz w:val="24"/>
          <w:szCs w:val="24"/>
          <w:rtl/>
        </w:rPr>
      </w:pPr>
      <w:r w:rsidRPr="00E56613">
        <w:rPr>
          <w:rFonts w:ascii="David" w:eastAsia="Times New Roman" w:hAnsi="David" w:cs="David"/>
          <w:sz w:val="24"/>
          <w:szCs w:val="24"/>
          <w:rtl/>
        </w:rPr>
        <w:t>1.</w:t>
      </w:r>
      <w:r w:rsidRPr="00E56613">
        <w:rPr>
          <w:rFonts w:ascii="David" w:eastAsia="Times New Roman" w:hAnsi="David" w:cs="David"/>
          <w:sz w:val="24"/>
          <w:szCs w:val="24"/>
          <w:rtl/>
        </w:rPr>
        <w:tab/>
      </w:r>
      <w:r w:rsidRPr="00E56613">
        <w:rPr>
          <w:rFonts w:ascii="David" w:eastAsia="Times New Roman" w:hAnsi="David" w:cs="David"/>
          <w:sz w:val="24"/>
          <w:szCs w:val="24"/>
          <w:u w:val="single"/>
          <w:rtl/>
        </w:rPr>
        <w:t>ביטוח "אש מורחב"</w:t>
      </w:r>
      <w:r w:rsidRPr="00E56613">
        <w:rPr>
          <w:rFonts w:ascii="David" w:eastAsia="Times New Roman" w:hAnsi="David" w:cs="David"/>
          <w:sz w:val="24"/>
          <w:szCs w:val="24"/>
          <w:rtl/>
        </w:rPr>
        <w:t xml:space="preserve"> המכסה במלוא ערך כינון את כל הרכוש, ציוד ומתקנים המובאים לאתר ו/או המשמשים לצורך ביצוע העבודות (אשר אינם מהווים חלק מהעבודות), כנגד הסיכונים המבוטחים בביטוח "אש מורחב" לרבות אש, התפוצצות, רעידת אדמה, סערה, סופה, שיטפון, נזקי מים, התנגשות, פריצה ונזק בזדון. הביטוח כולל ויתור על זכות התחלוף כלפי המזמין ו/או הבאים מטעמו וכן כלפי יתר הקבלנים ו/או היועצים ו/או כל גורם אחר הקשור לביצוע העבודות (להלן: </w:t>
      </w:r>
      <w:r w:rsidRPr="00E56613">
        <w:rPr>
          <w:rFonts w:ascii="David" w:eastAsia="Times New Roman" w:hAnsi="David" w:cs="David"/>
          <w:b/>
          <w:bCs/>
          <w:sz w:val="24"/>
          <w:szCs w:val="24"/>
          <w:rtl/>
        </w:rPr>
        <w:t>"הגורמים האחרים"</w:t>
      </w:r>
      <w:r w:rsidRPr="00E56613">
        <w:rPr>
          <w:rFonts w:ascii="David" w:eastAsia="Times New Roman" w:hAnsi="David" w:cs="David"/>
          <w:sz w:val="24"/>
          <w:szCs w:val="24"/>
          <w:rtl/>
        </w:rPr>
        <w:t>) אשר בביטוחי הגורמים האחרים נכלל ויתור מקביל כלפי הקבלן, ובלבד שהויתור על זכות התחלוף כאמור לא יחול לטובת אדם שגרם לנזק בזדון.</w:t>
      </w:r>
    </w:p>
    <w:p w14:paraId="5FB33D73" w14:textId="77777777" w:rsidR="00E56613" w:rsidRPr="00E56613" w:rsidRDefault="00E56613" w:rsidP="00E56613">
      <w:pPr>
        <w:spacing w:before="0" w:beforeAutospacing="0" w:after="0" w:afterAutospacing="0" w:line="360" w:lineRule="auto"/>
        <w:ind w:left="730"/>
        <w:jc w:val="both"/>
        <w:rPr>
          <w:rFonts w:ascii="David" w:eastAsia="Times New Roman" w:hAnsi="David" w:cs="David"/>
          <w:sz w:val="24"/>
          <w:szCs w:val="24"/>
          <w:rtl/>
        </w:rPr>
      </w:pPr>
    </w:p>
    <w:p w14:paraId="7A4954CB" w14:textId="77777777" w:rsidR="00E56613" w:rsidRPr="00E56613" w:rsidRDefault="00E56613" w:rsidP="00E56613">
      <w:pPr>
        <w:spacing w:before="0" w:beforeAutospacing="0" w:after="0" w:afterAutospacing="0" w:line="360" w:lineRule="auto"/>
        <w:ind w:firstLine="720"/>
        <w:jc w:val="both"/>
        <w:rPr>
          <w:rFonts w:ascii="David" w:eastAsia="Times New Roman" w:hAnsi="David" w:cs="David"/>
          <w:sz w:val="24"/>
          <w:szCs w:val="24"/>
          <w:rtl/>
        </w:rPr>
      </w:pPr>
      <w:r w:rsidRPr="00E56613">
        <w:rPr>
          <w:rFonts w:ascii="David" w:eastAsia="Times New Roman" w:hAnsi="David" w:cs="David"/>
          <w:sz w:val="24"/>
          <w:szCs w:val="24"/>
          <w:u w:val="single"/>
          <w:rtl/>
        </w:rPr>
        <w:t>תקופת הביטוח</w:t>
      </w:r>
      <w:r w:rsidRPr="00E56613">
        <w:rPr>
          <w:rFonts w:ascii="David" w:eastAsia="Times New Roman" w:hAnsi="David" w:cs="David"/>
          <w:sz w:val="24"/>
          <w:szCs w:val="24"/>
          <w:rtl/>
        </w:rPr>
        <w:t>: החל מיום __________ ועד ליום __________.</w:t>
      </w:r>
    </w:p>
    <w:p w14:paraId="6A46DECA" w14:textId="77777777" w:rsidR="00E56613" w:rsidRPr="00E56613" w:rsidRDefault="00E56613" w:rsidP="00E56613">
      <w:pPr>
        <w:spacing w:before="0" w:beforeAutospacing="0" w:after="0" w:afterAutospacing="0" w:line="360" w:lineRule="auto"/>
        <w:ind w:left="730"/>
        <w:jc w:val="both"/>
        <w:rPr>
          <w:rFonts w:ascii="David" w:eastAsia="Times New Roman" w:hAnsi="David" w:cs="David"/>
          <w:sz w:val="24"/>
          <w:szCs w:val="24"/>
          <w:rtl/>
        </w:rPr>
      </w:pPr>
    </w:p>
    <w:p w14:paraId="3BDDCCB7" w14:textId="77777777" w:rsidR="00E56613" w:rsidRPr="00E56613" w:rsidRDefault="00E56613" w:rsidP="00E56613">
      <w:pPr>
        <w:spacing w:before="0" w:beforeAutospacing="0" w:after="0" w:afterAutospacing="0" w:line="360" w:lineRule="auto"/>
        <w:ind w:left="710" w:hanging="710"/>
        <w:jc w:val="both"/>
        <w:rPr>
          <w:rFonts w:ascii="David" w:eastAsia="Times New Roman" w:hAnsi="David" w:cs="David"/>
          <w:sz w:val="24"/>
          <w:szCs w:val="24"/>
          <w:rtl/>
        </w:rPr>
      </w:pPr>
      <w:r w:rsidRPr="00E56613">
        <w:rPr>
          <w:rFonts w:ascii="David" w:eastAsia="Times New Roman" w:hAnsi="David" w:cs="David"/>
          <w:sz w:val="24"/>
          <w:szCs w:val="24"/>
          <w:rtl/>
        </w:rPr>
        <w:t>2.</w:t>
      </w:r>
      <w:r w:rsidRPr="00E56613">
        <w:rPr>
          <w:rFonts w:ascii="David" w:eastAsia="Times New Roman" w:hAnsi="David" w:cs="David"/>
          <w:sz w:val="24"/>
          <w:szCs w:val="24"/>
          <w:rtl/>
        </w:rPr>
        <w:tab/>
      </w:r>
      <w:r w:rsidRPr="00E56613">
        <w:rPr>
          <w:rFonts w:ascii="David" w:eastAsia="Times New Roman" w:hAnsi="David" w:cs="David"/>
          <w:sz w:val="24"/>
          <w:szCs w:val="24"/>
          <w:u w:val="single"/>
          <w:rtl/>
        </w:rPr>
        <w:t>ביטוח ציוד מכני הנדסי</w:t>
      </w:r>
      <w:r w:rsidRPr="00E56613">
        <w:rPr>
          <w:rFonts w:ascii="David" w:eastAsia="Times New Roman" w:hAnsi="David" w:cs="David"/>
          <w:sz w:val="24"/>
          <w:szCs w:val="24"/>
          <w:rtl/>
        </w:rPr>
        <w:t xml:space="preserve"> לכל הציוד המכני ההנדסי המובא לאתר ו/או המשמש לצורך ביצוע העבודות, כולל כיסוי להוצאות גרירה והעברה. הביטוח כולל ויתור על זכות התחלוף כלפי המזמין ו/או הבאים מטעמו וכן כלפי הגורמים האחרים אשר בביטוחי הגורמים האחרים נכלל ויתור מקביל כלפי הקבלן, ובלבד שהויתור על זכות התחלוף כאמור לא יחול לטובת אדם שגרם לנזק בזדון.</w:t>
      </w:r>
    </w:p>
    <w:p w14:paraId="47036072"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6797D8B1" w14:textId="77777777" w:rsidR="00E56613" w:rsidRPr="00E56613" w:rsidRDefault="00E56613" w:rsidP="00E56613">
      <w:pPr>
        <w:spacing w:before="0" w:beforeAutospacing="0" w:after="0" w:afterAutospacing="0" w:line="360" w:lineRule="auto"/>
        <w:ind w:firstLine="720"/>
        <w:jc w:val="both"/>
        <w:rPr>
          <w:rFonts w:ascii="David" w:eastAsia="Times New Roman" w:hAnsi="David" w:cs="David"/>
          <w:sz w:val="24"/>
          <w:szCs w:val="24"/>
          <w:rtl/>
        </w:rPr>
      </w:pPr>
      <w:r w:rsidRPr="00E56613">
        <w:rPr>
          <w:rFonts w:ascii="David" w:eastAsia="Times New Roman" w:hAnsi="David" w:cs="David"/>
          <w:sz w:val="24"/>
          <w:szCs w:val="24"/>
          <w:u w:val="single"/>
          <w:rtl/>
        </w:rPr>
        <w:t>תקופת הביטוח</w:t>
      </w:r>
      <w:r w:rsidRPr="00E56613">
        <w:rPr>
          <w:rFonts w:ascii="David" w:eastAsia="Times New Roman" w:hAnsi="David" w:cs="David"/>
          <w:sz w:val="24"/>
          <w:szCs w:val="24"/>
          <w:rtl/>
        </w:rPr>
        <w:t>: החל מיום __________ ועד ליום __________.</w:t>
      </w:r>
    </w:p>
    <w:p w14:paraId="4760F1FD"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6D306221" w14:textId="77777777" w:rsidR="00E56613" w:rsidRPr="00E56613" w:rsidRDefault="00E56613" w:rsidP="00E56613">
      <w:pPr>
        <w:keepNext/>
        <w:spacing w:before="0" w:beforeAutospacing="0" w:after="0" w:afterAutospacing="0" w:line="360" w:lineRule="auto"/>
        <w:ind w:left="720" w:hanging="720"/>
        <w:outlineLvl w:val="0"/>
        <w:rPr>
          <w:rFonts w:ascii="David" w:eastAsia="Times New Roman" w:hAnsi="David" w:cs="David"/>
          <w:b/>
          <w:bCs/>
          <w:sz w:val="24"/>
          <w:szCs w:val="24"/>
          <w:rtl/>
        </w:rPr>
      </w:pPr>
      <w:r w:rsidRPr="00E56613">
        <w:rPr>
          <w:rFonts w:ascii="David" w:eastAsia="Times New Roman" w:hAnsi="David" w:cs="David"/>
          <w:sz w:val="24"/>
          <w:szCs w:val="24"/>
          <w:rtl/>
        </w:rPr>
        <w:t>3.</w:t>
      </w:r>
      <w:r w:rsidRPr="00E56613">
        <w:rPr>
          <w:rFonts w:ascii="David" w:eastAsia="Times New Roman" w:hAnsi="David" w:cs="David"/>
          <w:b/>
          <w:bCs/>
          <w:sz w:val="24"/>
          <w:szCs w:val="24"/>
          <w:rtl/>
        </w:rPr>
        <w:tab/>
      </w:r>
      <w:r w:rsidRPr="00E56613">
        <w:rPr>
          <w:rFonts w:ascii="David" w:eastAsia="Times New Roman" w:hAnsi="David" w:cs="David"/>
          <w:sz w:val="24"/>
          <w:szCs w:val="24"/>
          <w:u w:val="single"/>
          <w:rtl/>
        </w:rPr>
        <w:t>ביטוח אחריות מקצועית</w:t>
      </w:r>
      <w:r w:rsidRPr="00E56613">
        <w:rPr>
          <w:rFonts w:ascii="David" w:eastAsia="Times New Roman" w:hAnsi="David" w:cs="David"/>
          <w:sz w:val="24"/>
          <w:szCs w:val="24"/>
          <w:rtl/>
        </w:rPr>
        <w:t xml:space="preserve"> לכיסוי אחריותו של הקבלן על פי דין בגין אובדן ו/או נזק שייגרמו לכל אדם ו/או גוף כלשהו (לרבות במפורש המזמין), כתוצאה ממעשה ו/או מחדל </w:t>
      </w:r>
      <w:r w:rsidRPr="00E56613">
        <w:rPr>
          <w:rFonts w:ascii="David" w:eastAsia="Times New Roman" w:hAnsi="David" w:cs="David"/>
          <w:sz w:val="24"/>
          <w:szCs w:val="24"/>
          <w:rtl/>
        </w:rPr>
        <w:lastRenderedPageBreak/>
        <w:t xml:space="preserve">מקצועי של הקבלן ו/או מי מטעמו לרבות טעות ו/או השמטה בקשר עם ביצוע העבודות, בגבולות אחריות בסך של 6,000,000 ₪ למקרה ובמצטבר לתקופת ביטוח שנתית. הביטוח אינו כולל כל סייג בדבר אובדן שימוש או עיכוב בעקבות מקרה ביטוח, אובדן מסמכים, הפרת סודיות ואי יושר של עובדים. </w:t>
      </w:r>
    </w:p>
    <w:p w14:paraId="7431896A" w14:textId="77777777" w:rsidR="00E56613" w:rsidRPr="00E56613" w:rsidRDefault="00E56613" w:rsidP="00E56613">
      <w:pPr>
        <w:tabs>
          <w:tab w:val="left" w:pos="8306"/>
        </w:tabs>
        <w:spacing w:before="0" w:beforeAutospacing="0" w:after="0" w:afterAutospacing="0" w:line="240" w:lineRule="auto"/>
        <w:ind w:left="720"/>
        <w:jc w:val="both"/>
        <w:rPr>
          <w:rFonts w:ascii="David" w:eastAsia="Times New Roman" w:hAnsi="David" w:cs="David"/>
          <w:sz w:val="24"/>
          <w:szCs w:val="24"/>
          <w:rtl/>
        </w:rPr>
      </w:pPr>
      <w:r w:rsidRPr="00E56613">
        <w:rPr>
          <w:rFonts w:ascii="David" w:eastAsia="Times New Roman" w:hAnsi="David" w:cs="David"/>
          <w:sz w:val="24"/>
          <w:szCs w:val="24"/>
          <w:rtl/>
        </w:rPr>
        <w:t>הביטוח הינו בעל תחולה רטרואקטיבית מיום תחילת ביצוע העבודות, אף אם ביצוען החל בטרם נחתם ההסכם אך לא לפני התאריך: ____________, וכולל תקופת גילוי מורחבת של 12 חודשים לפחות.</w:t>
      </w:r>
    </w:p>
    <w:p w14:paraId="2B71AA69" w14:textId="77777777" w:rsidR="00E56613" w:rsidRPr="00E56613" w:rsidRDefault="00E56613" w:rsidP="00E56613">
      <w:pPr>
        <w:tabs>
          <w:tab w:val="left" w:pos="8306"/>
        </w:tabs>
        <w:spacing w:before="0" w:beforeAutospacing="0" w:after="0" w:afterAutospacing="0" w:line="240" w:lineRule="auto"/>
        <w:ind w:left="720"/>
        <w:jc w:val="center"/>
        <w:rPr>
          <w:rFonts w:ascii="David" w:eastAsia="Times New Roman" w:hAnsi="David" w:cs="David"/>
          <w:sz w:val="24"/>
          <w:szCs w:val="24"/>
          <w:rtl/>
        </w:rPr>
      </w:pPr>
    </w:p>
    <w:p w14:paraId="42A33E35" w14:textId="77777777" w:rsidR="00E56613" w:rsidRPr="00E56613" w:rsidRDefault="00E56613" w:rsidP="00E56613">
      <w:pPr>
        <w:tabs>
          <w:tab w:val="left" w:pos="8306"/>
        </w:tabs>
        <w:spacing w:before="0" w:beforeAutospacing="0" w:after="0" w:afterAutospacing="0" w:line="240" w:lineRule="auto"/>
        <w:ind w:left="720"/>
        <w:jc w:val="both"/>
        <w:rPr>
          <w:rFonts w:ascii="David" w:eastAsia="Times New Roman" w:hAnsi="David" w:cs="David"/>
          <w:sz w:val="24"/>
          <w:szCs w:val="24"/>
          <w:rtl/>
        </w:rPr>
      </w:pPr>
    </w:p>
    <w:p w14:paraId="0B965CB6" w14:textId="77777777" w:rsidR="00E56613" w:rsidRPr="00E56613" w:rsidRDefault="00E56613" w:rsidP="00E56613">
      <w:pPr>
        <w:tabs>
          <w:tab w:val="left" w:pos="8306"/>
        </w:tabs>
        <w:spacing w:before="0" w:beforeAutospacing="0" w:after="0" w:afterAutospacing="0" w:line="240" w:lineRule="auto"/>
        <w:ind w:left="720"/>
        <w:jc w:val="both"/>
        <w:rPr>
          <w:rFonts w:ascii="David" w:eastAsia="Times New Roman" w:hAnsi="David" w:cs="David"/>
          <w:sz w:val="24"/>
          <w:szCs w:val="24"/>
          <w:rtl/>
        </w:rPr>
      </w:pPr>
      <w:r w:rsidRPr="00E56613">
        <w:rPr>
          <w:rFonts w:ascii="David" w:eastAsia="Times New Roman" w:hAnsi="David" w:cs="David"/>
          <w:sz w:val="24"/>
          <w:szCs w:val="24"/>
          <w:rtl/>
        </w:rPr>
        <w:t>הביטוח מורחב לשפות את המזמין בגין אחריותו למעשי ו/או מחדלי הקבלן, בכפוף לסעיף אחריות צולבת לפיו ייחשב הביטוח כאילו נערך בנפרד עבור כל אחד מיחידי המבוטח. ואולם, מובהר כי הפוליסה אינה מכסה את אחריותו המקצועית של המזמין כלפי הקבלן.</w:t>
      </w:r>
    </w:p>
    <w:p w14:paraId="226F6359"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26430DC6" w14:textId="77777777" w:rsidR="00E56613" w:rsidRPr="00E56613" w:rsidRDefault="00E56613" w:rsidP="00E56613">
      <w:pPr>
        <w:spacing w:before="0" w:beforeAutospacing="0" w:after="0" w:afterAutospacing="0" w:line="360" w:lineRule="auto"/>
        <w:ind w:firstLine="720"/>
        <w:jc w:val="both"/>
        <w:rPr>
          <w:rFonts w:ascii="David" w:eastAsia="Times New Roman" w:hAnsi="David" w:cs="David"/>
          <w:sz w:val="24"/>
          <w:szCs w:val="24"/>
          <w:rtl/>
        </w:rPr>
      </w:pPr>
      <w:r w:rsidRPr="00E56613">
        <w:rPr>
          <w:rFonts w:ascii="David" w:eastAsia="Times New Roman" w:hAnsi="David" w:cs="David"/>
          <w:sz w:val="24"/>
          <w:szCs w:val="24"/>
          <w:u w:val="single"/>
          <w:rtl/>
        </w:rPr>
        <w:t>תקופת הביטוח</w:t>
      </w:r>
      <w:r w:rsidRPr="00E56613">
        <w:rPr>
          <w:rFonts w:ascii="David" w:eastAsia="Times New Roman" w:hAnsi="David" w:cs="David"/>
          <w:sz w:val="24"/>
          <w:szCs w:val="24"/>
          <w:rtl/>
        </w:rPr>
        <w:t>: החל מיום __________ ועד ליום __________.</w:t>
      </w:r>
    </w:p>
    <w:p w14:paraId="7574207F"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030F917D" w14:textId="77777777" w:rsidR="00E56613" w:rsidRPr="00E56613" w:rsidRDefault="00E56613" w:rsidP="00E56613">
      <w:pPr>
        <w:keepNext/>
        <w:spacing w:before="0" w:beforeAutospacing="0" w:after="0" w:afterAutospacing="0" w:line="360" w:lineRule="auto"/>
        <w:ind w:left="720" w:hanging="720"/>
        <w:outlineLvl w:val="0"/>
        <w:rPr>
          <w:rFonts w:ascii="David" w:eastAsia="Times New Roman" w:hAnsi="David" w:cs="David"/>
          <w:b/>
          <w:bCs/>
          <w:sz w:val="24"/>
          <w:szCs w:val="24"/>
          <w:rtl/>
        </w:rPr>
      </w:pPr>
      <w:r w:rsidRPr="00E56613">
        <w:rPr>
          <w:rFonts w:ascii="David" w:eastAsia="Times New Roman" w:hAnsi="David" w:cs="David"/>
          <w:sz w:val="24"/>
          <w:szCs w:val="24"/>
          <w:rtl/>
        </w:rPr>
        <w:t>4.</w:t>
      </w:r>
      <w:r w:rsidRPr="00E56613">
        <w:rPr>
          <w:rFonts w:ascii="David" w:eastAsia="Times New Roman" w:hAnsi="David" w:cs="David"/>
          <w:b/>
          <w:bCs/>
          <w:sz w:val="24"/>
          <w:szCs w:val="24"/>
          <w:rtl/>
        </w:rPr>
        <w:tab/>
      </w:r>
      <w:r w:rsidRPr="00E56613">
        <w:rPr>
          <w:rFonts w:ascii="David" w:eastAsia="Times New Roman" w:hAnsi="David" w:cs="David"/>
          <w:sz w:val="24"/>
          <w:szCs w:val="24"/>
          <w:u w:val="single"/>
          <w:rtl/>
        </w:rPr>
        <w:t>ביטוח אחריות המוצר</w:t>
      </w:r>
      <w:r w:rsidRPr="00E56613">
        <w:rPr>
          <w:rFonts w:ascii="David" w:eastAsia="Times New Roman" w:hAnsi="David" w:cs="David"/>
          <w:b/>
          <w:bCs/>
          <w:sz w:val="24"/>
          <w:szCs w:val="24"/>
          <w:rtl/>
        </w:rPr>
        <w:t xml:space="preserve"> </w:t>
      </w:r>
      <w:r w:rsidRPr="00E56613">
        <w:rPr>
          <w:rFonts w:ascii="David" w:eastAsia="Times New Roman" w:hAnsi="David" w:cs="David"/>
          <w:sz w:val="24"/>
          <w:szCs w:val="24"/>
          <w:rtl/>
        </w:rPr>
        <w:t>לכיסוי אחריותו של הקבלן על פי דין בגין אובדן ו/או נזק העלולים להיגרם לגופו ו/או לרכושו של כל אדם ו/או גוף כלשהו (לרבות במפורש המזמין) עקב מוצרים שסופקו למזמין לרבות במפורש העבודות לאחר מסירתן ו/או חלק מהן למזמין, בגבולות אחריות בסך של 16,000,000 ₪ למקרה ובמצטבר לתקופת ביטוח שנתית.</w:t>
      </w:r>
      <w:r w:rsidRPr="00E56613">
        <w:rPr>
          <w:rFonts w:ascii="David" w:eastAsia="Times New Roman" w:hAnsi="David" w:cs="David"/>
          <w:b/>
          <w:bCs/>
          <w:sz w:val="24"/>
          <w:szCs w:val="24"/>
          <w:rtl/>
        </w:rPr>
        <w:t xml:space="preserve"> </w:t>
      </w:r>
    </w:p>
    <w:p w14:paraId="074D2AE0" w14:textId="77777777" w:rsidR="00E56613" w:rsidRPr="00E56613" w:rsidRDefault="00E56613" w:rsidP="00E56613">
      <w:pPr>
        <w:keepNext/>
        <w:spacing w:before="0" w:beforeAutospacing="0" w:after="0" w:afterAutospacing="0" w:line="360" w:lineRule="auto"/>
        <w:jc w:val="center"/>
        <w:outlineLvl w:val="0"/>
        <w:rPr>
          <w:rFonts w:ascii="David" w:eastAsia="Times New Roman" w:hAnsi="David" w:cs="David"/>
          <w:b/>
          <w:bCs/>
          <w:sz w:val="24"/>
          <w:szCs w:val="24"/>
          <w:rtl/>
        </w:rPr>
      </w:pPr>
    </w:p>
    <w:p w14:paraId="36728B46" w14:textId="77777777" w:rsidR="00E56613" w:rsidRPr="00E56613" w:rsidRDefault="00E56613" w:rsidP="00E56613">
      <w:pPr>
        <w:tabs>
          <w:tab w:val="left" w:pos="7880"/>
        </w:tabs>
        <w:spacing w:before="0" w:beforeAutospacing="0" w:after="0" w:afterAutospacing="0" w:line="240" w:lineRule="auto"/>
        <w:ind w:left="720"/>
        <w:jc w:val="both"/>
        <w:rPr>
          <w:rFonts w:ascii="David" w:eastAsia="Times New Roman" w:hAnsi="David" w:cs="David"/>
          <w:sz w:val="24"/>
          <w:szCs w:val="24"/>
          <w:rtl/>
        </w:rPr>
      </w:pPr>
      <w:r w:rsidRPr="00E56613">
        <w:rPr>
          <w:rFonts w:ascii="David" w:eastAsia="Times New Roman" w:hAnsi="David" w:cs="David"/>
          <w:sz w:val="24"/>
          <w:szCs w:val="24"/>
          <w:rtl/>
        </w:rPr>
        <w:t xml:space="preserve">הביטוח הינו בעל תחולה רטרואקטיבית ממועד תחילת ביצוע העבודות, אך לא לפני התאריך: ________________ וכולל תקופת גילוי מורחבת שלא תפחת מ-12 חודשים. </w:t>
      </w:r>
    </w:p>
    <w:p w14:paraId="6355DA3B" w14:textId="77777777" w:rsidR="00E56613" w:rsidRPr="00E56613" w:rsidRDefault="00E56613" w:rsidP="00E56613">
      <w:pPr>
        <w:tabs>
          <w:tab w:val="left" w:pos="7880"/>
        </w:tabs>
        <w:spacing w:before="0" w:beforeAutospacing="0" w:after="0" w:afterAutospacing="0" w:line="240" w:lineRule="auto"/>
        <w:ind w:left="720"/>
        <w:jc w:val="both"/>
        <w:rPr>
          <w:rFonts w:ascii="David" w:eastAsia="Times New Roman" w:hAnsi="David" w:cs="David"/>
          <w:sz w:val="24"/>
          <w:szCs w:val="24"/>
          <w:rtl/>
        </w:rPr>
      </w:pPr>
    </w:p>
    <w:p w14:paraId="6FA1E3DF" w14:textId="77777777" w:rsidR="00E56613" w:rsidRPr="00E56613" w:rsidRDefault="00E56613" w:rsidP="00E56613">
      <w:pPr>
        <w:tabs>
          <w:tab w:val="left" w:pos="7880"/>
        </w:tabs>
        <w:spacing w:before="0" w:beforeAutospacing="0" w:after="0" w:afterAutospacing="0" w:line="240" w:lineRule="auto"/>
        <w:ind w:left="720"/>
        <w:jc w:val="both"/>
        <w:rPr>
          <w:rFonts w:ascii="David" w:eastAsia="Times New Roman" w:hAnsi="David" w:cs="David"/>
          <w:sz w:val="24"/>
          <w:szCs w:val="24"/>
          <w:rtl/>
        </w:rPr>
      </w:pPr>
      <w:r w:rsidRPr="00E56613">
        <w:rPr>
          <w:rFonts w:ascii="David" w:eastAsia="Times New Roman" w:hAnsi="David" w:cs="David"/>
          <w:sz w:val="24"/>
          <w:szCs w:val="24"/>
          <w:rtl/>
        </w:rPr>
        <w:t>הביטוח מורחב לכלול את המזמין כמבוטח נוסף לעניין אחריותו הנובעת מאחריות הקבלן עקב העבודות, בכפוף לסעיף אחריות צולבת.</w:t>
      </w:r>
    </w:p>
    <w:p w14:paraId="30AFC511"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6227FC1C" w14:textId="77777777" w:rsidR="00E56613" w:rsidRPr="00E56613" w:rsidRDefault="00E56613" w:rsidP="00E56613">
      <w:pPr>
        <w:spacing w:before="0" w:beforeAutospacing="0" w:after="0" w:afterAutospacing="0" w:line="360" w:lineRule="auto"/>
        <w:ind w:firstLine="720"/>
        <w:jc w:val="both"/>
        <w:rPr>
          <w:rFonts w:ascii="David" w:eastAsia="Times New Roman" w:hAnsi="David" w:cs="David"/>
          <w:sz w:val="24"/>
          <w:szCs w:val="24"/>
          <w:rtl/>
        </w:rPr>
      </w:pPr>
      <w:r w:rsidRPr="00E56613">
        <w:rPr>
          <w:rFonts w:ascii="David" w:eastAsia="Times New Roman" w:hAnsi="David" w:cs="David"/>
          <w:sz w:val="24"/>
          <w:szCs w:val="24"/>
          <w:u w:val="single"/>
          <w:rtl/>
        </w:rPr>
        <w:t>תקופת הביטוח</w:t>
      </w:r>
      <w:r w:rsidRPr="00E56613">
        <w:rPr>
          <w:rFonts w:ascii="David" w:eastAsia="Times New Roman" w:hAnsi="David" w:cs="David"/>
          <w:sz w:val="24"/>
          <w:szCs w:val="24"/>
          <w:rtl/>
        </w:rPr>
        <w:t>: החל מיום __________ ועד ליום __________.</w:t>
      </w:r>
    </w:p>
    <w:p w14:paraId="32FF9D55"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13439395" w14:textId="77777777" w:rsidR="00E56613" w:rsidRPr="00E56613" w:rsidRDefault="00E56613" w:rsidP="00E56613">
      <w:pPr>
        <w:keepNext/>
        <w:spacing w:before="0" w:beforeAutospacing="0" w:after="0" w:afterAutospacing="0" w:line="360" w:lineRule="auto"/>
        <w:ind w:left="1440" w:hanging="720"/>
        <w:jc w:val="center"/>
        <w:outlineLvl w:val="0"/>
        <w:rPr>
          <w:rFonts w:ascii="David" w:eastAsia="Times New Roman" w:hAnsi="David" w:cs="David"/>
          <w:b/>
          <w:bCs/>
          <w:sz w:val="24"/>
          <w:szCs w:val="24"/>
          <w:rtl/>
        </w:rPr>
      </w:pPr>
    </w:p>
    <w:p w14:paraId="22817C78" w14:textId="77777777" w:rsidR="00E56613" w:rsidRPr="00E56613" w:rsidRDefault="00E56613" w:rsidP="00E56613">
      <w:pPr>
        <w:spacing w:before="0" w:beforeAutospacing="0" w:after="0" w:afterAutospacing="0" w:line="360" w:lineRule="auto"/>
        <w:jc w:val="both"/>
        <w:rPr>
          <w:rFonts w:ascii="David" w:eastAsia="Times New Roman" w:hAnsi="David" w:cs="David"/>
          <w:b/>
          <w:bCs/>
          <w:sz w:val="24"/>
          <w:szCs w:val="24"/>
          <w:rtl/>
        </w:rPr>
      </w:pPr>
      <w:r w:rsidRPr="00E56613">
        <w:rPr>
          <w:rFonts w:ascii="David" w:eastAsia="Times New Roman" w:hAnsi="David" w:cs="David"/>
          <w:b/>
          <w:bCs/>
          <w:sz w:val="24"/>
          <w:szCs w:val="24"/>
          <w:u w:val="single"/>
          <w:rtl/>
        </w:rPr>
        <w:t>כללי לכל הפוליסות</w:t>
      </w:r>
      <w:r w:rsidRPr="00E56613">
        <w:rPr>
          <w:rFonts w:ascii="David" w:eastAsia="Times New Roman" w:hAnsi="David" w:cs="David"/>
          <w:b/>
          <w:bCs/>
          <w:sz w:val="24"/>
          <w:szCs w:val="24"/>
          <w:rtl/>
        </w:rPr>
        <w:t xml:space="preserve"> – </w:t>
      </w:r>
    </w:p>
    <w:p w14:paraId="5C90CA0E" w14:textId="77777777" w:rsidR="00E56613" w:rsidRPr="00E56613" w:rsidRDefault="00E56613" w:rsidP="00152923">
      <w:pPr>
        <w:spacing w:before="0" w:beforeAutospacing="0" w:after="0" w:afterAutospacing="0" w:line="360" w:lineRule="auto"/>
        <w:ind w:right="-142"/>
        <w:jc w:val="both"/>
        <w:rPr>
          <w:rFonts w:ascii="David" w:eastAsia="Times New Roman" w:hAnsi="David" w:cs="David"/>
          <w:sz w:val="24"/>
          <w:szCs w:val="24"/>
          <w:rtl/>
        </w:rPr>
      </w:pPr>
    </w:p>
    <w:p w14:paraId="39A45959" w14:textId="77777777" w:rsidR="00E56613" w:rsidRPr="00E56613" w:rsidRDefault="00E56613" w:rsidP="00152923">
      <w:pPr>
        <w:numPr>
          <w:ilvl w:val="0"/>
          <w:numId w:val="1"/>
        </w:numPr>
        <w:spacing w:before="0" w:beforeAutospacing="0" w:after="0" w:afterAutospacing="0" w:line="240" w:lineRule="auto"/>
        <w:ind w:right="-142"/>
        <w:jc w:val="both"/>
        <w:rPr>
          <w:rFonts w:ascii="David" w:eastAsia="Times New Roman" w:hAnsi="David" w:cs="David"/>
          <w:sz w:val="24"/>
          <w:szCs w:val="24"/>
          <w:rtl/>
        </w:rPr>
      </w:pPr>
      <w:r w:rsidRPr="00E56613">
        <w:rPr>
          <w:rFonts w:ascii="David" w:eastAsia="Times New Roman" w:hAnsi="David" w:cs="David"/>
          <w:sz w:val="24"/>
          <w:szCs w:val="24"/>
          <w:rtl/>
        </w:rPr>
        <w:t>"המזמין" לצורך הביטוחים דלעיל הינו לרבות חברת אם ו/או חברות בנות ו/או חברות שלובות ו/או קשורות ו/או כל חברה בקבוצת "אפריקה-ישראל" ו/או עובדיהם ו/או מנהליהם.</w:t>
      </w:r>
    </w:p>
    <w:p w14:paraId="71047223" w14:textId="77777777" w:rsidR="00E56613" w:rsidRPr="00E56613" w:rsidRDefault="00E56613" w:rsidP="00152923">
      <w:pPr>
        <w:spacing w:before="0" w:beforeAutospacing="0" w:after="0" w:afterAutospacing="0" w:line="360" w:lineRule="auto"/>
        <w:ind w:right="-142"/>
        <w:jc w:val="both"/>
        <w:rPr>
          <w:rFonts w:ascii="David" w:eastAsia="Times New Roman" w:hAnsi="David" w:cs="David"/>
          <w:sz w:val="24"/>
          <w:szCs w:val="24"/>
        </w:rPr>
      </w:pPr>
    </w:p>
    <w:p w14:paraId="529B9B81" w14:textId="77777777" w:rsidR="00E56613" w:rsidRPr="00E56613" w:rsidRDefault="00E56613" w:rsidP="00152923">
      <w:pPr>
        <w:numPr>
          <w:ilvl w:val="0"/>
          <w:numId w:val="1"/>
        </w:numPr>
        <w:spacing w:before="0" w:beforeAutospacing="0" w:after="0" w:afterAutospacing="0" w:line="240" w:lineRule="auto"/>
        <w:ind w:right="-142"/>
        <w:jc w:val="both"/>
        <w:rPr>
          <w:rFonts w:ascii="David" w:eastAsia="Times New Roman" w:hAnsi="David" w:cs="David"/>
          <w:sz w:val="24"/>
          <w:szCs w:val="24"/>
          <w:rtl/>
        </w:rPr>
      </w:pPr>
      <w:r w:rsidRPr="00E56613">
        <w:rPr>
          <w:rFonts w:ascii="David" w:eastAsia="Times New Roman" w:hAnsi="David" w:cs="David"/>
          <w:sz w:val="24"/>
          <w:szCs w:val="24"/>
          <w:rtl/>
        </w:rPr>
        <w:t>נוסח הפוליסות (למעט אחריות מקצועית) לא יפחת מהנוסח הידוע כביט במהדורה הרלוונטית לעת עריכת הביטוח. מבלי לגרוע מכל הרחבה ו/או הוראה מפורשת ו/או ספציפית המפורטת לעיל מובהר, למען הסר ספק, כי כל הרחבה ו/או הוראה מפורשת ו/או ספציפית כזאת, גוברת.</w:t>
      </w:r>
    </w:p>
    <w:p w14:paraId="36A98831" w14:textId="77777777" w:rsidR="00E56613" w:rsidRPr="00E56613" w:rsidRDefault="00E56613" w:rsidP="00152923">
      <w:pPr>
        <w:spacing w:before="0" w:beforeAutospacing="0" w:after="0" w:afterAutospacing="0" w:line="360" w:lineRule="auto"/>
        <w:ind w:right="-142"/>
        <w:jc w:val="both"/>
        <w:rPr>
          <w:rFonts w:ascii="David" w:eastAsia="Times New Roman" w:hAnsi="David" w:cs="David"/>
          <w:sz w:val="24"/>
          <w:szCs w:val="24"/>
          <w:rtl/>
        </w:rPr>
      </w:pPr>
    </w:p>
    <w:p w14:paraId="20DAA1F6" w14:textId="77777777" w:rsidR="00E56613" w:rsidRPr="00E56613" w:rsidRDefault="00E56613" w:rsidP="00152923">
      <w:pPr>
        <w:numPr>
          <w:ilvl w:val="0"/>
          <w:numId w:val="1"/>
        </w:numPr>
        <w:spacing w:before="0" w:beforeAutospacing="0" w:after="0" w:afterAutospacing="0" w:line="240" w:lineRule="auto"/>
        <w:ind w:right="-142"/>
        <w:jc w:val="both"/>
        <w:rPr>
          <w:rFonts w:ascii="David" w:eastAsia="Times New Roman" w:hAnsi="David" w:cs="David"/>
          <w:sz w:val="24"/>
          <w:szCs w:val="24"/>
        </w:rPr>
      </w:pPr>
      <w:r w:rsidRPr="00E56613">
        <w:rPr>
          <w:rFonts w:ascii="David" w:eastAsia="Times New Roman" w:hAnsi="David" w:cs="David"/>
          <w:sz w:val="24"/>
          <w:szCs w:val="24"/>
          <w:rtl/>
        </w:rPr>
        <w:t>הננו מאשרים כי ידוע לנו שהאחריות לתשלום פרמיות הביטוח והשתתפות עצמית חלה על המתכנן בלבד, ובשום מקרה לא על אפ"י.</w:t>
      </w:r>
    </w:p>
    <w:p w14:paraId="7E840BE4" w14:textId="77777777" w:rsidR="00E56613" w:rsidRPr="00E56613" w:rsidRDefault="00E56613" w:rsidP="00152923">
      <w:pPr>
        <w:spacing w:before="0" w:beforeAutospacing="0" w:after="0" w:afterAutospacing="0" w:line="360" w:lineRule="auto"/>
        <w:ind w:left="720" w:right="-142"/>
        <w:jc w:val="both"/>
        <w:rPr>
          <w:rFonts w:ascii="David" w:eastAsia="Times New Roman" w:hAnsi="David" w:cs="David"/>
          <w:sz w:val="24"/>
          <w:szCs w:val="24"/>
          <w:rtl/>
        </w:rPr>
      </w:pPr>
    </w:p>
    <w:p w14:paraId="2AC92C81" w14:textId="77777777" w:rsidR="00E56613" w:rsidRPr="00E56613" w:rsidRDefault="00E56613" w:rsidP="00152923">
      <w:pPr>
        <w:numPr>
          <w:ilvl w:val="0"/>
          <w:numId w:val="1"/>
        </w:numPr>
        <w:spacing w:before="0" w:beforeAutospacing="0" w:after="0" w:afterAutospacing="0" w:line="360" w:lineRule="auto"/>
        <w:ind w:right="-142"/>
        <w:jc w:val="both"/>
        <w:rPr>
          <w:rFonts w:ascii="David" w:eastAsia="Times New Roman" w:hAnsi="David" w:cs="David"/>
          <w:sz w:val="24"/>
          <w:szCs w:val="24"/>
          <w:rtl/>
        </w:rPr>
      </w:pPr>
      <w:r w:rsidRPr="00E56613">
        <w:rPr>
          <w:rFonts w:ascii="David" w:eastAsia="Times New Roman" w:hAnsi="David" w:cs="David"/>
          <w:sz w:val="24"/>
          <w:szCs w:val="24"/>
          <w:rtl/>
        </w:rPr>
        <w:t>הפרת תנאי הפוליסות על ידי הקבלן בתום לב לא תפגע בזכויות המזמין על פיהן.</w:t>
      </w:r>
    </w:p>
    <w:p w14:paraId="02BD2250" w14:textId="77777777" w:rsidR="00E56613" w:rsidRPr="00E56613" w:rsidRDefault="00E56613" w:rsidP="00152923">
      <w:pPr>
        <w:spacing w:before="0" w:beforeAutospacing="0" w:after="0" w:afterAutospacing="0" w:line="360" w:lineRule="auto"/>
        <w:ind w:right="-142"/>
        <w:jc w:val="both"/>
        <w:rPr>
          <w:rFonts w:ascii="David" w:eastAsia="Times New Roman" w:hAnsi="David" w:cs="David"/>
          <w:sz w:val="24"/>
          <w:szCs w:val="24"/>
          <w:rtl/>
        </w:rPr>
      </w:pPr>
    </w:p>
    <w:p w14:paraId="2CDA1B8C" w14:textId="77777777" w:rsidR="00E56613" w:rsidRPr="00E56613" w:rsidRDefault="00E56613" w:rsidP="00152923">
      <w:pPr>
        <w:numPr>
          <w:ilvl w:val="0"/>
          <w:numId w:val="1"/>
        </w:numPr>
        <w:spacing w:before="0" w:beforeAutospacing="0" w:after="0" w:afterAutospacing="0" w:line="240" w:lineRule="auto"/>
        <w:ind w:right="-142"/>
        <w:jc w:val="both"/>
        <w:rPr>
          <w:rFonts w:ascii="David" w:eastAsia="Times New Roman" w:hAnsi="David" w:cs="David"/>
          <w:sz w:val="24"/>
          <w:szCs w:val="24"/>
        </w:rPr>
      </w:pPr>
      <w:r w:rsidRPr="00E56613">
        <w:rPr>
          <w:rFonts w:ascii="David" w:eastAsia="Times New Roman" w:hAnsi="David" w:cs="David"/>
          <w:sz w:val="24"/>
          <w:szCs w:val="24"/>
          <w:rtl/>
        </w:rPr>
        <w:t>הננו מאשרים כי כל הביטוחים הנ"ל הינם ראשוניים וקודמים לכל ביטוח הנערך על ידי אפ"י ו/או לטובתה, ואנו מוותרים על כל טענה ו/או דרישה ו/או תביעה בדבר שיתוף ביטוחי אפ"י.</w:t>
      </w:r>
    </w:p>
    <w:p w14:paraId="465FA473" w14:textId="77777777" w:rsidR="00E56613" w:rsidRPr="00E56613" w:rsidRDefault="00E56613" w:rsidP="00152923">
      <w:pPr>
        <w:spacing w:before="0" w:beforeAutospacing="0" w:after="0" w:afterAutospacing="0" w:line="360" w:lineRule="auto"/>
        <w:ind w:left="720" w:right="-142"/>
        <w:jc w:val="both"/>
        <w:rPr>
          <w:rFonts w:ascii="David" w:eastAsia="Times New Roman" w:hAnsi="David" w:cs="David"/>
          <w:sz w:val="24"/>
          <w:szCs w:val="24"/>
          <w:rtl/>
        </w:rPr>
      </w:pPr>
    </w:p>
    <w:p w14:paraId="5E34B168" w14:textId="77777777" w:rsidR="00E56613" w:rsidRPr="00E56613" w:rsidRDefault="00E56613" w:rsidP="00152923">
      <w:pPr>
        <w:numPr>
          <w:ilvl w:val="0"/>
          <w:numId w:val="1"/>
        </w:numPr>
        <w:spacing w:before="0" w:beforeAutospacing="0" w:after="0" w:afterAutospacing="0" w:line="240" w:lineRule="auto"/>
        <w:ind w:right="-142"/>
        <w:jc w:val="both"/>
        <w:rPr>
          <w:rFonts w:ascii="David" w:eastAsia="Times New Roman" w:hAnsi="David" w:cs="David"/>
          <w:sz w:val="24"/>
          <w:szCs w:val="24"/>
        </w:rPr>
      </w:pPr>
      <w:r w:rsidRPr="00E56613">
        <w:rPr>
          <w:rFonts w:ascii="David" w:eastAsia="Times New Roman" w:hAnsi="David" w:cs="David"/>
          <w:sz w:val="24"/>
          <w:szCs w:val="24"/>
          <w:rtl/>
        </w:rPr>
        <w:lastRenderedPageBreak/>
        <w:t>הפוליסות כוללות ויתור על זכות התחלוף כלפי אפ"י, עובדיה ומנהליה, ובלבד שהויתור על זכות התחלוף כאמור לא יחול לטובת מי שגרם לנזק בזדון.</w:t>
      </w:r>
    </w:p>
    <w:p w14:paraId="2686D69F"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1DE4648F" w14:textId="77777777" w:rsidR="00E56613" w:rsidRPr="00E56613" w:rsidRDefault="00E56613" w:rsidP="00152923">
      <w:pPr>
        <w:numPr>
          <w:ilvl w:val="0"/>
          <w:numId w:val="1"/>
        </w:numPr>
        <w:spacing w:before="0" w:beforeAutospacing="0" w:after="0" w:afterAutospacing="0" w:line="240" w:lineRule="auto"/>
        <w:ind w:right="-142"/>
        <w:jc w:val="both"/>
        <w:rPr>
          <w:rFonts w:ascii="David" w:eastAsia="Times New Roman" w:hAnsi="David" w:cs="David"/>
          <w:sz w:val="24"/>
          <w:szCs w:val="24"/>
          <w:rtl/>
        </w:rPr>
      </w:pPr>
      <w:r w:rsidRPr="00E56613">
        <w:rPr>
          <w:rFonts w:ascii="David" w:eastAsia="Times New Roman" w:hAnsi="David" w:cs="David"/>
          <w:sz w:val="24"/>
          <w:szCs w:val="24"/>
          <w:rtl/>
        </w:rPr>
        <w:t>הננו מתחייבים כי הביטוחים הנ"ל לא יבוטלו ולא יצומצמו במשך תקופת הביטוח, אלא בהודעה מראש של 60 יום לאפ"י, בכתב, בדואר רשום.</w:t>
      </w:r>
    </w:p>
    <w:p w14:paraId="5DF290C6"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3DA8D911"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119C328D"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bCs/>
          <w:sz w:val="24"/>
          <w:szCs w:val="24"/>
          <w:rtl/>
        </w:rPr>
        <w:t>אישורנו זה הינו בכפוף לתנאי פוליסות הביטוח המקוריות ולסייגיהן, עד כמה שלא שונו על פי האמור באישור זה.</w:t>
      </w:r>
    </w:p>
    <w:p w14:paraId="304C08BD"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6FF8195E"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1BF21BC5"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32200858"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11ECDF27"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4739A413"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09583CA1"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191AAA28"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2EFE86D1"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7586C1EF"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4DCAEF00" w14:textId="77777777" w:rsidR="00E56613" w:rsidRPr="00E56613" w:rsidRDefault="00E56613" w:rsidP="00E56613">
      <w:pPr>
        <w:bidi w:val="0"/>
        <w:spacing w:before="0" w:beforeAutospacing="0" w:after="0" w:afterAutospacing="0" w:line="360" w:lineRule="auto"/>
        <w:jc w:val="both"/>
        <w:rPr>
          <w:rFonts w:ascii="David" w:eastAsia="Times New Roman" w:hAnsi="David" w:cs="David"/>
          <w:sz w:val="24"/>
          <w:szCs w:val="24"/>
        </w:rPr>
      </w:pPr>
    </w:p>
    <w:p w14:paraId="7D3FB288"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______________</w:t>
      </w:r>
      <w:r w:rsidRPr="00E56613">
        <w:rPr>
          <w:rFonts w:ascii="David" w:eastAsia="Times New Roman" w:hAnsi="David" w:cs="David"/>
          <w:sz w:val="24"/>
          <w:szCs w:val="24"/>
          <w:rtl/>
        </w:rPr>
        <w:tab/>
        <w:t>______________</w:t>
      </w:r>
      <w:r w:rsidRPr="00E56613">
        <w:rPr>
          <w:rFonts w:ascii="David" w:eastAsia="Times New Roman" w:hAnsi="David" w:cs="David"/>
          <w:sz w:val="24"/>
          <w:szCs w:val="24"/>
          <w:rtl/>
        </w:rPr>
        <w:tab/>
        <w:t>______________</w:t>
      </w:r>
      <w:r w:rsidRPr="00E56613">
        <w:rPr>
          <w:rFonts w:ascii="David" w:eastAsia="Times New Roman" w:hAnsi="David" w:cs="David"/>
          <w:sz w:val="24"/>
          <w:szCs w:val="24"/>
          <w:rtl/>
        </w:rPr>
        <w:tab/>
        <w:t>______________</w:t>
      </w:r>
    </w:p>
    <w:p w14:paraId="0FB0FBF4"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(חותמת המבטח)</w:t>
      </w:r>
      <w:r w:rsidRPr="00E56613">
        <w:rPr>
          <w:rFonts w:ascii="David" w:eastAsia="Times New Roman" w:hAnsi="David" w:cs="David"/>
          <w:sz w:val="24"/>
          <w:szCs w:val="24"/>
          <w:rtl/>
        </w:rPr>
        <w:tab/>
        <w:t>(חתימת המבטח)</w:t>
      </w:r>
      <w:r w:rsidRPr="00E56613">
        <w:rPr>
          <w:rFonts w:ascii="David" w:eastAsia="Times New Roman" w:hAnsi="David" w:cs="David"/>
          <w:sz w:val="24"/>
          <w:szCs w:val="24"/>
          <w:rtl/>
        </w:rPr>
        <w:tab/>
        <w:t>(שם החותם)</w:t>
      </w:r>
      <w:r w:rsidRPr="00E56613">
        <w:rPr>
          <w:rFonts w:ascii="David" w:eastAsia="Times New Roman" w:hAnsi="David" w:cs="David"/>
          <w:sz w:val="24"/>
          <w:szCs w:val="24"/>
          <w:rtl/>
        </w:rPr>
        <w:tab/>
      </w:r>
      <w:r w:rsidRPr="00E56613">
        <w:rPr>
          <w:rFonts w:ascii="David" w:eastAsia="Times New Roman" w:hAnsi="David" w:cs="David"/>
          <w:sz w:val="24"/>
          <w:szCs w:val="24"/>
          <w:rtl/>
        </w:rPr>
        <w:tab/>
        <w:t xml:space="preserve">(תפקיד החותם) </w:t>
      </w:r>
    </w:p>
    <w:p w14:paraId="13BE6C87"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0B5622F4"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0287AF0E"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2A535958" w14:textId="77777777" w:rsidR="009D53C2" w:rsidRDefault="00E56613" w:rsidP="00E56613">
      <w:pPr>
        <w:spacing w:before="0" w:beforeAutospacing="0" w:after="0" w:afterAutospacing="0" w:line="360" w:lineRule="auto"/>
        <w:jc w:val="center"/>
        <w:rPr>
          <w:rFonts w:ascii="David" w:eastAsia="Times New Roman" w:hAnsi="David" w:cs="David"/>
          <w:b/>
          <w:bCs/>
          <w:sz w:val="24"/>
          <w:szCs w:val="24"/>
          <w:u w:val="single"/>
          <w:rtl/>
        </w:rPr>
      </w:pPr>
      <w:r w:rsidRPr="00E56613">
        <w:rPr>
          <w:rFonts w:ascii="David" w:eastAsia="Times New Roman" w:hAnsi="David" w:cs="David"/>
          <w:b/>
          <w:bCs/>
          <w:sz w:val="25"/>
          <w:szCs w:val="25"/>
          <w:u w:val="single"/>
          <w:rtl/>
        </w:rPr>
        <w:br w:type="page"/>
      </w:r>
    </w:p>
    <w:p w14:paraId="5A9753B8" w14:textId="77777777" w:rsidR="009D53C2" w:rsidRDefault="009D53C2" w:rsidP="009D53C2">
      <w:pPr>
        <w:spacing w:before="0" w:beforeAutospacing="0" w:after="0" w:afterAutospacing="0" w:line="360" w:lineRule="auto"/>
        <w:jc w:val="center"/>
        <w:rPr>
          <w:rFonts w:ascii="David" w:eastAsia="Times New Roman" w:hAnsi="David" w:cs="David"/>
          <w:b/>
          <w:bCs/>
          <w:sz w:val="24"/>
          <w:szCs w:val="24"/>
          <w:u w:val="single"/>
          <w:rtl/>
        </w:rPr>
      </w:pPr>
    </w:p>
    <w:p w14:paraId="7A73A703" w14:textId="77777777" w:rsidR="009D53C2" w:rsidRPr="00E56613" w:rsidRDefault="009D53C2" w:rsidP="00653870">
      <w:pPr>
        <w:spacing w:before="0" w:beforeAutospacing="0" w:after="0" w:afterAutospacing="0" w:line="360" w:lineRule="auto"/>
        <w:jc w:val="center"/>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t>נספח 3.1.1</w:t>
      </w:r>
      <w:r>
        <w:rPr>
          <w:rFonts w:ascii="David" w:eastAsia="Times New Roman" w:hAnsi="David" w:cs="David" w:hint="cs"/>
          <w:b/>
          <w:bCs/>
          <w:sz w:val="24"/>
          <w:szCs w:val="24"/>
          <w:u w:val="single"/>
          <w:rtl/>
        </w:rPr>
        <w:t>4.1</w:t>
      </w:r>
    </w:p>
    <w:p w14:paraId="41DB10E1" w14:textId="77777777" w:rsidR="009D53C2" w:rsidRDefault="009D53C2" w:rsidP="009D53C2">
      <w:pPr>
        <w:pStyle w:val="ac"/>
        <w:rPr>
          <w:rFonts w:ascii="David" w:eastAsia="Calibri" w:hAnsi="David"/>
          <w:b/>
          <w:sz w:val="24"/>
          <w:szCs w:val="24"/>
          <w:rtl/>
        </w:rPr>
      </w:pPr>
      <w:r>
        <w:rPr>
          <w:rFonts w:ascii="David" w:eastAsia="Calibri" w:hAnsi="David" w:hint="cs"/>
          <w:b/>
          <w:sz w:val="24"/>
          <w:szCs w:val="24"/>
          <w:rtl/>
        </w:rPr>
        <w:t>מפרט ביטוחי הקבלן</w:t>
      </w:r>
    </w:p>
    <w:p w14:paraId="0C236C12" w14:textId="77777777" w:rsidR="009D53C2" w:rsidRPr="00152923" w:rsidRDefault="009D53C2" w:rsidP="009D53C2">
      <w:pPr>
        <w:pStyle w:val="ac"/>
        <w:rPr>
          <w:rFonts w:ascii="David" w:eastAsia="Calibri" w:hAnsi="David"/>
          <w:b/>
          <w:sz w:val="24"/>
          <w:szCs w:val="24"/>
          <w:rtl/>
        </w:rPr>
      </w:pPr>
    </w:p>
    <w:p w14:paraId="45F5AA55" w14:textId="77777777" w:rsidR="009D53C2" w:rsidRDefault="009D53C2" w:rsidP="00F9429A">
      <w:pPr>
        <w:tabs>
          <w:tab w:val="left" w:pos="8306"/>
        </w:tabs>
        <w:spacing w:before="0" w:beforeAutospacing="0" w:after="0" w:afterAutospacing="0" w:line="240" w:lineRule="auto"/>
        <w:jc w:val="both"/>
        <w:rPr>
          <w:rFonts w:ascii="David" w:eastAsia="Times New Roman" w:hAnsi="David" w:cs="David"/>
          <w:sz w:val="24"/>
          <w:szCs w:val="24"/>
          <w:rtl/>
        </w:rPr>
      </w:pPr>
      <w:r w:rsidRPr="00F9429A">
        <w:rPr>
          <w:rFonts w:ascii="David" w:eastAsia="Times New Roman" w:hAnsi="David" w:cs="David"/>
          <w:sz w:val="24"/>
          <w:szCs w:val="24"/>
          <w:rtl/>
        </w:rPr>
        <w:t>הקבלן מאשר בזאת כי ערך פוליסות ביטוח על שמו בקשר עם ההסכם בנדון בהיקף כיסוי הניתן על פי הפוליסות בכפוף לאמור להלן אינו נופל מהכיסוי הניתן על פי נוסח הפוליסות הידוע כביט/2013 או נוסח מאוחר יותר המחליף את תנאי ביט/2013. ביחס ל"אחריות מקצועית" היקף הכיסוי אינו נופל מהאמור</w:t>
      </w:r>
      <w:r w:rsidRPr="00653870">
        <w:rPr>
          <w:rFonts w:ascii="David" w:eastAsia="Times New Roman" w:hAnsi="David" w:cs="David"/>
          <w:sz w:val="24"/>
          <w:szCs w:val="24"/>
          <w:rtl/>
        </w:rPr>
        <w:t xml:space="preserve"> בסעיף3 להלן</w:t>
      </w:r>
      <w:r>
        <w:rPr>
          <w:rFonts w:ascii="David" w:eastAsia="Times New Roman" w:hAnsi="David" w:cs="David" w:hint="cs"/>
          <w:sz w:val="24"/>
          <w:szCs w:val="24"/>
          <w:rtl/>
        </w:rPr>
        <w:t>.</w:t>
      </w:r>
    </w:p>
    <w:p w14:paraId="7C9456C4" w14:textId="77777777" w:rsidR="009D53C2" w:rsidRDefault="009D53C2" w:rsidP="00F9429A">
      <w:pPr>
        <w:tabs>
          <w:tab w:val="left" w:pos="8306"/>
        </w:tabs>
        <w:spacing w:before="0" w:beforeAutospacing="0" w:after="0" w:afterAutospacing="0" w:line="240" w:lineRule="auto"/>
        <w:ind w:left="720"/>
        <w:jc w:val="both"/>
        <w:rPr>
          <w:rFonts w:ascii="David" w:eastAsia="Times New Roman" w:hAnsi="David" w:cs="David"/>
          <w:sz w:val="24"/>
          <w:szCs w:val="24"/>
          <w:rtl/>
        </w:rPr>
      </w:pPr>
    </w:p>
    <w:p w14:paraId="61D19FE0" w14:textId="77777777" w:rsidR="009D53C2" w:rsidRDefault="009D53C2" w:rsidP="009D53C2">
      <w:pPr>
        <w:numPr>
          <w:ilvl w:val="0"/>
          <w:numId w:val="32"/>
        </w:numPr>
        <w:tabs>
          <w:tab w:val="left" w:pos="864"/>
          <w:tab w:val="left" w:pos="1440"/>
          <w:tab w:val="left" w:pos="2160"/>
          <w:tab w:val="left" w:pos="2880"/>
          <w:tab w:val="left" w:pos="3600"/>
          <w:tab w:val="left" w:pos="4320"/>
          <w:tab w:val="left" w:pos="5040"/>
          <w:tab w:val="left" w:pos="5760"/>
        </w:tabs>
        <w:spacing w:before="0" w:beforeAutospacing="0" w:after="0" w:afterAutospacing="0" w:line="240" w:lineRule="auto"/>
        <w:ind w:left="864" w:hanging="864"/>
        <w:jc w:val="both"/>
        <w:rPr>
          <w:rFonts w:ascii="David" w:eastAsia="Times New Roman" w:hAnsi="David" w:cs="David"/>
          <w:szCs w:val="24"/>
          <w:lang w:eastAsia="he-IL"/>
        </w:rPr>
      </w:pPr>
      <w:r w:rsidRPr="00944CA5">
        <w:rPr>
          <w:rFonts w:ascii="David" w:eastAsia="Times New Roman" w:hAnsi="David" w:cs="David"/>
          <w:b/>
          <w:bCs/>
          <w:szCs w:val="24"/>
          <w:rtl/>
          <w:lang w:eastAsia="he-IL"/>
        </w:rPr>
        <w:t>ביטוח אש מורחב</w:t>
      </w:r>
      <w:r w:rsidRPr="00944CA5">
        <w:rPr>
          <w:rFonts w:ascii="David" w:eastAsia="Times New Roman" w:hAnsi="David" w:cs="David"/>
          <w:szCs w:val="24"/>
          <w:rtl/>
          <w:lang w:eastAsia="he-IL"/>
        </w:rPr>
        <w:t xml:space="preserve"> המבטח מפני אבדן או נזק פיזי ובלתי צפוי (לרבות אך לא מוגבל לגניבה), , את הציוד וכל רכוש אחר המובא לאתר הפרויקט על ידי הקבלן ו</w:t>
      </w:r>
      <w:r w:rsidRPr="00944CA5">
        <w:rPr>
          <w:rFonts w:ascii="David" w:eastAsia="Times New Roman" w:hAnsi="David" w:cs="David" w:hint="cs"/>
          <w:szCs w:val="24"/>
          <w:rtl/>
          <w:lang w:eastAsia="he-IL"/>
        </w:rPr>
        <w:t>/או קבלני משנה מטעמו ו/או עבורם ו/או מטעמם</w:t>
      </w:r>
      <w:r w:rsidRPr="00944CA5">
        <w:rPr>
          <w:rFonts w:ascii="David" w:eastAsia="Times New Roman" w:hAnsi="David" w:cs="David"/>
          <w:szCs w:val="24"/>
          <w:rtl/>
          <w:lang w:eastAsia="he-IL"/>
        </w:rPr>
        <w:t>. הביטוח כולל סעיף בדבר ויתור על זכות התחלוף כלפי המזמין והבאים מטעמו, אולם האמור בדבר ויתור על זכות התחלוף לא יחול לטובת אדם שגרם לנזק בזדון.</w:t>
      </w:r>
    </w:p>
    <w:p w14:paraId="41EF4C2F" w14:textId="77777777" w:rsidR="009D53C2" w:rsidRDefault="009D53C2" w:rsidP="00F9429A">
      <w:pPr>
        <w:tabs>
          <w:tab w:val="left" w:pos="864"/>
          <w:tab w:val="left" w:pos="1440"/>
          <w:tab w:val="left" w:pos="2160"/>
          <w:tab w:val="left" w:pos="2880"/>
          <w:tab w:val="left" w:pos="3600"/>
          <w:tab w:val="left" w:pos="4320"/>
          <w:tab w:val="left" w:pos="5040"/>
          <w:tab w:val="left" w:pos="5760"/>
        </w:tabs>
        <w:spacing w:before="0" w:beforeAutospacing="0" w:after="0" w:afterAutospacing="0" w:line="240" w:lineRule="auto"/>
        <w:ind w:left="864"/>
        <w:jc w:val="both"/>
        <w:rPr>
          <w:rFonts w:ascii="David" w:eastAsia="Times New Roman" w:hAnsi="David" w:cs="David"/>
          <w:szCs w:val="24"/>
          <w:lang w:eastAsia="he-IL"/>
        </w:rPr>
      </w:pPr>
    </w:p>
    <w:p w14:paraId="144A91ED" w14:textId="77777777" w:rsidR="009D53C2" w:rsidRDefault="009D53C2" w:rsidP="00F9429A">
      <w:pPr>
        <w:numPr>
          <w:ilvl w:val="0"/>
          <w:numId w:val="32"/>
        </w:numPr>
        <w:tabs>
          <w:tab w:val="left" w:pos="864"/>
          <w:tab w:val="left" w:pos="1440"/>
          <w:tab w:val="left" w:pos="2160"/>
          <w:tab w:val="left" w:pos="2880"/>
          <w:tab w:val="left" w:pos="3600"/>
          <w:tab w:val="left" w:pos="4320"/>
          <w:tab w:val="left" w:pos="5040"/>
          <w:tab w:val="left" w:pos="5760"/>
        </w:tabs>
        <w:spacing w:before="0" w:beforeAutospacing="0" w:after="0" w:afterAutospacing="0" w:line="240" w:lineRule="auto"/>
        <w:ind w:left="864" w:hanging="864"/>
        <w:jc w:val="both"/>
        <w:rPr>
          <w:rFonts w:ascii="David" w:eastAsia="Times New Roman" w:hAnsi="David" w:cs="David"/>
          <w:szCs w:val="24"/>
          <w:lang w:eastAsia="he-IL"/>
        </w:rPr>
      </w:pPr>
      <w:r w:rsidRPr="00720409">
        <w:rPr>
          <w:rFonts w:ascii="David" w:eastAsia="Times New Roman" w:hAnsi="David" w:cs="David" w:hint="cs"/>
          <w:b/>
          <w:bCs/>
          <w:szCs w:val="24"/>
          <w:rtl/>
          <w:lang w:eastAsia="he-IL"/>
        </w:rPr>
        <w:t>ביטוח</w:t>
      </w:r>
      <w:r w:rsidRPr="00720409">
        <w:rPr>
          <w:rFonts w:ascii="David" w:eastAsia="Times New Roman" w:hAnsi="David" w:cs="David"/>
          <w:b/>
          <w:bCs/>
          <w:szCs w:val="24"/>
          <w:rtl/>
          <w:lang w:eastAsia="he-IL"/>
        </w:rPr>
        <w:t xml:space="preserve"> </w:t>
      </w:r>
      <w:r w:rsidRPr="00720409">
        <w:rPr>
          <w:rFonts w:ascii="David" w:eastAsia="Times New Roman" w:hAnsi="David" w:cs="David" w:hint="cs"/>
          <w:b/>
          <w:bCs/>
          <w:szCs w:val="24"/>
          <w:rtl/>
          <w:lang w:eastAsia="he-IL"/>
        </w:rPr>
        <w:t>ציוד</w:t>
      </w:r>
      <w:r w:rsidRPr="00720409">
        <w:rPr>
          <w:rFonts w:ascii="David" w:eastAsia="Times New Roman" w:hAnsi="David" w:cs="David"/>
          <w:b/>
          <w:bCs/>
          <w:szCs w:val="24"/>
          <w:rtl/>
          <w:lang w:eastAsia="he-IL"/>
        </w:rPr>
        <w:t xml:space="preserve"> </w:t>
      </w:r>
      <w:r w:rsidRPr="00720409">
        <w:rPr>
          <w:rFonts w:ascii="David" w:eastAsia="Times New Roman" w:hAnsi="David" w:cs="David" w:hint="cs"/>
          <w:b/>
          <w:bCs/>
          <w:szCs w:val="24"/>
          <w:rtl/>
          <w:lang w:eastAsia="he-IL"/>
        </w:rPr>
        <w:t>מכני</w:t>
      </w:r>
      <w:r w:rsidRPr="00720409">
        <w:rPr>
          <w:rFonts w:ascii="David" w:eastAsia="Times New Roman" w:hAnsi="David" w:cs="David"/>
          <w:b/>
          <w:bCs/>
          <w:szCs w:val="24"/>
          <w:rtl/>
          <w:lang w:eastAsia="he-IL"/>
        </w:rPr>
        <w:t xml:space="preserve"> </w:t>
      </w:r>
      <w:r w:rsidRPr="00720409">
        <w:rPr>
          <w:rFonts w:ascii="David" w:eastAsia="Times New Roman" w:hAnsi="David" w:cs="David" w:hint="cs"/>
          <w:b/>
          <w:bCs/>
          <w:szCs w:val="24"/>
          <w:rtl/>
          <w:lang w:eastAsia="he-IL"/>
        </w:rPr>
        <w:t>הנדסי</w:t>
      </w:r>
      <w:r w:rsidRPr="00720409">
        <w:rPr>
          <w:rFonts w:ascii="David" w:eastAsia="Times New Roman" w:hAnsi="David" w:cs="David"/>
          <w:szCs w:val="24"/>
          <w:rtl/>
          <w:lang w:eastAsia="he-IL"/>
        </w:rPr>
        <w:t xml:space="preserve"> </w:t>
      </w:r>
      <w:r w:rsidRPr="00720409">
        <w:rPr>
          <w:rFonts w:ascii="David" w:eastAsia="Times New Roman" w:hAnsi="David" w:cs="David" w:hint="cs"/>
          <w:szCs w:val="24"/>
          <w:rtl/>
          <w:lang w:eastAsia="he-IL"/>
        </w:rPr>
        <w:t>לכל</w:t>
      </w:r>
      <w:r w:rsidRPr="00720409">
        <w:rPr>
          <w:rFonts w:ascii="David" w:eastAsia="Times New Roman" w:hAnsi="David" w:cs="David"/>
          <w:szCs w:val="24"/>
          <w:rtl/>
          <w:lang w:eastAsia="he-IL"/>
        </w:rPr>
        <w:t xml:space="preserve"> </w:t>
      </w:r>
      <w:r w:rsidRPr="00720409">
        <w:rPr>
          <w:rFonts w:ascii="David" w:eastAsia="Times New Roman" w:hAnsi="David" w:cs="David" w:hint="cs"/>
          <w:szCs w:val="24"/>
          <w:rtl/>
          <w:lang w:eastAsia="he-IL"/>
        </w:rPr>
        <w:t>הציוד</w:t>
      </w:r>
      <w:r w:rsidRPr="00720409">
        <w:rPr>
          <w:rFonts w:ascii="David" w:eastAsia="Times New Roman" w:hAnsi="David" w:cs="David"/>
          <w:szCs w:val="24"/>
          <w:rtl/>
          <w:lang w:eastAsia="he-IL"/>
        </w:rPr>
        <w:t xml:space="preserve"> </w:t>
      </w:r>
      <w:r w:rsidRPr="00720409">
        <w:rPr>
          <w:rFonts w:ascii="David" w:eastAsia="Times New Roman" w:hAnsi="David" w:cs="David" w:hint="cs"/>
          <w:szCs w:val="24"/>
          <w:rtl/>
          <w:lang w:eastAsia="he-IL"/>
        </w:rPr>
        <w:t>המכני</w:t>
      </w:r>
      <w:r w:rsidRPr="00720409">
        <w:rPr>
          <w:rFonts w:ascii="David" w:eastAsia="Times New Roman" w:hAnsi="David" w:cs="David"/>
          <w:szCs w:val="24"/>
          <w:rtl/>
          <w:lang w:eastAsia="he-IL"/>
        </w:rPr>
        <w:t xml:space="preserve"> </w:t>
      </w:r>
      <w:r w:rsidRPr="00720409">
        <w:rPr>
          <w:rFonts w:ascii="David" w:eastAsia="Times New Roman" w:hAnsi="David" w:cs="David" w:hint="cs"/>
          <w:szCs w:val="24"/>
          <w:rtl/>
          <w:lang w:eastAsia="he-IL"/>
        </w:rPr>
        <w:t>ההנדסי</w:t>
      </w:r>
      <w:r w:rsidRPr="00720409">
        <w:rPr>
          <w:rFonts w:ascii="David" w:eastAsia="Times New Roman" w:hAnsi="David" w:cs="David"/>
          <w:szCs w:val="24"/>
          <w:rtl/>
          <w:lang w:eastAsia="he-IL"/>
        </w:rPr>
        <w:t xml:space="preserve"> </w:t>
      </w:r>
      <w:r w:rsidRPr="00720409">
        <w:rPr>
          <w:rFonts w:ascii="David" w:eastAsia="Times New Roman" w:hAnsi="David" w:cs="David" w:hint="cs"/>
          <w:szCs w:val="24"/>
          <w:rtl/>
          <w:lang w:eastAsia="he-IL"/>
        </w:rPr>
        <w:t>המובא</w:t>
      </w:r>
      <w:r w:rsidRPr="00720409">
        <w:rPr>
          <w:rFonts w:ascii="David" w:eastAsia="Times New Roman" w:hAnsi="David" w:cs="David"/>
          <w:szCs w:val="24"/>
          <w:rtl/>
          <w:lang w:eastAsia="he-IL"/>
        </w:rPr>
        <w:t xml:space="preserve"> </w:t>
      </w:r>
      <w:r w:rsidRPr="00720409">
        <w:rPr>
          <w:rFonts w:ascii="David" w:eastAsia="Times New Roman" w:hAnsi="David" w:cs="David" w:hint="cs"/>
          <w:szCs w:val="24"/>
          <w:rtl/>
          <w:lang w:eastAsia="he-IL"/>
        </w:rPr>
        <w:t>לאתר</w:t>
      </w:r>
      <w:r w:rsidRPr="00720409">
        <w:rPr>
          <w:rFonts w:ascii="David" w:eastAsia="Times New Roman" w:hAnsi="David" w:cs="David"/>
          <w:szCs w:val="24"/>
          <w:rtl/>
          <w:lang w:eastAsia="he-IL"/>
        </w:rPr>
        <w:t xml:space="preserve"> </w:t>
      </w:r>
      <w:r w:rsidRPr="00720409">
        <w:rPr>
          <w:rFonts w:ascii="David" w:eastAsia="Times New Roman" w:hAnsi="David" w:cs="David" w:hint="cs"/>
          <w:szCs w:val="24"/>
          <w:rtl/>
          <w:lang w:eastAsia="he-IL"/>
        </w:rPr>
        <w:t>ו</w:t>
      </w:r>
      <w:r w:rsidRPr="00720409">
        <w:rPr>
          <w:rFonts w:ascii="David" w:eastAsia="Times New Roman" w:hAnsi="David" w:cs="David"/>
          <w:szCs w:val="24"/>
          <w:rtl/>
          <w:lang w:eastAsia="he-IL"/>
        </w:rPr>
        <w:t>/</w:t>
      </w:r>
      <w:r w:rsidRPr="00720409">
        <w:rPr>
          <w:rFonts w:ascii="David" w:eastAsia="Times New Roman" w:hAnsi="David" w:cs="David" w:hint="cs"/>
          <w:szCs w:val="24"/>
          <w:rtl/>
          <w:lang w:eastAsia="he-IL"/>
        </w:rPr>
        <w:t>או</w:t>
      </w:r>
      <w:r w:rsidRPr="00720409">
        <w:rPr>
          <w:rFonts w:ascii="David" w:eastAsia="Times New Roman" w:hAnsi="David" w:cs="David"/>
          <w:szCs w:val="24"/>
          <w:rtl/>
          <w:lang w:eastAsia="he-IL"/>
        </w:rPr>
        <w:t xml:space="preserve"> </w:t>
      </w:r>
      <w:r w:rsidRPr="00720409">
        <w:rPr>
          <w:rFonts w:ascii="David" w:eastAsia="Times New Roman" w:hAnsi="David" w:cs="David" w:hint="cs"/>
          <w:szCs w:val="24"/>
          <w:rtl/>
          <w:lang w:eastAsia="he-IL"/>
        </w:rPr>
        <w:t>המשמש</w:t>
      </w:r>
      <w:r w:rsidRPr="00720409">
        <w:rPr>
          <w:rFonts w:ascii="David" w:eastAsia="Times New Roman" w:hAnsi="David" w:cs="David"/>
          <w:szCs w:val="24"/>
          <w:rtl/>
          <w:lang w:eastAsia="he-IL"/>
        </w:rPr>
        <w:t xml:space="preserve"> </w:t>
      </w:r>
      <w:r w:rsidRPr="00720409">
        <w:rPr>
          <w:rFonts w:ascii="David" w:eastAsia="Times New Roman" w:hAnsi="David" w:cs="David" w:hint="cs"/>
          <w:szCs w:val="24"/>
          <w:rtl/>
          <w:lang w:eastAsia="he-IL"/>
        </w:rPr>
        <w:t>לצורך</w:t>
      </w:r>
      <w:r w:rsidRPr="00720409">
        <w:rPr>
          <w:rFonts w:ascii="David" w:eastAsia="Times New Roman" w:hAnsi="David" w:cs="David"/>
          <w:szCs w:val="24"/>
          <w:rtl/>
          <w:lang w:eastAsia="he-IL"/>
        </w:rPr>
        <w:t xml:space="preserve"> </w:t>
      </w:r>
      <w:r w:rsidRPr="00720409">
        <w:rPr>
          <w:rFonts w:ascii="David" w:eastAsia="Times New Roman" w:hAnsi="David" w:cs="David" w:hint="cs"/>
          <w:szCs w:val="24"/>
          <w:rtl/>
          <w:lang w:eastAsia="he-IL"/>
        </w:rPr>
        <w:t>ביצוע</w:t>
      </w:r>
      <w:r w:rsidRPr="00720409">
        <w:rPr>
          <w:rFonts w:ascii="David" w:eastAsia="Times New Roman" w:hAnsi="David" w:cs="David"/>
          <w:szCs w:val="24"/>
          <w:rtl/>
          <w:lang w:eastAsia="he-IL"/>
        </w:rPr>
        <w:t xml:space="preserve"> </w:t>
      </w:r>
      <w:r w:rsidRPr="00720409">
        <w:rPr>
          <w:rFonts w:ascii="David" w:eastAsia="Times New Roman" w:hAnsi="David" w:cs="David" w:hint="cs"/>
          <w:szCs w:val="24"/>
          <w:rtl/>
          <w:lang w:eastAsia="he-IL"/>
        </w:rPr>
        <w:t>העבודות</w:t>
      </w:r>
      <w:r w:rsidRPr="00720409">
        <w:rPr>
          <w:rFonts w:ascii="David" w:eastAsia="Times New Roman" w:hAnsi="David" w:cs="David"/>
          <w:szCs w:val="24"/>
          <w:rtl/>
          <w:lang w:eastAsia="he-IL"/>
        </w:rPr>
        <w:t xml:space="preserve">, </w:t>
      </w:r>
      <w:r w:rsidRPr="00720409">
        <w:rPr>
          <w:rFonts w:ascii="David" w:eastAsia="Times New Roman" w:hAnsi="David" w:cs="David" w:hint="cs"/>
          <w:szCs w:val="24"/>
          <w:rtl/>
          <w:lang w:eastAsia="he-IL"/>
        </w:rPr>
        <w:t>כולל</w:t>
      </w:r>
      <w:r w:rsidRPr="00720409">
        <w:rPr>
          <w:rFonts w:ascii="David" w:eastAsia="Times New Roman" w:hAnsi="David" w:cs="David"/>
          <w:szCs w:val="24"/>
          <w:rtl/>
          <w:lang w:eastAsia="he-IL"/>
        </w:rPr>
        <w:t xml:space="preserve"> </w:t>
      </w:r>
      <w:r w:rsidRPr="00720409">
        <w:rPr>
          <w:rFonts w:ascii="David" w:eastAsia="Times New Roman" w:hAnsi="David" w:cs="David" w:hint="cs"/>
          <w:szCs w:val="24"/>
          <w:rtl/>
          <w:lang w:eastAsia="he-IL"/>
        </w:rPr>
        <w:t>כיסוי</w:t>
      </w:r>
      <w:r w:rsidRPr="00720409">
        <w:rPr>
          <w:rFonts w:ascii="David" w:eastAsia="Times New Roman" w:hAnsi="David" w:cs="David"/>
          <w:szCs w:val="24"/>
          <w:rtl/>
          <w:lang w:eastAsia="he-IL"/>
        </w:rPr>
        <w:t xml:space="preserve"> </w:t>
      </w:r>
      <w:r w:rsidRPr="00720409">
        <w:rPr>
          <w:rFonts w:ascii="David" w:eastAsia="Times New Roman" w:hAnsi="David" w:cs="David" w:hint="cs"/>
          <w:szCs w:val="24"/>
          <w:rtl/>
          <w:lang w:eastAsia="he-IL"/>
        </w:rPr>
        <w:t>להוצאות</w:t>
      </w:r>
      <w:r w:rsidRPr="00720409">
        <w:rPr>
          <w:rFonts w:ascii="David" w:eastAsia="Times New Roman" w:hAnsi="David" w:cs="David"/>
          <w:szCs w:val="24"/>
          <w:rtl/>
          <w:lang w:eastAsia="he-IL"/>
        </w:rPr>
        <w:t xml:space="preserve"> </w:t>
      </w:r>
      <w:r w:rsidRPr="00720409">
        <w:rPr>
          <w:rFonts w:ascii="David" w:eastAsia="Times New Roman" w:hAnsi="David" w:cs="David" w:hint="cs"/>
          <w:szCs w:val="24"/>
          <w:rtl/>
          <w:lang w:eastAsia="he-IL"/>
        </w:rPr>
        <w:t>גרירה</w:t>
      </w:r>
      <w:r w:rsidRPr="00720409">
        <w:rPr>
          <w:rFonts w:ascii="David" w:eastAsia="Times New Roman" w:hAnsi="David" w:cs="David"/>
          <w:szCs w:val="24"/>
          <w:rtl/>
          <w:lang w:eastAsia="he-IL"/>
        </w:rPr>
        <w:t xml:space="preserve"> </w:t>
      </w:r>
      <w:r w:rsidRPr="00720409">
        <w:rPr>
          <w:rFonts w:ascii="David" w:eastAsia="Times New Roman" w:hAnsi="David" w:cs="David" w:hint="cs"/>
          <w:szCs w:val="24"/>
          <w:rtl/>
          <w:lang w:eastAsia="he-IL"/>
        </w:rPr>
        <w:t>והעברה</w:t>
      </w:r>
      <w:r w:rsidRPr="00720409">
        <w:rPr>
          <w:rFonts w:ascii="David" w:eastAsia="Times New Roman" w:hAnsi="David" w:cs="David"/>
          <w:szCs w:val="24"/>
          <w:rtl/>
          <w:lang w:eastAsia="he-IL"/>
        </w:rPr>
        <w:t xml:space="preserve">. </w:t>
      </w:r>
      <w:r w:rsidRPr="00720409">
        <w:rPr>
          <w:rFonts w:ascii="David" w:eastAsia="Times New Roman" w:hAnsi="David" w:cs="David" w:hint="cs"/>
          <w:szCs w:val="24"/>
          <w:rtl/>
          <w:lang w:eastAsia="he-IL"/>
        </w:rPr>
        <w:t>הביטוח</w:t>
      </w:r>
      <w:r w:rsidRPr="00720409">
        <w:rPr>
          <w:rFonts w:ascii="David" w:eastAsia="Times New Roman" w:hAnsi="David" w:cs="David"/>
          <w:szCs w:val="24"/>
          <w:rtl/>
          <w:lang w:eastAsia="he-IL"/>
        </w:rPr>
        <w:t xml:space="preserve"> </w:t>
      </w:r>
      <w:r w:rsidRPr="00720409">
        <w:rPr>
          <w:rFonts w:ascii="David" w:eastAsia="Times New Roman" w:hAnsi="David" w:cs="David" w:hint="cs"/>
          <w:szCs w:val="24"/>
          <w:rtl/>
          <w:lang w:eastAsia="he-IL"/>
        </w:rPr>
        <w:t>כולל</w:t>
      </w:r>
      <w:r w:rsidRPr="00720409">
        <w:rPr>
          <w:rFonts w:ascii="David" w:eastAsia="Times New Roman" w:hAnsi="David" w:cs="David"/>
          <w:szCs w:val="24"/>
          <w:rtl/>
          <w:lang w:eastAsia="he-IL"/>
        </w:rPr>
        <w:t xml:space="preserve"> </w:t>
      </w:r>
      <w:r w:rsidRPr="00720409">
        <w:rPr>
          <w:rFonts w:ascii="David" w:eastAsia="Times New Roman" w:hAnsi="David" w:cs="David" w:hint="cs"/>
          <w:szCs w:val="24"/>
          <w:rtl/>
          <w:lang w:eastAsia="he-IL"/>
        </w:rPr>
        <w:t>ויתור</w:t>
      </w:r>
      <w:r w:rsidRPr="00720409">
        <w:rPr>
          <w:rFonts w:ascii="David" w:eastAsia="Times New Roman" w:hAnsi="David" w:cs="David"/>
          <w:szCs w:val="24"/>
          <w:rtl/>
          <w:lang w:eastAsia="he-IL"/>
        </w:rPr>
        <w:t xml:space="preserve"> </w:t>
      </w:r>
      <w:r w:rsidRPr="00720409">
        <w:rPr>
          <w:rFonts w:ascii="David" w:eastAsia="Times New Roman" w:hAnsi="David" w:cs="David" w:hint="cs"/>
          <w:szCs w:val="24"/>
          <w:rtl/>
          <w:lang w:eastAsia="he-IL"/>
        </w:rPr>
        <w:t>על</w:t>
      </w:r>
      <w:r w:rsidRPr="00720409">
        <w:rPr>
          <w:rFonts w:ascii="David" w:eastAsia="Times New Roman" w:hAnsi="David" w:cs="David"/>
          <w:szCs w:val="24"/>
          <w:rtl/>
          <w:lang w:eastAsia="he-IL"/>
        </w:rPr>
        <w:t xml:space="preserve"> </w:t>
      </w:r>
      <w:r w:rsidRPr="00720409">
        <w:rPr>
          <w:rFonts w:ascii="David" w:eastAsia="Times New Roman" w:hAnsi="David" w:cs="David" w:hint="cs"/>
          <w:szCs w:val="24"/>
          <w:rtl/>
          <w:lang w:eastAsia="he-IL"/>
        </w:rPr>
        <w:t>זכות</w:t>
      </w:r>
      <w:r w:rsidRPr="00720409">
        <w:rPr>
          <w:rFonts w:ascii="David" w:eastAsia="Times New Roman" w:hAnsi="David" w:cs="David"/>
          <w:szCs w:val="24"/>
          <w:rtl/>
          <w:lang w:eastAsia="he-IL"/>
        </w:rPr>
        <w:t xml:space="preserve"> </w:t>
      </w:r>
      <w:r w:rsidRPr="00720409">
        <w:rPr>
          <w:rFonts w:ascii="David" w:eastAsia="Times New Roman" w:hAnsi="David" w:cs="David" w:hint="cs"/>
          <w:szCs w:val="24"/>
          <w:rtl/>
          <w:lang w:eastAsia="he-IL"/>
        </w:rPr>
        <w:t>התחלוף</w:t>
      </w:r>
      <w:r w:rsidRPr="00720409">
        <w:rPr>
          <w:rFonts w:ascii="David" w:eastAsia="Times New Roman" w:hAnsi="David" w:cs="David"/>
          <w:szCs w:val="24"/>
          <w:rtl/>
          <w:lang w:eastAsia="he-IL"/>
        </w:rPr>
        <w:t xml:space="preserve"> </w:t>
      </w:r>
      <w:r w:rsidRPr="00720409">
        <w:rPr>
          <w:rFonts w:ascii="David" w:eastAsia="Times New Roman" w:hAnsi="David" w:cs="David" w:hint="cs"/>
          <w:szCs w:val="24"/>
          <w:rtl/>
          <w:lang w:eastAsia="he-IL"/>
        </w:rPr>
        <w:t>כלפי</w:t>
      </w:r>
      <w:r w:rsidRPr="00720409">
        <w:rPr>
          <w:rFonts w:ascii="David" w:eastAsia="Times New Roman" w:hAnsi="David" w:cs="David"/>
          <w:szCs w:val="24"/>
          <w:rtl/>
          <w:lang w:eastAsia="he-IL"/>
        </w:rPr>
        <w:t xml:space="preserve"> </w:t>
      </w:r>
      <w:r w:rsidRPr="00720409">
        <w:rPr>
          <w:rFonts w:ascii="David" w:eastAsia="Times New Roman" w:hAnsi="David" w:cs="David" w:hint="cs"/>
          <w:szCs w:val="24"/>
          <w:rtl/>
          <w:lang w:eastAsia="he-IL"/>
        </w:rPr>
        <w:t>המזמין</w:t>
      </w:r>
      <w:r w:rsidRPr="00720409">
        <w:rPr>
          <w:rFonts w:ascii="David" w:eastAsia="Times New Roman" w:hAnsi="David" w:cs="David"/>
          <w:szCs w:val="24"/>
          <w:rtl/>
          <w:lang w:eastAsia="he-IL"/>
        </w:rPr>
        <w:t xml:space="preserve"> </w:t>
      </w:r>
      <w:r w:rsidRPr="00720409">
        <w:rPr>
          <w:rFonts w:ascii="David" w:eastAsia="Times New Roman" w:hAnsi="David" w:cs="David" w:hint="cs"/>
          <w:szCs w:val="24"/>
          <w:rtl/>
          <w:lang w:eastAsia="he-IL"/>
        </w:rPr>
        <w:t>ו</w:t>
      </w:r>
      <w:r w:rsidRPr="00720409">
        <w:rPr>
          <w:rFonts w:ascii="David" w:eastAsia="Times New Roman" w:hAnsi="David" w:cs="David"/>
          <w:szCs w:val="24"/>
          <w:rtl/>
          <w:lang w:eastAsia="he-IL"/>
        </w:rPr>
        <w:t>/</w:t>
      </w:r>
      <w:r w:rsidRPr="00720409">
        <w:rPr>
          <w:rFonts w:ascii="David" w:eastAsia="Times New Roman" w:hAnsi="David" w:cs="David" w:hint="cs"/>
          <w:szCs w:val="24"/>
          <w:rtl/>
          <w:lang w:eastAsia="he-IL"/>
        </w:rPr>
        <w:t>או</w:t>
      </w:r>
      <w:r w:rsidRPr="00720409">
        <w:rPr>
          <w:rFonts w:ascii="David" w:eastAsia="Times New Roman" w:hAnsi="David" w:cs="David"/>
          <w:szCs w:val="24"/>
          <w:rtl/>
          <w:lang w:eastAsia="he-IL"/>
        </w:rPr>
        <w:t xml:space="preserve"> </w:t>
      </w:r>
      <w:r w:rsidRPr="00720409">
        <w:rPr>
          <w:rFonts w:ascii="David" w:eastAsia="Times New Roman" w:hAnsi="David" w:cs="David" w:hint="cs"/>
          <w:szCs w:val="24"/>
          <w:rtl/>
          <w:lang w:eastAsia="he-IL"/>
        </w:rPr>
        <w:t>הבאים</w:t>
      </w:r>
      <w:r w:rsidRPr="00720409">
        <w:rPr>
          <w:rFonts w:ascii="David" w:eastAsia="Times New Roman" w:hAnsi="David" w:cs="David"/>
          <w:szCs w:val="24"/>
          <w:rtl/>
          <w:lang w:eastAsia="he-IL"/>
        </w:rPr>
        <w:t xml:space="preserve"> </w:t>
      </w:r>
      <w:r w:rsidRPr="00720409">
        <w:rPr>
          <w:rFonts w:ascii="David" w:eastAsia="Times New Roman" w:hAnsi="David" w:cs="David" w:hint="cs"/>
          <w:szCs w:val="24"/>
          <w:rtl/>
          <w:lang w:eastAsia="he-IL"/>
        </w:rPr>
        <w:t>מטעמו</w:t>
      </w:r>
      <w:r w:rsidRPr="00720409">
        <w:rPr>
          <w:rFonts w:ascii="David" w:eastAsia="Times New Roman" w:hAnsi="David" w:cs="David"/>
          <w:szCs w:val="24"/>
          <w:rtl/>
          <w:lang w:eastAsia="he-IL"/>
        </w:rPr>
        <w:t xml:space="preserve"> </w:t>
      </w:r>
      <w:r w:rsidRPr="00720409">
        <w:rPr>
          <w:rFonts w:ascii="David" w:eastAsia="Times New Roman" w:hAnsi="David" w:cs="David" w:hint="cs"/>
          <w:szCs w:val="24"/>
          <w:rtl/>
          <w:lang w:eastAsia="he-IL"/>
        </w:rPr>
        <w:t>וכן</w:t>
      </w:r>
      <w:r w:rsidRPr="00720409">
        <w:rPr>
          <w:rFonts w:ascii="David" w:eastAsia="Times New Roman" w:hAnsi="David" w:cs="David"/>
          <w:szCs w:val="24"/>
          <w:rtl/>
          <w:lang w:eastAsia="he-IL"/>
        </w:rPr>
        <w:t xml:space="preserve"> </w:t>
      </w:r>
      <w:r w:rsidRPr="00720409">
        <w:rPr>
          <w:rFonts w:ascii="David" w:eastAsia="Times New Roman" w:hAnsi="David" w:cs="David" w:hint="cs"/>
          <w:szCs w:val="24"/>
          <w:rtl/>
          <w:lang w:eastAsia="he-IL"/>
        </w:rPr>
        <w:t>כלפי</w:t>
      </w:r>
      <w:r w:rsidRPr="00720409">
        <w:rPr>
          <w:rFonts w:ascii="David" w:eastAsia="Times New Roman" w:hAnsi="David" w:cs="David"/>
          <w:szCs w:val="24"/>
          <w:rtl/>
          <w:lang w:eastAsia="he-IL"/>
        </w:rPr>
        <w:t xml:space="preserve"> </w:t>
      </w:r>
      <w:r w:rsidRPr="00720409">
        <w:rPr>
          <w:rFonts w:ascii="David" w:eastAsia="Times New Roman" w:hAnsi="David" w:cs="David" w:hint="cs"/>
          <w:szCs w:val="24"/>
          <w:rtl/>
          <w:lang w:eastAsia="he-IL"/>
        </w:rPr>
        <w:t>הגורמים</w:t>
      </w:r>
      <w:r w:rsidRPr="00720409">
        <w:rPr>
          <w:rFonts w:ascii="David" w:eastAsia="Times New Roman" w:hAnsi="David" w:cs="David"/>
          <w:szCs w:val="24"/>
          <w:rtl/>
          <w:lang w:eastAsia="he-IL"/>
        </w:rPr>
        <w:t xml:space="preserve"> </w:t>
      </w:r>
      <w:r w:rsidRPr="00720409">
        <w:rPr>
          <w:rFonts w:ascii="David" w:eastAsia="Times New Roman" w:hAnsi="David" w:cs="David" w:hint="cs"/>
          <w:szCs w:val="24"/>
          <w:rtl/>
          <w:lang w:eastAsia="he-IL"/>
        </w:rPr>
        <w:t>האחרים</w:t>
      </w:r>
      <w:r w:rsidRPr="00720409">
        <w:rPr>
          <w:rFonts w:ascii="David" w:eastAsia="Times New Roman" w:hAnsi="David" w:cs="David"/>
          <w:szCs w:val="24"/>
          <w:rtl/>
          <w:lang w:eastAsia="he-IL"/>
        </w:rPr>
        <w:t xml:space="preserve"> </w:t>
      </w:r>
      <w:r w:rsidRPr="00720409">
        <w:rPr>
          <w:rFonts w:ascii="David" w:eastAsia="Times New Roman" w:hAnsi="David" w:cs="David" w:hint="cs"/>
          <w:szCs w:val="24"/>
          <w:rtl/>
          <w:lang w:eastAsia="he-IL"/>
        </w:rPr>
        <w:t>אשר</w:t>
      </w:r>
      <w:r w:rsidRPr="00720409">
        <w:rPr>
          <w:rFonts w:ascii="David" w:eastAsia="Times New Roman" w:hAnsi="David" w:cs="David"/>
          <w:szCs w:val="24"/>
          <w:rtl/>
          <w:lang w:eastAsia="he-IL"/>
        </w:rPr>
        <w:t xml:space="preserve"> </w:t>
      </w:r>
      <w:r w:rsidRPr="00720409">
        <w:rPr>
          <w:rFonts w:ascii="David" w:eastAsia="Times New Roman" w:hAnsi="David" w:cs="David" w:hint="cs"/>
          <w:szCs w:val="24"/>
          <w:rtl/>
          <w:lang w:eastAsia="he-IL"/>
        </w:rPr>
        <w:t>בביטוחי</w:t>
      </w:r>
      <w:r w:rsidRPr="00720409">
        <w:rPr>
          <w:rFonts w:ascii="David" w:eastAsia="Times New Roman" w:hAnsi="David" w:cs="David"/>
          <w:szCs w:val="24"/>
          <w:rtl/>
          <w:lang w:eastAsia="he-IL"/>
        </w:rPr>
        <w:t xml:space="preserve"> </w:t>
      </w:r>
      <w:r w:rsidRPr="00720409">
        <w:rPr>
          <w:rFonts w:ascii="David" w:eastAsia="Times New Roman" w:hAnsi="David" w:cs="David" w:hint="cs"/>
          <w:szCs w:val="24"/>
          <w:rtl/>
          <w:lang w:eastAsia="he-IL"/>
        </w:rPr>
        <w:t>הגורמים</w:t>
      </w:r>
      <w:r w:rsidRPr="00720409">
        <w:rPr>
          <w:rFonts w:ascii="David" w:eastAsia="Times New Roman" w:hAnsi="David" w:cs="David"/>
          <w:szCs w:val="24"/>
          <w:rtl/>
          <w:lang w:eastAsia="he-IL"/>
        </w:rPr>
        <w:t xml:space="preserve"> </w:t>
      </w:r>
      <w:r w:rsidRPr="00720409">
        <w:rPr>
          <w:rFonts w:ascii="David" w:eastAsia="Times New Roman" w:hAnsi="David" w:cs="David" w:hint="cs"/>
          <w:szCs w:val="24"/>
          <w:rtl/>
          <w:lang w:eastAsia="he-IL"/>
        </w:rPr>
        <w:t>האחרים</w:t>
      </w:r>
      <w:r w:rsidRPr="00720409">
        <w:rPr>
          <w:rFonts w:ascii="David" w:eastAsia="Times New Roman" w:hAnsi="David" w:cs="David"/>
          <w:szCs w:val="24"/>
          <w:rtl/>
          <w:lang w:eastAsia="he-IL"/>
        </w:rPr>
        <w:t xml:space="preserve"> </w:t>
      </w:r>
      <w:r w:rsidRPr="00720409">
        <w:rPr>
          <w:rFonts w:ascii="David" w:eastAsia="Times New Roman" w:hAnsi="David" w:cs="David" w:hint="cs"/>
          <w:szCs w:val="24"/>
          <w:rtl/>
          <w:lang w:eastAsia="he-IL"/>
        </w:rPr>
        <w:t>נכלל</w:t>
      </w:r>
      <w:r w:rsidRPr="00720409">
        <w:rPr>
          <w:rFonts w:ascii="David" w:eastAsia="Times New Roman" w:hAnsi="David" w:cs="David"/>
          <w:szCs w:val="24"/>
          <w:rtl/>
          <w:lang w:eastAsia="he-IL"/>
        </w:rPr>
        <w:t xml:space="preserve"> </w:t>
      </w:r>
      <w:r w:rsidRPr="00720409">
        <w:rPr>
          <w:rFonts w:ascii="David" w:eastAsia="Times New Roman" w:hAnsi="David" w:cs="David" w:hint="cs"/>
          <w:szCs w:val="24"/>
          <w:rtl/>
          <w:lang w:eastAsia="he-IL"/>
        </w:rPr>
        <w:t>ויתור</w:t>
      </w:r>
      <w:r w:rsidRPr="00720409">
        <w:rPr>
          <w:rFonts w:ascii="David" w:eastAsia="Times New Roman" w:hAnsi="David" w:cs="David"/>
          <w:szCs w:val="24"/>
          <w:rtl/>
          <w:lang w:eastAsia="he-IL"/>
        </w:rPr>
        <w:t xml:space="preserve"> </w:t>
      </w:r>
      <w:r w:rsidRPr="00720409">
        <w:rPr>
          <w:rFonts w:ascii="David" w:eastAsia="Times New Roman" w:hAnsi="David" w:cs="David" w:hint="cs"/>
          <w:szCs w:val="24"/>
          <w:rtl/>
          <w:lang w:eastAsia="he-IL"/>
        </w:rPr>
        <w:t>מקביל</w:t>
      </w:r>
      <w:r w:rsidRPr="00720409">
        <w:rPr>
          <w:rFonts w:ascii="David" w:eastAsia="Times New Roman" w:hAnsi="David" w:cs="David"/>
          <w:szCs w:val="24"/>
          <w:rtl/>
          <w:lang w:eastAsia="he-IL"/>
        </w:rPr>
        <w:t xml:space="preserve"> </w:t>
      </w:r>
      <w:r w:rsidRPr="00720409">
        <w:rPr>
          <w:rFonts w:ascii="David" w:eastAsia="Times New Roman" w:hAnsi="David" w:cs="David" w:hint="cs"/>
          <w:szCs w:val="24"/>
          <w:rtl/>
          <w:lang w:eastAsia="he-IL"/>
        </w:rPr>
        <w:t>כלפי</w:t>
      </w:r>
      <w:r w:rsidRPr="00720409">
        <w:rPr>
          <w:rFonts w:ascii="David" w:eastAsia="Times New Roman" w:hAnsi="David" w:cs="David"/>
          <w:szCs w:val="24"/>
          <w:rtl/>
          <w:lang w:eastAsia="he-IL"/>
        </w:rPr>
        <w:t xml:space="preserve"> </w:t>
      </w:r>
      <w:r w:rsidRPr="00720409">
        <w:rPr>
          <w:rFonts w:ascii="David" w:eastAsia="Times New Roman" w:hAnsi="David" w:cs="David" w:hint="cs"/>
          <w:szCs w:val="24"/>
          <w:rtl/>
          <w:lang w:eastAsia="he-IL"/>
        </w:rPr>
        <w:t>הקבלן</w:t>
      </w:r>
      <w:r w:rsidRPr="00720409">
        <w:rPr>
          <w:rFonts w:ascii="David" w:eastAsia="Times New Roman" w:hAnsi="David" w:cs="David"/>
          <w:szCs w:val="24"/>
          <w:rtl/>
          <w:lang w:eastAsia="he-IL"/>
        </w:rPr>
        <w:t xml:space="preserve">, </w:t>
      </w:r>
      <w:r w:rsidRPr="00720409">
        <w:rPr>
          <w:rFonts w:ascii="David" w:eastAsia="Times New Roman" w:hAnsi="David" w:cs="David" w:hint="cs"/>
          <w:szCs w:val="24"/>
          <w:rtl/>
          <w:lang w:eastAsia="he-IL"/>
        </w:rPr>
        <w:t>ובלבד</w:t>
      </w:r>
      <w:r w:rsidRPr="00720409">
        <w:rPr>
          <w:rFonts w:ascii="David" w:eastAsia="Times New Roman" w:hAnsi="David" w:cs="David"/>
          <w:szCs w:val="24"/>
          <w:rtl/>
          <w:lang w:eastAsia="he-IL"/>
        </w:rPr>
        <w:t xml:space="preserve"> </w:t>
      </w:r>
      <w:r w:rsidRPr="00720409">
        <w:rPr>
          <w:rFonts w:ascii="David" w:eastAsia="Times New Roman" w:hAnsi="David" w:cs="David" w:hint="cs"/>
          <w:szCs w:val="24"/>
          <w:rtl/>
          <w:lang w:eastAsia="he-IL"/>
        </w:rPr>
        <w:t>שהויתור</w:t>
      </w:r>
      <w:r w:rsidRPr="00720409">
        <w:rPr>
          <w:rFonts w:ascii="David" w:eastAsia="Times New Roman" w:hAnsi="David" w:cs="David"/>
          <w:szCs w:val="24"/>
          <w:rtl/>
          <w:lang w:eastAsia="he-IL"/>
        </w:rPr>
        <w:t xml:space="preserve"> </w:t>
      </w:r>
      <w:r w:rsidRPr="00720409">
        <w:rPr>
          <w:rFonts w:ascii="David" w:eastAsia="Times New Roman" w:hAnsi="David" w:cs="David" w:hint="cs"/>
          <w:szCs w:val="24"/>
          <w:rtl/>
          <w:lang w:eastAsia="he-IL"/>
        </w:rPr>
        <w:t>על</w:t>
      </w:r>
      <w:r w:rsidRPr="00720409">
        <w:rPr>
          <w:rFonts w:ascii="David" w:eastAsia="Times New Roman" w:hAnsi="David" w:cs="David"/>
          <w:szCs w:val="24"/>
          <w:rtl/>
          <w:lang w:eastAsia="he-IL"/>
        </w:rPr>
        <w:t xml:space="preserve"> </w:t>
      </w:r>
      <w:r w:rsidRPr="00720409">
        <w:rPr>
          <w:rFonts w:ascii="David" w:eastAsia="Times New Roman" w:hAnsi="David" w:cs="David" w:hint="cs"/>
          <w:szCs w:val="24"/>
          <w:rtl/>
          <w:lang w:eastAsia="he-IL"/>
        </w:rPr>
        <w:t>זכות</w:t>
      </w:r>
      <w:r w:rsidRPr="00720409">
        <w:rPr>
          <w:rFonts w:ascii="David" w:eastAsia="Times New Roman" w:hAnsi="David" w:cs="David"/>
          <w:szCs w:val="24"/>
          <w:rtl/>
          <w:lang w:eastAsia="he-IL"/>
        </w:rPr>
        <w:t xml:space="preserve"> </w:t>
      </w:r>
      <w:r w:rsidRPr="00720409">
        <w:rPr>
          <w:rFonts w:ascii="David" w:eastAsia="Times New Roman" w:hAnsi="David" w:cs="David" w:hint="cs"/>
          <w:szCs w:val="24"/>
          <w:rtl/>
          <w:lang w:eastAsia="he-IL"/>
        </w:rPr>
        <w:t>התחלוף</w:t>
      </w:r>
      <w:r w:rsidRPr="00720409">
        <w:rPr>
          <w:rFonts w:ascii="David" w:eastAsia="Times New Roman" w:hAnsi="David" w:cs="David"/>
          <w:szCs w:val="24"/>
          <w:rtl/>
          <w:lang w:eastAsia="he-IL"/>
        </w:rPr>
        <w:t xml:space="preserve"> </w:t>
      </w:r>
      <w:r w:rsidRPr="00720409">
        <w:rPr>
          <w:rFonts w:ascii="David" w:eastAsia="Times New Roman" w:hAnsi="David" w:cs="David" w:hint="cs"/>
          <w:szCs w:val="24"/>
          <w:rtl/>
          <w:lang w:eastAsia="he-IL"/>
        </w:rPr>
        <w:t>כאמור</w:t>
      </w:r>
      <w:r w:rsidRPr="00720409">
        <w:rPr>
          <w:rFonts w:ascii="David" w:eastAsia="Times New Roman" w:hAnsi="David" w:cs="David"/>
          <w:szCs w:val="24"/>
          <w:rtl/>
          <w:lang w:eastAsia="he-IL"/>
        </w:rPr>
        <w:t xml:space="preserve"> </w:t>
      </w:r>
      <w:r w:rsidRPr="00720409">
        <w:rPr>
          <w:rFonts w:ascii="David" w:eastAsia="Times New Roman" w:hAnsi="David" w:cs="David" w:hint="cs"/>
          <w:szCs w:val="24"/>
          <w:rtl/>
          <w:lang w:eastAsia="he-IL"/>
        </w:rPr>
        <w:t>לא</w:t>
      </w:r>
      <w:r w:rsidRPr="00720409">
        <w:rPr>
          <w:rFonts w:ascii="David" w:eastAsia="Times New Roman" w:hAnsi="David" w:cs="David"/>
          <w:szCs w:val="24"/>
          <w:rtl/>
          <w:lang w:eastAsia="he-IL"/>
        </w:rPr>
        <w:t xml:space="preserve"> </w:t>
      </w:r>
      <w:r w:rsidRPr="00720409">
        <w:rPr>
          <w:rFonts w:ascii="David" w:eastAsia="Times New Roman" w:hAnsi="David" w:cs="David" w:hint="cs"/>
          <w:szCs w:val="24"/>
          <w:rtl/>
          <w:lang w:eastAsia="he-IL"/>
        </w:rPr>
        <w:t>יחול</w:t>
      </w:r>
      <w:r w:rsidRPr="00720409">
        <w:rPr>
          <w:rFonts w:ascii="David" w:eastAsia="Times New Roman" w:hAnsi="David" w:cs="David"/>
          <w:szCs w:val="24"/>
          <w:rtl/>
          <w:lang w:eastAsia="he-IL"/>
        </w:rPr>
        <w:t xml:space="preserve"> </w:t>
      </w:r>
      <w:r w:rsidRPr="00720409">
        <w:rPr>
          <w:rFonts w:ascii="David" w:eastAsia="Times New Roman" w:hAnsi="David" w:cs="David" w:hint="cs"/>
          <w:szCs w:val="24"/>
          <w:rtl/>
          <w:lang w:eastAsia="he-IL"/>
        </w:rPr>
        <w:t>לטובת</w:t>
      </w:r>
      <w:r w:rsidRPr="00720409">
        <w:rPr>
          <w:rFonts w:ascii="David" w:eastAsia="Times New Roman" w:hAnsi="David" w:cs="David"/>
          <w:szCs w:val="24"/>
          <w:rtl/>
          <w:lang w:eastAsia="he-IL"/>
        </w:rPr>
        <w:t xml:space="preserve"> </w:t>
      </w:r>
      <w:r w:rsidRPr="00720409">
        <w:rPr>
          <w:rFonts w:ascii="David" w:eastAsia="Times New Roman" w:hAnsi="David" w:cs="David" w:hint="cs"/>
          <w:szCs w:val="24"/>
          <w:rtl/>
          <w:lang w:eastAsia="he-IL"/>
        </w:rPr>
        <w:t>אדם</w:t>
      </w:r>
      <w:r w:rsidRPr="00720409">
        <w:rPr>
          <w:rFonts w:ascii="David" w:eastAsia="Times New Roman" w:hAnsi="David" w:cs="David"/>
          <w:szCs w:val="24"/>
          <w:rtl/>
          <w:lang w:eastAsia="he-IL"/>
        </w:rPr>
        <w:t xml:space="preserve"> </w:t>
      </w:r>
      <w:r w:rsidRPr="00720409">
        <w:rPr>
          <w:rFonts w:ascii="David" w:eastAsia="Times New Roman" w:hAnsi="David" w:cs="David" w:hint="cs"/>
          <w:szCs w:val="24"/>
          <w:rtl/>
          <w:lang w:eastAsia="he-IL"/>
        </w:rPr>
        <w:t>שגרם</w:t>
      </w:r>
      <w:r w:rsidRPr="00720409">
        <w:rPr>
          <w:rFonts w:ascii="David" w:eastAsia="Times New Roman" w:hAnsi="David" w:cs="David"/>
          <w:szCs w:val="24"/>
          <w:rtl/>
          <w:lang w:eastAsia="he-IL"/>
        </w:rPr>
        <w:t xml:space="preserve"> </w:t>
      </w:r>
      <w:r w:rsidRPr="00720409">
        <w:rPr>
          <w:rFonts w:ascii="David" w:eastAsia="Times New Roman" w:hAnsi="David" w:cs="David" w:hint="cs"/>
          <w:szCs w:val="24"/>
          <w:rtl/>
          <w:lang w:eastAsia="he-IL"/>
        </w:rPr>
        <w:t>לנזק</w:t>
      </w:r>
      <w:r w:rsidRPr="00720409">
        <w:rPr>
          <w:rFonts w:ascii="David" w:eastAsia="Times New Roman" w:hAnsi="David" w:cs="David"/>
          <w:szCs w:val="24"/>
          <w:rtl/>
          <w:lang w:eastAsia="he-IL"/>
        </w:rPr>
        <w:t xml:space="preserve"> </w:t>
      </w:r>
      <w:r w:rsidRPr="00720409">
        <w:rPr>
          <w:rFonts w:ascii="David" w:eastAsia="Times New Roman" w:hAnsi="David" w:cs="David" w:hint="cs"/>
          <w:szCs w:val="24"/>
          <w:rtl/>
          <w:lang w:eastAsia="he-IL"/>
        </w:rPr>
        <w:t>בזדון</w:t>
      </w:r>
      <w:r w:rsidRPr="00720409">
        <w:rPr>
          <w:rFonts w:ascii="David" w:eastAsia="Times New Roman" w:hAnsi="David" w:cs="David"/>
          <w:szCs w:val="24"/>
          <w:rtl/>
          <w:lang w:eastAsia="he-IL"/>
        </w:rPr>
        <w:t>.</w:t>
      </w:r>
    </w:p>
    <w:p w14:paraId="0BCCE554" w14:textId="77777777" w:rsidR="009D53C2" w:rsidRPr="00653870" w:rsidRDefault="009D53C2" w:rsidP="00F9429A">
      <w:pPr>
        <w:tabs>
          <w:tab w:val="left" w:pos="864"/>
          <w:tab w:val="left" w:pos="1440"/>
          <w:tab w:val="left" w:pos="2160"/>
          <w:tab w:val="left" w:pos="2880"/>
          <w:tab w:val="left" w:pos="3600"/>
          <w:tab w:val="left" w:pos="4320"/>
          <w:tab w:val="left" w:pos="5040"/>
          <w:tab w:val="left" w:pos="5760"/>
        </w:tabs>
        <w:spacing w:before="0" w:beforeAutospacing="0" w:after="0" w:afterAutospacing="0" w:line="240" w:lineRule="auto"/>
        <w:jc w:val="both"/>
        <w:rPr>
          <w:rFonts w:ascii="David" w:eastAsia="Times New Roman" w:hAnsi="David" w:cs="David"/>
          <w:szCs w:val="24"/>
          <w:rtl/>
          <w:lang w:eastAsia="he-IL"/>
        </w:rPr>
      </w:pPr>
    </w:p>
    <w:p w14:paraId="4E866BC8" w14:textId="77777777" w:rsidR="009D53C2" w:rsidRDefault="009D53C2" w:rsidP="00F9429A">
      <w:pPr>
        <w:numPr>
          <w:ilvl w:val="0"/>
          <w:numId w:val="32"/>
        </w:numPr>
        <w:tabs>
          <w:tab w:val="left" w:pos="864"/>
          <w:tab w:val="left" w:pos="1440"/>
          <w:tab w:val="left" w:pos="2160"/>
          <w:tab w:val="left" w:pos="2880"/>
          <w:tab w:val="left" w:pos="3600"/>
          <w:tab w:val="left" w:pos="4320"/>
          <w:tab w:val="left" w:pos="5040"/>
          <w:tab w:val="left" w:pos="5760"/>
        </w:tabs>
        <w:spacing w:before="0" w:beforeAutospacing="0" w:after="0" w:afterAutospacing="0" w:line="240" w:lineRule="auto"/>
        <w:ind w:left="864" w:hanging="864"/>
        <w:jc w:val="both"/>
        <w:rPr>
          <w:rFonts w:ascii="David" w:eastAsia="Times New Roman" w:hAnsi="David" w:cs="David"/>
          <w:szCs w:val="24"/>
          <w:lang w:eastAsia="he-IL"/>
        </w:rPr>
      </w:pPr>
      <w:r w:rsidRPr="00944CA5">
        <w:rPr>
          <w:rFonts w:ascii="David" w:eastAsia="Times New Roman" w:hAnsi="David" w:cs="David"/>
          <w:b/>
          <w:bCs/>
          <w:szCs w:val="24"/>
          <w:rtl/>
          <w:lang w:eastAsia="he-IL"/>
        </w:rPr>
        <w:t>ביטוח חבות מוצר</w:t>
      </w:r>
      <w:r w:rsidRPr="00944CA5">
        <w:rPr>
          <w:rFonts w:ascii="David" w:eastAsia="Times New Roman" w:hAnsi="David" w:cs="David"/>
          <w:szCs w:val="24"/>
          <w:rtl/>
          <w:lang w:eastAsia="he-IL"/>
        </w:rPr>
        <w:t xml:space="preserve"> בגבול אחריות שאינו פוחת מסך </w:t>
      </w:r>
      <w:r>
        <w:rPr>
          <w:rFonts w:ascii="David" w:eastAsia="Times New Roman" w:hAnsi="David" w:cs="David" w:hint="cs"/>
          <w:szCs w:val="24"/>
          <w:rtl/>
          <w:lang w:eastAsia="he-IL"/>
        </w:rPr>
        <w:t>16</w:t>
      </w:r>
      <w:r w:rsidRPr="00944CA5">
        <w:rPr>
          <w:rFonts w:ascii="David" w:eastAsia="Times New Roman" w:hAnsi="David" w:cs="David" w:hint="cs"/>
          <w:szCs w:val="24"/>
          <w:rtl/>
          <w:lang w:eastAsia="he-IL"/>
        </w:rPr>
        <w:t>,000,000</w:t>
      </w:r>
      <w:r w:rsidRPr="00944CA5">
        <w:rPr>
          <w:rFonts w:ascii="David" w:eastAsia="Times New Roman" w:hAnsi="David" w:cs="David"/>
          <w:szCs w:val="24"/>
          <w:rtl/>
          <w:lang w:eastAsia="he-IL"/>
        </w:rPr>
        <w:t xml:space="preserve"> ₪  </w:t>
      </w:r>
      <w:r>
        <w:rPr>
          <w:rFonts w:ascii="David" w:eastAsia="Times New Roman" w:hAnsi="David" w:cs="David" w:hint="cs"/>
          <w:szCs w:val="24"/>
          <w:rtl/>
          <w:lang w:eastAsia="he-IL"/>
        </w:rPr>
        <w:t>(שישה עשר</w:t>
      </w:r>
      <w:r w:rsidRPr="00944CA5">
        <w:rPr>
          <w:rFonts w:ascii="David" w:eastAsia="Times New Roman" w:hAnsi="David" w:cs="David"/>
          <w:szCs w:val="24"/>
          <w:rtl/>
          <w:lang w:eastAsia="he-IL"/>
        </w:rPr>
        <w:t xml:space="preserve"> מיליון ₪ ) לאירוע ובמצטבר לתקופת ביטוח שנתית, בשל חבות על-פי דין הנובעת מביצוע העבודות</w:t>
      </w:r>
      <w:r w:rsidRPr="00944CA5">
        <w:rPr>
          <w:rFonts w:ascii="David" w:eastAsia="Times New Roman" w:hAnsi="David" w:cs="David" w:hint="cs"/>
          <w:szCs w:val="24"/>
          <w:rtl/>
          <w:lang w:eastAsia="he-IL"/>
        </w:rPr>
        <w:t xml:space="preserve"> </w:t>
      </w:r>
      <w:r w:rsidRPr="00944CA5">
        <w:rPr>
          <w:rFonts w:ascii="David" w:eastAsia="Times New Roman" w:hAnsi="David" w:cs="David"/>
          <w:szCs w:val="24"/>
          <w:rtl/>
          <w:lang w:eastAsia="he-IL"/>
        </w:rPr>
        <w:t>על פי ההסכם ע"י הקבלן וכל הפועלים מטעמו. הביטוח מורחב לשפות את המזמין ו/או מי מטעמו בגין כאמור וזאת בכפוף לסעיף אחריות צולבת לפיו נחשב הביטוח כאילו נערך בנפרד עבור כל אחד מיחידי המבוטח. הביטוח כאמור כולל תקופת גילוי בת 6 חדשים, החל מתום תקופת הפוליסה. כן כולל הביטוח מועד למפרע שאינו מאוחר ממועד העבודות.</w:t>
      </w:r>
    </w:p>
    <w:p w14:paraId="15E1AE34" w14:textId="77777777" w:rsidR="009D53C2" w:rsidRPr="00653870" w:rsidRDefault="009D53C2" w:rsidP="00F9429A">
      <w:pPr>
        <w:tabs>
          <w:tab w:val="left" w:pos="864"/>
          <w:tab w:val="left" w:pos="1440"/>
          <w:tab w:val="left" w:pos="2160"/>
          <w:tab w:val="left" w:pos="2880"/>
          <w:tab w:val="left" w:pos="3600"/>
          <w:tab w:val="left" w:pos="4320"/>
          <w:tab w:val="left" w:pos="5040"/>
          <w:tab w:val="left" w:pos="5760"/>
        </w:tabs>
        <w:spacing w:before="0" w:beforeAutospacing="0" w:after="0" w:afterAutospacing="0" w:line="240" w:lineRule="auto"/>
        <w:jc w:val="both"/>
        <w:rPr>
          <w:rFonts w:ascii="David" w:eastAsia="Times New Roman" w:hAnsi="David" w:cs="David"/>
          <w:szCs w:val="24"/>
          <w:rtl/>
          <w:lang w:eastAsia="he-IL"/>
        </w:rPr>
      </w:pPr>
    </w:p>
    <w:p w14:paraId="0DE4AC81" w14:textId="77777777" w:rsidR="009D53C2" w:rsidRDefault="009D53C2" w:rsidP="009D53C2">
      <w:pPr>
        <w:numPr>
          <w:ilvl w:val="0"/>
          <w:numId w:val="32"/>
        </w:numPr>
        <w:tabs>
          <w:tab w:val="left" w:pos="864"/>
          <w:tab w:val="left" w:pos="1440"/>
          <w:tab w:val="left" w:pos="2160"/>
          <w:tab w:val="left" w:pos="2880"/>
          <w:tab w:val="left" w:pos="3600"/>
          <w:tab w:val="left" w:pos="4320"/>
          <w:tab w:val="left" w:pos="5040"/>
          <w:tab w:val="left" w:pos="5760"/>
        </w:tabs>
        <w:spacing w:before="0" w:beforeAutospacing="0" w:after="0" w:afterAutospacing="0" w:line="240" w:lineRule="auto"/>
        <w:ind w:left="864" w:hanging="864"/>
        <w:jc w:val="both"/>
        <w:rPr>
          <w:rFonts w:ascii="David" w:eastAsia="Times New Roman" w:hAnsi="David" w:cs="David"/>
          <w:szCs w:val="24"/>
          <w:lang w:eastAsia="he-IL"/>
        </w:rPr>
      </w:pPr>
      <w:r w:rsidRPr="00944CA5">
        <w:rPr>
          <w:rFonts w:ascii="David" w:eastAsia="Times New Roman" w:hAnsi="David" w:cs="David"/>
          <w:b/>
          <w:bCs/>
          <w:szCs w:val="24"/>
          <w:rtl/>
          <w:lang w:eastAsia="he-IL"/>
        </w:rPr>
        <w:t>ביטוח אחריות מקצועית</w:t>
      </w:r>
      <w:r w:rsidRPr="00944CA5">
        <w:rPr>
          <w:rFonts w:ascii="David" w:eastAsia="Times New Roman" w:hAnsi="David" w:cs="David"/>
          <w:szCs w:val="24"/>
          <w:rtl/>
          <w:lang w:eastAsia="he-IL"/>
        </w:rPr>
        <w:t xml:space="preserve">, לכיסוי אחריותו  של </w:t>
      </w:r>
      <w:r w:rsidRPr="00944CA5">
        <w:rPr>
          <w:rFonts w:ascii="David" w:eastAsia="Times New Roman" w:hAnsi="David" w:cs="David"/>
          <w:szCs w:val="24"/>
          <w:rtl/>
          <w:lang w:val="en-GB" w:eastAsia="he-IL"/>
        </w:rPr>
        <w:t>הקבלן</w:t>
      </w:r>
      <w:r w:rsidRPr="00944CA5">
        <w:rPr>
          <w:rFonts w:ascii="David" w:eastAsia="Times New Roman" w:hAnsi="David" w:cs="David"/>
          <w:szCs w:val="24"/>
          <w:rtl/>
          <w:lang w:eastAsia="he-IL"/>
        </w:rPr>
        <w:t xml:space="preserve"> הנובעת מביצוע העבודות על פי ההסכם ע"י הקבלן וכל הפועלים מטעמו</w:t>
      </w:r>
      <w:r w:rsidRPr="00944CA5">
        <w:rPr>
          <w:rFonts w:ascii="David" w:eastAsia="Times New Roman" w:hAnsi="David" w:cs="David" w:hint="cs"/>
          <w:szCs w:val="24"/>
          <w:rtl/>
          <w:lang w:eastAsia="he-IL"/>
        </w:rPr>
        <w:t xml:space="preserve"> </w:t>
      </w:r>
      <w:r w:rsidRPr="00944CA5">
        <w:rPr>
          <w:rFonts w:ascii="David" w:eastAsia="Times New Roman" w:hAnsi="David" w:cs="David"/>
          <w:szCs w:val="24"/>
          <w:rtl/>
          <w:lang w:eastAsia="he-IL"/>
        </w:rPr>
        <w:t xml:space="preserve">בגבול האחריות שאינו פוחת מסך </w:t>
      </w:r>
      <w:r>
        <w:rPr>
          <w:rFonts w:ascii="David" w:eastAsia="Times New Roman" w:hAnsi="David" w:cs="David" w:hint="cs"/>
          <w:szCs w:val="24"/>
          <w:rtl/>
          <w:lang w:eastAsia="he-IL"/>
        </w:rPr>
        <w:t>6</w:t>
      </w:r>
      <w:r w:rsidRPr="00944CA5">
        <w:rPr>
          <w:rFonts w:ascii="David" w:eastAsia="Times New Roman" w:hAnsi="David" w:cs="David"/>
          <w:szCs w:val="24"/>
          <w:rtl/>
          <w:lang w:eastAsia="he-IL"/>
        </w:rPr>
        <w:t>,000,000 ₪  (</w:t>
      </w:r>
      <w:r>
        <w:rPr>
          <w:rFonts w:ascii="David" w:eastAsia="Times New Roman" w:hAnsi="David" w:cs="David" w:hint="cs"/>
          <w:szCs w:val="24"/>
          <w:rtl/>
          <w:lang w:eastAsia="he-IL"/>
        </w:rPr>
        <w:t>שישה</w:t>
      </w:r>
      <w:r w:rsidRPr="00944CA5">
        <w:rPr>
          <w:rFonts w:ascii="David" w:eastAsia="Times New Roman" w:hAnsi="David" w:cs="David"/>
          <w:szCs w:val="24"/>
          <w:rtl/>
          <w:lang w:eastAsia="he-IL"/>
        </w:rPr>
        <w:t xml:space="preserve"> מיליון ₪ ) לאירוע ובמצטבר לתקופת ביטוח שנתית.</w:t>
      </w:r>
      <w:r w:rsidRPr="00944CA5">
        <w:rPr>
          <w:rFonts w:ascii="David" w:eastAsia="Times New Roman" w:hAnsi="David" w:cs="David"/>
          <w:szCs w:val="24"/>
          <w:rtl/>
          <w:lang w:eastAsia="he-IL"/>
        </w:rPr>
        <w:tab/>
      </w:r>
      <w:r w:rsidRPr="00944CA5">
        <w:rPr>
          <w:rFonts w:ascii="David" w:eastAsia="Times New Roman" w:hAnsi="David" w:cs="David"/>
          <w:szCs w:val="24"/>
          <w:rtl/>
          <w:lang w:eastAsia="he-IL"/>
        </w:rPr>
        <w:br/>
        <w:t xml:space="preserve">הביטוח על פי הפוליסה לא יכלול כל הגבלה ביחס לאבדן מסמכים, חריגה מסמכות שנעשתה בתום לב, אי יושר של מי מעובדי הקבלן אובדן השימוש ו/או עיכוב . בשיעור של 10% מגבולות </w:t>
      </w:r>
      <w:r w:rsidRPr="00944CA5">
        <w:rPr>
          <w:rFonts w:ascii="David" w:eastAsia="Times New Roman" w:hAnsi="David" w:cs="David" w:hint="cs"/>
          <w:szCs w:val="24"/>
          <w:rtl/>
          <w:lang w:eastAsia="he-IL"/>
        </w:rPr>
        <w:t>ה</w:t>
      </w:r>
      <w:r w:rsidRPr="00944CA5">
        <w:rPr>
          <w:rFonts w:ascii="David" w:eastAsia="Times New Roman" w:hAnsi="David" w:cs="David"/>
          <w:szCs w:val="24"/>
          <w:rtl/>
          <w:lang w:eastAsia="he-IL"/>
        </w:rPr>
        <w:t>אחריות בפוליסה</w:t>
      </w:r>
      <w:r w:rsidRPr="00944CA5">
        <w:rPr>
          <w:rFonts w:ascii="David" w:eastAsia="Times New Roman" w:hAnsi="David" w:cs="David" w:hint="cs"/>
          <w:szCs w:val="24"/>
          <w:rtl/>
          <w:lang w:eastAsia="he-IL"/>
        </w:rPr>
        <w:t>.</w:t>
      </w:r>
    </w:p>
    <w:p w14:paraId="18BA7967" w14:textId="77777777" w:rsidR="009D53C2" w:rsidRDefault="009D53C2" w:rsidP="00F9429A">
      <w:pPr>
        <w:pStyle w:val="af7"/>
        <w:rPr>
          <w:rFonts w:ascii="David" w:hAnsi="David"/>
          <w:szCs w:val="24"/>
          <w:rtl/>
          <w:lang w:eastAsia="he-IL"/>
        </w:rPr>
      </w:pPr>
    </w:p>
    <w:p w14:paraId="44D02229" w14:textId="77777777" w:rsidR="009D53C2" w:rsidRDefault="009D53C2" w:rsidP="00F9429A">
      <w:pPr>
        <w:tabs>
          <w:tab w:val="left" w:pos="864"/>
          <w:tab w:val="left" w:pos="1440"/>
          <w:tab w:val="left" w:pos="2160"/>
          <w:tab w:val="left" w:pos="2880"/>
          <w:tab w:val="left" w:pos="3600"/>
          <w:tab w:val="left" w:pos="4320"/>
          <w:tab w:val="left" w:pos="5040"/>
          <w:tab w:val="left" w:pos="5760"/>
        </w:tabs>
        <w:spacing w:before="0" w:beforeAutospacing="0" w:after="0" w:afterAutospacing="0" w:line="240" w:lineRule="auto"/>
        <w:ind w:left="864"/>
        <w:jc w:val="both"/>
        <w:rPr>
          <w:rFonts w:ascii="David" w:eastAsia="Times New Roman" w:hAnsi="David" w:cs="David"/>
          <w:szCs w:val="24"/>
          <w:rtl/>
          <w:lang w:eastAsia="he-IL"/>
        </w:rPr>
      </w:pPr>
      <w:r w:rsidRPr="00944CA5">
        <w:rPr>
          <w:rFonts w:ascii="David" w:eastAsia="Times New Roman" w:hAnsi="David" w:cs="David"/>
          <w:szCs w:val="24"/>
          <w:rtl/>
          <w:lang w:eastAsia="he-IL"/>
        </w:rPr>
        <w:t xml:space="preserve">הביטוח מורחב לשפות את המזמין </w:t>
      </w:r>
      <w:r w:rsidRPr="00944CA5">
        <w:rPr>
          <w:rFonts w:ascii="David" w:eastAsia="Times New Roman" w:hAnsi="David" w:cs="David" w:hint="cs"/>
          <w:szCs w:val="24"/>
          <w:rtl/>
          <w:lang w:eastAsia="he-IL"/>
        </w:rPr>
        <w:t>ו/או מי מטעמו</w:t>
      </w:r>
      <w:r w:rsidRPr="00944CA5">
        <w:rPr>
          <w:rFonts w:ascii="David" w:eastAsia="Times New Roman" w:hAnsi="David" w:cs="David"/>
          <w:szCs w:val="24"/>
          <w:rtl/>
          <w:lang w:eastAsia="he-IL"/>
        </w:rPr>
        <w:t xml:space="preserve"> בגין אחריותם למעשי ו/או מחדלי הקבלן ובגין הבאים מטעמו וזאת בכפוף לסעיף אחריות צולבת לפיו נחשב הביטוח כאילו נערך בנפרד עבור כל אחד מיחידי המבוטח. הביטוח כאמור כולל תקופת גילוי בת 6 חדשים, החל מתום תקופת הפוליסה. כן כולל הביטוח מועד למפרע שאינו מאוחר ממועד העבודות.</w:t>
      </w:r>
    </w:p>
    <w:p w14:paraId="7FBB4C24" w14:textId="77777777" w:rsidR="009D53C2" w:rsidRDefault="009D53C2" w:rsidP="00F9429A">
      <w:pPr>
        <w:tabs>
          <w:tab w:val="left" w:pos="864"/>
          <w:tab w:val="left" w:pos="1440"/>
          <w:tab w:val="left" w:pos="2160"/>
          <w:tab w:val="left" w:pos="2880"/>
          <w:tab w:val="left" w:pos="3600"/>
          <w:tab w:val="left" w:pos="4320"/>
          <w:tab w:val="left" w:pos="5040"/>
          <w:tab w:val="left" w:pos="5760"/>
        </w:tabs>
        <w:spacing w:before="0" w:beforeAutospacing="0" w:after="0" w:afterAutospacing="0" w:line="240" w:lineRule="auto"/>
        <w:ind w:left="864"/>
        <w:jc w:val="both"/>
        <w:rPr>
          <w:rFonts w:ascii="David" w:eastAsia="Times New Roman" w:hAnsi="David" w:cs="David"/>
          <w:szCs w:val="24"/>
          <w:rtl/>
          <w:lang w:eastAsia="he-IL"/>
        </w:rPr>
      </w:pPr>
    </w:p>
    <w:p w14:paraId="4F650BB2" w14:textId="77777777" w:rsidR="009D53C2" w:rsidRDefault="009D53C2" w:rsidP="00F9429A">
      <w:pPr>
        <w:tabs>
          <w:tab w:val="left" w:pos="8306"/>
        </w:tabs>
        <w:spacing w:before="0" w:beforeAutospacing="0" w:after="0" w:afterAutospacing="0" w:line="240" w:lineRule="auto"/>
        <w:jc w:val="both"/>
        <w:rPr>
          <w:rFonts w:ascii="David" w:eastAsia="Times New Roman" w:hAnsi="David" w:cs="David"/>
          <w:sz w:val="24"/>
          <w:szCs w:val="24"/>
          <w:rtl/>
        </w:rPr>
      </w:pPr>
      <w:r w:rsidRPr="00F9429A">
        <w:rPr>
          <w:rFonts w:ascii="David" w:eastAsia="Times New Roman" w:hAnsi="David" w:cs="David"/>
          <w:sz w:val="24"/>
          <w:szCs w:val="24"/>
          <w:rtl/>
        </w:rPr>
        <w:t>הפוליסות תכלולנה  תנאי מפורש על פיו הינן קודמות לכל ביטוח אשר נערך על ידי המזמין וכי המבטח מוותר בדבר שיתוף ביטוחי המזמין למעט ביטוח העבודות שנערך על ידי המזמין ו/או עבורו. כמו כן הקבלן בלבד אחראי לתשלום דמי הביטוח וסכום ההשתתפות העצמית בגין הביטוחים כאמור.</w:t>
      </w:r>
    </w:p>
    <w:p w14:paraId="727E8700" w14:textId="77777777" w:rsidR="009D53C2" w:rsidRDefault="009D53C2" w:rsidP="00F9429A">
      <w:pPr>
        <w:tabs>
          <w:tab w:val="left" w:pos="8306"/>
        </w:tabs>
        <w:spacing w:before="0" w:beforeAutospacing="0" w:after="0" w:afterAutospacing="0" w:line="240" w:lineRule="auto"/>
        <w:jc w:val="both"/>
        <w:rPr>
          <w:rFonts w:ascii="David" w:eastAsia="Times New Roman" w:hAnsi="David" w:cs="David"/>
          <w:sz w:val="24"/>
          <w:szCs w:val="24"/>
          <w:rtl/>
        </w:rPr>
      </w:pPr>
    </w:p>
    <w:p w14:paraId="7B0DF4F2" w14:textId="77777777" w:rsidR="009D53C2" w:rsidRDefault="009D53C2" w:rsidP="00F9429A">
      <w:pPr>
        <w:tabs>
          <w:tab w:val="left" w:pos="8306"/>
        </w:tabs>
        <w:spacing w:before="0" w:beforeAutospacing="0" w:after="0" w:afterAutospacing="0" w:line="240" w:lineRule="auto"/>
        <w:jc w:val="both"/>
        <w:rPr>
          <w:rFonts w:ascii="David" w:eastAsia="Times New Roman" w:hAnsi="David" w:cs="David"/>
          <w:sz w:val="24"/>
          <w:szCs w:val="24"/>
          <w:rtl/>
        </w:rPr>
      </w:pPr>
      <w:r w:rsidRPr="00F9429A">
        <w:rPr>
          <w:rFonts w:ascii="David" w:eastAsia="Times New Roman" w:hAnsi="David" w:cs="David"/>
          <w:sz w:val="24"/>
          <w:szCs w:val="24"/>
          <w:rtl/>
        </w:rPr>
        <w:t>כמו כן הקבלן ידאג כי הכיסוי על פי הפוליסות לא יבוטל ולא יחול בו שינוי לרעה, אלא אם תימסר הודעה כתובה בדואר רשום לידי המזמין לפחות 30 יום מראש.</w:t>
      </w:r>
    </w:p>
    <w:p w14:paraId="617AE21F" w14:textId="77777777" w:rsidR="009D53C2" w:rsidRPr="00F9429A" w:rsidRDefault="009D53C2" w:rsidP="00F9429A">
      <w:pPr>
        <w:tabs>
          <w:tab w:val="left" w:pos="8306"/>
        </w:tabs>
        <w:spacing w:before="0" w:beforeAutospacing="0" w:after="0" w:afterAutospacing="0" w:line="240" w:lineRule="auto"/>
        <w:jc w:val="both"/>
        <w:rPr>
          <w:rFonts w:ascii="David" w:eastAsia="Times New Roman" w:hAnsi="David" w:cs="David"/>
          <w:sz w:val="24"/>
          <w:szCs w:val="24"/>
          <w:rtl/>
        </w:rPr>
      </w:pPr>
    </w:p>
    <w:p w14:paraId="4241A2FE" w14:textId="77777777" w:rsidR="009D53C2" w:rsidRPr="00F9429A" w:rsidRDefault="009D53C2" w:rsidP="00F9429A">
      <w:pPr>
        <w:tabs>
          <w:tab w:val="left" w:pos="8306"/>
        </w:tabs>
        <w:spacing w:before="0" w:beforeAutospacing="0" w:after="0" w:afterAutospacing="0" w:line="240" w:lineRule="auto"/>
        <w:jc w:val="both"/>
        <w:rPr>
          <w:rFonts w:ascii="David" w:eastAsia="Times New Roman" w:hAnsi="David" w:cs="David"/>
          <w:sz w:val="24"/>
          <w:szCs w:val="24"/>
          <w:rtl/>
        </w:rPr>
      </w:pPr>
      <w:r w:rsidRPr="00F9429A">
        <w:rPr>
          <w:rFonts w:ascii="David" w:eastAsia="Times New Roman" w:hAnsi="David" w:cs="David"/>
          <w:sz w:val="24"/>
          <w:szCs w:val="24"/>
          <w:rtl/>
        </w:rPr>
        <w:t>חריג רשלנות רבתי מבוטל, אך אין בביטול החריג כאמור כדי לגרוע מזכויות המבטחת וחובות השוכר עפ"י חוק חוזה ביטוח, תשמ"א-1981.</w:t>
      </w:r>
    </w:p>
    <w:p w14:paraId="6B16BB0B" w14:textId="77777777" w:rsidR="009D53C2" w:rsidRPr="00F9429A" w:rsidRDefault="009D53C2" w:rsidP="00F9429A">
      <w:pPr>
        <w:tabs>
          <w:tab w:val="left" w:pos="8306"/>
        </w:tabs>
        <w:spacing w:before="0" w:beforeAutospacing="0" w:after="0" w:afterAutospacing="0" w:line="240" w:lineRule="auto"/>
        <w:jc w:val="both"/>
        <w:rPr>
          <w:rFonts w:ascii="David" w:eastAsia="Times New Roman" w:hAnsi="David" w:cs="David"/>
          <w:sz w:val="24"/>
          <w:szCs w:val="24"/>
          <w:rtl/>
        </w:rPr>
      </w:pPr>
    </w:p>
    <w:p w14:paraId="62128DDB" w14:textId="77777777" w:rsidR="009D53C2" w:rsidRPr="00944CA5" w:rsidRDefault="009D53C2" w:rsidP="00F9429A">
      <w:pPr>
        <w:tabs>
          <w:tab w:val="left" w:pos="864"/>
          <w:tab w:val="left" w:pos="1440"/>
          <w:tab w:val="left" w:pos="2160"/>
          <w:tab w:val="left" w:pos="2880"/>
          <w:tab w:val="left" w:pos="3600"/>
          <w:tab w:val="left" w:pos="4320"/>
          <w:tab w:val="left" w:pos="5040"/>
          <w:tab w:val="left" w:pos="5760"/>
        </w:tabs>
        <w:spacing w:before="0" w:beforeAutospacing="0" w:after="0" w:afterAutospacing="0" w:line="240" w:lineRule="auto"/>
        <w:jc w:val="both"/>
        <w:rPr>
          <w:rFonts w:ascii="David" w:eastAsia="Times New Roman" w:hAnsi="David" w:cs="David"/>
          <w:szCs w:val="24"/>
          <w:lang w:eastAsia="he-IL"/>
        </w:rPr>
      </w:pPr>
    </w:p>
    <w:p w14:paraId="7CD8E3F2" w14:textId="77777777" w:rsidR="009D53C2" w:rsidRDefault="009D53C2" w:rsidP="00F9429A">
      <w:pPr>
        <w:tabs>
          <w:tab w:val="left" w:pos="8306"/>
        </w:tabs>
        <w:spacing w:before="0" w:beforeAutospacing="0" w:after="0" w:afterAutospacing="0" w:line="240" w:lineRule="auto"/>
        <w:ind w:left="720"/>
        <w:jc w:val="both"/>
        <w:rPr>
          <w:rFonts w:ascii="David" w:eastAsia="Times New Roman" w:hAnsi="David" w:cs="David"/>
          <w:sz w:val="24"/>
          <w:szCs w:val="24"/>
          <w:rtl/>
        </w:rPr>
      </w:pPr>
    </w:p>
    <w:p w14:paraId="27ADAF81" w14:textId="77777777" w:rsidR="009D53C2" w:rsidRDefault="009D53C2" w:rsidP="00F9429A">
      <w:pPr>
        <w:tabs>
          <w:tab w:val="left" w:pos="8306"/>
        </w:tabs>
        <w:spacing w:before="0" w:beforeAutospacing="0" w:after="0" w:afterAutospacing="0" w:line="240" w:lineRule="auto"/>
        <w:ind w:left="720"/>
        <w:jc w:val="both"/>
        <w:rPr>
          <w:rFonts w:ascii="David" w:eastAsia="Times New Roman" w:hAnsi="David" w:cs="David"/>
          <w:sz w:val="24"/>
          <w:szCs w:val="24"/>
          <w:rtl/>
        </w:rPr>
      </w:pPr>
    </w:p>
    <w:p w14:paraId="4D32B39E" w14:textId="77777777" w:rsidR="009D53C2" w:rsidRPr="00F9429A" w:rsidRDefault="009D53C2" w:rsidP="00F9429A">
      <w:pPr>
        <w:tabs>
          <w:tab w:val="left" w:pos="8306"/>
        </w:tabs>
        <w:spacing w:before="0" w:beforeAutospacing="0" w:after="0" w:afterAutospacing="0" w:line="240" w:lineRule="auto"/>
        <w:ind w:left="720"/>
        <w:jc w:val="both"/>
        <w:rPr>
          <w:rFonts w:ascii="David" w:eastAsia="Times New Roman" w:hAnsi="David" w:cs="David"/>
          <w:sz w:val="24"/>
          <w:szCs w:val="24"/>
          <w:rtl/>
        </w:rPr>
      </w:pPr>
    </w:p>
    <w:p w14:paraId="2D218061" w14:textId="77777777" w:rsidR="009D53C2" w:rsidRDefault="009D53C2" w:rsidP="00E56613">
      <w:pPr>
        <w:spacing w:before="0" w:beforeAutospacing="0" w:after="0" w:afterAutospacing="0" w:line="360" w:lineRule="auto"/>
        <w:jc w:val="center"/>
        <w:rPr>
          <w:rFonts w:ascii="David" w:eastAsia="Times New Roman" w:hAnsi="David" w:cs="David"/>
          <w:b/>
          <w:bCs/>
          <w:sz w:val="24"/>
          <w:szCs w:val="24"/>
          <w:u w:val="single"/>
          <w:rtl/>
        </w:rPr>
      </w:pPr>
    </w:p>
    <w:p w14:paraId="7946C3C1" w14:textId="77777777" w:rsidR="009D53C2" w:rsidRDefault="009D53C2" w:rsidP="00653870">
      <w:pPr>
        <w:spacing w:before="0" w:beforeAutospacing="0" w:after="0" w:afterAutospacing="0" w:line="360" w:lineRule="auto"/>
        <w:jc w:val="center"/>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lastRenderedPageBreak/>
        <w:t>נספח 3.1.1</w:t>
      </w:r>
      <w:r>
        <w:rPr>
          <w:rFonts w:ascii="David" w:eastAsia="Times New Roman" w:hAnsi="David" w:cs="David" w:hint="cs"/>
          <w:b/>
          <w:bCs/>
          <w:sz w:val="24"/>
          <w:szCs w:val="24"/>
          <w:u w:val="single"/>
          <w:rtl/>
        </w:rPr>
        <w:t>4.2</w:t>
      </w:r>
    </w:p>
    <w:tbl>
      <w:tblPr>
        <w:tblStyle w:val="a9"/>
        <w:bidiVisual/>
        <w:tblW w:w="0" w:type="auto"/>
        <w:tblInd w:w="84" w:type="dxa"/>
        <w:tblLook w:val="04A0" w:firstRow="1" w:lastRow="0" w:firstColumn="1" w:lastColumn="0" w:noHBand="0" w:noVBand="1"/>
        <w:tblCaption w:val="אישור קיום ביטוח"/>
      </w:tblPr>
      <w:tblGrid>
        <w:gridCol w:w="1749"/>
        <w:gridCol w:w="1629"/>
        <w:gridCol w:w="1776"/>
        <w:gridCol w:w="3058"/>
      </w:tblGrid>
      <w:tr w:rsidR="00653870" w:rsidRPr="00653870" w14:paraId="4CD8563C" w14:textId="77777777" w:rsidTr="00FB34DB">
        <w:trPr>
          <w:trHeight w:val="463"/>
          <w:tblHeader/>
        </w:trPr>
        <w:tc>
          <w:tcPr>
            <w:tcW w:w="7952" w:type="dxa"/>
            <w:gridSpan w:val="3"/>
            <w:shd w:val="clear" w:color="auto" w:fill="F2F2F2" w:themeFill="background1" w:themeFillShade="F2"/>
          </w:tcPr>
          <w:p w14:paraId="2AD0BDFF"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r w:rsidRPr="00653870">
              <w:rPr>
                <w:rFonts w:ascii="David" w:eastAsia="Times New Roman" w:hAnsi="David" w:cs="David"/>
                <w:b/>
                <w:bCs/>
                <w:sz w:val="24"/>
                <w:szCs w:val="24"/>
                <w:u w:val="single"/>
                <w:rtl/>
              </w:rPr>
              <w:t>אישור קיום ביטוחים</w:t>
            </w:r>
          </w:p>
        </w:tc>
        <w:tc>
          <w:tcPr>
            <w:tcW w:w="3578" w:type="dxa"/>
          </w:tcPr>
          <w:p w14:paraId="2515B548"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r w:rsidRPr="00653870">
              <w:rPr>
                <w:rFonts w:ascii="David" w:eastAsia="Times New Roman" w:hAnsi="David" w:cs="David"/>
                <w:b/>
                <w:bCs/>
                <w:sz w:val="24"/>
                <w:szCs w:val="24"/>
                <w:u w:val="single"/>
                <w:rtl/>
              </w:rPr>
              <w:t xml:space="preserve">תאריך </w:t>
            </w:r>
            <w:r w:rsidRPr="00653870">
              <w:rPr>
                <w:rFonts w:ascii="David" w:eastAsia="Times New Roman" w:hAnsi="David" w:cs="David" w:hint="cs"/>
                <w:b/>
                <w:bCs/>
                <w:sz w:val="24"/>
                <w:szCs w:val="24"/>
                <w:u w:val="single"/>
                <w:rtl/>
              </w:rPr>
              <w:t>הנפקת האישור</w:t>
            </w:r>
            <w:r w:rsidRPr="00653870">
              <w:rPr>
                <w:rFonts w:ascii="David" w:eastAsia="Times New Roman" w:hAnsi="David" w:cs="David"/>
                <w:b/>
                <w:bCs/>
                <w:sz w:val="24"/>
                <w:szCs w:val="24"/>
                <w:u w:val="single"/>
                <w:rtl/>
              </w:rPr>
              <w:t>(</w:t>
            </w:r>
            <w:r w:rsidRPr="00653870">
              <w:rPr>
                <w:rFonts w:ascii="David" w:eastAsia="Times New Roman" w:hAnsi="David" w:cs="David"/>
                <w:b/>
                <w:bCs/>
                <w:sz w:val="24"/>
                <w:szCs w:val="24"/>
                <w:u w:val="single"/>
              </w:rPr>
              <w:t>DD/MM/YYYY</w:t>
            </w:r>
            <w:r w:rsidRPr="00653870">
              <w:rPr>
                <w:rFonts w:ascii="David" w:eastAsia="Times New Roman" w:hAnsi="David" w:cs="David"/>
                <w:b/>
                <w:bCs/>
                <w:sz w:val="24"/>
                <w:szCs w:val="24"/>
                <w:u w:val="single"/>
                <w:rtl/>
              </w:rPr>
              <w:t>)</w:t>
            </w:r>
          </w:p>
        </w:tc>
      </w:tr>
      <w:tr w:rsidR="00653870" w:rsidRPr="00653870" w14:paraId="675D9FA0" w14:textId="77777777" w:rsidTr="00FB34DB">
        <w:trPr>
          <w:trHeight w:val="315"/>
        </w:trPr>
        <w:tc>
          <w:tcPr>
            <w:tcW w:w="11530" w:type="dxa"/>
            <w:gridSpan w:val="4"/>
          </w:tcPr>
          <w:p w14:paraId="227115CA"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r w:rsidRPr="00653870">
              <w:rPr>
                <w:rFonts w:ascii="David" w:eastAsia="Times New Roman" w:hAnsi="David" w:cs="David"/>
                <w:b/>
                <w:bCs/>
                <w:sz w:val="24"/>
                <w:szCs w:val="24"/>
                <w:u w:val="single"/>
                <w:rtl/>
              </w:rPr>
              <w:t xml:space="preserve">אישור ביטוח זה מהווה אסמכתא לכך שלמבוטח ישנה </w:t>
            </w:r>
            <w:r w:rsidRPr="00653870">
              <w:rPr>
                <w:rFonts w:ascii="David" w:eastAsia="Times New Roman" w:hAnsi="David" w:cs="David" w:hint="cs"/>
                <w:b/>
                <w:bCs/>
                <w:sz w:val="24"/>
                <w:szCs w:val="24"/>
                <w:u w:val="single"/>
                <w:rtl/>
              </w:rPr>
              <w:t>פוליסת ביטוח</w:t>
            </w:r>
            <w:r w:rsidRPr="00653870">
              <w:rPr>
                <w:rFonts w:ascii="David" w:eastAsia="Times New Roman" w:hAnsi="David" w:cs="David"/>
                <w:b/>
                <w:bCs/>
                <w:sz w:val="24"/>
                <w:szCs w:val="24"/>
                <w:u w:val="single"/>
                <w:rtl/>
              </w:rPr>
              <w:t xml:space="preserve"> בתוקף</w:t>
            </w:r>
            <w:r w:rsidRPr="00653870">
              <w:rPr>
                <w:rFonts w:ascii="David" w:eastAsia="Times New Roman" w:hAnsi="David" w:cs="David" w:hint="cs"/>
                <w:b/>
                <w:bCs/>
                <w:sz w:val="24"/>
                <w:szCs w:val="24"/>
                <w:u w:val="single"/>
                <w:rtl/>
              </w:rPr>
              <w:t xml:space="preserve">, בהתאם למידע המפורט בה. המידע המפורט באישור זה אינו כולל את כל תנאי הפוליסה וחריגיה. יחד עם זאת, </w:t>
            </w:r>
            <w:r w:rsidRPr="00653870">
              <w:rPr>
                <w:rFonts w:ascii="David" w:eastAsia="Times New Roman" w:hAnsi="David" w:cs="David"/>
                <w:b/>
                <w:bCs/>
                <w:sz w:val="24"/>
                <w:szCs w:val="24"/>
                <w:u w:val="single"/>
                <w:rtl/>
              </w:rPr>
              <w:t>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653870" w:rsidRPr="00653870" w14:paraId="024B157A" w14:textId="77777777" w:rsidTr="00FB34DB">
        <w:trPr>
          <w:trHeight w:val="278"/>
        </w:trPr>
        <w:tc>
          <w:tcPr>
            <w:tcW w:w="2644" w:type="dxa"/>
            <w:shd w:val="clear" w:color="auto" w:fill="F2F2F2" w:themeFill="background1" w:themeFillShade="F2"/>
          </w:tcPr>
          <w:p w14:paraId="0DC1B4A4"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r w:rsidRPr="00653870">
              <w:rPr>
                <w:rFonts w:ascii="David" w:eastAsia="Times New Roman" w:hAnsi="David" w:cs="David" w:hint="cs"/>
                <w:b/>
                <w:bCs/>
                <w:sz w:val="24"/>
                <w:szCs w:val="24"/>
                <w:u w:val="single"/>
                <w:rtl/>
              </w:rPr>
              <w:t>מבקש האישור*</w:t>
            </w:r>
          </w:p>
        </w:tc>
        <w:tc>
          <w:tcPr>
            <w:tcW w:w="2653" w:type="dxa"/>
            <w:shd w:val="clear" w:color="auto" w:fill="F2F2F2" w:themeFill="background1" w:themeFillShade="F2"/>
          </w:tcPr>
          <w:p w14:paraId="5B3BA030"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r w:rsidRPr="00653870" w:rsidDel="009955DA">
              <w:rPr>
                <w:rFonts w:ascii="David" w:eastAsia="Times New Roman" w:hAnsi="David" w:cs="David" w:hint="cs"/>
                <w:b/>
                <w:bCs/>
                <w:sz w:val="24"/>
                <w:szCs w:val="24"/>
                <w:u w:val="single"/>
                <w:rtl/>
              </w:rPr>
              <w:t>ה</w:t>
            </w:r>
            <w:r w:rsidRPr="00653870">
              <w:rPr>
                <w:rFonts w:ascii="David" w:eastAsia="Times New Roman" w:hAnsi="David" w:cs="David" w:hint="cs"/>
                <w:b/>
                <w:bCs/>
                <w:sz w:val="24"/>
                <w:szCs w:val="24"/>
                <w:u w:val="single"/>
                <w:rtl/>
              </w:rPr>
              <w:t>מבוטח</w:t>
            </w:r>
          </w:p>
        </w:tc>
        <w:tc>
          <w:tcPr>
            <w:tcW w:w="2655" w:type="dxa"/>
            <w:shd w:val="clear" w:color="auto" w:fill="F2F2F2" w:themeFill="background1" w:themeFillShade="F2"/>
          </w:tcPr>
          <w:p w14:paraId="197D3C83"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r w:rsidRPr="00653870">
              <w:rPr>
                <w:rFonts w:ascii="David" w:eastAsia="Times New Roman" w:hAnsi="David" w:cs="David" w:hint="eastAsia"/>
                <w:b/>
                <w:bCs/>
                <w:sz w:val="24"/>
                <w:szCs w:val="24"/>
                <w:u w:val="single"/>
                <w:rtl/>
              </w:rPr>
              <w:t>אופי</w:t>
            </w:r>
            <w:r w:rsidRPr="00653870">
              <w:rPr>
                <w:rFonts w:ascii="David" w:eastAsia="Times New Roman" w:hAnsi="David" w:cs="David"/>
                <w:b/>
                <w:bCs/>
                <w:sz w:val="24"/>
                <w:szCs w:val="24"/>
                <w:u w:val="single"/>
                <w:rtl/>
              </w:rPr>
              <w:t xml:space="preserve"> </w:t>
            </w:r>
            <w:r w:rsidRPr="00653870">
              <w:rPr>
                <w:rFonts w:ascii="David" w:eastAsia="Times New Roman" w:hAnsi="David" w:cs="David" w:hint="eastAsia"/>
                <w:b/>
                <w:bCs/>
                <w:sz w:val="24"/>
                <w:szCs w:val="24"/>
                <w:u w:val="single"/>
                <w:rtl/>
              </w:rPr>
              <w:t>העסקה</w:t>
            </w:r>
            <w:r w:rsidRPr="00653870">
              <w:rPr>
                <w:rFonts w:ascii="David" w:eastAsia="Times New Roman" w:hAnsi="David" w:cs="David" w:hint="cs"/>
                <w:b/>
                <w:bCs/>
                <w:sz w:val="24"/>
                <w:szCs w:val="24"/>
                <w:u w:val="single"/>
                <w:rtl/>
              </w:rPr>
              <w:t>*</w:t>
            </w:r>
          </w:p>
        </w:tc>
        <w:tc>
          <w:tcPr>
            <w:tcW w:w="3578" w:type="dxa"/>
            <w:shd w:val="clear" w:color="auto" w:fill="F2F2F2" w:themeFill="background1" w:themeFillShade="F2"/>
          </w:tcPr>
          <w:p w14:paraId="748736B8"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r w:rsidRPr="00653870">
              <w:rPr>
                <w:rFonts w:ascii="David" w:eastAsia="Times New Roman" w:hAnsi="David" w:cs="David" w:hint="eastAsia"/>
                <w:b/>
                <w:bCs/>
                <w:sz w:val="24"/>
                <w:szCs w:val="24"/>
                <w:u w:val="single"/>
                <w:rtl/>
              </w:rPr>
              <w:t>מעמד</w:t>
            </w:r>
            <w:r w:rsidRPr="00653870">
              <w:rPr>
                <w:rFonts w:ascii="David" w:eastAsia="Times New Roman" w:hAnsi="David" w:cs="David"/>
                <w:b/>
                <w:bCs/>
                <w:sz w:val="24"/>
                <w:szCs w:val="24"/>
                <w:u w:val="single"/>
                <w:rtl/>
              </w:rPr>
              <w:t xml:space="preserve"> </w:t>
            </w:r>
            <w:r w:rsidRPr="00653870">
              <w:rPr>
                <w:rFonts w:ascii="David" w:eastAsia="Times New Roman" w:hAnsi="David" w:cs="David" w:hint="cs"/>
                <w:b/>
                <w:bCs/>
                <w:sz w:val="24"/>
                <w:szCs w:val="24"/>
                <w:u w:val="single"/>
                <w:rtl/>
              </w:rPr>
              <w:t>מבקש</w:t>
            </w:r>
            <w:r w:rsidRPr="00653870">
              <w:rPr>
                <w:rFonts w:ascii="David" w:eastAsia="Times New Roman" w:hAnsi="David" w:cs="David"/>
                <w:b/>
                <w:bCs/>
                <w:sz w:val="24"/>
                <w:szCs w:val="24"/>
                <w:u w:val="single"/>
                <w:rtl/>
              </w:rPr>
              <w:t xml:space="preserve"> </w:t>
            </w:r>
            <w:r w:rsidRPr="00653870">
              <w:rPr>
                <w:rFonts w:ascii="David" w:eastAsia="Times New Roman" w:hAnsi="David" w:cs="David" w:hint="eastAsia"/>
                <w:b/>
                <w:bCs/>
                <w:sz w:val="24"/>
                <w:szCs w:val="24"/>
                <w:u w:val="single"/>
                <w:rtl/>
              </w:rPr>
              <w:t>האישור</w:t>
            </w:r>
            <w:r w:rsidRPr="00653870">
              <w:rPr>
                <w:rFonts w:ascii="David" w:eastAsia="Times New Roman" w:hAnsi="David" w:cs="David" w:hint="cs"/>
                <w:b/>
                <w:bCs/>
                <w:sz w:val="24"/>
                <w:szCs w:val="24"/>
                <w:u w:val="single"/>
                <w:rtl/>
              </w:rPr>
              <w:t>*</w:t>
            </w:r>
          </w:p>
        </w:tc>
      </w:tr>
      <w:tr w:rsidR="00653870" w:rsidRPr="00653870" w14:paraId="5FF43F3F" w14:textId="77777777" w:rsidTr="00FB34DB">
        <w:trPr>
          <w:trHeight w:val="339"/>
        </w:trPr>
        <w:tc>
          <w:tcPr>
            <w:tcW w:w="2648" w:type="dxa"/>
          </w:tcPr>
          <w:p w14:paraId="15839AB3"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r w:rsidRPr="00653870">
              <w:rPr>
                <w:rFonts w:ascii="David" w:eastAsia="Times New Roman" w:hAnsi="David" w:cs="David" w:hint="cs"/>
                <w:b/>
                <w:bCs/>
                <w:sz w:val="24"/>
                <w:szCs w:val="24"/>
                <w:u w:val="single"/>
                <w:rtl/>
              </w:rPr>
              <w:t>שם</w:t>
            </w:r>
          </w:p>
          <w:p w14:paraId="74D29367"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Pr>
            </w:pPr>
            <w:r w:rsidRPr="00653870">
              <w:rPr>
                <w:rFonts w:ascii="David" w:eastAsia="Times New Roman" w:hAnsi="David" w:cs="David" w:hint="cs"/>
                <w:b/>
                <w:bCs/>
                <w:sz w:val="24"/>
                <w:szCs w:val="24"/>
                <w:u w:val="single"/>
                <w:rtl/>
              </w:rPr>
              <w:t>אפריקה י</w:t>
            </w:r>
            <w:r w:rsidRPr="00653870">
              <w:rPr>
                <w:rFonts w:ascii="David" w:eastAsia="Times New Roman" w:hAnsi="David" w:cs="David"/>
                <w:b/>
                <w:bCs/>
                <w:sz w:val="24"/>
                <w:szCs w:val="24"/>
                <w:u w:val="single"/>
                <w:rtl/>
              </w:rPr>
              <w:t>שראל מג</w:t>
            </w:r>
            <w:r w:rsidRPr="00653870">
              <w:rPr>
                <w:rFonts w:ascii="David" w:eastAsia="Times New Roman" w:hAnsi="David" w:cs="David" w:hint="cs"/>
                <w:b/>
                <w:bCs/>
                <w:sz w:val="24"/>
                <w:szCs w:val="24"/>
                <w:u w:val="single"/>
                <w:rtl/>
              </w:rPr>
              <w:t>ו</w:t>
            </w:r>
            <w:r w:rsidRPr="00653870">
              <w:rPr>
                <w:rFonts w:ascii="David" w:eastAsia="Times New Roman" w:hAnsi="David" w:cs="David"/>
                <w:b/>
                <w:bCs/>
                <w:sz w:val="24"/>
                <w:szCs w:val="24"/>
                <w:u w:val="single"/>
                <w:rtl/>
              </w:rPr>
              <w:t xml:space="preserve">רים  בע"מ </w:t>
            </w:r>
            <w:r w:rsidRPr="00653870">
              <w:rPr>
                <w:rFonts w:ascii="David" w:eastAsia="Times New Roman" w:hAnsi="David" w:cs="David" w:hint="cs"/>
                <w:b/>
                <w:bCs/>
                <w:sz w:val="24"/>
                <w:szCs w:val="24"/>
                <w:u w:val="single"/>
                <w:rtl/>
              </w:rPr>
              <w:t xml:space="preserve">ו/או </w:t>
            </w:r>
            <w:r w:rsidRPr="00653870">
              <w:rPr>
                <w:rFonts w:ascii="David" w:eastAsia="Times New Roman" w:hAnsi="David" w:cs="David"/>
                <w:b/>
                <w:bCs/>
                <w:sz w:val="24"/>
                <w:szCs w:val="24"/>
                <w:u w:val="single"/>
                <w:rtl/>
              </w:rPr>
              <w:t xml:space="preserve">ו/או חברות בנות ו/או חברות שלובות </w:t>
            </w:r>
          </w:p>
          <w:p w14:paraId="4D6DC71C"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r w:rsidRPr="00653870">
              <w:rPr>
                <w:rFonts w:ascii="David" w:eastAsia="Times New Roman" w:hAnsi="David" w:cs="David"/>
                <w:b/>
                <w:bCs/>
                <w:sz w:val="24"/>
                <w:szCs w:val="24"/>
                <w:u w:val="single"/>
                <w:rtl/>
              </w:rPr>
              <w:t>ו/או חברות קשורות ו/או שותפויות</w:t>
            </w:r>
          </w:p>
        </w:tc>
        <w:tc>
          <w:tcPr>
            <w:tcW w:w="2649" w:type="dxa"/>
          </w:tcPr>
          <w:p w14:paraId="077C5E35"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r w:rsidRPr="00653870">
              <w:rPr>
                <w:rFonts w:ascii="David" w:eastAsia="Times New Roman" w:hAnsi="David" w:cs="David" w:hint="cs"/>
                <w:b/>
                <w:bCs/>
                <w:sz w:val="24"/>
                <w:szCs w:val="24"/>
                <w:u w:val="single"/>
                <w:rtl/>
              </w:rPr>
              <w:t>שם</w:t>
            </w:r>
          </w:p>
          <w:p w14:paraId="4936D359"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2655" w:type="dxa"/>
            <w:vMerge w:val="restart"/>
            <w:shd w:val="clear" w:color="auto" w:fill="auto"/>
          </w:tcPr>
          <w:p w14:paraId="5756CABB"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p w14:paraId="37AC5A20" w14:textId="77777777" w:rsidR="00653870" w:rsidRPr="00653870" w:rsidRDefault="00945BF5" w:rsidP="00653870">
            <w:pPr>
              <w:spacing w:before="0" w:beforeAutospacing="0" w:after="0" w:afterAutospacing="0" w:line="360" w:lineRule="auto"/>
              <w:jc w:val="center"/>
              <w:rPr>
                <w:rFonts w:ascii="David" w:eastAsia="Times New Roman" w:hAnsi="David" w:cs="David"/>
                <w:b/>
                <w:bCs/>
                <w:sz w:val="24"/>
                <w:szCs w:val="24"/>
                <w:u w:val="single"/>
                <w:rtl/>
              </w:rPr>
            </w:pPr>
            <w:sdt>
              <w:sdtPr>
                <w:rPr>
                  <w:rFonts w:ascii="David" w:eastAsia="Times New Roman" w:hAnsi="David" w:cs="David" w:hint="cs"/>
                  <w:b/>
                  <w:bCs/>
                  <w:sz w:val="24"/>
                  <w:szCs w:val="24"/>
                  <w:u w:val="single"/>
                  <w:rtl/>
                </w:rPr>
                <w:id w:val="1563300434"/>
                <w14:checkbox>
                  <w14:checked w14:val="0"/>
                  <w14:checkedState w14:val="2612" w14:font="MS Gothic"/>
                  <w14:uncheckedState w14:val="2610" w14:font="MS Gothic"/>
                </w14:checkbox>
              </w:sdtPr>
              <w:sdtEndPr/>
              <w:sdtContent>
                <w:r w:rsidR="00653870" w:rsidRPr="00653870">
                  <w:rPr>
                    <w:rFonts w:ascii="Segoe UI Symbol" w:eastAsia="Times New Roman" w:hAnsi="Segoe UI Symbol" w:cs="Segoe UI Symbol" w:hint="cs"/>
                    <w:b/>
                    <w:bCs/>
                    <w:sz w:val="24"/>
                    <w:szCs w:val="24"/>
                    <w:u w:val="single"/>
                    <w:rtl/>
                  </w:rPr>
                  <w:t>☐</w:t>
                </w:r>
              </w:sdtContent>
            </w:sdt>
            <w:r w:rsidR="00653870" w:rsidRPr="00653870">
              <w:rPr>
                <w:rFonts w:ascii="David" w:eastAsia="Times New Roman" w:hAnsi="David" w:cs="David" w:hint="cs"/>
                <w:b/>
                <w:bCs/>
                <w:sz w:val="24"/>
                <w:szCs w:val="24"/>
                <w:u w:val="single"/>
                <w:rtl/>
              </w:rPr>
              <w:t>נדל"ן</w:t>
            </w:r>
          </w:p>
          <w:p w14:paraId="6A0A5092" w14:textId="77777777" w:rsidR="00653870" w:rsidRPr="00653870" w:rsidRDefault="00945BF5" w:rsidP="00653870">
            <w:pPr>
              <w:spacing w:before="0" w:beforeAutospacing="0" w:after="0" w:afterAutospacing="0" w:line="360" w:lineRule="auto"/>
              <w:jc w:val="center"/>
              <w:rPr>
                <w:rFonts w:ascii="David" w:eastAsia="Times New Roman" w:hAnsi="David" w:cs="David"/>
                <w:b/>
                <w:bCs/>
                <w:sz w:val="24"/>
                <w:szCs w:val="24"/>
                <w:u w:val="single"/>
                <w:rtl/>
              </w:rPr>
            </w:pPr>
            <w:sdt>
              <w:sdtPr>
                <w:rPr>
                  <w:rFonts w:ascii="David" w:eastAsia="Times New Roman" w:hAnsi="David" w:cs="David" w:hint="cs"/>
                  <w:b/>
                  <w:bCs/>
                  <w:sz w:val="24"/>
                  <w:szCs w:val="24"/>
                  <w:u w:val="single"/>
                  <w:rtl/>
                </w:rPr>
                <w:id w:val="819157208"/>
                <w14:checkbox>
                  <w14:checked w14:val="1"/>
                  <w14:checkedState w14:val="2612" w14:font="MS Gothic"/>
                  <w14:uncheckedState w14:val="2610" w14:font="MS Gothic"/>
                </w14:checkbox>
              </w:sdtPr>
              <w:sdtEndPr/>
              <w:sdtContent>
                <w:r w:rsidR="00653870" w:rsidRPr="00653870">
                  <w:rPr>
                    <w:rFonts w:ascii="Segoe UI Symbol" w:eastAsia="Times New Roman" w:hAnsi="Segoe UI Symbol" w:cs="Segoe UI Symbol" w:hint="cs"/>
                    <w:b/>
                    <w:bCs/>
                    <w:sz w:val="24"/>
                    <w:szCs w:val="24"/>
                    <w:u w:val="single"/>
                    <w:rtl/>
                  </w:rPr>
                  <w:t>☒</w:t>
                </w:r>
              </w:sdtContent>
            </w:sdt>
            <w:r w:rsidR="00653870" w:rsidRPr="00653870">
              <w:rPr>
                <w:rFonts w:ascii="David" w:eastAsia="Times New Roman" w:hAnsi="David" w:cs="David" w:hint="cs"/>
                <w:b/>
                <w:bCs/>
                <w:sz w:val="24"/>
                <w:szCs w:val="24"/>
                <w:u w:val="single"/>
                <w:rtl/>
              </w:rPr>
              <w:t xml:space="preserve">שירותים </w:t>
            </w:r>
          </w:p>
          <w:p w14:paraId="28C1CDCD" w14:textId="77777777" w:rsidR="00653870" w:rsidRPr="00653870" w:rsidRDefault="00945BF5" w:rsidP="00653870">
            <w:pPr>
              <w:spacing w:before="0" w:beforeAutospacing="0" w:after="0" w:afterAutospacing="0" w:line="360" w:lineRule="auto"/>
              <w:jc w:val="center"/>
              <w:rPr>
                <w:rFonts w:ascii="David" w:eastAsia="Times New Roman" w:hAnsi="David" w:cs="David"/>
                <w:b/>
                <w:bCs/>
                <w:sz w:val="24"/>
                <w:szCs w:val="24"/>
                <w:u w:val="single"/>
                <w:rtl/>
              </w:rPr>
            </w:pPr>
            <w:sdt>
              <w:sdtPr>
                <w:rPr>
                  <w:rFonts w:ascii="David" w:eastAsia="Times New Roman" w:hAnsi="David" w:cs="David" w:hint="cs"/>
                  <w:b/>
                  <w:bCs/>
                  <w:sz w:val="24"/>
                  <w:szCs w:val="24"/>
                  <w:u w:val="single"/>
                  <w:rtl/>
                </w:rPr>
                <w:id w:val="-1082979763"/>
                <w14:checkbox>
                  <w14:checked w14:val="0"/>
                  <w14:checkedState w14:val="2612" w14:font="MS Gothic"/>
                  <w14:uncheckedState w14:val="2610" w14:font="MS Gothic"/>
                </w14:checkbox>
              </w:sdtPr>
              <w:sdtEndPr/>
              <w:sdtContent>
                <w:r w:rsidR="00653870" w:rsidRPr="00653870">
                  <w:rPr>
                    <w:rFonts w:ascii="Segoe UI Symbol" w:eastAsia="Times New Roman" w:hAnsi="Segoe UI Symbol" w:cs="Segoe UI Symbol" w:hint="cs"/>
                    <w:b/>
                    <w:bCs/>
                    <w:sz w:val="24"/>
                    <w:szCs w:val="24"/>
                    <w:u w:val="single"/>
                    <w:rtl/>
                  </w:rPr>
                  <w:t>☐</w:t>
                </w:r>
              </w:sdtContent>
            </w:sdt>
            <w:r w:rsidR="00653870" w:rsidRPr="00653870">
              <w:rPr>
                <w:rFonts w:ascii="David" w:eastAsia="Times New Roman" w:hAnsi="David" w:cs="David" w:hint="cs"/>
                <w:b/>
                <w:bCs/>
                <w:sz w:val="24"/>
                <w:szCs w:val="24"/>
                <w:u w:val="single"/>
                <w:rtl/>
              </w:rPr>
              <w:t>אספקת מוצרים</w:t>
            </w:r>
          </w:p>
          <w:p w14:paraId="2E01065E" w14:textId="77777777" w:rsidR="00653870" w:rsidRPr="00653870" w:rsidRDefault="00945BF5" w:rsidP="00653870">
            <w:pPr>
              <w:spacing w:before="0" w:beforeAutospacing="0" w:after="0" w:afterAutospacing="0" w:line="360" w:lineRule="auto"/>
              <w:jc w:val="center"/>
              <w:rPr>
                <w:rFonts w:ascii="David" w:eastAsia="Times New Roman" w:hAnsi="David" w:cs="David"/>
                <w:b/>
                <w:bCs/>
                <w:sz w:val="24"/>
                <w:szCs w:val="24"/>
                <w:u w:val="single"/>
                <w:rtl/>
              </w:rPr>
            </w:pPr>
            <w:sdt>
              <w:sdtPr>
                <w:rPr>
                  <w:rFonts w:ascii="David" w:eastAsia="Times New Roman" w:hAnsi="David" w:cs="David" w:hint="cs"/>
                  <w:b/>
                  <w:bCs/>
                  <w:sz w:val="24"/>
                  <w:szCs w:val="24"/>
                  <w:u w:val="single"/>
                  <w:rtl/>
                </w:rPr>
                <w:id w:val="1795552756"/>
                <w14:checkbox>
                  <w14:checked w14:val="0"/>
                  <w14:checkedState w14:val="2612" w14:font="MS Gothic"/>
                  <w14:uncheckedState w14:val="2610" w14:font="MS Gothic"/>
                </w14:checkbox>
              </w:sdtPr>
              <w:sdtEndPr/>
              <w:sdtContent>
                <w:r w:rsidR="00653870" w:rsidRPr="00653870">
                  <w:rPr>
                    <w:rFonts w:ascii="Segoe UI Symbol" w:eastAsia="Times New Roman" w:hAnsi="Segoe UI Symbol" w:cs="Segoe UI Symbol" w:hint="cs"/>
                    <w:b/>
                    <w:bCs/>
                    <w:sz w:val="24"/>
                    <w:szCs w:val="24"/>
                    <w:u w:val="single"/>
                    <w:rtl/>
                  </w:rPr>
                  <w:t>☐</w:t>
                </w:r>
              </w:sdtContent>
            </w:sdt>
            <w:r w:rsidR="00653870" w:rsidRPr="00653870">
              <w:rPr>
                <w:rFonts w:ascii="David" w:eastAsia="Times New Roman" w:hAnsi="David" w:cs="David" w:hint="cs"/>
                <w:b/>
                <w:bCs/>
                <w:sz w:val="24"/>
                <w:szCs w:val="24"/>
                <w:u w:val="single"/>
                <w:rtl/>
              </w:rPr>
              <w:t xml:space="preserve">אחר: </w:t>
            </w:r>
            <w:sdt>
              <w:sdtPr>
                <w:rPr>
                  <w:rFonts w:ascii="David" w:eastAsia="Times New Roman" w:hAnsi="David" w:cs="David" w:hint="cs"/>
                  <w:b/>
                  <w:bCs/>
                  <w:sz w:val="24"/>
                  <w:szCs w:val="24"/>
                  <w:u w:val="single"/>
                  <w:rtl/>
                </w:rPr>
                <w:id w:val="-165097029"/>
                <w:showingPlcHdr/>
              </w:sdtPr>
              <w:sdtEndPr/>
              <w:sdtContent>
                <w:r w:rsidR="00653870" w:rsidRPr="00653870">
                  <w:rPr>
                    <w:rFonts w:ascii="David" w:eastAsia="Times New Roman" w:hAnsi="David" w:cs="David" w:hint="cs"/>
                    <w:b/>
                    <w:bCs/>
                    <w:sz w:val="24"/>
                    <w:szCs w:val="24"/>
                    <w:u w:val="single"/>
                    <w:rtl/>
                  </w:rPr>
                  <w:t>______</w:t>
                </w:r>
              </w:sdtContent>
            </w:sdt>
          </w:p>
          <w:p w14:paraId="785E1644"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3578" w:type="dxa"/>
            <w:vMerge w:val="restart"/>
          </w:tcPr>
          <w:p w14:paraId="4C8931E7"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p w14:paraId="464C46DB" w14:textId="77777777" w:rsidR="00653870" w:rsidRPr="00653870" w:rsidRDefault="00945BF5" w:rsidP="00653870">
            <w:pPr>
              <w:spacing w:before="0" w:beforeAutospacing="0" w:after="0" w:afterAutospacing="0" w:line="360" w:lineRule="auto"/>
              <w:jc w:val="center"/>
              <w:rPr>
                <w:rFonts w:ascii="David" w:eastAsia="Times New Roman" w:hAnsi="David" w:cs="David"/>
                <w:b/>
                <w:bCs/>
                <w:sz w:val="24"/>
                <w:szCs w:val="24"/>
                <w:u w:val="single"/>
                <w:rtl/>
              </w:rPr>
            </w:pPr>
            <w:sdt>
              <w:sdtPr>
                <w:rPr>
                  <w:rFonts w:ascii="David" w:eastAsia="Times New Roman" w:hAnsi="David" w:cs="David" w:hint="cs"/>
                  <w:b/>
                  <w:bCs/>
                  <w:sz w:val="24"/>
                  <w:szCs w:val="24"/>
                  <w:u w:val="single"/>
                  <w:rtl/>
                </w:rPr>
                <w:id w:val="-1159690115"/>
                <w14:checkbox>
                  <w14:checked w14:val="0"/>
                  <w14:checkedState w14:val="2612" w14:font="MS Gothic"/>
                  <w14:uncheckedState w14:val="2610" w14:font="MS Gothic"/>
                </w14:checkbox>
              </w:sdtPr>
              <w:sdtEndPr/>
              <w:sdtContent>
                <w:r w:rsidR="00653870" w:rsidRPr="00653870">
                  <w:rPr>
                    <w:rFonts w:ascii="Segoe UI Symbol" w:eastAsia="Times New Roman" w:hAnsi="Segoe UI Symbol" w:cs="Segoe UI Symbol" w:hint="cs"/>
                    <w:b/>
                    <w:bCs/>
                    <w:sz w:val="24"/>
                    <w:szCs w:val="24"/>
                    <w:u w:val="single"/>
                    <w:rtl/>
                  </w:rPr>
                  <w:t>☐</w:t>
                </w:r>
              </w:sdtContent>
            </w:sdt>
            <w:r w:rsidR="00653870" w:rsidRPr="00653870">
              <w:rPr>
                <w:rFonts w:ascii="David" w:eastAsia="Times New Roman" w:hAnsi="David" w:cs="David" w:hint="cs"/>
                <w:b/>
                <w:bCs/>
                <w:sz w:val="24"/>
                <w:szCs w:val="24"/>
                <w:u w:val="single"/>
                <w:rtl/>
              </w:rPr>
              <w:t>משכיר</w:t>
            </w:r>
          </w:p>
          <w:p w14:paraId="77471486" w14:textId="77777777" w:rsidR="00653870" w:rsidRPr="00653870" w:rsidRDefault="00945BF5" w:rsidP="00653870">
            <w:pPr>
              <w:spacing w:before="0" w:beforeAutospacing="0" w:after="0" w:afterAutospacing="0" w:line="360" w:lineRule="auto"/>
              <w:jc w:val="center"/>
              <w:rPr>
                <w:rFonts w:ascii="David" w:eastAsia="Times New Roman" w:hAnsi="David" w:cs="David"/>
                <w:b/>
                <w:bCs/>
                <w:sz w:val="24"/>
                <w:szCs w:val="24"/>
                <w:u w:val="single"/>
                <w:rtl/>
              </w:rPr>
            </w:pPr>
            <w:sdt>
              <w:sdtPr>
                <w:rPr>
                  <w:rFonts w:ascii="David" w:eastAsia="Times New Roman" w:hAnsi="David" w:cs="David" w:hint="cs"/>
                  <w:b/>
                  <w:bCs/>
                  <w:sz w:val="24"/>
                  <w:szCs w:val="24"/>
                  <w:u w:val="single"/>
                  <w:rtl/>
                </w:rPr>
                <w:id w:val="704603622"/>
                <w14:checkbox>
                  <w14:checked w14:val="0"/>
                  <w14:checkedState w14:val="2612" w14:font="MS Gothic"/>
                  <w14:uncheckedState w14:val="2610" w14:font="MS Gothic"/>
                </w14:checkbox>
              </w:sdtPr>
              <w:sdtEndPr/>
              <w:sdtContent>
                <w:r w:rsidR="00653870" w:rsidRPr="00653870">
                  <w:rPr>
                    <w:rFonts w:ascii="Segoe UI Symbol" w:eastAsia="Times New Roman" w:hAnsi="Segoe UI Symbol" w:cs="Segoe UI Symbol" w:hint="cs"/>
                    <w:b/>
                    <w:bCs/>
                    <w:sz w:val="24"/>
                    <w:szCs w:val="24"/>
                    <w:u w:val="single"/>
                    <w:rtl/>
                  </w:rPr>
                  <w:t>☐</w:t>
                </w:r>
              </w:sdtContent>
            </w:sdt>
            <w:r w:rsidR="00653870" w:rsidRPr="00653870">
              <w:rPr>
                <w:rFonts w:ascii="David" w:eastAsia="Times New Roman" w:hAnsi="David" w:cs="David" w:hint="cs"/>
                <w:b/>
                <w:bCs/>
                <w:sz w:val="24"/>
                <w:szCs w:val="24"/>
                <w:u w:val="single"/>
                <w:rtl/>
              </w:rPr>
              <w:t>שוכר</w:t>
            </w:r>
          </w:p>
          <w:p w14:paraId="7CEB5821" w14:textId="77777777" w:rsidR="00653870" w:rsidRPr="00653870" w:rsidRDefault="00945BF5" w:rsidP="00653870">
            <w:pPr>
              <w:spacing w:before="0" w:beforeAutospacing="0" w:after="0" w:afterAutospacing="0" w:line="360" w:lineRule="auto"/>
              <w:jc w:val="center"/>
              <w:rPr>
                <w:rFonts w:ascii="David" w:eastAsia="Times New Roman" w:hAnsi="David" w:cs="David"/>
                <w:b/>
                <w:bCs/>
                <w:sz w:val="24"/>
                <w:szCs w:val="24"/>
                <w:u w:val="single"/>
                <w:rtl/>
              </w:rPr>
            </w:pPr>
            <w:sdt>
              <w:sdtPr>
                <w:rPr>
                  <w:rFonts w:ascii="David" w:eastAsia="Times New Roman" w:hAnsi="David" w:cs="David" w:hint="cs"/>
                  <w:b/>
                  <w:bCs/>
                  <w:sz w:val="24"/>
                  <w:szCs w:val="24"/>
                  <w:u w:val="single"/>
                  <w:rtl/>
                </w:rPr>
                <w:id w:val="-1507819856"/>
                <w14:checkbox>
                  <w14:checked w14:val="0"/>
                  <w14:checkedState w14:val="2612" w14:font="MS Gothic"/>
                  <w14:uncheckedState w14:val="2610" w14:font="MS Gothic"/>
                </w14:checkbox>
              </w:sdtPr>
              <w:sdtEndPr/>
              <w:sdtContent>
                <w:r w:rsidR="00653870" w:rsidRPr="00653870">
                  <w:rPr>
                    <w:rFonts w:ascii="Segoe UI Symbol" w:eastAsia="Times New Roman" w:hAnsi="Segoe UI Symbol" w:cs="Segoe UI Symbol" w:hint="cs"/>
                    <w:b/>
                    <w:bCs/>
                    <w:sz w:val="24"/>
                    <w:szCs w:val="24"/>
                    <w:u w:val="single"/>
                    <w:rtl/>
                  </w:rPr>
                  <w:t>☐</w:t>
                </w:r>
              </w:sdtContent>
            </w:sdt>
            <w:r w:rsidR="00653870" w:rsidRPr="00653870">
              <w:rPr>
                <w:rFonts w:ascii="David" w:eastAsia="Times New Roman" w:hAnsi="David" w:cs="David" w:hint="cs"/>
                <w:b/>
                <w:bCs/>
                <w:sz w:val="24"/>
                <w:szCs w:val="24"/>
                <w:u w:val="single"/>
                <w:rtl/>
              </w:rPr>
              <w:t>זכיין</w:t>
            </w:r>
          </w:p>
          <w:p w14:paraId="6BA0E924" w14:textId="77777777" w:rsidR="00653870" w:rsidRPr="00653870" w:rsidRDefault="00945BF5" w:rsidP="00653870">
            <w:pPr>
              <w:spacing w:before="0" w:beforeAutospacing="0" w:after="0" w:afterAutospacing="0" w:line="360" w:lineRule="auto"/>
              <w:jc w:val="center"/>
              <w:rPr>
                <w:rFonts w:ascii="David" w:eastAsia="Times New Roman" w:hAnsi="David" w:cs="David"/>
                <w:b/>
                <w:bCs/>
                <w:sz w:val="24"/>
                <w:szCs w:val="24"/>
                <w:u w:val="single"/>
                <w:rtl/>
              </w:rPr>
            </w:pPr>
            <w:sdt>
              <w:sdtPr>
                <w:rPr>
                  <w:rFonts w:ascii="David" w:eastAsia="Times New Roman" w:hAnsi="David" w:cs="David" w:hint="cs"/>
                  <w:b/>
                  <w:bCs/>
                  <w:sz w:val="24"/>
                  <w:szCs w:val="24"/>
                  <w:u w:val="single"/>
                  <w:rtl/>
                </w:rPr>
                <w:id w:val="1702819348"/>
                <w14:checkbox>
                  <w14:checked w14:val="1"/>
                  <w14:checkedState w14:val="2612" w14:font="MS Gothic"/>
                  <w14:uncheckedState w14:val="2610" w14:font="MS Gothic"/>
                </w14:checkbox>
              </w:sdtPr>
              <w:sdtEndPr/>
              <w:sdtContent>
                <w:r w:rsidR="00653870" w:rsidRPr="00653870">
                  <w:rPr>
                    <w:rFonts w:ascii="Segoe UI Symbol" w:eastAsia="Times New Roman" w:hAnsi="Segoe UI Symbol" w:cs="Segoe UI Symbol" w:hint="cs"/>
                    <w:b/>
                    <w:bCs/>
                    <w:sz w:val="24"/>
                    <w:szCs w:val="24"/>
                    <w:u w:val="single"/>
                    <w:rtl/>
                  </w:rPr>
                  <w:t>☒</w:t>
                </w:r>
              </w:sdtContent>
            </w:sdt>
            <w:r w:rsidR="00653870" w:rsidRPr="00653870">
              <w:rPr>
                <w:rFonts w:ascii="David" w:eastAsia="Times New Roman" w:hAnsi="David" w:cs="David" w:hint="cs"/>
                <w:b/>
                <w:bCs/>
                <w:sz w:val="24"/>
                <w:szCs w:val="24"/>
                <w:u w:val="single"/>
                <w:rtl/>
              </w:rPr>
              <w:t>קבלני משנה</w:t>
            </w:r>
          </w:p>
          <w:p w14:paraId="171CED5C" w14:textId="77777777" w:rsidR="00653870" w:rsidRPr="00653870" w:rsidRDefault="00945BF5" w:rsidP="00653870">
            <w:pPr>
              <w:spacing w:before="0" w:beforeAutospacing="0" w:after="0" w:afterAutospacing="0" w:line="360" w:lineRule="auto"/>
              <w:jc w:val="center"/>
              <w:rPr>
                <w:rFonts w:ascii="David" w:eastAsia="Times New Roman" w:hAnsi="David" w:cs="David"/>
                <w:b/>
                <w:bCs/>
                <w:sz w:val="24"/>
                <w:szCs w:val="24"/>
                <w:u w:val="single"/>
                <w:rtl/>
              </w:rPr>
            </w:pPr>
            <w:sdt>
              <w:sdtPr>
                <w:rPr>
                  <w:rFonts w:ascii="David" w:eastAsia="Times New Roman" w:hAnsi="David" w:cs="David" w:hint="cs"/>
                  <w:b/>
                  <w:bCs/>
                  <w:sz w:val="24"/>
                  <w:szCs w:val="24"/>
                  <w:u w:val="single"/>
                  <w:rtl/>
                </w:rPr>
                <w:id w:val="-174735466"/>
                <w14:checkbox>
                  <w14:checked w14:val="0"/>
                  <w14:checkedState w14:val="2612" w14:font="MS Gothic"/>
                  <w14:uncheckedState w14:val="2610" w14:font="MS Gothic"/>
                </w14:checkbox>
              </w:sdtPr>
              <w:sdtEndPr/>
              <w:sdtContent>
                <w:r w:rsidR="00653870" w:rsidRPr="00653870">
                  <w:rPr>
                    <w:rFonts w:ascii="Segoe UI Symbol" w:eastAsia="Times New Roman" w:hAnsi="Segoe UI Symbol" w:cs="Segoe UI Symbol" w:hint="cs"/>
                    <w:b/>
                    <w:bCs/>
                    <w:sz w:val="24"/>
                    <w:szCs w:val="24"/>
                    <w:u w:val="single"/>
                    <w:rtl/>
                  </w:rPr>
                  <w:t>☐</w:t>
                </w:r>
              </w:sdtContent>
            </w:sdt>
            <w:r w:rsidR="00653870" w:rsidRPr="00653870">
              <w:rPr>
                <w:rFonts w:ascii="David" w:eastAsia="Times New Roman" w:hAnsi="David" w:cs="David" w:hint="cs"/>
                <w:b/>
                <w:bCs/>
                <w:sz w:val="24"/>
                <w:szCs w:val="24"/>
                <w:u w:val="single"/>
                <w:rtl/>
              </w:rPr>
              <w:t>מזמין שירותים</w:t>
            </w:r>
          </w:p>
          <w:p w14:paraId="4BCAAFD3" w14:textId="77777777" w:rsidR="00653870" w:rsidRPr="00653870" w:rsidRDefault="00945BF5" w:rsidP="00653870">
            <w:pPr>
              <w:spacing w:before="0" w:beforeAutospacing="0" w:after="0" w:afterAutospacing="0" w:line="360" w:lineRule="auto"/>
              <w:jc w:val="center"/>
              <w:rPr>
                <w:rFonts w:ascii="David" w:eastAsia="Times New Roman" w:hAnsi="David" w:cs="David"/>
                <w:b/>
                <w:bCs/>
                <w:sz w:val="24"/>
                <w:szCs w:val="24"/>
                <w:u w:val="single"/>
                <w:rtl/>
              </w:rPr>
            </w:pPr>
            <w:sdt>
              <w:sdtPr>
                <w:rPr>
                  <w:rFonts w:ascii="David" w:eastAsia="Times New Roman" w:hAnsi="David" w:cs="David" w:hint="cs"/>
                  <w:b/>
                  <w:bCs/>
                  <w:sz w:val="24"/>
                  <w:szCs w:val="24"/>
                  <w:u w:val="single"/>
                  <w:rtl/>
                </w:rPr>
                <w:id w:val="576176948"/>
                <w14:checkbox>
                  <w14:checked w14:val="0"/>
                  <w14:checkedState w14:val="2612" w14:font="MS Gothic"/>
                  <w14:uncheckedState w14:val="2610" w14:font="MS Gothic"/>
                </w14:checkbox>
              </w:sdtPr>
              <w:sdtEndPr/>
              <w:sdtContent>
                <w:r w:rsidR="00653870" w:rsidRPr="00653870">
                  <w:rPr>
                    <w:rFonts w:ascii="Segoe UI Symbol" w:eastAsia="Times New Roman" w:hAnsi="Segoe UI Symbol" w:cs="Segoe UI Symbol" w:hint="cs"/>
                    <w:b/>
                    <w:bCs/>
                    <w:sz w:val="24"/>
                    <w:szCs w:val="24"/>
                    <w:u w:val="single"/>
                    <w:rtl/>
                  </w:rPr>
                  <w:t>☐</w:t>
                </w:r>
              </w:sdtContent>
            </w:sdt>
            <w:r w:rsidR="00653870" w:rsidRPr="00653870">
              <w:rPr>
                <w:rFonts w:ascii="David" w:eastAsia="Times New Roman" w:hAnsi="David" w:cs="David" w:hint="cs"/>
                <w:b/>
                <w:bCs/>
                <w:sz w:val="24"/>
                <w:szCs w:val="24"/>
                <w:u w:val="single"/>
                <w:rtl/>
              </w:rPr>
              <w:t>מזמין מוצרים</w:t>
            </w:r>
          </w:p>
          <w:p w14:paraId="39C7FD7B" w14:textId="77777777" w:rsidR="00653870" w:rsidRPr="00653870" w:rsidRDefault="00945BF5" w:rsidP="00653870">
            <w:pPr>
              <w:spacing w:before="0" w:beforeAutospacing="0" w:after="0" w:afterAutospacing="0" w:line="360" w:lineRule="auto"/>
              <w:jc w:val="center"/>
              <w:rPr>
                <w:rFonts w:ascii="David" w:eastAsia="Times New Roman" w:hAnsi="David" w:cs="David"/>
                <w:b/>
                <w:bCs/>
                <w:sz w:val="24"/>
                <w:szCs w:val="24"/>
                <w:u w:val="single"/>
                <w:rtl/>
              </w:rPr>
            </w:pPr>
            <w:sdt>
              <w:sdtPr>
                <w:rPr>
                  <w:rFonts w:ascii="David" w:eastAsia="Times New Roman" w:hAnsi="David" w:cs="David" w:hint="cs"/>
                  <w:b/>
                  <w:bCs/>
                  <w:sz w:val="24"/>
                  <w:szCs w:val="24"/>
                  <w:u w:val="single"/>
                  <w:rtl/>
                </w:rPr>
                <w:id w:val="-582527796"/>
                <w14:checkbox>
                  <w14:checked w14:val="0"/>
                  <w14:checkedState w14:val="2612" w14:font="MS Gothic"/>
                  <w14:uncheckedState w14:val="2610" w14:font="MS Gothic"/>
                </w14:checkbox>
              </w:sdtPr>
              <w:sdtEndPr/>
              <w:sdtContent>
                <w:r w:rsidR="00653870" w:rsidRPr="00653870">
                  <w:rPr>
                    <w:rFonts w:ascii="Segoe UI Symbol" w:eastAsia="Times New Roman" w:hAnsi="Segoe UI Symbol" w:cs="Segoe UI Symbol" w:hint="cs"/>
                    <w:b/>
                    <w:bCs/>
                    <w:sz w:val="24"/>
                    <w:szCs w:val="24"/>
                    <w:u w:val="single"/>
                    <w:rtl/>
                  </w:rPr>
                  <w:t>☐</w:t>
                </w:r>
              </w:sdtContent>
            </w:sdt>
            <w:r w:rsidR="00653870" w:rsidRPr="00653870">
              <w:rPr>
                <w:rFonts w:ascii="David" w:eastAsia="Times New Roman" w:hAnsi="David" w:cs="David" w:hint="cs"/>
                <w:b/>
                <w:bCs/>
                <w:sz w:val="24"/>
                <w:szCs w:val="24"/>
                <w:u w:val="single"/>
                <w:rtl/>
              </w:rPr>
              <w:t xml:space="preserve">אחר: </w:t>
            </w:r>
            <w:sdt>
              <w:sdtPr>
                <w:rPr>
                  <w:rFonts w:ascii="David" w:eastAsia="Times New Roman" w:hAnsi="David" w:cs="David" w:hint="cs"/>
                  <w:b/>
                  <w:bCs/>
                  <w:sz w:val="24"/>
                  <w:szCs w:val="24"/>
                  <w:u w:val="single"/>
                  <w:rtl/>
                </w:rPr>
                <w:id w:val="121199404"/>
                <w:showingPlcHdr/>
              </w:sdtPr>
              <w:sdtEndPr/>
              <w:sdtContent>
                <w:r w:rsidR="00653870" w:rsidRPr="00653870">
                  <w:rPr>
                    <w:rFonts w:ascii="David" w:eastAsia="Times New Roman" w:hAnsi="David" w:cs="David" w:hint="cs"/>
                    <w:b/>
                    <w:bCs/>
                    <w:sz w:val="24"/>
                    <w:szCs w:val="24"/>
                    <w:u w:val="single"/>
                    <w:rtl/>
                  </w:rPr>
                  <w:t>______</w:t>
                </w:r>
              </w:sdtContent>
            </w:sdt>
          </w:p>
          <w:p w14:paraId="48542AA1"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r>
      <w:tr w:rsidR="00653870" w:rsidRPr="00653870" w14:paraId="3B8A4EAF" w14:textId="77777777" w:rsidTr="00FB34DB">
        <w:trPr>
          <w:trHeight w:val="571"/>
        </w:trPr>
        <w:tc>
          <w:tcPr>
            <w:tcW w:w="2648" w:type="dxa"/>
          </w:tcPr>
          <w:p w14:paraId="382B4F25"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r w:rsidRPr="00653870">
              <w:rPr>
                <w:rFonts w:ascii="David" w:eastAsia="Times New Roman" w:hAnsi="David" w:cs="David" w:hint="cs"/>
                <w:b/>
                <w:bCs/>
                <w:sz w:val="24"/>
                <w:szCs w:val="24"/>
                <w:u w:val="single"/>
                <w:rtl/>
              </w:rPr>
              <w:t>ת.ז./ח.פ.</w:t>
            </w:r>
          </w:p>
          <w:p w14:paraId="7088108F"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r w:rsidRPr="00653870">
              <w:rPr>
                <w:rFonts w:ascii="David" w:eastAsia="Times New Roman" w:hAnsi="David" w:cs="David" w:hint="cs"/>
                <w:b/>
                <w:bCs/>
                <w:sz w:val="24"/>
                <w:szCs w:val="24"/>
                <w:u w:val="single"/>
                <w:rtl/>
              </w:rPr>
              <w:t>520034760</w:t>
            </w:r>
          </w:p>
          <w:p w14:paraId="2EF04126"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2649" w:type="dxa"/>
          </w:tcPr>
          <w:p w14:paraId="52002ABE"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r w:rsidRPr="00653870">
              <w:rPr>
                <w:rFonts w:ascii="David" w:eastAsia="Times New Roman" w:hAnsi="David" w:cs="David" w:hint="cs"/>
                <w:b/>
                <w:bCs/>
                <w:sz w:val="24"/>
                <w:szCs w:val="24"/>
                <w:u w:val="single"/>
                <w:rtl/>
              </w:rPr>
              <w:t>ת.ז./ח.פ</w:t>
            </w:r>
          </w:p>
          <w:p w14:paraId="6B748FFD"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2655" w:type="dxa"/>
            <w:vMerge/>
            <w:shd w:val="clear" w:color="auto" w:fill="auto"/>
          </w:tcPr>
          <w:p w14:paraId="71C4DC5C"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3578" w:type="dxa"/>
            <w:vMerge/>
          </w:tcPr>
          <w:p w14:paraId="2846B494"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r>
      <w:tr w:rsidR="00653870" w:rsidRPr="00653870" w14:paraId="1CB69AD1" w14:textId="77777777" w:rsidTr="00FB34DB">
        <w:trPr>
          <w:trHeight w:val="391"/>
        </w:trPr>
        <w:tc>
          <w:tcPr>
            <w:tcW w:w="2648" w:type="dxa"/>
          </w:tcPr>
          <w:p w14:paraId="43F95CE6"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r w:rsidRPr="00653870">
              <w:rPr>
                <w:rFonts w:ascii="David" w:eastAsia="Times New Roman" w:hAnsi="David" w:cs="David" w:hint="cs"/>
                <w:b/>
                <w:bCs/>
                <w:sz w:val="24"/>
                <w:szCs w:val="24"/>
                <w:u w:val="single"/>
                <w:rtl/>
              </w:rPr>
              <w:t>מען</w:t>
            </w:r>
            <w:r w:rsidRPr="00653870">
              <w:rPr>
                <w:rFonts w:ascii="David" w:eastAsia="Times New Roman" w:hAnsi="David" w:cs="David"/>
                <w:b/>
                <w:bCs/>
                <w:sz w:val="24"/>
                <w:szCs w:val="24"/>
                <w:u w:val="single"/>
                <w:rtl/>
              </w:rPr>
              <w:t xml:space="preserve"> </w:t>
            </w:r>
          </w:p>
          <w:p w14:paraId="506DCEC7"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r w:rsidRPr="00653870">
              <w:rPr>
                <w:rFonts w:ascii="David" w:eastAsia="Times New Roman" w:hAnsi="David" w:cs="David" w:hint="cs"/>
                <w:b/>
                <w:bCs/>
                <w:sz w:val="24"/>
                <w:szCs w:val="24"/>
                <w:u w:val="single"/>
                <w:rtl/>
              </w:rPr>
              <w:t>דרך החורש 4, יהוד</w:t>
            </w:r>
          </w:p>
          <w:p w14:paraId="1FA27F5D"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2649" w:type="dxa"/>
          </w:tcPr>
          <w:p w14:paraId="37FCC8CF"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r w:rsidRPr="00653870">
              <w:rPr>
                <w:rFonts w:ascii="David" w:eastAsia="Times New Roman" w:hAnsi="David" w:cs="David" w:hint="cs"/>
                <w:b/>
                <w:bCs/>
                <w:sz w:val="24"/>
                <w:szCs w:val="24"/>
                <w:u w:val="single"/>
                <w:rtl/>
              </w:rPr>
              <w:t>מען</w:t>
            </w:r>
          </w:p>
          <w:p w14:paraId="77B0859D"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2655" w:type="dxa"/>
            <w:vMerge/>
            <w:shd w:val="clear" w:color="auto" w:fill="auto"/>
          </w:tcPr>
          <w:p w14:paraId="4A02BEC3"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3578" w:type="dxa"/>
            <w:vMerge/>
          </w:tcPr>
          <w:p w14:paraId="665D19E0"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r>
    </w:tbl>
    <w:p w14:paraId="245E01BE" w14:textId="77777777" w:rsid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p w14:paraId="4575AA3E" w14:textId="77777777" w:rsidR="00653870" w:rsidRPr="00E56613"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bl>
      <w:tblPr>
        <w:tblStyle w:val="a9"/>
        <w:bidiVisual/>
        <w:tblW w:w="11535" w:type="dxa"/>
        <w:tblInd w:w="84" w:type="dxa"/>
        <w:tblLayout w:type="fixed"/>
        <w:tblLook w:val="04A0" w:firstRow="1" w:lastRow="0" w:firstColumn="1" w:lastColumn="0" w:noHBand="0" w:noVBand="1"/>
        <w:tblCaption w:val="אישור קיום ביטוח"/>
      </w:tblPr>
      <w:tblGrid>
        <w:gridCol w:w="1893"/>
        <w:gridCol w:w="956"/>
        <w:gridCol w:w="957"/>
        <w:gridCol w:w="1349"/>
        <w:gridCol w:w="1417"/>
        <w:gridCol w:w="1277"/>
        <w:gridCol w:w="1286"/>
        <w:gridCol w:w="2400"/>
      </w:tblGrid>
      <w:tr w:rsidR="00653870" w:rsidRPr="00653870" w14:paraId="7A53C497" w14:textId="77777777" w:rsidTr="00FB34DB">
        <w:trPr>
          <w:trHeight w:val="303"/>
          <w:tblHeader/>
        </w:trPr>
        <w:tc>
          <w:tcPr>
            <w:tcW w:w="11535" w:type="dxa"/>
            <w:gridSpan w:val="8"/>
          </w:tcPr>
          <w:p w14:paraId="4E10ECA8"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r w:rsidRPr="00653870">
              <w:rPr>
                <w:rFonts w:ascii="David" w:eastAsia="Times New Roman" w:hAnsi="David" w:cs="David" w:hint="cs"/>
                <w:b/>
                <w:bCs/>
                <w:sz w:val="24"/>
                <w:szCs w:val="24"/>
                <w:u w:val="single"/>
                <w:rtl/>
              </w:rPr>
              <w:t>כיסויים</w:t>
            </w:r>
          </w:p>
        </w:tc>
      </w:tr>
      <w:tr w:rsidR="00653870" w:rsidRPr="00653870" w14:paraId="4CBA07F3" w14:textId="77777777" w:rsidTr="00FB34DB">
        <w:trPr>
          <w:trHeight w:val="173"/>
        </w:trPr>
        <w:tc>
          <w:tcPr>
            <w:tcW w:w="1893" w:type="dxa"/>
            <w:vMerge w:val="restart"/>
            <w:shd w:val="clear" w:color="auto" w:fill="F2F2F2" w:themeFill="background1" w:themeFillShade="F2"/>
          </w:tcPr>
          <w:p w14:paraId="7AA9D3B5"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r w:rsidRPr="00653870">
              <w:rPr>
                <w:rFonts w:ascii="David" w:eastAsia="Times New Roman" w:hAnsi="David" w:cs="David" w:hint="cs"/>
                <w:b/>
                <w:bCs/>
                <w:sz w:val="24"/>
                <w:szCs w:val="24"/>
                <w:u w:val="single"/>
                <w:rtl/>
              </w:rPr>
              <w:t>סוג הביטוח</w:t>
            </w:r>
          </w:p>
          <w:p w14:paraId="602BB486"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p w14:paraId="07B95692"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r w:rsidRPr="00653870">
              <w:rPr>
                <w:rFonts w:ascii="David" w:eastAsia="Times New Roman" w:hAnsi="David" w:cs="David" w:hint="eastAsia"/>
                <w:b/>
                <w:bCs/>
                <w:sz w:val="24"/>
                <w:szCs w:val="24"/>
                <w:u w:val="single"/>
                <w:rtl/>
              </w:rPr>
              <w:t>חלוקה</w:t>
            </w:r>
            <w:r w:rsidRPr="00653870">
              <w:rPr>
                <w:rFonts w:ascii="David" w:eastAsia="Times New Roman" w:hAnsi="David" w:cs="David"/>
                <w:b/>
                <w:bCs/>
                <w:sz w:val="24"/>
                <w:szCs w:val="24"/>
                <w:u w:val="single"/>
                <w:rtl/>
              </w:rPr>
              <w:t xml:space="preserve"> לפי </w:t>
            </w:r>
            <w:r w:rsidRPr="00653870">
              <w:rPr>
                <w:rFonts w:ascii="David" w:eastAsia="Times New Roman" w:hAnsi="David" w:cs="David" w:hint="eastAsia"/>
                <w:b/>
                <w:bCs/>
                <w:sz w:val="24"/>
                <w:szCs w:val="24"/>
                <w:u w:val="single"/>
                <w:rtl/>
              </w:rPr>
              <w:t>גבולות</w:t>
            </w:r>
            <w:r w:rsidRPr="00653870">
              <w:rPr>
                <w:rFonts w:ascii="David" w:eastAsia="Times New Roman" w:hAnsi="David" w:cs="David"/>
                <w:b/>
                <w:bCs/>
                <w:sz w:val="24"/>
                <w:szCs w:val="24"/>
                <w:u w:val="single"/>
                <w:rtl/>
              </w:rPr>
              <w:t xml:space="preserve"> אחריות או </w:t>
            </w:r>
            <w:r w:rsidRPr="00653870">
              <w:rPr>
                <w:rFonts w:ascii="David" w:eastAsia="Times New Roman" w:hAnsi="David" w:cs="David" w:hint="eastAsia"/>
                <w:b/>
                <w:bCs/>
                <w:sz w:val="24"/>
                <w:szCs w:val="24"/>
                <w:u w:val="single"/>
                <w:rtl/>
              </w:rPr>
              <w:t>סכומי</w:t>
            </w:r>
            <w:r w:rsidRPr="00653870">
              <w:rPr>
                <w:rFonts w:ascii="David" w:eastAsia="Times New Roman" w:hAnsi="David" w:cs="David"/>
                <w:b/>
                <w:bCs/>
                <w:sz w:val="24"/>
                <w:szCs w:val="24"/>
                <w:u w:val="single"/>
                <w:rtl/>
              </w:rPr>
              <w:t xml:space="preserve"> </w:t>
            </w:r>
            <w:r w:rsidRPr="00653870">
              <w:rPr>
                <w:rFonts w:ascii="David" w:eastAsia="Times New Roman" w:hAnsi="David" w:cs="David" w:hint="eastAsia"/>
                <w:b/>
                <w:bCs/>
                <w:sz w:val="24"/>
                <w:szCs w:val="24"/>
                <w:u w:val="single"/>
                <w:rtl/>
              </w:rPr>
              <w:t>ביטוח</w:t>
            </w:r>
          </w:p>
        </w:tc>
        <w:tc>
          <w:tcPr>
            <w:tcW w:w="956" w:type="dxa"/>
            <w:vMerge w:val="restart"/>
            <w:shd w:val="clear" w:color="auto" w:fill="F2F2F2" w:themeFill="background1" w:themeFillShade="F2"/>
          </w:tcPr>
          <w:p w14:paraId="6C3AC301"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r w:rsidRPr="00653870">
              <w:rPr>
                <w:rFonts w:ascii="David" w:eastAsia="Times New Roman" w:hAnsi="David" w:cs="David" w:hint="cs"/>
                <w:b/>
                <w:bCs/>
                <w:sz w:val="24"/>
                <w:szCs w:val="24"/>
                <w:u w:val="single"/>
                <w:rtl/>
              </w:rPr>
              <w:t>מספר הפוליסה</w:t>
            </w:r>
          </w:p>
        </w:tc>
        <w:tc>
          <w:tcPr>
            <w:tcW w:w="957" w:type="dxa"/>
            <w:vMerge w:val="restart"/>
            <w:shd w:val="clear" w:color="auto" w:fill="F2F2F2" w:themeFill="background1" w:themeFillShade="F2"/>
          </w:tcPr>
          <w:p w14:paraId="2557DE66"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r w:rsidRPr="00653870">
              <w:rPr>
                <w:rFonts w:ascii="David" w:eastAsia="Times New Roman" w:hAnsi="David" w:cs="David" w:hint="cs"/>
                <w:b/>
                <w:bCs/>
                <w:sz w:val="24"/>
                <w:szCs w:val="24"/>
                <w:u w:val="single"/>
                <w:rtl/>
              </w:rPr>
              <w:t>נוסח ומהדורת הפוליסה</w:t>
            </w:r>
          </w:p>
        </w:tc>
        <w:tc>
          <w:tcPr>
            <w:tcW w:w="1349" w:type="dxa"/>
            <w:vMerge w:val="restart"/>
            <w:shd w:val="clear" w:color="auto" w:fill="F2F2F2" w:themeFill="background1" w:themeFillShade="F2"/>
          </w:tcPr>
          <w:p w14:paraId="36FBAB39"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r w:rsidRPr="00653870">
              <w:rPr>
                <w:rFonts w:ascii="David" w:eastAsia="Times New Roman" w:hAnsi="David" w:cs="David" w:hint="cs"/>
                <w:b/>
                <w:bCs/>
                <w:sz w:val="24"/>
                <w:szCs w:val="24"/>
                <w:u w:val="single"/>
                <w:rtl/>
              </w:rPr>
              <w:t>תאריך תחילה</w:t>
            </w:r>
          </w:p>
        </w:tc>
        <w:tc>
          <w:tcPr>
            <w:tcW w:w="1417" w:type="dxa"/>
            <w:vMerge w:val="restart"/>
            <w:shd w:val="clear" w:color="auto" w:fill="F2F2F2" w:themeFill="background1" w:themeFillShade="F2"/>
          </w:tcPr>
          <w:p w14:paraId="6FE47E13"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r w:rsidRPr="00653870">
              <w:rPr>
                <w:rFonts w:ascii="David" w:eastAsia="Times New Roman" w:hAnsi="David" w:cs="David" w:hint="cs"/>
                <w:b/>
                <w:bCs/>
                <w:sz w:val="24"/>
                <w:szCs w:val="24"/>
                <w:u w:val="single"/>
                <w:rtl/>
              </w:rPr>
              <w:t>תאריך סיום</w:t>
            </w:r>
          </w:p>
        </w:tc>
        <w:tc>
          <w:tcPr>
            <w:tcW w:w="2563" w:type="dxa"/>
            <w:gridSpan w:val="2"/>
            <w:shd w:val="clear" w:color="auto" w:fill="F2F2F2" w:themeFill="background1" w:themeFillShade="F2"/>
          </w:tcPr>
          <w:p w14:paraId="2BC58CF9"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r w:rsidRPr="00653870">
              <w:rPr>
                <w:rFonts w:ascii="David" w:eastAsia="Times New Roman" w:hAnsi="David" w:cs="David" w:hint="cs"/>
                <w:b/>
                <w:bCs/>
                <w:sz w:val="24"/>
                <w:szCs w:val="24"/>
                <w:u w:val="single"/>
                <w:rtl/>
              </w:rPr>
              <w:t>גבול האחריות/ סכום ביטוח</w:t>
            </w:r>
          </w:p>
        </w:tc>
        <w:tc>
          <w:tcPr>
            <w:tcW w:w="2400" w:type="dxa"/>
            <w:vMerge w:val="restart"/>
            <w:shd w:val="clear" w:color="auto" w:fill="F2F2F2" w:themeFill="background1" w:themeFillShade="F2"/>
          </w:tcPr>
          <w:p w14:paraId="54BDFFDA"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r w:rsidRPr="00653870">
              <w:rPr>
                <w:rFonts w:ascii="David" w:eastAsia="Times New Roman" w:hAnsi="David" w:cs="David" w:hint="eastAsia"/>
                <w:b/>
                <w:bCs/>
                <w:sz w:val="24"/>
                <w:szCs w:val="24"/>
                <w:u w:val="single"/>
                <w:rtl/>
              </w:rPr>
              <w:t>כיסויים</w:t>
            </w:r>
            <w:r w:rsidRPr="00653870">
              <w:rPr>
                <w:rFonts w:ascii="David" w:eastAsia="Times New Roman" w:hAnsi="David" w:cs="David"/>
                <w:b/>
                <w:bCs/>
                <w:sz w:val="24"/>
                <w:szCs w:val="24"/>
                <w:u w:val="single"/>
                <w:rtl/>
              </w:rPr>
              <w:t xml:space="preserve"> </w:t>
            </w:r>
            <w:r w:rsidRPr="00653870">
              <w:rPr>
                <w:rFonts w:ascii="David" w:eastAsia="Times New Roman" w:hAnsi="David" w:cs="David" w:hint="eastAsia"/>
                <w:b/>
                <w:bCs/>
                <w:sz w:val="24"/>
                <w:szCs w:val="24"/>
                <w:u w:val="single"/>
                <w:rtl/>
              </w:rPr>
              <w:t>נוספים</w:t>
            </w:r>
            <w:r w:rsidRPr="00653870">
              <w:rPr>
                <w:rFonts w:ascii="David" w:eastAsia="Times New Roman" w:hAnsi="David" w:cs="David"/>
                <w:b/>
                <w:bCs/>
                <w:sz w:val="24"/>
                <w:szCs w:val="24"/>
                <w:u w:val="single"/>
                <w:rtl/>
              </w:rPr>
              <w:t xml:space="preserve"> </w:t>
            </w:r>
            <w:r w:rsidRPr="00653870">
              <w:rPr>
                <w:rFonts w:ascii="David" w:eastAsia="Times New Roman" w:hAnsi="David" w:cs="David" w:hint="eastAsia"/>
                <w:b/>
                <w:bCs/>
                <w:sz w:val="24"/>
                <w:szCs w:val="24"/>
                <w:u w:val="single"/>
                <w:rtl/>
              </w:rPr>
              <w:t>בתוקף</w:t>
            </w:r>
            <w:r w:rsidRPr="00653870">
              <w:rPr>
                <w:rFonts w:ascii="David" w:eastAsia="Times New Roman" w:hAnsi="David" w:cs="David"/>
                <w:b/>
                <w:bCs/>
                <w:sz w:val="24"/>
                <w:szCs w:val="24"/>
                <w:u w:val="single"/>
                <w:rtl/>
              </w:rPr>
              <w:t xml:space="preserve"> </w:t>
            </w:r>
            <w:r w:rsidRPr="00653870">
              <w:rPr>
                <w:rFonts w:ascii="David" w:eastAsia="Times New Roman" w:hAnsi="David" w:cs="David" w:hint="eastAsia"/>
                <w:b/>
                <w:bCs/>
                <w:sz w:val="24"/>
                <w:szCs w:val="24"/>
                <w:u w:val="single"/>
                <w:rtl/>
              </w:rPr>
              <w:t>וביטול</w:t>
            </w:r>
            <w:r w:rsidRPr="00653870">
              <w:rPr>
                <w:rFonts w:ascii="David" w:eastAsia="Times New Roman" w:hAnsi="David" w:cs="David"/>
                <w:b/>
                <w:bCs/>
                <w:sz w:val="24"/>
                <w:szCs w:val="24"/>
                <w:u w:val="single"/>
                <w:rtl/>
              </w:rPr>
              <w:t xml:space="preserve"> </w:t>
            </w:r>
            <w:r w:rsidRPr="00653870">
              <w:rPr>
                <w:rFonts w:ascii="David" w:eastAsia="Times New Roman" w:hAnsi="David" w:cs="David" w:hint="eastAsia"/>
                <w:b/>
                <w:bCs/>
                <w:sz w:val="24"/>
                <w:szCs w:val="24"/>
                <w:u w:val="single"/>
                <w:rtl/>
              </w:rPr>
              <w:t>חריגים</w:t>
            </w:r>
            <w:r w:rsidRPr="00653870">
              <w:rPr>
                <w:rFonts w:ascii="David" w:eastAsia="Times New Roman" w:hAnsi="David" w:cs="David"/>
                <w:b/>
                <w:bCs/>
                <w:sz w:val="24"/>
                <w:szCs w:val="24"/>
                <w:u w:val="single"/>
                <w:rtl/>
              </w:rPr>
              <w:t xml:space="preserve"> </w:t>
            </w:r>
          </w:p>
          <w:p w14:paraId="180D2E68"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r w:rsidRPr="00653870">
              <w:rPr>
                <w:rFonts w:ascii="David" w:eastAsia="Times New Roman" w:hAnsi="David" w:cs="David" w:hint="eastAsia"/>
                <w:b/>
                <w:bCs/>
                <w:sz w:val="24"/>
                <w:szCs w:val="24"/>
                <w:u w:val="single"/>
                <w:rtl/>
              </w:rPr>
              <w:t>יש</w:t>
            </w:r>
            <w:r w:rsidRPr="00653870">
              <w:rPr>
                <w:rFonts w:ascii="David" w:eastAsia="Times New Roman" w:hAnsi="David" w:cs="David"/>
                <w:b/>
                <w:bCs/>
                <w:sz w:val="24"/>
                <w:szCs w:val="24"/>
                <w:u w:val="single"/>
                <w:rtl/>
              </w:rPr>
              <w:t xml:space="preserve"> </w:t>
            </w:r>
            <w:r w:rsidRPr="00653870">
              <w:rPr>
                <w:rFonts w:ascii="David" w:eastAsia="Times New Roman" w:hAnsi="David" w:cs="David" w:hint="eastAsia"/>
                <w:b/>
                <w:bCs/>
                <w:sz w:val="24"/>
                <w:szCs w:val="24"/>
                <w:u w:val="single"/>
                <w:rtl/>
              </w:rPr>
              <w:t>לציין</w:t>
            </w:r>
            <w:r w:rsidRPr="00653870">
              <w:rPr>
                <w:rFonts w:ascii="David" w:eastAsia="Times New Roman" w:hAnsi="David" w:cs="David"/>
                <w:b/>
                <w:bCs/>
                <w:sz w:val="24"/>
                <w:szCs w:val="24"/>
                <w:u w:val="single"/>
                <w:rtl/>
              </w:rPr>
              <w:t xml:space="preserve"> </w:t>
            </w:r>
            <w:r w:rsidRPr="00653870">
              <w:rPr>
                <w:rFonts w:ascii="David" w:eastAsia="Times New Roman" w:hAnsi="David" w:cs="David" w:hint="eastAsia"/>
                <w:b/>
                <w:bCs/>
                <w:sz w:val="24"/>
                <w:szCs w:val="24"/>
                <w:u w:val="single"/>
                <w:rtl/>
              </w:rPr>
              <w:t>קוד</w:t>
            </w:r>
            <w:r w:rsidRPr="00653870">
              <w:rPr>
                <w:rFonts w:ascii="David" w:eastAsia="Times New Roman" w:hAnsi="David" w:cs="David"/>
                <w:b/>
                <w:bCs/>
                <w:sz w:val="24"/>
                <w:szCs w:val="24"/>
                <w:u w:val="single"/>
                <w:rtl/>
              </w:rPr>
              <w:t xml:space="preserve"> </w:t>
            </w:r>
            <w:r w:rsidRPr="00653870">
              <w:rPr>
                <w:rFonts w:ascii="David" w:eastAsia="Times New Roman" w:hAnsi="David" w:cs="David" w:hint="eastAsia"/>
                <w:b/>
                <w:bCs/>
                <w:sz w:val="24"/>
                <w:szCs w:val="24"/>
                <w:u w:val="single"/>
                <w:rtl/>
              </w:rPr>
              <w:t>כיסוי</w:t>
            </w:r>
            <w:r w:rsidRPr="00653870">
              <w:rPr>
                <w:rFonts w:ascii="David" w:eastAsia="Times New Roman" w:hAnsi="David" w:cs="David"/>
                <w:b/>
                <w:bCs/>
                <w:sz w:val="24"/>
                <w:szCs w:val="24"/>
                <w:u w:val="single"/>
                <w:rtl/>
              </w:rPr>
              <w:t xml:space="preserve"> </w:t>
            </w:r>
            <w:r w:rsidRPr="00653870">
              <w:rPr>
                <w:rFonts w:ascii="David" w:eastAsia="Times New Roman" w:hAnsi="David" w:cs="David" w:hint="eastAsia"/>
                <w:b/>
                <w:bCs/>
                <w:sz w:val="24"/>
                <w:szCs w:val="24"/>
                <w:u w:val="single"/>
                <w:rtl/>
              </w:rPr>
              <w:t>בהתאם</w:t>
            </w:r>
            <w:r w:rsidRPr="00653870">
              <w:rPr>
                <w:rFonts w:ascii="David" w:eastAsia="Times New Roman" w:hAnsi="David" w:cs="David"/>
                <w:b/>
                <w:bCs/>
                <w:sz w:val="24"/>
                <w:szCs w:val="24"/>
                <w:u w:val="single"/>
                <w:rtl/>
              </w:rPr>
              <w:t xml:space="preserve"> </w:t>
            </w:r>
            <w:r w:rsidRPr="00653870">
              <w:rPr>
                <w:rFonts w:ascii="David" w:eastAsia="Times New Roman" w:hAnsi="David" w:cs="David" w:hint="eastAsia"/>
                <w:b/>
                <w:bCs/>
                <w:sz w:val="24"/>
                <w:szCs w:val="24"/>
                <w:u w:val="single"/>
                <w:rtl/>
              </w:rPr>
              <w:t>לנספח</w:t>
            </w:r>
            <w:r w:rsidRPr="00653870">
              <w:rPr>
                <w:rFonts w:ascii="David" w:eastAsia="Times New Roman" w:hAnsi="David" w:cs="David"/>
                <w:b/>
                <w:bCs/>
                <w:sz w:val="24"/>
                <w:szCs w:val="24"/>
                <w:u w:val="single"/>
                <w:rtl/>
              </w:rPr>
              <w:t xml:space="preserve"> </w:t>
            </w:r>
            <w:r w:rsidRPr="00653870">
              <w:rPr>
                <w:rFonts w:ascii="David" w:eastAsia="Times New Roman" w:hAnsi="David" w:cs="David" w:hint="eastAsia"/>
                <w:b/>
                <w:bCs/>
                <w:sz w:val="24"/>
                <w:szCs w:val="24"/>
                <w:u w:val="single"/>
                <w:rtl/>
              </w:rPr>
              <w:t>ד</w:t>
            </w:r>
            <w:r w:rsidRPr="00653870">
              <w:rPr>
                <w:rFonts w:ascii="David" w:eastAsia="Times New Roman" w:hAnsi="David" w:cs="David"/>
                <w:b/>
                <w:bCs/>
                <w:sz w:val="24"/>
                <w:szCs w:val="24"/>
                <w:u w:val="single"/>
                <w:rtl/>
              </w:rPr>
              <w:t>'</w:t>
            </w:r>
          </w:p>
        </w:tc>
      </w:tr>
      <w:tr w:rsidR="00653870" w:rsidRPr="00653870" w14:paraId="6F6DCF0C" w14:textId="77777777" w:rsidTr="00FB34DB">
        <w:trPr>
          <w:trHeight w:val="43"/>
        </w:trPr>
        <w:tc>
          <w:tcPr>
            <w:tcW w:w="1893" w:type="dxa"/>
            <w:vMerge/>
            <w:shd w:val="clear" w:color="auto" w:fill="F2F2F2" w:themeFill="background1" w:themeFillShade="F2"/>
          </w:tcPr>
          <w:p w14:paraId="17CFC9A6"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956" w:type="dxa"/>
            <w:vMerge/>
            <w:shd w:val="clear" w:color="auto" w:fill="F2F2F2" w:themeFill="background1" w:themeFillShade="F2"/>
          </w:tcPr>
          <w:p w14:paraId="1977AD04"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957" w:type="dxa"/>
            <w:vMerge/>
            <w:shd w:val="clear" w:color="auto" w:fill="F2F2F2" w:themeFill="background1" w:themeFillShade="F2"/>
          </w:tcPr>
          <w:p w14:paraId="1F351F6A"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1349" w:type="dxa"/>
            <w:vMerge/>
            <w:shd w:val="clear" w:color="auto" w:fill="F2F2F2" w:themeFill="background1" w:themeFillShade="F2"/>
          </w:tcPr>
          <w:p w14:paraId="5402D862"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1417" w:type="dxa"/>
            <w:vMerge/>
            <w:shd w:val="clear" w:color="auto" w:fill="F2F2F2" w:themeFill="background1" w:themeFillShade="F2"/>
          </w:tcPr>
          <w:p w14:paraId="0C340E42"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1277" w:type="dxa"/>
            <w:shd w:val="clear" w:color="auto" w:fill="F2F2F2" w:themeFill="background1" w:themeFillShade="F2"/>
          </w:tcPr>
          <w:p w14:paraId="4413A79C"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r w:rsidRPr="00653870">
              <w:rPr>
                <w:rFonts w:ascii="David" w:eastAsia="Times New Roman" w:hAnsi="David" w:cs="David" w:hint="cs"/>
                <w:b/>
                <w:bCs/>
                <w:sz w:val="24"/>
                <w:szCs w:val="24"/>
                <w:u w:val="single"/>
                <w:rtl/>
              </w:rPr>
              <w:t>סכום</w:t>
            </w:r>
          </w:p>
        </w:tc>
        <w:tc>
          <w:tcPr>
            <w:tcW w:w="1286" w:type="dxa"/>
            <w:shd w:val="clear" w:color="auto" w:fill="F2F2F2" w:themeFill="background1" w:themeFillShade="F2"/>
          </w:tcPr>
          <w:p w14:paraId="4111D6E6"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r w:rsidRPr="00653870">
              <w:rPr>
                <w:rFonts w:ascii="David" w:eastAsia="Times New Roman" w:hAnsi="David" w:cs="David" w:hint="cs"/>
                <w:b/>
                <w:bCs/>
                <w:sz w:val="24"/>
                <w:szCs w:val="24"/>
                <w:u w:val="single"/>
                <w:rtl/>
              </w:rPr>
              <w:t>מטבע</w:t>
            </w:r>
          </w:p>
        </w:tc>
        <w:tc>
          <w:tcPr>
            <w:tcW w:w="2400" w:type="dxa"/>
            <w:vMerge/>
            <w:shd w:val="clear" w:color="auto" w:fill="F2F2F2" w:themeFill="background1" w:themeFillShade="F2"/>
          </w:tcPr>
          <w:p w14:paraId="646E1D7A"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r>
      <w:tr w:rsidR="00653870" w:rsidRPr="00653870" w14:paraId="5660C47B" w14:textId="77777777" w:rsidTr="00FB34DB">
        <w:trPr>
          <w:trHeight w:val="476"/>
        </w:trPr>
        <w:tc>
          <w:tcPr>
            <w:tcW w:w="1893" w:type="dxa"/>
            <w:shd w:val="clear" w:color="auto" w:fill="FFFFFF" w:themeFill="background1"/>
          </w:tcPr>
          <w:p w14:paraId="62ACF79E"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r w:rsidRPr="00653870">
              <w:rPr>
                <w:rFonts w:ascii="David" w:eastAsia="Times New Roman" w:hAnsi="David" w:cs="David" w:hint="cs"/>
                <w:b/>
                <w:bCs/>
                <w:sz w:val="24"/>
                <w:szCs w:val="24"/>
                <w:u w:val="single"/>
                <w:rtl/>
              </w:rPr>
              <w:t xml:space="preserve">רכוש </w:t>
            </w:r>
          </w:p>
          <w:p w14:paraId="20A456C5"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956" w:type="dxa"/>
            <w:shd w:val="clear" w:color="auto" w:fill="FFFFFF" w:themeFill="background1"/>
          </w:tcPr>
          <w:p w14:paraId="5BA18C65"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957" w:type="dxa"/>
            <w:shd w:val="clear" w:color="auto" w:fill="FFFFFF" w:themeFill="background1"/>
          </w:tcPr>
          <w:p w14:paraId="5F93EDCF"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1349" w:type="dxa"/>
            <w:shd w:val="clear" w:color="auto" w:fill="FFFFFF" w:themeFill="background1"/>
          </w:tcPr>
          <w:p w14:paraId="49170659"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1417" w:type="dxa"/>
            <w:shd w:val="clear" w:color="auto" w:fill="FFFFFF" w:themeFill="background1"/>
          </w:tcPr>
          <w:p w14:paraId="135B709B"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1277" w:type="dxa"/>
            <w:shd w:val="clear" w:color="auto" w:fill="FFFFFF" w:themeFill="background1"/>
          </w:tcPr>
          <w:p w14:paraId="35FBAFD8"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1286" w:type="dxa"/>
            <w:shd w:val="clear" w:color="auto" w:fill="FFFFFF" w:themeFill="background1"/>
          </w:tcPr>
          <w:p w14:paraId="1395BA87"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2400" w:type="dxa"/>
            <w:vMerge w:val="restart"/>
            <w:shd w:val="clear" w:color="auto" w:fill="FFFFFF" w:themeFill="background1"/>
          </w:tcPr>
          <w:p w14:paraId="72218456"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r w:rsidRPr="00653870">
              <w:rPr>
                <w:rFonts w:ascii="David" w:eastAsia="Times New Roman" w:hAnsi="David" w:cs="David"/>
                <w:b/>
                <w:bCs/>
                <w:sz w:val="24"/>
                <w:szCs w:val="24"/>
                <w:u w:val="single"/>
                <w:rtl/>
              </w:rPr>
              <w:t>308-ויתור לטובת גורם אחר (שוכרים אחרים בכפוף להדדיות לטובת השוכר)</w:t>
            </w:r>
          </w:p>
          <w:p w14:paraId="0ADED965"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r w:rsidRPr="00653870">
              <w:rPr>
                <w:rFonts w:ascii="David" w:eastAsia="Times New Roman" w:hAnsi="David" w:cs="David"/>
                <w:b/>
                <w:bCs/>
                <w:sz w:val="24"/>
                <w:szCs w:val="24"/>
                <w:u w:val="single"/>
                <w:rtl/>
              </w:rPr>
              <w:t>309- ויתור על תחלוף</w:t>
            </w:r>
          </w:p>
          <w:p w14:paraId="2246BECD"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r w:rsidRPr="00653870">
              <w:rPr>
                <w:rFonts w:ascii="David" w:eastAsia="Times New Roman" w:hAnsi="David" w:cs="David"/>
                <w:b/>
                <w:bCs/>
                <w:sz w:val="24"/>
                <w:szCs w:val="24"/>
                <w:u w:val="single"/>
                <w:rtl/>
              </w:rPr>
              <w:t>313-נזקי טבע</w:t>
            </w:r>
          </w:p>
          <w:p w14:paraId="0F12806A"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r w:rsidRPr="00653870">
              <w:rPr>
                <w:rFonts w:ascii="David" w:eastAsia="Times New Roman" w:hAnsi="David" w:cs="David"/>
                <w:b/>
                <w:bCs/>
                <w:sz w:val="24"/>
                <w:szCs w:val="24"/>
                <w:u w:val="single"/>
                <w:rtl/>
              </w:rPr>
              <w:lastRenderedPageBreak/>
              <w:t>314-פריצה גניבה ושוד</w:t>
            </w:r>
          </w:p>
          <w:p w14:paraId="53D50FFD"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r w:rsidRPr="00653870">
              <w:rPr>
                <w:rFonts w:ascii="David" w:eastAsia="Times New Roman" w:hAnsi="David" w:cs="David"/>
                <w:b/>
                <w:bCs/>
                <w:sz w:val="24"/>
                <w:szCs w:val="24"/>
                <w:u w:val="single"/>
                <w:rtl/>
              </w:rPr>
              <w:t>316-רעידת אדמה</w:t>
            </w:r>
          </w:p>
          <w:p w14:paraId="2FD34091"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r w:rsidRPr="00653870">
              <w:rPr>
                <w:rFonts w:ascii="David" w:eastAsia="Times New Roman" w:hAnsi="David" w:cs="David"/>
                <w:b/>
                <w:bCs/>
                <w:sz w:val="24"/>
                <w:szCs w:val="24"/>
                <w:u w:val="single"/>
                <w:rtl/>
              </w:rPr>
              <w:t>328-ראשוניות</w:t>
            </w:r>
          </w:p>
        </w:tc>
      </w:tr>
      <w:tr w:rsidR="00653870" w:rsidRPr="00653870" w14:paraId="48894B35" w14:textId="77777777" w:rsidTr="00FB34DB">
        <w:trPr>
          <w:trHeight w:val="20"/>
        </w:trPr>
        <w:tc>
          <w:tcPr>
            <w:tcW w:w="1893" w:type="dxa"/>
            <w:shd w:val="clear" w:color="auto" w:fill="FFFFFF" w:themeFill="background1"/>
          </w:tcPr>
          <w:p w14:paraId="595E794D"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956" w:type="dxa"/>
            <w:shd w:val="clear" w:color="auto" w:fill="FFFFFF" w:themeFill="background1"/>
          </w:tcPr>
          <w:p w14:paraId="186057EA"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957" w:type="dxa"/>
            <w:shd w:val="clear" w:color="auto" w:fill="FFFFFF" w:themeFill="background1"/>
          </w:tcPr>
          <w:p w14:paraId="431976C9"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1349" w:type="dxa"/>
            <w:shd w:val="clear" w:color="auto" w:fill="FFFFFF" w:themeFill="background1"/>
          </w:tcPr>
          <w:p w14:paraId="42EEE180"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1417" w:type="dxa"/>
            <w:shd w:val="clear" w:color="auto" w:fill="FFFFFF" w:themeFill="background1"/>
          </w:tcPr>
          <w:p w14:paraId="614DB53A"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1277" w:type="dxa"/>
            <w:shd w:val="clear" w:color="auto" w:fill="FFFFFF" w:themeFill="background1"/>
          </w:tcPr>
          <w:p w14:paraId="7D2E6814"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1286" w:type="dxa"/>
            <w:shd w:val="clear" w:color="auto" w:fill="FFFFFF" w:themeFill="background1"/>
          </w:tcPr>
          <w:p w14:paraId="785BCAB0"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2400" w:type="dxa"/>
            <w:vMerge/>
            <w:shd w:val="clear" w:color="auto" w:fill="FFFFFF" w:themeFill="background1"/>
          </w:tcPr>
          <w:p w14:paraId="747BB2DA"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r>
      <w:tr w:rsidR="00653870" w:rsidRPr="00653870" w14:paraId="1D5BDCA0" w14:textId="77777777" w:rsidTr="00FB34DB">
        <w:trPr>
          <w:trHeight w:val="20"/>
        </w:trPr>
        <w:tc>
          <w:tcPr>
            <w:tcW w:w="1893" w:type="dxa"/>
            <w:shd w:val="clear" w:color="auto" w:fill="FFFFFF" w:themeFill="background1"/>
          </w:tcPr>
          <w:p w14:paraId="56170D64"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956" w:type="dxa"/>
            <w:shd w:val="clear" w:color="auto" w:fill="FFFFFF" w:themeFill="background1"/>
          </w:tcPr>
          <w:p w14:paraId="4D6986B3"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957" w:type="dxa"/>
            <w:shd w:val="clear" w:color="auto" w:fill="FFFFFF" w:themeFill="background1"/>
          </w:tcPr>
          <w:p w14:paraId="646164E8"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1349" w:type="dxa"/>
            <w:shd w:val="clear" w:color="auto" w:fill="FFFFFF" w:themeFill="background1"/>
          </w:tcPr>
          <w:p w14:paraId="0768F6FF"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1417" w:type="dxa"/>
            <w:shd w:val="clear" w:color="auto" w:fill="FFFFFF" w:themeFill="background1"/>
          </w:tcPr>
          <w:p w14:paraId="60D83887"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1277" w:type="dxa"/>
            <w:shd w:val="clear" w:color="auto" w:fill="FFFFFF" w:themeFill="background1"/>
          </w:tcPr>
          <w:p w14:paraId="61FD6D1B"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1286" w:type="dxa"/>
            <w:shd w:val="clear" w:color="auto" w:fill="FFFFFF" w:themeFill="background1"/>
          </w:tcPr>
          <w:p w14:paraId="524F8B62"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2400" w:type="dxa"/>
            <w:vMerge/>
            <w:shd w:val="clear" w:color="auto" w:fill="FFFFFF" w:themeFill="background1"/>
          </w:tcPr>
          <w:p w14:paraId="50A321FE"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r>
      <w:tr w:rsidR="00653870" w:rsidRPr="00653870" w14:paraId="32029348" w14:textId="77777777" w:rsidTr="00FB34DB">
        <w:trPr>
          <w:trHeight w:val="20"/>
        </w:trPr>
        <w:tc>
          <w:tcPr>
            <w:tcW w:w="1893" w:type="dxa"/>
            <w:shd w:val="clear" w:color="auto" w:fill="FFFFFF" w:themeFill="background1"/>
          </w:tcPr>
          <w:p w14:paraId="682BA74F"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956" w:type="dxa"/>
            <w:shd w:val="clear" w:color="auto" w:fill="FFFFFF" w:themeFill="background1"/>
          </w:tcPr>
          <w:p w14:paraId="6DBE82F3"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957" w:type="dxa"/>
            <w:shd w:val="clear" w:color="auto" w:fill="FFFFFF" w:themeFill="background1"/>
          </w:tcPr>
          <w:p w14:paraId="40B28AC8"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1349" w:type="dxa"/>
            <w:shd w:val="clear" w:color="auto" w:fill="FFFFFF" w:themeFill="background1"/>
          </w:tcPr>
          <w:p w14:paraId="1C82E0B7"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1417" w:type="dxa"/>
            <w:shd w:val="clear" w:color="auto" w:fill="FFFFFF" w:themeFill="background1"/>
          </w:tcPr>
          <w:p w14:paraId="63F39FF3"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1277" w:type="dxa"/>
            <w:shd w:val="clear" w:color="auto" w:fill="FFFFFF" w:themeFill="background1"/>
          </w:tcPr>
          <w:p w14:paraId="144C1475"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1286" w:type="dxa"/>
            <w:shd w:val="clear" w:color="auto" w:fill="FFFFFF" w:themeFill="background1"/>
          </w:tcPr>
          <w:p w14:paraId="45B9848D"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2400" w:type="dxa"/>
            <w:vMerge/>
            <w:shd w:val="clear" w:color="auto" w:fill="FFFFFF" w:themeFill="background1"/>
          </w:tcPr>
          <w:p w14:paraId="791EE9F7"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r>
      <w:tr w:rsidR="00653870" w:rsidRPr="00653870" w14:paraId="6C62835B" w14:textId="77777777" w:rsidTr="00FB34DB">
        <w:trPr>
          <w:trHeight w:val="850"/>
        </w:trPr>
        <w:tc>
          <w:tcPr>
            <w:tcW w:w="1893" w:type="dxa"/>
            <w:shd w:val="clear" w:color="auto" w:fill="F2F2F2" w:themeFill="background1" w:themeFillShade="F2"/>
          </w:tcPr>
          <w:p w14:paraId="27D8F006"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r w:rsidRPr="00653870">
              <w:rPr>
                <w:rFonts w:ascii="David" w:eastAsia="Times New Roman" w:hAnsi="David" w:cs="David" w:hint="cs"/>
                <w:b/>
                <w:bCs/>
                <w:sz w:val="24"/>
                <w:szCs w:val="24"/>
                <w:u w:val="single"/>
                <w:rtl/>
              </w:rPr>
              <w:t>צד ג'</w:t>
            </w:r>
          </w:p>
        </w:tc>
        <w:tc>
          <w:tcPr>
            <w:tcW w:w="956" w:type="dxa"/>
            <w:shd w:val="clear" w:color="auto" w:fill="F2F2F2" w:themeFill="background1" w:themeFillShade="F2"/>
          </w:tcPr>
          <w:p w14:paraId="487CD8DE"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957" w:type="dxa"/>
            <w:shd w:val="clear" w:color="auto" w:fill="F2F2F2" w:themeFill="background1" w:themeFillShade="F2"/>
          </w:tcPr>
          <w:p w14:paraId="78988972"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1349" w:type="dxa"/>
            <w:shd w:val="clear" w:color="auto" w:fill="F2F2F2" w:themeFill="background1" w:themeFillShade="F2"/>
          </w:tcPr>
          <w:p w14:paraId="0EDDE197"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1417" w:type="dxa"/>
            <w:shd w:val="clear" w:color="auto" w:fill="F2F2F2" w:themeFill="background1" w:themeFillShade="F2"/>
          </w:tcPr>
          <w:p w14:paraId="7124050A"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1277" w:type="dxa"/>
            <w:shd w:val="clear" w:color="auto" w:fill="F2F2F2" w:themeFill="background1" w:themeFillShade="F2"/>
          </w:tcPr>
          <w:p w14:paraId="0DE250C3"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1286" w:type="dxa"/>
            <w:shd w:val="clear" w:color="auto" w:fill="F2F2F2" w:themeFill="background1" w:themeFillShade="F2"/>
          </w:tcPr>
          <w:p w14:paraId="3E4113B2"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2400" w:type="dxa"/>
            <w:shd w:val="clear" w:color="auto" w:fill="F2F2F2" w:themeFill="background1" w:themeFillShade="F2"/>
          </w:tcPr>
          <w:p w14:paraId="619D58BF"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r>
      <w:tr w:rsidR="00653870" w:rsidRPr="00653870" w14:paraId="36FBDEDC" w14:textId="77777777" w:rsidTr="00FB34DB">
        <w:trPr>
          <w:trHeight w:val="850"/>
        </w:trPr>
        <w:tc>
          <w:tcPr>
            <w:tcW w:w="1893" w:type="dxa"/>
            <w:shd w:val="clear" w:color="auto" w:fill="FFFFFF" w:themeFill="background1"/>
          </w:tcPr>
          <w:p w14:paraId="1A563073"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r w:rsidRPr="00653870">
              <w:rPr>
                <w:rFonts w:ascii="David" w:eastAsia="Times New Roman" w:hAnsi="David" w:cs="David" w:hint="cs"/>
                <w:b/>
                <w:bCs/>
                <w:sz w:val="24"/>
                <w:szCs w:val="24"/>
                <w:u w:val="single"/>
                <w:rtl/>
              </w:rPr>
              <w:t>אחריות מעבידים</w:t>
            </w:r>
          </w:p>
        </w:tc>
        <w:tc>
          <w:tcPr>
            <w:tcW w:w="956" w:type="dxa"/>
            <w:shd w:val="clear" w:color="auto" w:fill="FFFFFF" w:themeFill="background1"/>
          </w:tcPr>
          <w:p w14:paraId="778D5EF3"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957" w:type="dxa"/>
            <w:shd w:val="clear" w:color="auto" w:fill="FFFFFF" w:themeFill="background1"/>
          </w:tcPr>
          <w:p w14:paraId="058092CE"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1349" w:type="dxa"/>
            <w:shd w:val="clear" w:color="auto" w:fill="FFFFFF" w:themeFill="background1"/>
          </w:tcPr>
          <w:p w14:paraId="308CAC7F"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1417" w:type="dxa"/>
            <w:shd w:val="clear" w:color="auto" w:fill="FFFFFF" w:themeFill="background1"/>
          </w:tcPr>
          <w:p w14:paraId="1FC25ECD"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1277" w:type="dxa"/>
            <w:shd w:val="clear" w:color="auto" w:fill="FFFFFF" w:themeFill="background1"/>
          </w:tcPr>
          <w:p w14:paraId="7EBBB011"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1286" w:type="dxa"/>
            <w:shd w:val="clear" w:color="auto" w:fill="FFFFFF" w:themeFill="background1"/>
          </w:tcPr>
          <w:p w14:paraId="015E74F7"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2400" w:type="dxa"/>
            <w:shd w:val="clear" w:color="auto" w:fill="FFFFFF" w:themeFill="background1"/>
          </w:tcPr>
          <w:p w14:paraId="1FB9D3B7"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r>
      <w:tr w:rsidR="00653870" w:rsidRPr="00653870" w14:paraId="508559DE" w14:textId="77777777" w:rsidTr="00FB34DB">
        <w:trPr>
          <w:trHeight w:val="850"/>
        </w:trPr>
        <w:tc>
          <w:tcPr>
            <w:tcW w:w="1893" w:type="dxa"/>
            <w:shd w:val="clear" w:color="auto" w:fill="F2F2F2" w:themeFill="background1" w:themeFillShade="F2"/>
          </w:tcPr>
          <w:p w14:paraId="77A178EB"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r w:rsidRPr="00653870">
              <w:rPr>
                <w:rFonts w:ascii="David" w:eastAsia="Times New Roman" w:hAnsi="David" w:cs="David" w:hint="cs"/>
                <w:b/>
                <w:bCs/>
                <w:sz w:val="24"/>
                <w:szCs w:val="24"/>
                <w:u w:val="single"/>
                <w:rtl/>
              </w:rPr>
              <w:t>אחריות המוצר</w:t>
            </w:r>
          </w:p>
        </w:tc>
        <w:tc>
          <w:tcPr>
            <w:tcW w:w="956" w:type="dxa"/>
            <w:shd w:val="clear" w:color="auto" w:fill="F2F2F2" w:themeFill="background1" w:themeFillShade="F2"/>
          </w:tcPr>
          <w:p w14:paraId="08A8D38C"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957" w:type="dxa"/>
            <w:shd w:val="clear" w:color="auto" w:fill="F2F2F2" w:themeFill="background1" w:themeFillShade="F2"/>
          </w:tcPr>
          <w:p w14:paraId="4FC86538"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1349" w:type="dxa"/>
            <w:shd w:val="clear" w:color="auto" w:fill="F2F2F2" w:themeFill="background1" w:themeFillShade="F2"/>
          </w:tcPr>
          <w:p w14:paraId="55DFFA7F"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1417" w:type="dxa"/>
            <w:shd w:val="clear" w:color="auto" w:fill="F2F2F2" w:themeFill="background1" w:themeFillShade="F2"/>
          </w:tcPr>
          <w:p w14:paraId="0C99BC39"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1277" w:type="dxa"/>
            <w:shd w:val="clear" w:color="auto" w:fill="F2F2F2" w:themeFill="background1" w:themeFillShade="F2"/>
          </w:tcPr>
          <w:p w14:paraId="00D68145"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r w:rsidRPr="00653870">
              <w:rPr>
                <w:rFonts w:ascii="David" w:eastAsia="Times New Roman" w:hAnsi="David" w:cs="David" w:hint="cs"/>
                <w:b/>
                <w:bCs/>
                <w:sz w:val="24"/>
                <w:szCs w:val="24"/>
                <w:u w:val="single"/>
                <w:rtl/>
              </w:rPr>
              <w:t>10,000,000</w:t>
            </w:r>
          </w:p>
        </w:tc>
        <w:tc>
          <w:tcPr>
            <w:tcW w:w="1286" w:type="dxa"/>
            <w:shd w:val="clear" w:color="auto" w:fill="F2F2F2" w:themeFill="background1" w:themeFillShade="F2"/>
          </w:tcPr>
          <w:p w14:paraId="4029EE23"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r w:rsidRPr="00653870">
              <w:rPr>
                <w:rFonts w:ascii="David" w:eastAsia="Times New Roman" w:hAnsi="David" w:cs="David" w:hint="cs"/>
                <w:b/>
                <w:bCs/>
                <w:sz w:val="24"/>
                <w:szCs w:val="24"/>
                <w:u w:val="single"/>
                <w:rtl/>
              </w:rPr>
              <w:t xml:space="preserve">₪  </w:t>
            </w:r>
          </w:p>
        </w:tc>
        <w:tc>
          <w:tcPr>
            <w:tcW w:w="2400" w:type="dxa"/>
            <w:shd w:val="clear" w:color="auto" w:fill="F2F2F2" w:themeFill="background1" w:themeFillShade="F2"/>
          </w:tcPr>
          <w:p w14:paraId="23A185CA"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r w:rsidRPr="00653870">
              <w:rPr>
                <w:rFonts w:ascii="David" w:eastAsia="Times New Roman" w:hAnsi="David" w:cs="David" w:hint="cs"/>
                <w:b/>
                <w:bCs/>
                <w:sz w:val="24"/>
                <w:szCs w:val="24"/>
                <w:u w:val="single"/>
                <w:rtl/>
              </w:rPr>
              <w:t>302 - אחריות צולבת</w:t>
            </w:r>
          </w:p>
          <w:p w14:paraId="069669DB"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r w:rsidRPr="00653870">
              <w:rPr>
                <w:rFonts w:ascii="David" w:eastAsia="Times New Roman" w:hAnsi="David" w:cs="David" w:hint="cs"/>
                <w:b/>
                <w:bCs/>
                <w:sz w:val="24"/>
                <w:szCs w:val="24"/>
                <w:u w:val="single"/>
                <w:rtl/>
              </w:rPr>
              <w:t>304-הרחב שיפוי</w:t>
            </w:r>
          </w:p>
          <w:p w14:paraId="5367B75F"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r w:rsidRPr="00653870">
              <w:rPr>
                <w:rFonts w:ascii="David" w:eastAsia="Times New Roman" w:hAnsi="David" w:cs="David" w:hint="cs"/>
                <w:b/>
                <w:bCs/>
                <w:sz w:val="24"/>
                <w:szCs w:val="24"/>
                <w:u w:val="single"/>
                <w:rtl/>
              </w:rPr>
              <w:t>309-ויתור על תחלוף לטובת מבקש האישור</w:t>
            </w:r>
          </w:p>
          <w:p w14:paraId="4CF295EC"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r w:rsidRPr="00653870">
              <w:rPr>
                <w:rFonts w:ascii="David" w:eastAsia="Times New Roman" w:hAnsi="David" w:cs="David" w:hint="cs"/>
                <w:b/>
                <w:bCs/>
                <w:sz w:val="24"/>
                <w:szCs w:val="24"/>
                <w:u w:val="single"/>
                <w:rtl/>
              </w:rPr>
              <w:t>328 - ראשוניות</w:t>
            </w:r>
          </w:p>
          <w:p w14:paraId="116E537B"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r>
      <w:tr w:rsidR="00653870" w:rsidRPr="00653870" w14:paraId="131E0B5E" w14:textId="77777777" w:rsidTr="00FB34DB">
        <w:trPr>
          <w:trHeight w:val="850"/>
        </w:trPr>
        <w:tc>
          <w:tcPr>
            <w:tcW w:w="1893" w:type="dxa"/>
            <w:shd w:val="clear" w:color="auto" w:fill="FFFFFF" w:themeFill="background1"/>
          </w:tcPr>
          <w:p w14:paraId="26D57EBB"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r w:rsidRPr="00653870">
              <w:rPr>
                <w:rFonts w:ascii="David" w:eastAsia="Times New Roman" w:hAnsi="David" w:cs="David" w:hint="cs"/>
                <w:b/>
                <w:bCs/>
                <w:sz w:val="24"/>
                <w:szCs w:val="24"/>
                <w:u w:val="single"/>
                <w:rtl/>
              </w:rPr>
              <w:t>אחריות מקצועית</w:t>
            </w:r>
          </w:p>
        </w:tc>
        <w:tc>
          <w:tcPr>
            <w:tcW w:w="956" w:type="dxa"/>
            <w:shd w:val="clear" w:color="auto" w:fill="FFFFFF" w:themeFill="background1"/>
          </w:tcPr>
          <w:p w14:paraId="676B80AE"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957" w:type="dxa"/>
            <w:shd w:val="clear" w:color="auto" w:fill="FFFFFF" w:themeFill="background1"/>
          </w:tcPr>
          <w:p w14:paraId="22348E9F"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1349" w:type="dxa"/>
            <w:shd w:val="clear" w:color="auto" w:fill="FFFFFF" w:themeFill="background1"/>
          </w:tcPr>
          <w:p w14:paraId="55502375"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1417" w:type="dxa"/>
            <w:shd w:val="clear" w:color="auto" w:fill="FFFFFF" w:themeFill="background1"/>
          </w:tcPr>
          <w:p w14:paraId="7E6D1418"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1277" w:type="dxa"/>
            <w:shd w:val="clear" w:color="auto" w:fill="FFFFFF" w:themeFill="background1"/>
          </w:tcPr>
          <w:p w14:paraId="39A8DFB2"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r w:rsidRPr="00653870">
              <w:rPr>
                <w:rFonts w:ascii="David" w:eastAsia="Times New Roman" w:hAnsi="David" w:cs="David" w:hint="cs"/>
                <w:b/>
                <w:bCs/>
                <w:sz w:val="24"/>
                <w:szCs w:val="24"/>
                <w:u w:val="single"/>
                <w:rtl/>
              </w:rPr>
              <w:t>10,000,000</w:t>
            </w:r>
          </w:p>
        </w:tc>
        <w:tc>
          <w:tcPr>
            <w:tcW w:w="1286" w:type="dxa"/>
            <w:shd w:val="clear" w:color="auto" w:fill="FFFFFF" w:themeFill="background1"/>
          </w:tcPr>
          <w:p w14:paraId="1E9A76A0"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r w:rsidRPr="00653870">
              <w:rPr>
                <w:rFonts w:ascii="David" w:eastAsia="Times New Roman" w:hAnsi="David" w:cs="David" w:hint="cs"/>
                <w:b/>
                <w:bCs/>
                <w:sz w:val="24"/>
                <w:szCs w:val="24"/>
                <w:u w:val="single"/>
                <w:rtl/>
              </w:rPr>
              <w:t xml:space="preserve">₪ </w:t>
            </w:r>
          </w:p>
        </w:tc>
        <w:tc>
          <w:tcPr>
            <w:tcW w:w="2400" w:type="dxa"/>
            <w:shd w:val="clear" w:color="auto" w:fill="FFFFFF" w:themeFill="background1"/>
          </w:tcPr>
          <w:p w14:paraId="26C58C21"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r w:rsidRPr="00653870">
              <w:rPr>
                <w:rFonts w:ascii="David" w:eastAsia="Times New Roman" w:hAnsi="David" w:cs="David" w:hint="cs"/>
                <w:b/>
                <w:bCs/>
                <w:sz w:val="24"/>
                <w:szCs w:val="24"/>
                <w:u w:val="single"/>
                <w:rtl/>
              </w:rPr>
              <w:t>301 - אובדן מסמכים</w:t>
            </w:r>
          </w:p>
          <w:p w14:paraId="039D83B7"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r w:rsidRPr="00653870">
              <w:rPr>
                <w:rFonts w:ascii="David" w:eastAsia="Times New Roman" w:hAnsi="David" w:cs="David" w:hint="cs"/>
                <w:b/>
                <w:bCs/>
                <w:sz w:val="24"/>
                <w:szCs w:val="24"/>
                <w:u w:val="single"/>
                <w:rtl/>
              </w:rPr>
              <w:t>302 - אחריות צולבת</w:t>
            </w:r>
          </w:p>
          <w:p w14:paraId="4CD2C006"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r w:rsidRPr="00653870">
              <w:rPr>
                <w:rFonts w:ascii="David" w:eastAsia="Times New Roman" w:hAnsi="David" w:cs="David" w:hint="cs"/>
                <w:b/>
                <w:bCs/>
                <w:sz w:val="24"/>
                <w:szCs w:val="24"/>
                <w:u w:val="single"/>
                <w:rtl/>
              </w:rPr>
              <w:t>321 - מבוטח נוסף בגין מעשי או מחדלי המבוטח-מבקש האישור</w:t>
            </w:r>
          </w:p>
          <w:p w14:paraId="4C1D7707"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r w:rsidRPr="00653870">
              <w:rPr>
                <w:rFonts w:ascii="David" w:eastAsia="Times New Roman" w:hAnsi="David" w:cs="David"/>
                <w:b/>
                <w:bCs/>
                <w:sz w:val="24"/>
                <w:szCs w:val="24"/>
                <w:u w:val="single"/>
                <w:rtl/>
              </w:rPr>
              <w:t xml:space="preserve">327 </w:t>
            </w:r>
            <w:r w:rsidRPr="00653870">
              <w:rPr>
                <w:rFonts w:ascii="David" w:eastAsia="Times New Roman" w:hAnsi="David" w:cs="David" w:hint="cs"/>
                <w:b/>
                <w:bCs/>
                <w:sz w:val="24"/>
                <w:szCs w:val="24"/>
                <w:u w:val="single"/>
                <w:rtl/>
              </w:rPr>
              <w:t>-</w:t>
            </w:r>
            <w:r w:rsidRPr="00653870">
              <w:rPr>
                <w:rFonts w:ascii="David" w:eastAsia="Times New Roman" w:hAnsi="David" w:cs="David"/>
                <w:b/>
                <w:bCs/>
                <w:sz w:val="24"/>
                <w:szCs w:val="24"/>
                <w:u w:val="single"/>
                <w:rtl/>
              </w:rPr>
              <w:t xml:space="preserve"> עיכוב/שיהוי עקב מקרה ביטוח</w:t>
            </w:r>
          </w:p>
          <w:p w14:paraId="216C2102"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r w:rsidRPr="00653870">
              <w:rPr>
                <w:rFonts w:ascii="David" w:eastAsia="Times New Roman" w:hAnsi="David" w:cs="David" w:hint="cs"/>
                <w:b/>
                <w:bCs/>
                <w:sz w:val="24"/>
                <w:szCs w:val="24"/>
                <w:u w:val="single"/>
                <w:rtl/>
              </w:rPr>
              <w:t>328 - ראשוניות</w:t>
            </w:r>
          </w:p>
          <w:p w14:paraId="4C3B1EEB"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r w:rsidRPr="00653870">
              <w:rPr>
                <w:rFonts w:ascii="David" w:eastAsia="Times New Roman" w:hAnsi="David" w:cs="David"/>
                <w:b/>
                <w:bCs/>
                <w:sz w:val="24"/>
                <w:szCs w:val="24"/>
                <w:u w:val="single"/>
                <w:rtl/>
              </w:rPr>
              <w:t xml:space="preserve">332 - </w:t>
            </w:r>
            <w:r w:rsidRPr="00653870">
              <w:rPr>
                <w:rFonts w:ascii="David" w:eastAsia="Times New Roman" w:hAnsi="David" w:cs="David" w:hint="eastAsia"/>
                <w:b/>
                <w:bCs/>
                <w:sz w:val="24"/>
                <w:szCs w:val="24"/>
                <w:u w:val="single"/>
                <w:rtl/>
              </w:rPr>
              <w:t>תקופת</w:t>
            </w:r>
            <w:r w:rsidRPr="00653870">
              <w:rPr>
                <w:rFonts w:ascii="David" w:eastAsia="Times New Roman" w:hAnsi="David" w:cs="David"/>
                <w:b/>
                <w:bCs/>
                <w:sz w:val="24"/>
                <w:szCs w:val="24"/>
                <w:u w:val="single"/>
                <w:rtl/>
              </w:rPr>
              <w:t xml:space="preserve"> </w:t>
            </w:r>
            <w:r w:rsidRPr="00653870">
              <w:rPr>
                <w:rFonts w:ascii="David" w:eastAsia="Times New Roman" w:hAnsi="David" w:cs="David" w:hint="eastAsia"/>
                <w:b/>
                <w:bCs/>
                <w:sz w:val="24"/>
                <w:szCs w:val="24"/>
                <w:u w:val="single"/>
                <w:rtl/>
              </w:rPr>
              <w:t>גילוי</w:t>
            </w:r>
            <w:r w:rsidRPr="00653870">
              <w:rPr>
                <w:rFonts w:ascii="David" w:eastAsia="Times New Roman" w:hAnsi="David" w:cs="David"/>
                <w:b/>
                <w:bCs/>
                <w:sz w:val="24"/>
                <w:szCs w:val="24"/>
                <w:u w:val="single"/>
                <w:rtl/>
              </w:rPr>
              <w:t xml:space="preserve"> (6 </w:t>
            </w:r>
            <w:r w:rsidRPr="00653870">
              <w:rPr>
                <w:rFonts w:ascii="David" w:eastAsia="Times New Roman" w:hAnsi="David" w:cs="David" w:hint="eastAsia"/>
                <w:b/>
                <w:bCs/>
                <w:sz w:val="24"/>
                <w:szCs w:val="24"/>
                <w:u w:val="single"/>
                <w:rtl/>
              </w:rPr>
              <w:t>חודשים</w:t>
            </w:r>
            <w:r w:rsidRPr="00653870">
              <w:rPr>
                <w:rFonts w:ascii="David" w:eastAsia="Times New Roman" w:hAnsi="David" w:cs="David"/>
                <w:b/>
                <w:bCs/>
                <w:sz w:val="24"/>
                <w:szCs w:val="24"/>
                <w:u w:val="single"/>
                <w:rtl/>
              </w:rPr>
              <w:t>)</w:t>
            </w:r>
          </w:p>
        </w:tc>
      </w:tr>
      <w:tr w:rsidR="00653870" w:rsidRPr="00653870" w14:paraId="5CF23234" w14:textId="77777777" w:rsidTr="00FB34DB">
        <w:trPr>
          <w:trHeight w:val="850"/>
        </w:trPr>
        <w:tc>
          <w:tcPr>
            <w:tcW w:w="1893" w:type="dxa"/>
            <w:shd w:val="clear" w:color="auto" w:fill="F2F2F2" w:themeFill="background1" w:themeFillShade="F2"/>
          </w:tcPr>
          <w:p w14:paraId="02A6E181"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r w:rsidRPr="00653870">
              <w:rPr>
                <w:rFonts w:ascii="David" w:eastAsia="Times New Roman" w:hAnsi="David" w:cs="David" w:hint="cs"/>
                <w:b/>
                <w:bCs/>
                <w:sz w:val="24"/>
                <w:szCs w:val="24"/>
                <w:u w:val="single"/>
                <w:rtl/>
              </w:rPr>
              <w:t>אחר</w:t>
            </w:r>
          </w:p>
        </w:tc>
        <w:tc>
          <w:tcPr>
            <w:tcW w:w="956" w:type="dxa"/>
            <w:shd w:val="clear" w:color="auto" w:fill="F2F2F2" w:themeFill="background1" w:themeFillShade="F2"/>
          </w:tcPr>
          <w:p w14:paraId="5725C8DC"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957" w:type="dxa"/>
            <w:shd w:val="clear" w:color="auto" w:fill="F2F2F2" w:themeFill="background1" w:themeFillShade="F2"/>
          </w:tcPr>
          <w:p w14:paraId="5F978633"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1349" w:type="dxa"/>
            <w:shd w:val="clear" w:color="auto" w:fill="F2F2F2" w:themeFill="background1" w:themeFillShade="F2"/>
          </w:tcPr>
          <w:p w14:paraId="5304410C"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1417" w:type="dxa"/>
            <w:shd w:val="clear" w:color="auto" w:fill="F2F2F2" w:themeFill="background1" w:themeFillShade="F2"/>
          </w:tcPr>
          <w:p w14:paraId="65404020"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1277" w:type="dxa"/>
            <w:shd w:val="clear" w:color="auto" w:fill="F2F2F2" w:themeFill="background1" w:themeFillShade="F2"/>
          </w:tcPr>
          <w:p w14:paraId="6CE8F280"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1286" w:type="dxa"/>
            <w:shd w:val="clear" w:color="auto" w:fill="F2F2F2" w:themeFill="background1" w:themeFillShade="F2"/>
          </w:tcPr>
          <w:p w14:paraId="3FAC0166"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2400" w:type="dxa"/>
            <w:shd w:val="clear" w:color="auto" w:fill="F2F2F2" w:themeFill="background1" w:themeFillShade="F2"/>
          </w:tcPr>
          <w:p w14:paraId="44BE8B48"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r>
    </w:tbl>
    <w:p w14:paraId="527CE80E" w14:textId="77777777" w:rsidR="009D53C2" w:rsidRDefault="009D53C2" w:rsidP="00E56613">
      <w:pPr>
        <w:spacing w:before="0" w:beforeAutospacing="0" w:after="0" w:afterAutospacing="0" w:line="360" w:lineRule="auto"/>
        <w:jc w:val="center"/>
        <w:rPr>
          <w:rFonts w:ascii="David" w:eastAsia="Times New Roman" w:hAnsi="David" w:cs="David"/>
          <w:b/>
          <w:bCs/>
          <w:sz w:val="24"/>
          <w:szCs w:val="24"/>
          <w:u w:val="single"/>
          <w:rtl/>
        </w:rPr>
      </w:pPr>
    </w:p>
    <w:tbl>
      <w:tblPr>
        <w:tblStyle w:val="a9"/>
        <w:bidiVisual/>
        <w:tblW w:w="0" w:type="auto"/>
        <w:tblInd w:w="84" w:type="dxa"/>
        <w:tblLayout w:type="fixed"/>
        <w:tblLook w:val="04A0" w:firstRow="1" w:lastRow="0" w:firstColumn="1" w:lastColumn="0" w:noHBand="0" w:noVBand="1"/>
        <w:tblCaption w:val="אישור קיום ביטוח"/>
      </w:tblPr>
      <w:tblGrid>
        <w:gridCol w:w="11530"/>
      </w:tblGrid>
      <w:tr w:rsidR="00653870" w:rsidRPr="00653870" w14:paraId="3BEFBBBE" w14:textId="77777777" w:rsidTr="00FB34DB">
        <w:trPr>
          <w:trHeight w:val="57"/>
          <w:tblHeader/>
        </w:trPr>
        <w:tc>
          <w:tcPr>
            <w:tcW w:w="11530" w:type="dxa"/>
            <w:shd w:val="clear" w:color="auto" w:fill="F2F2F2" w:themeFill="background1" w:themeFillShade="F2"/>
          </w:tcPr>
          <w:p w14:paraId="1CDF41E5"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r w:rsidRPr="00653870">
              <w:rPr>
                <w:rFonts w:ascii="David" w:eastAsia="Times New Roman" w:hAnsi="David" w:cs="David" w:hint="cs"/>
                <w:b/>
                <w:bCs/>
                <w:sz w:val="24"/>
                <w:szCs w:val="24"/>
                <w:u w:val="single"/>
                <w:rtl/>
              </w:rPr>
              <w:t>פירוט השירותים (בכפוף, לשירותים המפורטים בהסכם בין המבוטח למבקש האישור, יש לציין את קוד השירות מתוך הרשימה המפורטת בנספח ג')*:</w:t>
            </w:r>
          </w:p>
        </w:tc>
      </w:tr>
      <w:tr w:rsidR="00653870" w:rsidRPr="00653870" w14:paraId="2CA2AD16" w14:textId="77777777" w:rsidTr="00FB34DB">
        <w:trPr>
          <w:trHeight w:val="798"/>
        </w:trPr>
        <w:tc>
          <w:tcPr>
            <w:tcW w:w="11530" w:type="dxa"/>
          </w:tcPr>
          <w:p w14:paraId="770241C9"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Pr>
            </w:pPr>
            <w:r w:rsidRPr="00653870">
              <w:rPr>
                <w:rFonts w:ascii="David" w:eastAsia="Times New Roman" w:hAnsi="David" w:cs="David" w:hint="cs"/>
                <w:b/>
                <w:bCs/>
                <w:sz w:val="24"/>
                <w:szCs w:val="24"/>
                <w:u w:val="single"/>
                <w:rtl/>
              </w:rPr>
              <w:t>069-עבודות בינוי</w:t>
            </w:r>
          </w:p>
        </w:tc>
      </w:tr>
    </w:tbl>
    <w:p w14:paraId="77D70293" w14:textId="77777777" w:rsidR="009D53C2" w:rsidRDefault="009D53C2" w:rsidP="00E56613">
      <w:pPr>
        <w:spacing w:before="0" w:beforeAutospacing="0" w:after="0" w:afterAutospacing="0" w:line="360" w:lineRule="auto"/>
        <w:jc w:val="center"/>
        <w:rPr>
          <w:rFonts w:ascii="David" w:eastAsia="Times New Roman" w:hAnsi="David" w:cs="David"/>
          <w:b/>
          <w:bCs/>
          <w:sz w:val="24"/>
          <w:szCs w:val="24"/>
          <w:u w:val="single"/>
          <w:rtl/>
        </w:rPr>
      </w:pPr>
    </w:p>
    <w:tbl>
      <w:tblPr>
        <w:tblStyle w:val="a9"/>
        <w:bidiVisual/>
        <w:tblW w:w="0" w:type="auto"/>
        <w:tblInd w:w="84" w:type="dxa"/>
        <w:tblLayout w:type="fixed"/>
        <w:tblLook w:val="04A0" w:firstRow="1" w:lastRow="0" w:firstColumn="1" w:lastColumn="0" w:noHBand="0" w:noVBand="1"/>
        <w:tblCaption w:val="אישור קיום ביטוח"/>
      </w:tblPr>
      <w:tblGrid>
        <w:gridCol w:w="11530"/>
      </w:tblGrid>
      <w:tr w:rsidR="00653870" w:rsidRPr="00653870" w14:paraId="7B7191A4" w14:textId="77777777" w:rsidTr="00FB34DB">
        <w:trPr>
          <w:trHeight w:val="227"/>
          <w:tblHeader/>
        </w:trPr>
        <w:tc>
          <w:tcPr>
            <w:tcW w:w="11530" w:type="dxa"/>
            <w:shd w:val="clear" w:color="auto" w:fill="F2F2F2" w:themeFill="background1" w:themeFillShade="F2"/>
          </w:tcPr>
          <w:p w14:paraId="0E8ABC96"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r w:rsidRPr="00653870">
              <w:rPr>
                <w:rFonts w:ascii="David" w:eastAsia="Times New Roman" w:hAnsi="David" w:cs="David" w:hint="cs"/>
                <w:b/>
                <w:bCs/>
                <w:sz w:val="24"/>
                <w:szCs w:val="24"/>
                <w:u w:val="single"/>
                <w:rtl/>
              </w:rPr>
              <w:t>ביטול/שינוי הפוליסה *</w:t>
            </w:r>
          </w:p>
        </w:tc>
      </w:tr>
      <w:tr w:rsidR="00653870" w:rsidRPr="00653870" w14:paraId="7FEC1E30" w14:textId="77777777" w:rsidTr="00FB34DB">
        <w:trPr>
          <w:trHeight w:val="334"/>
        </w:trPr>
        <w:tc>
          <w:tcPr>
            <w:tcW w:w="11530" w:type="dxa"/>
            <w:vAlign w:val="center"/>
          </w:tcPr>
          <w:p w14:paraId="4EED47E6"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r w:rsidRPr="00653870">
              <w:rPr>
                <w:rFonts w:ascii="David" w:eastAsia="Times New Roman" w:hAnsi="David" w:cs="David" w:hint="eastAsia"/>
                <w:b/>
                <w:bCs/>
                <w:sz w:val="24"/>
                <w:szCs w:val="24"/>
                <w:u w:val="single"/>
                <w:rtl/>
              </w:rPr>
              <w:t>שינוי</w:t>
            </w:r>
            <w:r w:rsidRPr="00653870">
              <w:rPr>
                <w:rFonts w:ascii="David" w:eastAsia="Times New Roman" w:hAnsi="David" w:cs="David"/>
                <w:b/>
                <w:bCs/>
                <w:sz w:val="24"/>
                <w:szCs w:val="24"/>
                <w:u w:val="single"/>
                <w:rtl/>
              </w:rPr>
              <w:t xml:space="preserve"> </w:t>
            </w:r>
            <w:r w:rsidRPr="00653870">
              <w:rPr>
                <w:rFonts w:ascii="David" w:eastAsia="Times New Roman" w:hAnsi="David" w:cs="David" w:hint="cs"/>
                <w:b/>
                <w:bCs/>
                <w:sz w:val="24"/>
                <w:szCs w:val="24"/>
                <w:u w:val="single"/>
                <w:rtl/>
              </w:rPr>
              <w:t>לרעת</w:t>
            </w:r>
            <w:r w:rsidRPr="00653870">
              <w:rPr>
                <w:rFonts w:ascii="David" w:eastAsia="Times New Roman" w:hAnsi="David" w:cs="David"/>
                <w:b/>
                <w:bCs/>
                <w:sz w:val="24"/>
                <w:szCs w:val="24"/>
                <w:u w:val="single"/>
                <w:rtl/>
              </w:rPr>
              <w:t xml:space="preserve"> </w:t>
            </w:r>
            <w:r w:rsidRPr="00653870">
              <w:rPr>
                <w:rFonts w:ascii="David" w:eastAsia="Times New Roman" w:hAnsi="David" w:cs="David" w:hint="eastAsia"/>
                <w:b/>
                <w:bCs/>
                <w:sz w:val="24"/>
                <w:szCs w:val="24"/>
                <w:u w:val="single"/>
                <w:rtl/>
              </w:rPr>
              <w:t>מבקש</w:t>
            </w:r>
            <w:r w:rsidRPr="00653870">
              <w:rPr>
                <w:rFonts w:ascii="David" w:eastAsia="Times New Roman" w:hAnsi="David" w:cs="David"/>
                <w:b/>
                <w:bCs/>
                <w:sz w:val="24"/>
                <w:szCs w:val="24"/>
                <w:u w:val="single"/>
                <w:rtl/>
              </w:rPr>
              <w:t xml:space="preserve"> </w:t>
            </w:r>
            <w:r w:rsidRPr="00653870">
              <w:rPr>
                <w:rFonts w:ascii="David" w:eastAsia="Times New Roman" w:hAnsi="David" w:cs="David" w:hint="eastAsia"/>
                <w:b/>
                <w:bCs/>
                <w:sz w:val="24"/>
                <w:szCs w:val="24"/>
                <w:u w:val="single"/>
                <w:rtl/>
              </w:rPr>
              <w:t>האישור</w:t>
            </w:r>
            <w:r w:rsidRPr="00653870">
              <w:rPr>
                <w:rFonts w:ascii="David" w:eastAsia="Times New Roman" w:hAnsi="David" w:cs="David"/>
                <w:b/>
                <w:bCs/>
                <w:sz w:val="24"/>
                <w:szCs w:val="24"/>
                <w:u w:val="single"/>
                <w:rtl/>
              </w:rPr>
              <w:t xml:space="preserve"> </w:t>
            </w:r>
            <w:r w:rsidRPr="00653870">
              <w:rPr>
                <w:rFonts w:ascii="David" w:eastAsia="Times New Roman" w:hAnsi="David" w:cs="David" w:hint="eastAsia"/>
                <w:b/>
                <w:bCs/>
                <w:sz w:val="24"/>
                <w:szCs w:val="24"/>
                <w:u w:val="single"/>
                <w:rtl/>
              </w:rPr>
              <w:t>או</w:t>
            </w:r>
            <w:r w:rsidRPr="00653870">
              <w:rPr>
                <w:rFonts w:ascii="David" w:eastAsia="Times New Roman" w:hAnsi="David" w:cs="David"/>
                <w:b/>
                <w:bCs/>
                <w:sz w:val="24"/>
                <w:szCs w:val="24"/>
                <w:u w:val="single"/>
                <w:rtl/>
              </w:rPr>
              <w:t xml:space="preserve"> ביטול </w:t>
            </w:r>
            <w:r w:rsidRPr="00653870">
              <w:rPr>
                <w:rFonts w:ascii="David" w:eastAsia="Times New Roman" w:hAnsi="David" w:cs="David" w:hint="eastAsia"/>
                <w:b/>
                <w:bCs/>
                <w:sz w:val="24"/>
                <w:szCs w:val="24"/>
                <w:u w:val="single"/>
                <w:rtl/>
              </w:rPr>
              <w:t>של</w:t>
            </w:r>
            <w:r w:rsidRPr="00653870">
              <w:rPr>
                <w:rFonts w:ascii="David" w:eastAsia="Times New Roman" w:hAnsi="David" w:cs="David"/>
                <w:b/>
                <w:bCs/>
                <w:sz w:val="24"/>
                <w:szCs w:val="24"/>
                <w:u w:val="single"/>
                <w:rtl/>
              </w:rPr>
              <w:t xml:space="preserve"> </w:t>
            </w:r>
            <w:r w:rsidRPr="00653870">
              <w:rPr>
                <w:rFonts w:ascii="David" w:eastAsia="Times New Roman" w:hAnsi="David" w:cs="David" w:hint="eastAsia"/>
                <w:b/>
                <w:bCs/>
                <w:sz w:val="24"/>
                <w:szCs w:val="24"/>
                <w:u w:val="single"/>
                <w:rtl/>
              </w:rPr>
              <w:t>פוליסת</w:t>
            </w:r>
            <w:r w:rsidRPr="00653870">
              <w:rPr>
                <w:rFonts w:ascii="David" w:eastAsia="Times New Roman" w:hAnsi="David" w:cs="David"/>
                <w:b/>
                <w:bCs/>
                <w:sz w:val="24"/>
                <w:szCs w:val="24"/>
                <w:u w:val="single"/>
                <w:rtl/>
              </w:rPr>
              <w:t xml:space="preserve"> ביטוח,  </w:t>
            </w:r>
            <w:r w:rsidRPr="00653870">
              <w:rPr>
                <w:rFonts w:ascii="David" w:eastAsia="Times New Roman" w:hAnsi="David" w:cs="David" w:hint="eastAsia"/>
                <w:b/>
                <w:bCs/>
                <w:sz w:val="24"/>
                <w:szCs w:val="24"/>
                <w:u w:val="single"/>
                <w:rtl/>
              </w:rPr>
              <w:t>לא</w:t>
            </w:r>
            <w:r w:rsidRPr="00653870">
              <w:rPr>
                <w:rFonts w:ascii="David" w:eastAsia="Times New Roman" w:hAnsi="David" w:cs="David"/>
                <w:b/>
                <w:bCs/>
                <w:sz w:val="24"/>
                <w:szCs w:val="24"/>
                <w:u w:val="single"/>
                <w:rtl/>
              </w:rPr>
              <w:t xml:space="preserve"> ייכנס לתוקף אלא </w:t>
            </w:r>
            <w:r w:rsidRPr="00653870">
              <w:rPr>
                <w:rFonts w:ascii="David" w:eastAsia="Times New Roman" w:hAnsi="David" w:cs="David" w:hint="cs"/>
                <w:b/>
                <w:bCs/>
                <w:sz w:val="24"/>
                <w:szCs w:val="24"/>
                <w:u w:val="single"/>
                <w:rtl/>
              </w:rPr>
              <w:t>30</w:t>
            </w:r>
            <w:r w:rsidRPr="00653870">
              <w:rPr>
                <w:rFonts w:ascii="David" w:eastAsia="Times New Roman" w:hAnsi="David" w:cs="David"/>
                <w:b/>
                <w:bCs/>
                <w:sz w:val="24"/>
                <w:szCs w:val="24"/>
                <w:u w:val="single"/>
                <w:rtl/>
              </w:rPr>
              <w:t xml:space="preserve"> </w:t>
            </w:r>
            <w:r w:rsidRPr="00653870">
              <w:rPr>
                <w:rFonts w:ascii="David" w:eastAsia="Times New Roman" w:hAnsi="David" w:cs="David" w:hint="eastAsia"/>
                <w:b/>
                <w:bCs/>
                <w:sz w:val="24"/>
                <w:szCs w:val="24"/>
                <w:u w:val="single"/>
                <w:rtl/>
              </w:rPr>
              <w:t>יום</w:t>
            </w:r>
            <w:r w:rsidRPr="00653870">
              <w:rPr>
                <w:rFonts w:ascii="David" w:eastAsia="Times New Roman" w:hAnsi="David" w:cs="David"/>
                <w:b/>
                <w:bCs/>
                <w:sz w:val="24"/>
                <w:szCs w:val="24"/>
                <w:u w:val="single"/>
                <w:rtl/>
              </w:rPr>
              <w:t xml:space="preserve"> </w:t>
            </w:r>
            <w:r w:rsidRPr="00653870">
              <w:rPr>
                <w:rFonts w:ascii="David" w:eastAsia="Times New Roman" w:hAnsi="David" w:cs="David" w:hint="eastAsia"/>
                <w:b/>
                <w:bCs/>
                <w:sz w:val="24"/>
                <w:szCs w:val="24"/>
                <w:u w:val="single"/>
                <w:rtl/>
              </w:rPr>
              <w:t>לאחר</w:t>
            </w:r>
            <w:r w:rsidRPr="00653870">
              <w:rPr>
                <w:rFonts w:ascii="David" w:eastAsia="Times New Roman" w:hAnsi="David" w:cs="David"/>
                <w:b/>
                <w:bCs/>
                <w:sz w:val="24"/>
                <w:szCs w:val="24"/>
                <w:u w:val="single"/>
                <w:rtl/>
              </w:rPr>
              <w:t xml:space="preserve"> </w:t>
            </w:r>
            <w:r w:rsidRPr="00653870">
              <w:rPr>
                <w:rFonts w:ascii="David" w:eastAsia="Times New Roman" w:hAnsi="David" w:cs="David" w:hint="eastAsia"/>
                <w:b/>
                <w:bCs/>
                <w:sz w:val="24"/>
                <w:szCs w:val="24"/>
                <w:u w:val="single"/>
                <w:rtl/>
              </w:rPr>
              <w:t>משלוח</w:t>
            </w:r>
            <w:r w:rsidRPr="00653870">
              <w:rPr>
                <w:rFonts w:ascii="David" w:eastAsia="Times New Roman" w:hAnsi="David" w:cs="David"/>
                <w:b/>
                <w:bCs/>
                <w:sz w:val="24"/>
                <w:szCs w:val="24"/>
                <w:u w:val="single"/>
                <w:rtl/>
              </w:rPr>
              <w:t xml:space="preserve"> הודעה </w:t>
            </w:r>
            <w:r w:rsidRPr="00653870">
              <w:rPr>
                <w:rFonts w:ascii="David" w:eastAsia="Times New Roman" w:hAnsi="David" w:cs="David" w:hint="eastAsia"/>
                <w:b/>
                <w:bCs/>
                <w:sz w:val="24"/>
                <w:szCs w:val="24"/>
                <w:u w:val="single"/>
                <w:rtl/>
              </w:rPr>
              <w:t>למבקש</w:t>
            </w:r>
            <w:r w:rsidRPr="00653870">
              <w:rPr>
                <w:rFonts w:ascii="David" w:eastAsia="Times New Roman" w:hAnsi="David" w:cs="David"/>
                <w:b/>
                <w:bCs/>
                <w:sz w:val="24"/>
                <w:szCs w:val="24"/>
                <w:u w:val="single"/>
                <w:rtl/>
              </w:rPr>
              <w:t xml:space="preserve"> </w:t>
            </w:r>
            <w:r w:rsidRPr="00653870">
              <w:rPr>
                <w:rFonts w:ascii="David" w:eastAsia="Times New Roman" w:hAnsi="David" w:cs="David" w:hint="eastAsia"/>
                <w:b/>
                <w:bCs/>
                <w:sz w:val="24"/>
                <w:szCs w:val="24"/>
                <w:u w:val="single"/>
                <w:rtl/>
              </w:rPr>
              <w:t>האישור</w:t>
            </w:r>
            <w:r w:rsidRPr="00653870">
              <w:rPr>
                <w:rFonts w:ascii="David" w:eastAsia="Times New Roman" w:hAnsi="David" w:cs="David"/>
                <w:b/>
                <w:bCs/>
                <w:sz w:val="24"/>
                <w:szCs w:val="24"/>
                <w:u w:val="single"/>
                <w:rtl/>
              </w:rPr>
              <w:t xml:space="preserve"> בדבר השינוי או הביטול.</w:t>
            </w:r>
          </w:p>
        </w:tc>
      </w:tr>
    </w:tbl>
    <w:p w14:paraId="204F1D43"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Pr>
      </w:pPr>
    </w:p>
    <w:tbl>
      <w:tblPr>
        <w:tblStyle w:val="a9"/>
        <w:bidiVisual/>
        <w:tblW w:w="0" w:type="auto"/>
        <w:tblInd w:w="84" w:type="dxa"/>
        <w:tblLayout w:type="fixed"/>
        <w:tblLook w:val="04A0" w:firstRow="1" w:lastRow="0" w:firstColumn="1" w:lastColumn="0" w:noHBand="0" w:noVBand="1"/>
        <w:tblCaption w:val="אישור קיום ביטוח"/>
      </w:tblPr>
      <w:tblGrid>
        <w:gridCol w:w="11530"/>
      </w:tblGrid>
      <w:tr w:rsidR="00653870" w:rsidRPr="00653870" w14:paraId="3E64F62E" w14:textId="77777777" w:rsidTr="00FB34DB">
        <w:trPr>
          <w:trHeight w:val="227"/>
          <w:tblHeader/>
        </w:trPr>
        <w:tc>
          <w:tcPr>
            <w:tcW w:w="11530" w:type="dxa"/>
            <w:shd w:val="clear" w:color="auto" w:fill="F2F2F2" w:themeFill="background1" w:themeFillShade="F2"/>
          </w:tcPr>
          <w:p w14:paraId="162256B4"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r w:rsidRPr="00653870">
              <w:rPr>
                <w:rFonts w:ascii="David" w:eastAsia="Times New Roman" w:hAnsi="David" w:cs="David" w:hint="cs"/>
                <w:b/>
                <w:bCs/>
                <w:sz w:val="24"/>
                <w:szCs w:val="24"/>
                <w:u w:val="single"/>
                <w:rtl/>
              </w:rPr>
              <w:lastRenderedPageBreak/>
              <w:t>חתימת האישור</w:t>
            </w:r>
          </w:p>
        </w:tc>
      </w:tr>
      <w:tr w:rsidR="00653870" w:rsidRPr="00653870" w14:paraId="71A150AA" w14:textId="77777777" w:rsidTr="00FB34DB">
        <w:trPr>
          <w:trHeight w:val="598"/>
        </w:trPr>
        <w:tc>
          <w:tcPr>
            <w:tcW w:w="11530" w:type="dxa"/>
          </w:tcPr>
          <w:p w14:paraId="424524CB"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r w:rsidRPr="00653870">
              <w:rPr>
                <w:rFonts w:ascii="David" w:eastAsia="Times New Roman" w:hAnsi="David" w:cs="David" w:hint="cs"/>
                <w:b/>
                <w:bCs/>
                <w:sz w:val="24"/>
                <w:szCs w:val="24"/>
                <w:u w:val="single"/>
                <w:rtl/>
              </w:rPr>
              <w:t>המבטח:</w:t>
            </w:r>
          </w:p>
        </w:tc>
      </w:tr>
    </w:tbl>
    <w:p w14:paraId="54A0908E" w14:textId="77777777" w:rsidR="00653870" w:rsidRPr="00653870" w:rsidRDefault="00653870" w:rsidP="00F9429A">
      <w:pPr>
        <w:spacing w:before="0" w:beforeAutospacing="0" w:after="0" w:afterAutospacing="0" w:line="360" w:lineRule="auto"/>
        <w:rPr>
          <w:rFonts w:ascii="David" w:eastAsia="Times New Roman" w:hAnsi="David" w:cs="David"/>
          <w:b/>
          <w:bCs/>
          <w:sz w:val="24"/>
          <w:szCs w:val="24"/>
          <w:u w:val="single"/>
          <w:rtl/>
        </w:rPr>
      </w:pPr>
      <w:r w:rsidRPr="00653870">
        <w:rPr>
          <w:rFonts w:ascii="David" w:eastAsia="Times New Roman" w:hAnsi="David" w:cs="David"/>
          <w:b/>
          <w:bCs/>
          <w:sz w:val="24"/>
          <w:szCs w:val="24"/>
          <w:u w:val="single"/>
          <w:rtl/>
        </w:rPr>
        <w:t xml:space="preserve">* באישור ביטוח כללי ניתן לסמן שדות אלה כשדות שאינם בתוקף. </w:t>
      </w:r>
    </w:p>
    <w:p w14:paraId="2ED668BC" w14:textId="77777777" w:rsidR="009D53C2" w:rsidRDefault="009D53C2" w:rsidP="00E56613">
      <w:pPr>
        <w:spacing w:before="0" w:beforeAutospacing="0" w:after="0" w:afterAutospacing="0" w:line="360" w:lineRule="auto"/>
        <w:jc w:val="center"/>
        <w:rPr>
          <w:rFonts w:ascii="David" w:eastAsia="Times New Roman" w:hAnsi="David" w:cs="David"/>
          <w:b/>
          <w:bCs/>
          <w:sz w:val="24"/>
          <w:szCs w:val="24"/>
          <w:u w:val="single"/>
          <w:rtl/>
        </w:rPr>
      </w:pPr>
    </w:p>
    <w:p w14:paraId="727CC345" w14:textId="77777777" w:rsidR="009D53C2" w:rsidRDefault="009D53C2" w:rsidP="00E56613">
      <w:pPr>
        <w:spacing w:before="0" w:beforeAutospacing="0" w:after="0" w:afterAutospacing="0" w:line="360" w:lineRule="auto"/>
        <w:jc w:val="center"/>
        <w:rPr>
          <w:rFonts w:ascii="David" w:eastAsia="Times New Roman" w:hAnsi="David" w:cs="David"/>
          <w:b/>
          <w:bCs/>
          <w:sz w:val="24"/>
          <w:szCs w:val="24"/>
          <w:u w:val="single"/>
          <w:rtl/>
        </w:rPr>
      </w:pPr>
    </w:p>
    <w:p w14:paraId="375C1924" w14:textId="77777777" w:rsidR="009D53C2" w:rsidRDefault="009D53C2" w:rsidP="00E56613">
      <w:pPr>
        <w:spacing w:before="0" w:beforeAutospacing="0" w:after="0" w:afterAutospacing="0" w:line="360" w:lineRule="auto"/>
        <w:jc w:val="center"/>
        <w:rPr>
          <w:rFonts w:ascii="David" w:eastAsia="Times New Roman" w:hAnsi="David" w:cs="David"/>
          <w:b/>
          <w:bCs/>
          <w:sz w:val="24"/>
          <w:szCs w:val="24"/>
          <w:u w:val="single"/>
          <w:rtl/>
        </w:rPr>
      </w:pPr>
    </w:p>
    <w:p w14:paraId="633D4348" w14:textId="77777777" w:rsidR="009D53C2" w:rsidRDefault="009D53C2" w:rsidP="00E56613">
      <w:pPr>
        <w:spacing w:before="0" w:beforeAutospacing="0" w:after="0" w:afterAutospacing="0" w:line="360" w:lineRule="auto"/>
        <w:jc w:val="center"/>
        <w:rPr>
          <w:rFonts w:ascii="David" w:eastAsia="Times New Roman" w:hAnsi="David" w:cs="David"/>
          <w:b/>
          <w:bCs/>
          <w:sz w:val="24"/>
          <w:szCs w:val="24"/>
          <w:u w:val="single"/>
          <w:rtl/>
        </w:rPr>
      </w:pPr>
    </w:p>
    <w:p w14:paraId="404B0CC1"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t>נספח 3.1.15</w:t>
      </w:r>
    </w:p>
    <w:p w14:paraId="1A351BA9" w14:textId="77777777" w:rsidR="00152923" w:rsidRPr="00152923" w:rsidRDefault="00152923" w:rsidP="00152923">
      <w:pPr>
        <w:pStyle w:val="ac"/>
        <w:rPr>
          <w:rFonts w:ascii="David" w:eastAsia="Calibri" w:hAnsi="David"/>
          <w:b/>
          <w:sz w:val="24"/>
          <w:szCs w:val="24"/>
          <w:rtl/>
        </w:rPr>
      </w:pPr>
      <w:r w:rsidRPr="00152923">
        <w:rPr>
          <w:rFonts w:ascii="David" w:eastAsia="Calibri" w:hAnsi="David"/>
          <w:b/>
          <w:sz w:val="24"/>
          <w:szCs w:val="24"/>
          <w:rtl/>
        </w:rPr>
        <w:t xml:space="preserve">הסכם נטילת ייצוג </w:t>
      </w:r>
    </w:p>
    <w:p w14:paraId="0272EA2E" w14:textId="77777777" w:rsidR="00152923" w:rsidRPr="00152923" w:rsidRDefault="00152923" w:rsidP="00152923">
      <w:pPr>
        <w:spacing w:before="0" w:beforeAutospacing="0" w:after="0" w:afterAutospacing="0" w:line="360" w:lineRule="auto"/>
        <w:jc w:val="center"/>
        <w:rPr>
          <w:rFonts w:ascii="David" w:eastAsia="Calibri" w:hAnsi="David" w:cs="David"/>
          <w:b/>
          <w:bCs/>
          <w:sz w:val="24"/>
          <w:szCs w:val="24"/>
          <w:u w:val="single"/>
        </w:rPr>
      </w:pPr>
    </w:p>
    <w:p w14:paraId="0D8E9AA4" w14:textId="77777777" w:rsidR="00152923" w:rsidRPr="00152923" w:rsidRDefault="00152923" w:rsidP="00152923">
      <w:pPr>
        <w:bidi w:val="0"/>
        <w:spacing w:before="0" w:beforeAutospacing="0" w:after="0" w:afterAutospacing="0" w:line="240" w:lineRule="auto"/>
        <w:jc w:val="center"/>
        <w:rPr>
          <w:rFonts w:ascii="David" w:eastAsia="Calibri" w:hAnsi="David" w:cs="David"/>
          <w:snapToGrid w:val="0"/>
          <w:sz w:val="24"/>
          <w:szCs w:val="24"/>
          <w:rtl/>
        </w:rPr>
      </w:pPr>
      <w:r w:rsidRPr="00152923">
        <w:rPr>
          <w:rFonts w:ascii="David" w:eastAsia="Calibri" w:hAnsi="David" w:cs="David"/>
          <w:snapToGrid w:val="0"/>
          <w:sz w:val="24"/>
          <w:szCs w:val="24"/>
          <w:rtl/>
        </w:rPr>
        <w:t>   נספח ___  להסכם שנחתם ביום __ לחודש _____ שנת ________</w:t>
      </w:r>
    </w:p>
    <w:p w14:paraId="32CF3456" w14:textId="77777777" w:rsidR="00152923" w:rsidRPr="00152923" w:rsidRDefault="00152923" w:rsidP="00152923">
      <w:pPr>
        <w:spacing w:before="0" w:beforeAutospacing="0" w:after="0" w:afterAutospacing="0" w:line="240" w:lineRule="auto"/>
        <w:rPr>
          <w:rFonts w:ascii="David" w:eastAsia="Calibri" w:hAnsi="David" w:cs="David"/>
          <w:b/>
          <w:bCs/>
          <w:sz w:val="24"/>
          <w:szCs w:val="24"/>
        </w:rPr>
      </w:pPr>
    </w:p>
    <w:p w14:paraId="52179EE8" w14:textId="77777777" w:rsidR="00152923" w:rsidRPr="00152923" w:rsidRDefault="00152923" w:rsidP="007A2B62">
      <w:pPr>
        <w:spacing w:before="0" w:beforeAutospacing="0" w:after="0" w:afterAutospacing="0" w:line="240" w:lineRule="auto"/>
        <w:ind w:left="1040" w:right="426" w:hanging="520"/>
        <w:rPr>
          <w:rFonts w:ascii="David" w:eastAsia="Calibri" w:hAnsi="David" w:cs="David"/>
          <w:snapToGrid w:val="0"/>
          <w:sz w:val="24"/>
          <w:szCs w:val="24"/>
          <w:rtl/>
        </w:rPr>
      </w:pPr>
      <w:r w:rsidRPr="00152923">
        <w:rPr>
          <w:rFonts w:ascii="David" w:eastAsia="Calibri" w:hAnsi="David" w:cs="David"/>
          <w:snapToGrid w:val="0"/>
          <w:sz w:val="24"/>
          <w:szCs w:val="24"/>
          <w:rtl/>
        </w:rPr>
        <w:t>בין:</w:t>
      </w:r>
      <w:r w:rsidRPr="00152923">
        <w:rPr>
          <w:rFonts w:ascii="David" w:eastAsia="Calibri" w:hAnsi="David" w:cs="David"/>
          <w:sz w:val="24"/>
          <w:szCs w:val="24"/>
          <w:rtl/>
        </w:rPr>
        <w:t xml:space="preserve">                      </w:t>
      </w:r>
      <w:sdt>
        <w:sdtPr>
          <w:rPr>
            <w:rFonts w:ascii="David" w:eastAsia="Times New Roman" w:hAnsi="David" w:cs="David"/>
            <w:b/>
            <w:bCs/>
            <w:snapToGrid w:val="0"/>
            <w:sz w:val="24"/>
            <w:szCs w:val="24"/>
            <w:rtl/>
          </w:rPr>
          <w:alias w:val="צד א בחוזה"/>
          <w:tag w:val="cntTzadA"/>
          <w:id w:val="-279730240"/>
          <w:placeholder>
            <w:docPart w:val="5C033AE97F764B5898EF3E0D1DFB968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26" w:author="Kook Sec" w:date="2024-07-28T13:18:00Z">
            <w:r w:rsidR="00945BF5">
              <w:rPr>
                <w:rFonts w:ascii="David" w:eastAsia="Times New Roman" w:hAnsi="David" w:cs="David"/>
                <w:b/>
                <w:bCs/>
                <w:snapToGrid w:val="0"/>
                <w:sz w:val="24"/>
                <w:szCs w:val="24"/>
                <w:rtl/>
              </w:rPr>
              <w:t>פ.א פיתוח ובנייה בירושלים בע"מ</w:t>
            </w:r>
            <w:r w:rsidR="00945BF5">
              <w:rPr>
                <w:rFonts w:ascii="David" w:eastAsia="Times New Roman" w:hAnsi="David" w:cs="David"/>
                <w:b/>
                <w:bCs/>
                <w:snapToGrid w:val="0"/>
                <w:sz w:val="24"/>
                <w:szCs w:val="24"/>
                <w:rtl/>
              </w:rPr>
              <w:br/>
              <w:t xml:space="preserve"> רח' יוני נתניהו 1 ג' אור יהודה ת.ד 715</w:t>
            </w:r>
            <w:r w:rsidR="00945BF5">
              <w:rPr>
                <w:rFonts w:ascii="David" w:eastAsia="Times New Roman" w:hAnsi="David" w:cs="David"/>
                <w:b/>
                <w:bCs/>
                <w:snapToGrid w:val="0"/>
                <w:sz w:val="24"/>
                <w:szCs w:val="24"/>
                <w:rtl/>
              </w:rPr>
              <w:br/>
              <w:t>513958009</w:t>
            </w:r>
          </w:ins>
        </w:sdtContent>
      </w:sdt>
    </w:p>
    <w:p w14:paraId="6F38180C" w14:textId="77777777" w:rsidR="00152923" w:rsidRPr="00152923" w:rsidRDefault="00152923" w:rsidP="00152923">
      <w:pPr>
        <w:spacing w:before="0" w:beforeAutospacing="0" w:after="120" w:afterAutospacing="0" w:line="240" w:lineRule="auto"/>
        <w:ind w:left="2680" w:right="426" w:hanging="520"/>
        <w:rPr>
          <w:rFonts w:ascii="David" w:eastAsia="Calibri" w:hAnsi="David" w:cs="David"/>
          <w:snapToGrid w:val="0"/>
          <w:sz w:val="24"/>
          <w:szCs w:val="24"/>
          <w:rtl/>
        </w:rPr>
      </w:pPr>
      <w:r w:rsidRPr="00152923">
        <w:rPr>
          <w:rFonts w:ascii="David" w:eastAsia="Calibri" w:hAnsi="David" w:cs="David"/>
          <w:snapToGrid w:val="0"/>
          <w:sz w:val="24"/>
          <w:szCs w:val="24"/>
          <w:rtl/>
        </w:rPr>
        <w:t> (להלן: "</w:t>
      </w:r>
      <w:r w:rsidRPr="00152923">
        <w:rPr>
          <w:rFonts w:ascii="David" w:eastAsia="Calibri" w:hAnsi="David" w:cs="David"/>
          <w:b/>
          <w:bCs/>
          <w:snapToGrid w:val="0"/>
          <w:sz w:val="24"/>
          <w:szCs w:val="24"/>
          <w:rtl/>
        </w:rPr>
        <w:t>היזם</w:t>
      </w:r>
      <w:r w:rsidRPr="00152923">
        <w:rPr>
          <w:rFonts w:ascii="David" w:eastAsia="Calibri" w:hAnsi="David" w:cs="David"/>
          <w:snapToGrid w:val="0"/>
          <w:sz w:val="24"/>
          <w:szCs w:val="24"/>
          <w:rtl/>
        </w:rPr>
        <w:t>")</w:t>
      </w:r>
    </w:p>
    <w:p w14:paraId="55FF8888" w14:textId="77777777" w:rsidR="00152923" w:rsidRPr="00152923" w:rsidRDefault="00152923" w:rsidP="00152923">
      <w:pPr>
        <w:spacing w:before="0" w:beforeAutospacing="0" w:after="120" w:afterAutospacing="0" w:line="240" w:lineRule="auto"/>
        <w:ind w:left="2682" w:right="425" w:hanging="522"/>
        <w:rPr>
          <w:rFonts w:ascii="David" w:eastAsia="Calibri" w:hAnsi="David" w:cs="David"/>
          <w:b/>
          <w:bCs/>
          <w:snapToGrid w:val="0"/>
          <w:sz w:val="24"/>
          <w:szCs w:val="24"/>
        </w:rPr>
      </w:pPr>
    </w:p>
    <w:p w14:paraId="4725B321" w14:textId="77777777" w:rsidR="00152923" w:rsidRPr="00152923" w:rsidRDefault="00152923" w:rsidP="00152923">
      <w:pPr>
        <w:spacing w:before="0" w:beforeAutospacing="0" w:after="0" w:afterAutospacing="0" w:line="240" w:lineRule="auto"/>
        <w:ind w:left="520" w:right="426"/>
        <w:rPr>
          <w:rFonts w:ascii="David" w:eastAsia="Calibri" w:hAnsi="David" w:cs="David"/>
          <w:snapToGrid w:val="0"/>
          <w:sz w:val="24"/>
          <w:szCs w:val="24"/>
          <w:rtl/>
        </w:rPr>
      </w:pPr>
      <w:r w:rsidRPr="00152923">
        <w:rPr>
          <w:rFonts w:ascii="David" w:eastAsia="Calibri" w:hAnsi="David" w:cs="David"/>
          <w:snapToGrid w:val="0"/>
          <w:sz w:val="24"/>
          <w:szCs w:val="24"/>
          <w:rtl/>
        </w:rPr>
        <w:t xml:space="preserve">לבין:                    </w:t>
      </w:r>
      <w:r w:rsidRPr="00152923">
        <w:rPr>
          <w:rFonts w:ascii="David" w:eastAsia="Calibri" w:hAnsi="David" w:cs="David"/>
          <w:b/>
          <w:bCs/>
          <w:snapToGrid w:val="0"/>
          <w:sz w:val="24"/>
          <w:szCs w:val="24"/>
          <w:rtl/>
        </w:rPr>
        <w:t>_</w:t>
      </w:r>
      <w:r w:rsidR="00EF43A0" w:rsidRPr="00EF43A0">
        <w:rPr>
          <w:rFonts w:ascii="David" w:eastAsia="Times New Roman" w:hAnsi="David" w:cs="David"/>
          <w:b/>
          <w:bCs/>
          <w:snapToGrid w:val="0"/>
          <w:sz w:val="24"/>
          <w:szCs w:val="24"/>
          <w:rtl/>
        </w:rPr>
        <w:t xml:space="preserve"> </w:t>
      </w:r>
      <w:sdt>
        <w:sdtPr>
          <w:rPr>
            <w:rFonts w:ascii="David" w:eastAsia="Times New Roman" w:hAnsi="David" w:cs="David"/>
            <w:b/>
            <w:bCs/>
            <w:snapToGrid w:val="0"/>
            <w:sz w:val="24"/>
            <w:szCs w:val="24"/>
            <w:rtl/>
          </w:rPr>
          <w:alias w:val="שם ספק"/>
          <w:tag w:val="cntSupllierName"/>
          <w:id w:val="671689254"/>
          <w:placeholder>
            <w:docPart w:val="E28D06DF83794209807D477F2B69010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EF43A0" w:rsidRPr="00CC5444">
            <w:rPr>
              <w:rStyle w:val="a8"/>
              <w:color w:val="00B0F0"/>
              <w:u w:val="single"/>
              <w:rtl/>
            </w:rPr>
            <w:t>[שם ספק]</w:t>
          </w:r>
        </w:sdtContent>
      </w:sdt>
      <w:r w:rsidR="00EF43A0" w:rsidRPr="00152923">
        <w:rPr>
          <w:rFonts w:ascii="David" w:eastAsia="Calibri" w:hAnsi="David" w:cs="David"/>
          <w:b/>
          <w:bCs/>
          <w:snapToGrid w:val="0"/>
          <w:sz w:val="24"/>
          <w:szCs w:val="24"/>
          <w:rtl/>
        </w:rPr>
        <w:t xml:space="preserve"> </w:t>
      </w:r>
      <w:r w:rsidRPr="00152923">
        <w:rPr>
          <w:rFonts w:ascii="David" w:eastAsia="Calibri" w:hAnsi="David" w:cs="David"/>
          <w:b/>
          <w:bCs/>
          <w:snapToGrid w:val="0"/>
          <w:sz w:val="24"/>
          <w:szCs w:val="24"/>
          <w:rtl/>
        </w:rPr>
        <w:t>______________________</w:t>
      </w:r>
    </w:p>
    <w:p w14:paraId="0C55DE25" w14:textId="77777777" w:rsidR="00152923" w:rsidRPr="00152923" w:rsidRDefault="00152923" w:rsidP="00152923">
      <w:pPr>
        <w:spacing w:before="0" w:beforeAutospacing="0" w:after="0" w:afterAutospacing="0" w:line="240" w:lineRule="auto"/>
        <w:ind w:left="1780" w:right="426" w:firstLine="200"/>
        <w:rPr>
          <w:rFonts w:ascii="David" w:eastAsia="Calibri" w:hAnsi="David" w:cs="David"/>
          <w:snapToGrid w:val="0"/>
          <w:sz w:val="24"/>
          <w:szCs w:val="24"/>
          <w:rtl/>
        </w:rPr>
      </w:pPr>
      <w:r w:rsidRPr="00152923">
        <w:rPr>
          <w:rFonts w:ascii="David" w:eastAsia="Calibri" w:hAnsi="David" w:cs="David"/>
          <w:snapToGrid w:val="0"/>
          <w:sz w:val="24"/>
          <w:szCs w:val="24"/>
          <w:rtl/>
        </w:rPr>
        <w:t>   (להלן: "</w:t>
      </w:r>
      <w:r w:rsidRPr="00152923">
        <w:rPr>
          <w:rFonts w:ascii="David" w:eastAsia="Calibri" w:hAnsi="David" w:cs="David"/>
          <w:b/>
          <w:bCs/>
          <w:snapToGrid w:val="0"/>
          <w:sz w:val="24"/>
          <w:szCs w:val="24"/>
          <w:rtl/>
        </w:rPr>
        <w:t>______</w:t>
      </w:r>
      <w:r w:rsidRPr="00152923">
        <w:rPr>
          <w:rFonts w:ascii="David" w:eastAsia="Calibri" w:hAnsi="David" w:cs="David"/>
          <w:snapToGrid w:val="0"/>
          <w:sz w:val="24"/>
          <w:szCs w:val="24"/>
          <w:rtl/>
        </w:rPr>
        <w:t xml:space="preserve">" או </w:t>
      </w:r>
      <w:r w:rsidRPr="00152923">
        <w:rPr>
          <w:rFonts w:ascii="David" w:eastAsia="Calibri" w:hAnsi="David" w:cs="David"/>
          <w:b/>
          <w:bCs/>
          <w:snapToGrid w:val="0"/>
          <w:sz w:val="24"/>
          <w:szCs w:val="24"/>
          <w:rtl/>
        </w:rPr>
        <w:t>"הקבלן"</w:t>
      </w:r>
      <w:r w:rsidRPr="00152923">
        <w:rPr>
          <w:rFonts w:ascii="David" w:eastAsia="Calibri" w:hAnsi="David" w:cs="David"/>
          <w:snapToGrid w:val="0"/>
          <w:sz w:val="24"/>
          <w:szCs w:val="24"/>
          <w:rtl/>
        </w:rPr>
        <w:t>)</w:t>
      </w:r>
    </w:p>
    <w:p w14:paraId="5537ED29" w14:textId="77777777" w:rsidR="00152923" w:rsidRPr="00152923" w:rsidRDefault="00152923" w:rsidP="00152923">
      <w:pPr>
        <w:bidi w:val="0"/>
        <w:spacing w:before="0" w:beforeAutospacing="0" w:after="0" w:afterAutospacing="0" w:line="240" w:lineRule="auto"/>
        <w:ind w:right="426"/>
        <w:rPr>
          <w:rFonts w:ascii="David" w:eastAsia="Calibri" w:hAnsi="David" w:cs="David"/>
          <w:sz w:val="24"/>
          <w:szCs w:val="24"/>
          <w:rtl/>
        </w:rPr>
      </w:pPr>
    </w:p>
    <w:p w14:paraId="5D920ED1" w14:textId="77777777" w:rsidR="00152923" w:rsidRPr="00152923" w:rsidRDefault="00152923" w:rsidP="00EF43A0">
      <w:pPr>
        <w:spacing w:before="0" w:beforeAutospacing="0" w:after="360" w:afterAutospacing="0" w:line="240" w:lineRule="auto"/>
        <w:ind w:left="1980" w:right="426" w:hanging="1440"/>
        <w:rPr>
          <w:rFonts w:ascii="David" w:eastAsia="Calibri" w:hAnsi="David" w:cs="David"/>
          <w:b/>
          <w:bCs/>
          <w:sz w:val="24"/>
          <w:szCs w:val="24"/>
          <w:rtl/>
        </w:rPr>
      </w:pPr>
      <w:r w:rsidRPr="00152923">
        <w:rPr>
          <w:rFonts w:ascii="David" w:eastAsia="Calibri" w:hAnsi="David" w:cs="David"/>
          <w:b/>
          <w:bCs/>
          <w:sz w:val="24"/>
          <w:szCs w:val="24"/>
          <w:rtl/>
        </w:rPr>
        <w:t>הואיל:</w:t>
      </w:r>
      <w:r w:rsidRPr="00152923">
        <w:rPr>
          <w:rFonts w:ascii="David" w:eastAsia="Calibri" w:hAnsi="David" w:cs="David"/>
          <w:sz w:val="24"/>
          <w:szCs w:val="24"/>
          <w:rtl/>
        </w:rPr>
        <w:t xml:space="preserve">              ובין הקבלן לבין אפריקה ישראל מגורים בע"מ נחתם ביום </w:t>
      </w:r>
      <w:sdt>
        <w:sdtPr>
          <w:rPr>
            <w:rFonts w:ascii="David" w:eastAsia="Times New Roman" w:hAnsi="David" w:cs="David"/>
            <w:sz w:val="24"/>
            <w:szCs w:val="24"/>
            <w:rtl/>
          </w:rPr>
          <w:alias w:val="תאריך חתימת חוזה"/>
          <w:tag w:val="cntSignDate"/>
          <w:id w:val="-578208071"/>
          <w:placeholder>
            <w:docPart w:val="4324F122FCAB41A7B87D7E3BE791197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sdtContent>
          <w:r w:rsidR="00EF43A0" w:rsidRPr="00CC5444">
            <w:rPr>
              <w:rStyle w:val="a8"/>
              <w:color w:val="00B0F0"/>
              <w:rtl/>
            </w:rPr>
            <w:t>[תאריך חתימת חוזה]</w:t>
          </w:r>
        </w:sdtContent>
      </w:sdt>
      <w:r w:rsidRPr="00152923">
        <w:rPr>
          <w:rFonts w:ascii="David" w:eastAsia="Calibri" w:hAnsi="David" w:cs="David"/>
          <w:sz w:val="24"/>
          <w:szCs w:val="24"/>
          <w:rtl/>
        </w:rPr>
        <w:t xml:space="preserve"> חוזה עבודה בפרויקט </w:t>
      </w:r>
      <w:sdt>
        <w:sdtPr>
          <w:rPr>
            <w:rFonts w:ascii="David" w:eastAsia="Times New Roman" w:hAnsi="David" w:cs="David"/>
            <w:sz w:val="24"/>
            <w:szCs w:val="24"/>
            <w:rtl/>
          </w:rPr>
          <w:alias w:val="שם הפרויקט"/>
          <w:tag w:val="cntProjectName"/>
          <w:id w:val="-1970269864"/>
          <w:placeholder>
            <w:docPart w:val="935EC7787E0C453F94479C06A81314B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27" w:author="Kook Sec" w:date="2024-07-28T13:13:00Z">
            <w:r w:rsidR="00945BF5">
              <w:rPr>
                <w:rFonts w:ascii="David" w:eastAsia="Times New Roman" w:hAnsi="David" w:cs="David"/>
                <w:sz w:val="24"/>
                <w:szCs w:val="24"/>
                <w:rtl/>
              </w:rPr>
              <w:t>פ.א פיתוח ובנייה בירושלים בע"מ</w:t>
            </w:r>
          </w:ins>
        </w:sdtContent>
      </w:sdt>
      <w:r w:rsidR="00EF43A0" w:rsidRPr="00152923" w:rsidDel="00EF43A0">
        <w:rPr>
          <w:rFonts w:ascii="David" w:eastAsia="Calibri" w:hAnsi="David" w:cs="David"/>
          <w:sz w:val="24"/>
          <w:szCs w:val="24"/>
          <w:rtl/>
        </w:rPr>
        <w:t xml:space="preserve"> </w:t>
      </w:r>
      <w:r w:rsidRPr="00152923">
        <w:rPr>
          <w:rFonts w:ascii="David" w:eastAsia="Calibri" w:hAnsi="David" w:cs="David"/>
          <w:snapToGrid w:val="0"/>
          <w:sz w:val="24"/>
          <w:szCs w:val="24"/>
          <w:rtl/>
        </w:rPr>
        <w:t>(להלן: "</w:t>
      </w:r>
      <w:r w:rsidRPr="00152923">
        <w:rPr>
          <w:rFonts w:ascii="David" w:eastAsia="Calibri" w:hAnsi="David" w:cs="David"/>
          <w:b/>
          <w:bCs/>
          <w:snapToGrid w:val="0"/>
          <w:sz w:val="24"/>
          <w:szCs w:val="24"/>
          <w:rtl/>
        </w:rPr>
        <w:t>חוזה העבודה</w:t>
      </w:r>
      <w:r w:rsidRPr="00152923">
        <w:rPr>
          <w:rFonts w:ascii="David" w:eastAsia="Calibri" w:hAnsi="David" w:cs="David"/>
          <w:snapToGrid w:val="0"/>
          <w:sz w:val="24"/>
          <w:szCs w:val="24"/>
          <w:rtl/>
        </w:rPr>
        <w:t>" ו- "</w:t>
      </w:r>
      <w:r w:rsidRPr="00152923">
        <w:rPr>
          <w:rFonts w:ascii="David" w:eastAsia="Calibri" w:hAnsi="David" w:cs="David"/>
          <w:b/>
          <w:bCs/>
          <w:snapToGrid w:val="0"/>
          <w:sz w:val="24"/>
          <w:szCs w:val="24"/>
          <w:rtl/>
        </w:rPr>
        <w:t>הפרויקט</w:t>
      </w:r>
      <w:r w:rsidRPr="00152923">
        <w:rPr>
          <w:rFonts w:ascii="David" w:eastAsia="Calibri" w:hAnsi="David" w:cs="David"/>
          <w:snapToGrid w:val="0"/>
          <w:sz w:val="24"/>
          <w:szCs w:val="24"/>
          <w:rtl/>
        </w:rPr>
        <w:t>" - בהתאמה);</w:t>
      </w:r>
    </w:p>
    <w:p w14:paraId="474F485C" w14:textId="77777777" w:rsidR="00152923" w:rsidRPr="00152923" w:rsidRDefault="00152923" w:rsidP="00152923">
      <w:pPr>
        <w:spacing w:before="0" w:beforeAutospacing="0" w:after="360" w:afterAutospacing="0" w:line="240" w:lineRule="auto"/>
        <w:ind w:left="1980" w:right="426" w:hanging="1440"/>
        <w:rPr>
          <w:rFonts w:ascii="David" w:eastAsia="Calibri" w:hAnsi="David" w:cs="David"/>
          <w:b/>
          <w:bCs/>
          <w:sz w:val="24"/>
          <w:szCs w:val="24"/>
          <w:rtl/>
        </w:rPr>
      </w:pPr>
      <w:r w:rsidRPr="00152923">
        <w:rPr>
          <w:rFonts w:ascii="David" w:eastAsia="Calibri" w:hAnsi="David" w:cs="David"/>
          <w:b/>
          <w:bCs/>
          <w:sz w:val="24"/>
          <w:szCs w:val="24"/>
          <w:rtl/>
        </w:rPr>
        <w:t>הואיל:</w:t>
      </w:r>
      <w:r w:rsidRPr="00152923">
        <w:rPr>
          <w:rFonts w:ascii="David" w:eastAsia="Calibri" w:hAnsi="David" w:cs="David"/>
          <w:sz w:val="24"/>
          <w:szCs w:val="24"/>
          <w:rtl/>
        </w:rPr>
        <w:t xml:space="preserve">              ובמסגרת חוזה העבודה הגדירו הצדדים, כי הקבלן יהא אחראי לכל ליקוי שיתגלה שמקורו בליקוי ביצוע בפרויקט לרבות לעניין שיפוי ו/או פיצוי ו/או התגוננות כנגד כל תביעה שתוגש כנגד היזם בגין ליקוי כאמור; </w:t>
      </w:r>
    </w:p>
    <w:p w14:paraId="4797C27F" w14:textId="77777777" w:rsidR="00152923" w:rsidRPr="00152923" w:rsidRDefault="00152923" w:rsidP="00152923">
      <w:pPr>
        <w:spacing w:before="0" w:beforeAutospacing="0" w:after="0" w:afterAutospacing="0" w:line="240" w:lineRule="auto"/>
        <w:ind w:left="1980" w:right="426" w:hanging="1440"/>
        <w:rPr>
          <w:rFonts w:ascii="David" w:eastAsia="Calibri" w:hAnsi="David" w:cs="David"/>
          <w:sz w:val="24"/>
          <w:szCs w:val="24"/>
          <w:rtl/>
        </w:rPr>
      </w:pPr>
      <w:r w:rsidRPr="00152923">
        <w:rPr>
          <w:rFonts w:ascii="David" w:eastAsia="Calibri" w:hAnsi="David" w:cs="David"/>
          <w:b/>
          <w:bCs/>
          <w:sz w:val="24"/>
          <w:szCs w:val="24"/>
          <w:rtl/>
        </w:rPr>
        <w:t xml:space="preserve">והואיל:             </w:t>
      </w:r>
      <w:r w:rsidRPr="00152923">
        <w:rPr>
          <w:rFonts w:ascii="David" w:eastAsia="Calibri" w:hAnsi="David" w:cs="David"/>
          <w:sz w:val="24"/>
          <w:szCs w:val="24"/>
          <w:rtl/>
        </w:rPr>
        <w:t>וברצון הצדדים (בין היתר, משיקולי נגישות למידע, יעילות ניהול ההגנה בתיק וחסכון בהוצאות) להסדיר את הטיפול המשפטי בכל תביעה שתוגש שעניינה בליקויים ביצועיים אשר באחריות הקבלן;</w:t>
      </w:r>
    </w:p>
    <w:p w14:paraId="240D4A25" w14:textId="77777777" w:rsidR="00152923" w:rsidRPr="00152923" w:rsidRDefault="00152923" w:rsidP="00152923">
      <w:pPr>
        <w:spacing w:before="0" w:beforeAutospacing="0" w:after="0" w:afterAutospacing="0" w:line="240" w:lineRule="auto"/>
        <w:ind w:left="1980" w:right="426" w:hanging="1440"/>
        <w:rPr>
          <w:rFonts w:ascii="David" w:eastAsia="Calibri" w:hAnsi="David" w:cs="David"/>
          <w:sz w:val="24"/>
          <w:szCs w:val="24"/>
          <w:rtl/>
        </w:rPr>
      </w:pPr>
    </w:p>
    <w:p w14:paraId="2CE23646" w14:textId="77777777" w:rsidR="00152923" w:rsidRPr="00152923" w:rsidRDefault="00152923" w:rsidP="00152923">
      <w:pPr>
        <w:keepNext/>
        <w:bidi w:val="0"/>
        <w:spacing w:before="0" w:beforeAutospacing="0" w:after="0" w:afterAutospacing="0" w:line="240" w:lineRule="auto"/>
        <w:ind w:left="483" w:right="426" w:hanging="425"/>
        <w:jc w:val="both"/>
        <w:outlineLvl w:val="2"/>
        <w:rPr>
          <w:rFonts w:ascii="David" w:eastAsia="Times New Roman" w:hAnsi="David" w:cs="David"/>
          <w:b/>
          <w:bCs/>
          <w:sz w:val="24"/>
          <w:szCs w:val="24"/>
          <w:u w:val="single"/>
          <w:rtl/>
        </w:rPr>
      </w:pPr>
    </w:p>
    <w:p w14:paraId="7D48E42F" w14:textId="77777777" w:rsidR="00152923" w:rsidRPr="00152923" w:rsidRDefault="00152923" w:rsidP="00152923">
      <w:pPr>
        <w:keepNext/>
        <w:spacing w:before="0" w:beforeAutospacing="0" w:after="0" w:afterAutospacing="0" w:line="360" w:lineRule="auto"/>
        <w:ind w:right="426"/>
        <w:jc w:val="center"/>
        <w:outlineLvl w:val="0"/>
        <w:rPr>
          <w:rFonts w:ascii="David" w:eastAsia="Times New Roman" w:hAnsi="David" w:cs="David"/>
          <w:b/>
          <w:bCs/>
          <w:kern w:val="36"/>
          <w:sz w:val="24"/>
          <w:szCs w:val="24"/>
          <w:u w:val="single"/>
          <w:rtl/>
        </w:rPr>
      </w:pPr>
      <w:r w:rsidRPr="00152923">
        <w:rPr>
          <w:rFonts w:ascii="David" w:eastAsia="Times New Roman" w:hAnsi="David" w:cs="David"/>
          <w:b/>
          <w:bCs/>
          <w:kern w:val="36"/>
          <w:sz w:val="24"/>
          <w:szCs w:val="24"/>
          <w:u w:val="single"/>
          <w:rtl/>
        </w:rPr>
        <w:t>לפיכך, הוסכם, הוצהר והותנה בין הצדדים כדלקמן:</w:t>
      </w:r>
    </w:p>
    <w:p w14:paraId="7066C739" w14:textId="77777777" w:rsidR="00152923" w:rsidRPr="00152923" w:rsidRDefault="00152923" w:rsidP="00152923">
      <w:pPr>
        <w:bidi w:val="0"/>
        <w:spacing w:before="0" w:beforeAutospacing="0" w:after="0" w:afterAutospacing="0" w:line="240" w:lineRule="auto"/>
        <w:rPr>
          <w:rFonts w:ascii="David" w:eastAsia="Calibri" w:hAnsi="David" w:cs="David"/>
          <w:sz w:val="24"/>
          <w:szCs w:val="24"/>
          <w:rtl/>
        </w:rPr>
      </w:pPr>
    </w:p>
    <w:p w14:paraId="31F5C221" w14:textId="77777777" w:rsidR="00152923" w:rsidRPr="00152923" w:rsidRDefault="00152923" w:rsidP="00152923">
      <w:pPr>
        <w:tabs>
          <w:tab w:val="num" w:pos="1107"/>
        </w:tabs>
        <w:spacing w:before="0" w:beforeAutospacing="0" w:after="240" w:afterAutospacing="0" w:line="240" w:lineRule="auto"/>
        <w:ind w:left="1106" w:right="425" w:hanging="567"/>
        <w:jc w:val="both"/>
        <w:rPr>
          <w:rFonts w:ascii="David" w:eastAsia="Calibri" w:hAnsi="David" w:cs="David"/>
          <w:snapToGrid w:val="0"/>
          <w:sz w:val="24"/>
          <w:szCs w:val="24"/>
          <w:rtl/>
          <w:lang w:eastAsia="he-IL"/>
        </w:rPr>
      </w:pPr>
      <w:r w:rsidRPr="00152923">
        <w:rPr>
          <w:rFonts w:ascii="David" w:eastAsia="Calibri" w:hAnsi="David" w:cs="David"/>
          <w:snapToGrid w:val="0"/>
          <w:sz w:val="24"/>
          <w:szCs w:val="24"/>
          <w:rtl/>
          <w:lang w:eastAsia="he-IL"/>
        </w:rPr>
        <w:t>הקבלן ייטול על עצמו את הייצוג המשפטי בתביעה שבנדון ו/או בכל הכרוך והנובע ממנה.</w:t>
      </w:r>
    </w:p>
    <w:p w14:paraId="3C253F89" w14:textId="77777777" w:rsidR="00152923" w:rsidRPr="00152923" w:rsidRDefault="00152923" w:rsidP="00152923">
      <w:pPr>
        <w:tabs>
          <w:tab w:val="num" w:pos="1107"/>
        </w:tabs>
        <w:spacing w:before="0" w:beforeAutospacing="0" w:after="240" w:afterAutospacing="0" w:line="240" w:lineRule="auto"/>
        <w:ind w:left="1106" w:right="425" w:hanging="567"/>
        <w:jc w:val="both"/>
        <w:rPr>
          <w:rFonts w:ascii="David" w:eastAsia="Calibri" w:hAnsi="David" w:cs="David"/>
          <w:snapToGrid w:val="0"/>
          <w:sz w:val="24"/>
          <w:szCs w:val="24"/>
          <w:rtl/>
          <w:lang w:eastAsia="he-IL"/>
        </w:rPr>
      </w:pPr>
      <w:r w:rsidRPr="00152923">
        <w:rPr>
          <w:rFonts w:ascii="David" w:eastAsia="Calibri" w:hAnsi="David" w:cs="David"/>
          <w:snapToGrid w:val="0"/>
          <w:sz w:val="24"/>
          <w:szCs w:val="24"/>
          <w:rtl/>
          <w:lang w:eastAsia="he-IL"/>
        </w:rPr>
        <w:t>הקבלן יישא בעלויות הכרוכות בייצוג המשפטי בתביעה, לרבות בערכאות ערעור, אם וככל שיתקיים הליך של ערעור, כאשר העתק מכל כתבי בי-הדין הרלוונטיים יועברו ליזם.</w:t>
      </w:r>
    </w:p>
    <w:p w14:paraId="7C03328C" w14:textId="77777777" w:rsidR="00152923" w:rsidRPr="00152923" w:rsidRDefault="00152923" w:rsidP="00152923">
      <w:pPr>
        <w:tabs>
          <w:tab w:val="num" w:pos="1107"/>
        </w:tabs>
        <w:spacing w:before="0" w:beforeAutospacing="0" w:after="240" w:afterAutospacing="0" w:line="240" w:lineRule="auto"/>
        <w:ind w:left="1106" w:right="425" w:hanging="567"/>
        <w:jc w:val="both"/>
        <w:rPr>
          <w:rFonts w:ascii="David" w:eastAsia="Calibri" w:hAnsi="David" w:cs="David"/>
          <w:b/>
          <w:bCs/>
          <w:snapToGrid w:val="0"/>
          <w:sz w:val="24"/>
          <w:szCs w:val="24"/>
          <w:rtl/>
          <w:lang w:eastAsia="he-IL"/>
        </w:rPr>
      </w:pPr>
      <w:r w:rsidRPr="00152923">
        <w:rPr>
          <w:rFonts w:ascii="David" w:eastAsia="Calibri" w:hAnsi="David" w:cs="David"/>
          <w:snapToGrid w:val="0"/>
          <w:sz w:val="24"/>
          <w:szCs w:val="24"/>
          <w:rtl/>
          <w:lang w:eastAsia="he-IL"/>
        </w:rPr>
        <w:t xml:space="preserve">היזם יושיט לקבלן ולבאי כוחו כל סיוע ועזרה שיתבקשו על ידם, ככל שיוכלו, לרבות מסירת מסמכים, חתימה על תצהירים ומסירת עדות, וכמו כן הגעה לדיונים בביהמ"ש ככל וכפי שיידרש בנסיבות העניין. אנשי הקשר מטעם אפ"י מגורים בקשר לתביעה הינם עוה"ד ממשרד עו"ד וקסלר ברגמן ושות'. </w:t>
      </w:r>
    </w:p>
    <w:p w14:paraId="21B72583" w14:textId="77777777" w:rsidR="00152923" w:rsidRPr="00152923" w:rsidRDefault="00152923" w:rsidP="00152923">
      <w:pPr>
        <w:tabs>
          <w:tab w:val="num" w:pos="1107"/>
        </w:tabs>
        <w:spacing w:before="0" w:beforeAutospacing="0" w:after="240" w:afterAutospacing="0" w:line="240" w:lineRule="auto"/>
        <w:ind w:left="1106" w:right="425" w:hanging="567"/>
        <w:jc w:val="both"/>
        <w:rPr>
          <w:rFonts w:ascii="David" w:eastAsia="Calibri" w:hAnsi="David" w:cs="David"/>
          <w:sz w:val="24"/>
          <w:szCs w:val="24"/>
          <w:rtl/>
          <w:lang w:eastAsia="he-IL"/>
        </w:rPr>
      </w:pPr>
      <w:r w:rsidRPr="00152923">
        <w:rPr>
          <w:rFonts w:ascii="David" w:eastAsia="Calibri" w:hAnsi="David" w:cs="David"/>
          <w:sz w:val="24"/>
          <w:szCs w:val="24"/>
          <w:rtl/>
          <w:lang w:eastAsia="he-IL"/>
        </w:rPr>
        <w:t xml:space="preserve">הקבלן יישא בכל סכום שיפסק במסגרת התביעה, </w:t>
      </w:r>
      <w:r w:rsidRPr="00152923">
        <w:rPr>
          <w:rFonts w:ascii="David" w:eastAsia="Calibri" w:hAnsi="David" w:cs="David"/>
          <w:snapToGrid w:val="0"/>
          <w:sz w:val="24"/>
          <w:szCs w:val="24"/>
          <w:rtl/>
          <w:lang w:eastAsia="he-IL"/>
        </w:rPr>
        <w:t>אם וככל שיפסק</w:t>
      </w:r>
      <w:r w:rsidRPr="00152923">
        <w:rPr>
          <w:rFonts w:ascii="David" w:eastAsia="Calibri" w:hAnsi="David" w:cs="David"/>
          <w:sz w:val="24"/>
          <w:szCs w:val="24"/>
          <w:rtl/>
          <w:lang w:eastAsia="he-IL"/>
        </w:rPr>
        <w:t xml:space="preserve">, אם על דרך הפשרה ואם במסגרת פסק דין סופי, שענייננו שיפוי ו/או פיצוי התובע בגין ליקויים </w:t>
      </w:r>
      <w:r w:rsidRPr="00152923">
        <w:rPr>
          <w:rFonts w:ascii="David" w:eastAsia="Calibri" w:hAnsi="David" w:cs="David"/>
          <w:sz w:val="24"/>
          <w:szCs w:val="24"/>
          <w:rtl/>
          <w:lang w:eastAsia="he-IL"/>
        </w:rPr>
        <w:lastRenderedPageBreak/>
        <w:t xml:space="preserve">המהווים ליקויי ביצוע ושמקורם בעבודה על ידו או על ידי מי מטעמו, והכל בכפוף להוראות חוזה העבודה בין הקבלן לבין היזם.  </w:t>
      </w:r>
    </w:p>
    <w:p w14:paraId="0A26E7C9" w14:textId="77777777" w:rsidR="00152923" w:rsidRPr="00152923" w:rsidRDefault="00152923" w:rsidP="00152923">
      <w:pPr>
        <w:tabs>
          <w:tab w:val="num" w:pos="1107"/>
        </w:tabs>
        <w:spacing w:before="0" w:beforeAutospacing="0" w:after="240" w:afterAutospacing="0" w:line="240" w:lineRule="auto"/>
        <w:ind w:left="1106" w:right="425" w:hanging="567"/>
        <w:jc w:val="both"/>
        <w:rPr>
          <w:rFonts w:ascii="David" w:eastAsia="Calibri" w:hAnsi="David" w:cs="David"/>
          <w:sz w:val="24"/>
          <w:szCs w:val="24"/>
          <w:rtl/>
          <w:lang w:eastAsia="he-IL"/>
        </w:rPr>
      </w:pPr>
      <w:r w:rsidRPr="00152923">
        <w:rPr>
          <w:rFonts w:ascii="David" w:eastAsia="Calibri" w:hAnsi="David" w:cs="David"/>
          <w:snapToGrid w:val="0"/>
          <w:sz w:val="24"/>
          <w:szCs w:val="24"/>
          <w:rtl/>
          <w:lang w:eastAsia="he-IL"/>
        </w:rPr>
        <w:t xml:space="preserve">היזם </w:t>
      </w:r>
      <w:r w:rsidRPr="00152923">
        <w:rPr>
          <w:rFonts w:ascii="David" w:eastAsia="Calibri" w:hAnsi="David" w:cs="David"/>
          <w:sz w:val="24"/>
          <w:szCs w:val="24"/>
          <w:rtl/>
          <w:lang w:eastAsia="he-IL"/>
        </w:rPr>
        <w:t xml:space="preserve">יישא, בכל סכום שיפסק לתובעים במסגרת התביעה, אם וככל שיפסק, אם על דרך הפשרה ואם במסגרת פסק דין סופי, שעניינו שיפוי ו/או פיצוי התובעים בגין ליקויים </w:t>
      </w:r>
      <w:r w:rsidRPr="00152923">
        <w:rPr>
          <w:rFonts w:ascii="David" w:eastAsia="Calibri" w:hAnsi="David" w:cs="David"/>
          <w:b/>
          <w:bCs/>
          <w:sz w:val="24"/>
          <w:szCs w:val="24"/>
          <w:rtl/>
          <w:lang w:eastAsia="he-IL"/>
        </w:rPr>
        <w:t>שאינם</w:t>
      </w:r>
      <w:r w:rsidRPr="00152923">
        <w:rPr>
          <w:rFonts w:ascii="David" w:eastAsia="Calibri" w:hAnsi="David" w:cs="David"/>
          <w:sz w:val="24"/>
          <w:szCs w:val="24"/>
          <w:rtl/>
          <w:lang w:eastAsia="he-IL"/>
        </w:rPr>
        <w:t xml:space="preserve"> נובעים מנושאים שבאחריות הקבלן, שמקורם בהתחייבות היזם ו/או מי מטעמו ו/או נושאים תכנוניים שאינם באחריות הקבלן, ובלבד שסכומים אלו הושגו בידיעתו של היזם ובאישורו ככל שמדובר בפשרה. הקבלן יפנה לגורם המוסמך מטעם היזם, כאמור בסעיף 3 לעיל, בנוגע לליקויים כאמור, על מנת לקבל את עמדתו ואישורו</w:t>
      </w:r>
      <w:r w:rsidRPr="00152923">
        <w:rPr>
          <w:rFonts w:ascii="David" w:eastAsia="Calibri" w:hAnsi="David" w:cs="David"/>
          <w:sz w:val="24"/>
          <w:szCs w:val="24"/>
          <w:lang w:eastAsia="he-IL"/>
        </w:rPr>
        <w:t>.</w:t>
      </w:r>
    </w:p>
    <w:p w14:paraId="1196D1A7" w14:textId="77777777" w:rsidR="00152923" w:rsidRPr="00152923" w:rsidRDefault="00152923" w:rsidP="00152923">
      <w:pPr>
        <w:tabs>
          <w:tab w:val="num" w:pos="1107"/>
        </w:tabs>
        <w:spacing w:before="0" w:beforeAutospacing="0" w:after="240" w:afterAutospacing="0" w:line="240" w:lineRule="auto"/>
        <w:ind w:left="1106" w:right="425" w:hanging="567"/>
        <w:jc w:val="both"/>
        <w:rPr>
          <w:rFonts w:ascii="David" w:eastAsia="Calibri" w:hAnsi="David" w:cs="David"/>
          <w:sz w:val="24"/>
          <w:szCs w:val="24"/>
          <w:rtl/>
          <w:lang w:eastAsia="he-IL"/>
        </w:rPr>
      </w:pPr>
      <w:r w:rsidRPr="00152923">
        <w:rPr>
          <w:rFonts w:ascii="David" w:eastAsia="Calibri" w:hAnsi="David" w:cs="David"/>
          <w:snapToGrid w:val="0"/>
          <w:sz w:val="24"/>
          <w:szCs w:val="24"/>
          <w:rtl/>
          <w:lang w:eastAsia="he-IL"/>
        </w:rPr>
        <w:t>מבלי לגרוע מן האמור לעיל, מתחייב הקבלן:</w:t>
      </w:r>
    </w:p>
    <w:p w14:paraId="61F5C005" w14:textId="77777777" w:rsidR="00152923" w:rsidRPr="00152923" w:rsidRDefault="00152923" w:rsidP="00152923">
      <w:pPr>
        <w:numPr>
          <w:ilvl w:val="1"/>
          <w:numId w:val="21"/>
        </w:numPr>
        <w:spacing w:before="0" w:beforeAutospacing="0" w:after="240" w:afterAutospacing="0" w:line="240" w:lineRule="auto"/>
        <w:ind w:right="426"/>
        <w:jc w:val="both"/>
        <w:rPr>
          <w:rFonts w:ascii="David" w:eastAsia="Calibri" w:hAnsi="David" w:cs="David"/>
          <w:snapToGrid w:val="0"/>
          <w:sz w:val="24"/>
          <w:szCs w:val="24"/>
          <w:rtl/>
          <w:lang w:eastAsia="he-IL"/>
        </w:rPr>
      </w:pPr>
      <w:r w:rsidRPr="00152923">
        <w:rPr>
          <w:rFonts w:ascii="David" w:eastAsia="Calibri" w:hAnsi="David" w:cs="David"/>
          <w:snapToGrid w:val="0"/>
          <w:sz w:val="24"/>
          <w:szCs w:val="24"/>
          <w:rtl/>
          <w:lang w:eastAsia="he-IL"/>
        </w:rPr>
        <w:t xml:space="preserve">כי עותק מכל כתב בי-דין ו/או מסמך יועברו זמן סביר לפני הגשתם לבית המשפט לידי משרד עו"ד וקסלר ברגמן ושות' לצורך קבלת אישור להגשתם. </w:t>
      </w:r>
    </w:p>
    <w:p w14:paraId="2BD45D2E" w14:textId="77777777" w:rsidR="00152923" w:rsidRPr="00152923" w:rsidRDefault="00152923" w:rsidP="00152923">
      <w:pPr>
        <w:numPr>
          <w:ilvl w:val="1"/>
          <w:numId w:val="21"/>
        </w:numPr>
        <w:spacing w:before="0" w:beforeAutospacing="0" w:after="240" w:afterAutospacing="0" w:line="240" w:lineRule="auto"/>
        <w:ind w:right="426"/>
        <w:jc w:val="both"/>
        <w:rPr>
          <w:rFonts w:ascii="David" w:eastAsia="Calibri" w:hAnsi="David" w:cs="David"/>
          <w:snapToGrid w:val="0"/>
          <w:sz w:val="24"/>
          <w:szCs w:val="24"/>
          <w:lang w:eastAsia="he-IL"/>
        </w:rPr>
      </w:pPr>
      <w:r w:rsidRPr="00152923">
        <w:rPr>
          <w:rFonts w:ascii="David" w:eastAsia="Calibri" w:hAnsi="David" w:cs="David"/>
          <w:snapToGrid w:val="0"/>
          <w:sz w:val="24"/>
          <w:szCs w:val="24"/>
          <w:rtl/>
          <w:lang w:eastAsia="he-IL"/>
        </w:rPr>
        <w:t xml:space="preserve">ליידע את היזם באמצעות אנשי הקשר מטעמו כאמור בסעיף 3 לעיל על כל דיון ו/או ישיבת מהו"ת ו/או גישור שנקבע בתיק ולהעביר כל פרוטוקול ו/או מסמך הנוגע לדיון כאמור.  </w:t>
      </w:r>
    </w:p>
    <w:p w14:paraId="0D076DA1" w14:textId="77777777" w:rsidR="00152923" w:rsidRPr="00152923" w:rsidRDefault="00152923" w:rsidP="00152923">
      <w:pPr>
        <w:numPr>
          <w:ilvl w:val="1"/>
          <w:numId w:val="21"/>
        </w:numPr>
        <w:spacing w:before="0" w:beforeAutospacing="0" w:after="240" w:afterAutospacing="0" w:line="240" w:lineRule="auto"/>
        <w:ind w:right="426"/>
        <w:jc w:val="both"/>
        <w:rPr>
          <w:rFonts w:ascii="David" w:eastAsia="Calibri" w:hAnsi="David" w:cs="David"/>
          <w:sz w:val="24"/>
          <w:szCs w:val="24"/>
          <w:lang w:eastAsia="he-IL"/>
        </w:rPr>
      </w:pPr>
      <w:r w:rsidRPr="00152923">
        <w:rPr>
          <w:rFonts w:ascii="David" w:eastAsia="Calibri" w:hAnsi="David" w:cs="David"/>
          <w:snapToGrid w:val="0"/>
          <w:sz w:val="24"/>
          <w:szCs w:val="24"/>
          <w:rtl/>
          <w:lang w:eastAsia="he-IL"/>
        </w:rPr>
        <w:t>כי ככל ובמהלך הדיון תעלנה ו/או תועלנה טענות חדשות שלטעמו של הקבלן מקורן בליקויי תכנון ו/או באי עמידה בהתחייבויותיו של היזם כלפי התובעים ו/או מצגי היזם כמוכר הדירה שאינם קשורים בביצוע בניית הדירה, יידע הקבלן את היזם בנוגע לטענות אלו והצדדים יחליטו במשותף כיצד להתגונן בפני טענות אלו (הן בנוגע להמשך הייצוג והן בנוגע להתייחסות לגופן של הטענות).</w:t>
      </w:r>
    </w:p>
    <w:p w14:paraId="71056AA3" w14:textId="77777777" w:rsidR="00152923" w:rsidRPr="00152923" w:rsidRDefault="00152923" w:rsidP="00152923">
      <w:pPr>
        <w:tabs>
          <w:tab w:val="num" w:pos="1107"/>
        </w:tabs>
        <w:spacing w:before="0" w:beforeAutospacing="0" w:after="240" w:afterAutospacing="0" w:line="240" w:lineRule="auto"/>
        <w:ind w:left="1106" w:right="425" w:hanging="567"/>
        <w:jc w:val="both"/>
        <w:rPr>
          <w:rFonts w:ascii="David" w:eastAsia="Calibri" w:hAnsi="David" w:cs="David"/>
          <w:sz w:val="24"/>
          <w:szCs w:val="24"/>
          <w:lang w:eastAsia="he-IL"/>
        </w:rPr>
      </w:pPr>
      <w:r w:rsidRPr="00152923">
        <w:rPr>
          <w:rFonts w:ascii="David" w:eastAsia="Calibri" w:hAnsi="David" w:cs="David"/>
          <w:sz w:val="24"/>
          <w:szCs w:val="24"/>
          <w:rtl/>
          <w:lang w:eastAsia="he-IL"/>
        </w:rPr>
        <w:t>במסגרת</w:t>
      </w:r>
      <w:r w:rsidRPr="00152923">
        <w:rPr>
          <w:rFonts w:ascii="David" w:eastAsia="Calibri" w:hAnsi="David" w:cs="David"/>
          <w:snapToGrid w:val="0"/>
          <w:sz w:val="24"/>
          <w:szCs w:val="24"/>
          <w:rtl/>
          <w:lang w:eastAsia="he-IL"/>
        </w:rPr>
        <w:t xml:space="preserve"> הדיון המשפטי הקבלן ו/או מי מטעמו לא יעלה כל טענה הנוגעת לחלוקת אחריות בינו לבין היזם לרבות בחוות דעת ושאלות שיופנו למומחה מטעם בית המשפט ככל וימונה.</w:t>
      </w:r>
      <w:r w:rsidRPr="00152923">
        <w:rPr>
          <w:rFonts w:ascii="David" w:eastAsia="Calibri" w:hAnsi="David" w:cs="David"/>
          <w:sz w:val="24"/>
          <w:szCs w:val="24"/>
          <w:rtl/>
          <w:lang w:eastAsia="he-IL"/>
        </w:rPr>
        <w:t xml:space="preserve"> למען הספר ספק מובהר, כי ככל שבמסגרת פסק הדין או כל החלטה מטעם בית המשפט תקבע חלוקת אחריות בין היזם לקבלן, אלו לא יחייבו את הצדדים, וחלוקת האחריות ביניהן תהא אך ורק על פי הסיכום המוסכם ביניהן.</w:t>
      </w:r>
    </w:p>
    <w:p w14:paraId="77D8F569" w14:textId="77777777" w:rsidR="00152923" w:rsidRPr="00152923" w:rsidRDefault="00152923" w:rsidP="00152923">
      <w:pPr>
        <w:tabs>
          <w:tab w:val="num" w:pos="1107"/>
        </w:tabs>
        <w:spacing w:before="0" w:beforeAutospacing="0" w:after="240" w:afterAutospacing="0" w:line="240" w:lineRule="auto"/>
        <w:ind w:left="1106" w:right="425" w:hanging="567"/>
        <w:jc w:val="both"/>
        <w:rPr>
          <w:rFonts w:ascii="David" w:eastAsia="Calibri" w:hAnsi="David" w:cs="David"/>
          <w:snapToGrid w:val="0"/>
          <w:sz w:val="24"/>
          <w:szCs w:val="24"/>
          <w:lang w:eastAsia="he-IL"/>
        </w:rPr>
      </w:pPr>
      <w:r w:rsidRPr="00152923">
        <w:rPr>
          <w:rFonts w:ascii="David" w:eastAsia="Calibri" w:hAnsi="David" w:cs="David"/>
          <w:snapToGrid w:val="0"/>
          <w:sz w:val="24"/>
          <w:szCs w:val="24"/>
          <w:rtl/>
          <w:lang w:eastAsia="he-IL"/>
        </w:rPr>
        <w:t>במהלך ניהול הדיון המשפטי, יישא הקבלן במלוא העלויות הכרוכות בטיפול בתביעה; השתתפות היזם בעלויות התביעה תעשה רק לאחר הכרעת בית המשפט בתביעה ו/או סיכום פשרה בתיק, ככל שמקור הליקוי הינו באחריות היזם על פי המפורט בהסכם זה לעיל.</w:t>
      </w:r>
    </w:p>
    <w:p w14:paraId="594BA345" w14:textId="77777777" w:rsidR="00152923" w:rsidRPr="00152923" w:rsidRDefault="00152923" w:rsidP="00152923">
      <w:pPr>
        <w:tabs>
          <w:tab w:val="num" w:pos="1107"/>
        </w:tabs>
        <w:spacing w:before="0" w:beforeAutospacing="0" w:after="240" w:afterAutospacing="0" w:line="240" w:lineRule="auto"/>
        <w:ind w:left="1106" w:right="425" w:hanging="567"/>
        <w:jc w:val="both"/>
        <w:rPr>
          <w:rFonts w:ascii="David" w:eastAsia="Calibri" w:hAnsi="David" w:cs="David"/>
          <w:snapToGrid w:val="0"/>
          <w:sz w:val="24"/>
          <w:szCs w:val="24"/>
          <w:rtl/>
          <w:lang w:eastAsia="he-IL"/>
        </w:rPr>
      </w:pPr>
      <w:r w:rsidRPr="00152923">
        <w:rPr>
          <w:rFonts w:ascii="David" w:eastAsia="Calibri" w:hAnsi="David" w:cs="David"/>
          <w:snapToGrid w:val="0"/>
          <w:sz w:val="24"/>
          <w:szCs w:val="24"/>
          <w:rtl/>
          <w:lang w:eastAsia="he-IL"/>
        </w:rPr>
        <w:t xml:space="preserve">כל הסדר או פשרה בתיק יעשו באישור מראש ובכתב של נציגי היזם. </w:t>
      </w:r>
    </w:p>
    <w:p w14:paraId="45C37E16" w14:textId="77777777" w:rsidR="00152923" w:rsidRPr="00152923" w:rsidRDefault="00152923" w:rsidP="00152923">
      <w:pPr>
        <w:tabs>
          <w:tab w:val="num" w:pos="1107"/>
        </w:tabs>
        <w:spacing w:before="0" w:beforeAutospacing="0" w:after="240" w:afterAutospacing="0" w:line="240" w:lineRule="auto"/>
        <w:ind w:left="1106" w:right="425" w:hanging="567"/>
        <w:jc w:val="both"/>
        <w:rPr>
          <w:rFonts w:ascii="David" w:eastAsia="Calibri" w:hAnsi="David" w:cs="David"/>
          <w:snapToGrid w:val="0"/>
          <w:sz w:val="24"/>
          <w:szCs w:val="24"/>
          <w:lang w:eastAsia="he-IL"/>
        </w:rPr>
      </w:pPr>
      <w:r w:rsidRPr="00152923">
        <w:rPr>
          <w:rFonts w:ascii="David" w:eastAsia="Calibri" w:hAnsi="David" w:cs="David"/>
          <w:snapToGrid w:val="0"/>
          <w:sz w:val="24"/>
          <w:szCs w:val="24"/>
          <w:rtl/>
          <w:lang w:eastAsia="he-IL"/>
        </w:rPr>
        <w:t xml:space="preserve">תשלום על ידי מי מהצדדים בקשר עם התביעה יבוצע אך ורק בהתאם להסכם זה. </w:t>
      </w:r>
    </w:p>
    <w:p w14:paraId="77C8DAAB" w14:textId="77777777" w:rsidR="00EF43A0" w:rsidRDefault="00EF43A0" w:rsidP="00152923">
      <w:pPr>
        <w:keepNext/>
        <w:spacing w:before="0" w:beforeAutospacing="0" w:after="0" w:afterAutospacing="0" w:line="360" w:lineRule="auto"/>
        <w:jc w:val="center"/>
        <w:outlineLvl w:val="0"/>
        <w:rPr>
          <w:rFonts w:ascii="David" w:eastAsia="Times New Roman" w:hAnsi="David" w:cs="David"/>
          <w:b/>
          <w:bCs/>
          <w:kern w:val="36"/>
          <w:sz w:val="24"/>
          <w:szCs w:val="24"/>
          <w:u w:val="single"/>
          <w:rtl/>
        </w:rPr>
      </w:pPr>
    </w:p>
    <w:p w14:paraId="6F79D9AA" w14:textId="77777777" w:rsidR="00152923" w:rsidRDefault="00152923" w:rsidP="00152923">
      <w:pPr>
        <w:keepNext/>
        <w:spacing w:before="0" w:beforeAutospacing="0" w:after="0" w:afterAutospacing="0" w:line="360" w:lineRule="auto"/>
        <w:jc w:val="center"/>
        <w:outlineLvl w:val="0"/>
        <w:rPr>
          <w:rFonts w:ascii="David" w:eastAsia="Times New Roman" w:hAnsi="David" w:cs="David"/>
          <w:b/>
          <w:bCs/>
          <w:kern w:val="36"/>
          <w:sz w:val="24"/>
          <w:szCs w:val="24"/>
          <w:u w:val="single"/>
          <w:rtl/>
        </w:rPr>
      </w:pPr>
      <w:r w:rsidRPr="00152923">
        <w:rPr>
          <w:rFonts w:ascii="David" w:eastAsia="Times New Roman" w:hAnsi="David" w:cs="David"/>
          <w:b/>
          <w:bCs/>
          <w:kern w:val="36"/>
          <w:sz w:val="24"/>
          <w:szCs w:val="24"/>
          <w:u w:val="single"/>
          <w:rtl/>
        </w:rPr>
        <w:t>ולראיה באו הצדדים על החתום:</w:t>
      </w:r>
    </w:p>
    <w:p w14:paraId="30A03F3A" w14:textId="77777777" w:rsidR="00EF43A0" w:rsidRDefault="00EF43A0" w:rsidP="00152923">
      <w:pPr>
        <w:keepNext/>
        <w:spacing w:before="0" w:beforeAutospacing="0" w:after="0" w:afterAutospacing="0" w:line="360" w:lineRule="auto"/>
        <w:jc w:val="center"/>
        <w:outlineLvl w:val="0"/>
        <w:rPr>
          <w:rFonts w:ascii="David" w:eastAsia="Times New Roman" w:hAnsi="David" w:cs="David"/>
          <w:b/>
          <w:bCs/>
          <w:kern w:val="36"/>
          <w:sz w:val="24"/>
          <w:szCs w:val="24"/>
          <w:u w:val="single"/>
          <w:rtl/>
        </w:rPr>
      </w:pPr>
    </w:p>
    <w:p w14:paraId="0EA66047" w14:textId="77777777" w:rsidR="00EF43A0" w:rsidRDefault="00EF43A0" w:rsidP="00152923">
      <w:pPr>
        <w:keepNext/>
        <w:spacing w:before="0" w:beforeAutospacing="0" w:after="0" w:afterAutospacing="0" w:line="360" w:lineRule="auto"/>
        <w:jc w:val="center"/>
        <w:outlineLvl w:val="0"/>
        <w:rPr>
          <w:rFonts w:ascii="David" w:eastAsia="Times New Roman" w:hAnsi="David" w:cs="David"/>
          <w:b/>
          <w:bCs/>
          <w:kern w:val="36"/>
          <w:sz w:val="24"/>
          <w:szCs w:val="24"/>
          <w:u w:val="single"/>
          <w:rtl/>
        </w:rPr>
      </w:pPr>
    </w:p>
    <w:p w14:paraId="1FC82CDB" w14:textId="77777777" w:rsidR="00EF43A0" w:rsidRPr="00152923" w:rsidRDefault="00EF43A0" w:rsidP="00152923">
      <w:pPr>
        <w:keepNext/>
        <w:spacing w:before="0" w:beforeAutospacing="0" w:after="0" w:afterAutospacing="0" w:line="360" w:lineRule="auto"/>
        <w:jc w:val="center"/>
        <w:outlineLvl w:val="0"/>
        <w:rPr>
          <w:rFonts w:ascii="David" w:eastAsia="Times New Roman" w:hAnsi="David" w:cs="David"/>
          <w:b/>
          <w:bCs/>
          <w:kern w:val="36"/>
          <w:sz w:val="24"/>
          <w:szCs w:val="24"/>
          <w:u w:val="single"/>
        </w:rPr>
      </w:pPr>
    </w:p>
    <w:p w14:paraId="5D6D95B7" w14:textId="77777777" w:rsidR="00152923" w:rsidRPr="00152923" w:rsidRDefault="00152923" w:rsidP="00152923">
      <w:pPr>
        <w:spacing w:before="0" w:beforeAutospacing="0" w:after="0" w:afterAutospacing="0" w:line="240" w:lineRule="auto"/>
        <w:rPr>
          <w:rFonts w:ascii="David" w:eastAsia="Calibri" w:hAnsi="David" w:cs="David"/>
          <w:snapToGrid w:val="0"/>
          <w:sz w:val="24"/>
          <w:szCs w:val="24"/>
        </w:rPr>
      </w:pPr>
      <w:r w:rsidRPr="00152923">
        <w:rPr>
          <w:rFonts w:ascii="David" w:eastAsia="Calibri" w:hAnsi="David" w:cs="David"/>
          <w:snapToGrid w:val="0"/>
          <w:sz w:val="24"/>
          <w:szCs w:val="24"/>
          <w:rtl/>
        </w:rPr>
        <w:t xml:space="preserve">              </w:t>
      </w:r>
    </w:p>
    <w:tbl>
      <w:tblPr>
        <w:bidiVisual/>
        <w:tblW w:w="9611" w:type="dxa"/>
        <w:tblCellMar>
          <w:left w:w="0" w:type="dxa"/>
          <w:right w:w="0" w:type="dxa"/>
        </w:tblCellMar>
        <w:tblLook w:val="04A0" w:firstRow="1" w:lastRow="0" w:firstColumn="1" w:lastColumn="0" w:noHBand="0" w:noVBand="1"/>
      </w:tblPr>
      <w:tblGrid>
        <w:gridCol w:w="3203"/>
        <w:gridCol w:w="3204"/>
        <w:gridCol w:w="3204"/>
      </w:tblGrid>
      <w:tr w:rsidR="00152923" w:rsidRPr="00152923" w14:paraId="2C681CC2" w14:textId="77777777" w:rsidTr="00152923">
        <w:trPr>
          <w:trHeight w:val="1134"/>
        </w:trPr>
        <w:tc>
          <w:tcPr>
            <w:tcW w:w="3203" w:type="dxa"/>
            <w:tcMar>
              <w:top w:w="0" w:type="dxa"/>
              <w:left w:w="108" w:type="dxa"/>
              <w:bottom w:w="0" w:type="dxa"/>
              <w:right w:w="108" w:type="dxa"/>
            </w:tcMar>
            <w:hideMark/>
          </w:tcPr>
          <w:p w14:paraId="5015643F" w14:textId="77777777" w:rsidR="00152923" w:rsidRPr="00152923" w:rsidRDefault="00152923" w:rsidP="00152923">
            <w:pPr>
              <w:spacing w:before="0" w:beforeAutospacing="0" w:after="0" w:afterAutospacing="0" w:line="240" w:lineRule="auto"/>
              <w:jc w:val="center"/>
              <w:rPr>
                <w:rFonts w:ascii="David" w:eastAsia="Calibri" w:hAnsi="David" w:cs="David"/>
                <w:b/>
                <w:bCs/>
                <w:snapToGrid w:val="0"/>
                <w:sz w:val="24"/>
                <w:szCs w:val="24"/>
              </w:rPr>
            </w:pPr>
            <w:r w:rsidRPr="00152923">
              <w:rPr>
                <w:rFonts w:ascii="David" w:eastAsia="Calibri" w:hAnsi="David" w:cs="David"/>
                <w:b/>
                <w:bCs/>
                <w:snapToGrid w:val="0"/>
                <w:sz w:val="24"/>
                <w:szCs w:val="24"/>
                <w:rtl/>
              </w:rPr>
              <w:t>________________________</w:t>
            </w:r>
          </w:p>
          <w:p w14:paraId="5FB3ABC3" w14:textId="77777777" w:rsidR="00152923" w:rsidRPr="00152923" w:rsidRDefault="00152923" w:rsidP="00152923">
            <w:pPr>
              <w:spacing w:before="0" w:beforeAutospacing="0" w:after="0" w:afterAutospacing="0" w:line="240" w:lineRule="auto"/>
              <w:jc w:val="center"/>
              <w:rPr>
                <w:rFonts w:ascii="David" w:eastAsia="Calibri" w:hAnsi="David" w:cs="David"/>
                <w:b/>
                <w:bCs/>
                <w:snapToGrid w:val="0"/>
                <w:sz w:val="24"/>
                <w:szCs w:val="24"/>
                <w:rtl/>
              </w:rPr>
            </w:pPr>
            <w:r w:rsidRPr="00152923">
              <w:rPr>
                <w:rFonts w:ascii="David" w:eastAsia="Calibri" w:hAnsi="David" w:cs="David"/>
                <w:b/>
                <w:bCs/>
                <w:snapToGrid w:val="0"/>
                <w:sz w:val="24"/>
                <w:szCs w:val="24"/>
                <w:rtl/>
              </w:rPr>
              <w:t xml:space="preserve">אפריקה ישראל מגורים  בע"מ        </w:t>
            </w:r>
          </w:p>
        </w:tc>
        <w:tc>
          <w:tcPr>
            <w:tcW w:w="3204" w:type="dxa"/>
            <w:tcMar>
              <w:top w:w="0" w:type="dxa"/>
              <w:left w:w="108" w:type="dxa"/>
              <w:bottom w:w="0" w:type="dxa"/>
              <w:right w:w="108" w:type="dxa"/>
            </w:tcMar>
          </w:tcPr>
          <w:p w14:paraId="0AD140BE" w14:textId="77777777" w:rsidR="00152923" w:rsidRPr="00152923" w:rsidRDefault="00152923" w:rsidP="00152923">
            <w:pPr>
              <w:spacing w:before="0" w:beforeAutospacing="0" w:after="0" w:afterAutospacing="0" w:line="240" w:lineRule="auto"/>
              <w:jc w:val="center"/>
              <w:rPr>
                <w:rFonts w:ascii="David" w:eastAsia="Calibri" w:hAnsi="David" w:cs="David"/>
                <w:b/>
                <w:bCs/>
                <w:snapToGrid w:val="0"/>
                <w:sz w:val="24"/>
                <w:szCs w:val="24"/>
                <w:rtl/>
              </w:rPr>
            </w:pPr>
          </w:p>
        </w:tc>
        <w:tc>
          <w:tcPr>
            <w:tcW w:w="3204" w:type="dxa"/>
            <w:tcMar>
              <w:top w:w="0" w:type="dxa"/>
              <w:left w:w="108" w:type="dxa"/>
              <w:bottom w:w="0" w:type="dxa"/>
              <w:right w:w="108" w:type="dxa"/>
            </w:tcMar>
            <w:hideMark/>
          </w:tcPr>
          <w:p w14:paraId="18AD77E4" w14:textId="77777777" w:rsidR="00152923" w:rsidRPr="00152923" w:rsidRDefault="00152923" w:rsidP="00152923">
            <w:pPr>
              <w:spacing w:before="0" w:beforeAutospacing="0" w:after="0" w:afterAutospacing="0" w:line="240" w:lineRule="auto"/>
              <w:jc w:val="center"/>
              <w:rPr>
                <w:rFonts w:ascii="David" w:eastAsia="Calibri" w:hAnsi="David" w:cs="David"/>
                <w:b/>
                <w:bCs/>
                <w:snapToGrid w:val="0"/>
                <w:sz w:val="24"/>
                <w:szCs w:val="24"/>
                <w:rtl/>
              </w:rPr>
            </w:pPr>
            <w:r w:rsidRPr="00152923">
              <w:rPr>
                <w:rFonts w:ascii="David" w:eastAsia="Calibri" w:hAnsi="David" w:cs="David"/>
                <w:b/>
                <w:bCs/>
                <w:snapToGrid w:val="0"/>
                <w:sz w:val="24"/>
                <w:szCs w:val="24"/>
                <w:rtl/>
              </w:rPr>
              <w:t>________________________</w:t>
            </w:r>
          </w:p>
          <w:p w14:paraId="51DD2883" w14:textId="77777777" w:rsidR="00152923" w:rsidRPr="00152923" w:rsidRDefault="00152923" w:rsidP="00152923">
            <w:pPr>
              <w:spacing w:before="0" w:beforeAutospacing="0" w:after="0" w:afterAutospacing="0" w:line="240" w:lineRule="auto"/>
              <w:jc w:val="center"/>
              <w:rPr>
                <w:rFonts w:ascii="David" w:eastAsia="Calibri" w:hAnsi="David" w:cs="David"/>
                <w:b/>
                <w:bCs/>
                <w:snapToGrid w:val="0"/>
                <w:sz w:val="24"/>
                <w:szCs w:val="24"/>
              </w:rPr>
            </w:pPr>
            <w:r w:rsidRPr="00152923">
              <w:rPr>
                <w:rFonts w:ascii="David" w:eastAsia="Calibri" w:hAnsi="David" w:cs="David"/>
                <w:b/>
                <w:bCs/>
                <w:snapToGrid w:val="0"/>
                <w:sz w:val="24"/>
                <w:szCs w:val="24"/>
                <w:rtl/>
              </w:rPr>
              <w:t xml:space="preserve">שם הקבלן </w:t>
            </w:r>
          </w:p>
        </w:tc>
      </w:tr>
    </w:tbl>
    <w:p w14:paraId="3123F8EC" w14:textId="77777777" w:rsidR="00152923" w:rsidRPr="00152923" w:rsidRDefault="00152923" w:rsidP="00152923">
      <w:pPr>
        <w:spacing w:before="0" w:beforeAutospacing="0" w:after="0" w:afterAutospacing="0" w:line="240" w:lineRule="auto"/>
        <w:rPr>
          <w:rFonts w:ascii="Calibri" w:eastAsia="Calibri" w:hAnsi="Calibri" w:cs="Calibri"/>
        </w:rPr>
      </w:pPr>
    </w:p>
    <w:p w14:paraId="4C114349" w14:textId="77777777" w:rsidR="00152923" w:rsidRDefault="00152923" w:rsidP="00E56613">
      <w:pPr>
        <w:spacing w:before="0" w:beforeAutospacing="0" w:after="0" w:afterAutospacing="0" w:line="360" w:lineRule="auto"/>
        <w:jc w:val="center"/>
        <w:rPr>
          <w:rFonts w:ascii="David" w:eastAsia="Times New Roman" w:hAnsi="David" w:cs="David"/>
          <w:b/>
          <w:bCs/>
          <w:sz w:val="24"/>
          <w:szCs w:val="24"/>
          <w:u w:val="single"/>
          <w:rtl/>
        </w:rPr>
      </w:pPr>
    </w:p>
    <w:p w14:paraId="4D4F2148" w14:textId="77777777" w:rsidR="00152923" w:rsidRDefault="00152923" w:rsidP="00E56613">
      <w:pPr>
        <w:spacing w:before="0" w:beforeAutospacing="0" w:after="0" w:afterAutospacing="0" w:line="360" w:lineRule="auto"/>
        <w:jc w:val="center"/>
        <w:rPr>
          <w:rFonts w:ascii="David" w:eastAsia="Times New Roman" w:hAnsi="David" w:cs="David"/>
          <w:b/>
          <w:bCs/>
          <w:sz w:val="24"/>
          <w:szCs w:val="24"/>
          <w:u w:val="single"/>
          <w:rtl/>
        </w:rPr>
      </w:pPr>
    </w:p>
    <w:p w14:paraId="6FBCB838" w14:textId="77777777" w:rsidR="00E56613" w:rsidRPr="00E56613" w:rsidRDefault="00E56613" w:rsidP="00E56613">
      <w:pPr>
        <w:spacing w:before="0" w:beforeAutospacing="0" w:after="0" w:afterAutospacing="0" w:line="360" w:lineRule="auto"/>
        <w:ind w:right="1000"/>
        <w:jc w:val="both"/>
        <w:rPr>
          <w:rFonts w:ascii="David" w:eastAsia="Times New Roman" w:hAnsi="David" w:cs="David"/>
          <w:snapToGrid w:val="0"/>
          <w:sz w:val="24"/>
          <w:szCs w:val="24"/>
          <w:rtl/>
        </w:rPr>
      </w:pPr>
    </w:p>
    <w:p w14:paraId="35F44038"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76507231"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0739B771"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4C3F246B"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2D6509D1"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183674D0"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7C2C19E3" w14:textId="77777777" w:rsidR="00E56613" w:rsidRPr="00E56613" w:rsidRDefault="00E56613" w:rsidP="00E56613">
      <w:pPr>
        <w:widowControl w:val="0"/>
        <w:spacing w:before="0" w:beforeAutospacing="0" w:after="0" w:afterAutospacing="0" w:line="240" w:lineRule="auto"/>
        <w:jc w:val="center"/>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br w:type="page"/>
      </w:r>
      <w:r w:rsidRPr="00E56613">
        <w:rPr>
          <w:rFonts w:ascii="David" w:eastAsia="Times New Roman" w:hAnsi="David" w:cs="David"/>
          <w:b/>
          <w:bCs/>
          <w:sz w:val="24"/>
          <w:szCs w:val="24"/>
          <w:u w:val="single"/>
          <w:rtl/>
        </w:rPr>
        <w:lastRenderedPageBreak/>
        <w:t xml:space="preserve">נספח 3.1.16  </w:t>
      </w:r>
    </w:p>
    <w:p w14:paraId="42EA20DC" w14:textId="77777777" w:rsidR="00E56613" w:rsidRPr="00E56613" w:rsidRDefault="00E56613" w:rsidP="00E56613">
      <w:pPr>
        <w:widowControl w:val="0"/>
        <w:spacing w:before="0" w:beforeAutospacing="0" w:after="0" w:afterAutospacing="0" w:line="240" w:lineRule="auto"/>
        <w:jc w:val="center"/>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t>הצהרת הקבלן בדבר היעדר תביעות</w:t>
      </w:r>
    </w:p>
    <w:p w14:paraId="2AFB7A74" w14:textId="77777777" w:rsidR="00E56613" w:rsidRPr="00E56613" w:rsidRDefault="00E56613" w:rsidP="00E56613">
      <w:pPr>
        <w:widowControl w:val="0"/>
        <w:spacing w:before="0" w:beforeAutospacing="0" w:after="0" w:afterAutospacing="0" w:line="360" w:lineRule="auto"/>
        <w:ind w:left="180"/>
        <w:jc w:val="both"/>
        <w:rPr>
          <w:rFonts w:ascii="David" w:eastAsia="Times New Roman" w:hAnsi="David" w:cs="David"/>
          <w:sz w:val="24"/>
          <w:szCs w:val="24"/>
        </w:rPr>
      </w:pPr>
    </w:p>
    <w:p w14:paraId="0C958883" w14:textId="77777777" w:rsidR="00E56613" w:rsidRPr="00E56613" w:rsidRDefault="00E56613" w:rsidP="00E56613">
      <w:pPr>
        <w:widowControl w:val="0"/>
        <w:spacing w:before="0" w:beforeAutospacing="0" w:after="0" w:afterAutospacing="0" w:line="360" w:lineRule="auto"/>
        <w:ind w:left="180"/>
        <w:jc w:val="both"/>
        <w:rPr>
          <w:rFonts w:ascii="David" w:eastAsia="Times New Roman" w:hAnsi="David" w:cs="David"/>
          <w:sz w:val="24"/>
          <w:szCs w:val="24"/>
          <w:rtl/>
        </w:rPr>
      </w:pPr>
    </w:p>
    <w:p w14:paraId="5FA2D14B" w14:textId="77777777" w:rsidR="00E56613" w:rsidRPr="00E56613" w:rsidRDefault="00E56613" w:rsidP="00E56613">
      <w:pPr>
        <w:widowControl w:val="0"/>
        <w:spacing w:before="0" w:beforeAutospacing="0" w:after="0" w:afterAutospacing="0" w:line="240" w:lineRule="auto"/>
        <w:ind w:left="180"/>
        <w:jc w:val="both"/>
        <w:rPr>
          <w:rFonts w:ascii="David" w:eastAsia="Times New Roman" w:hAnsi="David" w:cs="David"/>
          <w:sz w:val="24"/>
          <w:szCs w:val="24"/>
          <w:rtl/>
        </w:rPr>
      </w:pPr>
      <w:r w:rsidRPr="00E56613">
        <w:rPr>
          <w:rFonts w:ascii="David" w:eastAsia="Times New Roman" w:hAnsi="David" w:cs="David"/>
          <w:sz w:val="24"/>
          <w:szCs w:val="24"/>
          <w:rtl/>
        </w:rPr>
        <w:t>לכבוד</w:t>
      </w:r>
    </w:p>
    <w:sdt>
      <w:sdtPr>
        <w:rPr>
          <w:rFonts w:ascii="David" w:eastAsia="Times New Roman" w:hAnsi="David" w:cs="David"/>
          <w:color w:val="008000"/>
          <w:sz w:val="24"/>
          <w:szCs w:val="24"/>
          <w:rtl/>
        </w:rPr>
        <w:alias w:val="צד א בחוזה"/>
        <w:tag w:val="cntTzadA"/>
        <w:id w:val="-190836866"/>
        <w:placeholder>
          <w:docPart w:val="353AD82A28A24870A6DB2DF489DC3A7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044423EF" w14:textId="77777777" w:rsidR="00E56613" w:rsidRPr="00E56613" w:rsidRDefault="00945BF5" w:rsidP="00E56613">
          <w:pPr>
            <w:widowControl w:val="0"/>
            <w:spacing w:before="0" w:beforeAutospacing="0" w:after="0" w:afterAutospacing="0" w:line="240" w:lineRule="auto"/>
            <w:ind w:left="180"/>
            <w:jc w:val="both"/>
            <w:rPr>
              <w:rFonts w:ascii="David" w:eastAsia="Times New Roman" w:hAnsi="David" w:cs="David"/>
              <w:color w:val="008000"/>
              <w:sz w:val="24"/>
              <w:szCs w:val="24"/>
              <w:rtl/>
            </w:rPr>
          </w:pPr>
          <w:ins w:id="28" w:author="Kook Sec" w:date="2024-07-28T13:18:00Z">
            <w:r>
              <w:rPr>
                <w:rFonts w:ascii="David" w:eastAsia="Times New Roman" w:hAnsi="David" w:cs="David"/>
                <w:color w:val="008000"/>
                <w:sz w:val="24"/>
                <w:szCs w:val="24"/>
                <w:rtl/>
              </w:rPr>
              <w:t>פ.א פיתוח ובנייה בירושלים בע"מ</w:t>
            </w:r>
            <w:r>
              <w:rPr>
                <w:rFonts w:ascii="David" w:eastAsia="Times New Roman" w:hAnsi="David" w:cs="David"/>
                <w:color w:val="008000"/>
                <w:sz w:val="24"/>
                <w:szCs w:val="24"/>
                <w:rtl/>
              </w:rPr>
              <w:br/>
              <w:t xml:space="preserve"> רח' יוני נתניהו 1 ג' אור יהודה ת.ד 715</w:t>
            </w:r>
            <w:r>
              <w:rPr>
                <w:rFonts w:ascii="David" w:eastAsia="Times New Roman" w:hAnsi="David" w:cs="David"/>
                <w:color w:val="008000"/>
                <w:sz w:val="24"/>
                <w:szCs w:val="24"/>
                <w:rtl/>
              </w:rPr>
              <w:br/>
              <w:t>513958009</w:t>
            </w:r>
          </w:ins>
        </w:p>
      </w:sdtContent>
    </w:sdt>
    <w:p w14:paraId="45233AB3" w14:textId="77777777" w:rsidR="00E56613" w:rsidRPr="00E56613" w:rsidRDefault="00E56613" w:rsidP="00E56613">
      <w:pPr>
        <w:widowControl w:val="0"/>
        <w:spacing w:before="0" w:beforeAutospacing="0" w:after="0" w:afterAutospacing="0" w:line="240" w:lineRule="auto"/>
        <w:ind w:left="180"/>
        <w:jc w:val="both"/>
        <w:rPr>
          <w:rFonts w:ascii="David" w:eastAsia="Times New Roman" w:hAnsi="David" w:cs="David"/>
          <w:sz w:val="24"/>
          <w:szCs w:val="24"/>
          <w:rtl/>
        </w:rPr>
      </w:pPr>
    </w:p>
    <w:p w14:paraId="738FCBAD" w14:textId="77777777" w:rsidR="00E56613" w:rsidRPr="00E56613" w:rsidRDefault="00E56613" w:rsidP="00E56613">
      <w:pPr>
        <w:widowControl w:val="0"/>
        <w:spacing w:before="0" w:beforeAutospacing="0" w:after="0" w:afterAutospacing="0" w:line="240" w:lineRule="auto"/>
        <w:ind w:left="180"/>
        <w:jc w:val="both"/>
        <w:rPr>
          <w:rFonts w:ascii="David" w:eastAsia="Times New Roman" w:hAnsi="David" w:cs="David"/>
          <w:sz w:val="24"/>
          <w:szCs w:val="24"/>
          <w:rtl/>
        </w:rPr>
      </w:pPr>
      <w:r w:rsidRPr="00E56613">
        <w:rPr>
          <w:rFonts w:ascii="David" w:eastAsia="Times New Roman" w:hAnsi="David" w:cs="David"/>
          <w:sz w:val="24"/>
          <w:szCs w:val="24"/>
          <w:rtl/>
        </w:rPr>
        <w:t>ג.א.נ.,</w:t>
      </w:r>
    </w:p>
    <w:p w14:paraId="6E85A634" w14:textId="77777777" w:rsidR="00E56613" w:rsidRPr="00E56613" w:rsidRDefault="00E56613" w:rsidP="00E56613">
      <w:pPr>
        <w:widowControl w:val="0"/>
        <w:spacing w:before="0" w:beforeAutospacing="0" w:after="0" w:afterAutospacing="0" w:line="240" w:lineRule="auto"/>
        <w:ind w:left="180"/>
        <w:jc w:val="both"/>
        <w:rPr>
          <w:rFonts w:ascii="David" w:eastAsia="Times New Roman" w:hAnsi="David" w:cs="David"/>
          <w:sz w:val="24"/>
          <w:szCs w:val="24"/>
          <w:rtl/>
        </w:rPr>
      </w:pPr>
    </w:p>
    <w:p w14:paraId="18460A8F" w14:textId="77777777" w:rsidR="00E56613" w:rsidRPr="00E56613" w:rsidRDefault="00E56613" w:rsidP="00E56613">
      <w:pPr>
        <w:widowControl w:val="0"/>
        <w:spacing w:before="0" w:beforeAutospacing="0" w:after="0" w:afterAutospacing="0" w:line="240" w:lineRule="auto"/>
        <w:ind w:left="180"/>
        <w:jc w:val="both"/>
        <w:rPr>
          <w:rFonts w:ascii="David" w:eastAsia="Times New Roman" w:hAnsi="David" w:cs="David"/>
          <w:sz w:val="24"/>
          <w:szCs w:val="24"/>
          <w:rtl/>
        </w:rPr>
      </w:pPr>
      <w:r w:rsidRPr="00E56613">
        <w:rPr>
          <w:rFonts w:ascii="David" w:eastAsia="Times New Roman" w:hAnsi="David" w:cs="David"/>
          <w:sz w:val="24"/>
          <w:szCs w:val="24"/>
          <w:rtl/>
        </w:rPr>
        <w:t xml:space="preserve">אנו הח"מ מצהירים בזאת שעם קבלת סך של </w:t>
      </w:r>
      <w:r w:rsidRPr="00E56613">
        <w:rPr>
          <w:rFonts w:ascii="David" w:eastAsia="Times New Roman" w:hAnsi="David" w:cs="David"/>
          <w:sz w:val="24"/>
          <w:szCs w:val="24"/>
          <w:u w:val="single"/>
          <w:rtl/>
        </w:rPr>
        <w:t xml:space="preserve">                </w:t>
      </w:r>
      <w:r w:rsidRPr="00E56613">
        <w:rPr>
          <w:rFonts w:ascii="David" w:eastAsia="Times New Roman" w:hAnsi="David" w:cs="David"/>
          <w:sz w:val="24"/>
          <w:szCs w:val="24"/>
          <w:rtl/>
        </w:rPr>
        <w:t xml:space="preserve"> ש"ח (להלן:"</w:t>
      </w:r>
      <w:r w:rsidRPr="00E56613">
        <w:rPr>
          <w:rFonts w:ascii="David" w:eastAsia="Times New Roman" w:hAnsi="David" w:cs="David"/>
          <w:b/>
          <w:bCs/>
          <w:sz w:val="24"/>
          <w:szCs w:val="24"/>
          <w:rtl/>
        </w:rPr>
        <w:t>היתרה הסופית</w:t>
      </w:r>
      <w:r w:rsidRPr="00E56613">
        <w:rPr>
          <w:rFonts w:ascii="David" w:eastAsia="Times New Roman" w:hAnsi="David" w:cs="David"/>
          <w:sz w:val="24"/>
          <w:szCs w:val="24"/>
          <w:rt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David" w:eastAsia="Times New Roman" w:hAnsi="David" w:cs="David"/>
            <w:color w:val="008000"/>
            <w:sz w:val="24"/>
            <w:szCs w:val="24"/>
            <w:rtl/>
          </w:rPr>
          <w:alias w:val="שם אתר"/>
          <w:tag w:val="cntSite"/>
          <w:id w:val="1174375349"/>
          <w:placeholder>
            <w:docPart w:val="1DA959507CA64BD1AD9370D04403468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ins w:id="29" w:author="Kook Sec" w:date="2024-07-28T13:13:00Z">
            <w:r w:rsidR="00945BF5">
              <w:rPr>
                <w:rFonts w:ascii="David" w:eastAsia="Times New Roman" w:hAnsi="David" w:cs="David"/>
                <w:color w:val="008000"/>
                <w:sz w:val="24"/>
                <w:szCs w:val="24"/>
                <w:rtl/>
              </w:rPr>
              <w:t>רמת שרת שלב ב</w:t>
            </w:r>
          </w:ins>
        </w:sdtContent>
      </w:sdt>
      <w:r w:rsidRPr="00E56613">
        <w:rPr>
          <w:rFonts w:ascii="David" w:eastAsia="Times New Roman" w:hAnsi="David" w:cs="David"/>
          <w:sz w:val="24"/>
          <w:szCs w:val="24"/>
          <w:rtl/>
        </w:rPr>
        <w:t xml:space="preserve"> עפ"י חוזה מיום </w:t>
      </w:r>
      <w:r w:rsidRPr="00E56613">
        <w:rPr>
          <w:rFonts w:ascii="David" w:eastAsia="Times New Roman" w:hAnsi="David" w:cs="David"/>
          <w:color w:val="008000"/>
          <w:sz w:val="24"/>
          <w:szCs w:val="24"/>
        </w:rPr>
        <w:t xml:space="preserve"> </w:t>
      </w:r>
      <w:sdt>
        <w:sdtPr>
          <w:rPr>
            <w:rFonts w:ascii="David" w:eastAsia="Times New Roman" w:hAnsi="David" w:cs="David"/>
            <w:color w:val="008000"/>
            <w:sz w:val="24"/>
            <w:szCs w:val="24"/>
            <w:rtl/>
          </w:rPr>
          <w:alias w:val="תאריך חתימת חוזה"/>
          <w:tag w:val="cntSignDate"/>
          <w:id w:val="-985850874"/>
          <w:placeholder>
            <w:docPart w:val="A9AF9C1D1CEC4B95ABDE6F39AA6F66F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sdtContent>
          <w:r w:rsidR="00CC5444" w:rsidRPr="00CC5444">
            <w:rPr>
              <w:rStyle w:val="a8"/>
              <w:color w:val="00B0F0"/>
              <w:rtl/>
            </w:rPr>
            <w:t>[תאריך חתימת חוזה]</w:t>
          </w:r>
        </w:sdtContent>
      </w:sdt>
      <w:r w:rsidRPr="00E56613">
        <w:rPr>
          <w:rFonts w:ascii="David" w:eastAsia="Times New Roman" w:hAnsi="David" w:cs="David"/>
          <w:sz w:val="24"/>
          <w:szCs w:val="24"/>
          <w:rtl/>
        </w:rPr>
        <w:t xml:space="preserve">או עבור חלקן כמפורט להלן: </w:t>
      </w:r>
    </w:p>
    <w:p w14:paraId="520FD88E" w14:textId="77777777" w:rsidR="00E56613" w:rsidRPr="00E56613" w:rsidRDefault="00E56613" w:rsidP="00E56613">
      <w:pPr>
        <w:widowControl w:val="0"/>
        <w:spacing w:before="0" w:beforeAutospacing="0" w:after="0" w:afterAutospacing="0" w:line="240" w:lineRule="auto"/>
        <w:ind w:left="180"/>
        <w:jc w:val="both"/>
        <w:rPr>
          <w:rFonts w:ascii="David" w:eastAsia="Times New Roman" w:hAnsi="David" w:cs="David"/>
          <w:sz w:val="24"/>
          <w:szCs w:val="24"/>
          <w:rtl/>
        </w:rPr>
      </w:pPr>
      <w:r w:rsidRPr="00E56613">
        <w:rPr>
          <w:rFonts w:ascii="David" w:eastAsia="Times New Roman" w:hAnsi="David" w:cs="David"/>
          <w:sz w:val="24"/>
          <w:szCs w:val="24"/>
          <w:rtl/>
        </w:rPr>
        <w:t>______________________________________________________________________________________________________________________________________</w:t>
      </w:r>
    </w:p>
    <w:p w14:paraId="44F399CD" w14:textId="77777777" w:rsidR="00E56613" w:rsidRPr="00E56613" w:rsidRDefault="00E56613" w:rsidP="00E56613">
      <w:pPr>
        <w:widowControl w:val="0"/>
        <w:spacing w:before="0" w:beforeAutospacing="0" w:after="0" w:afterAutospacing="0" w:line="240" w:lineRule="auto"/>
        <w:ind w:left="180"/>
        <w:jc w:val="both"/>
        <w:rPr>
          <w:rFonts w:ascii="David" w:eastAsia="Times New Roman" w:hAnsi="David" w:cs="David"/>
          <w:sz w:val="24"/>
          <w:szCs w:val="24"/>
          <w:rtl/>
        </w:rPr>
      </w:pPr>
    </w:p>
    <w:p w14:paraId="50601B9F" w14:textId="77777777" w:rsidR="00E56613" w:rsidRPr="00E56613" w:rsidRDefault="00E56613" w:rsidP="00E56613">
      <w:pPr>
        <w:widowControl w:val="0"/>
        <w:spacing w:before="0" w:beforeAutospacing="0" w:after="0" w:afterAutospacing="0" w:line="240" w:lineRule="auto"/>
        <w:ind w:left="180"/>
        <w:jc w:val="both"/>
        <w:rPr>
          <w:rFonts w:ascii="David" w:eastAsia="Times New Roman" w:hAnsi="David" w:cs="David"/>
          <w:sz w:val="24"/>
          <w:szCs w:val="24"/>
          <w:rtl/>
        </w:rPr>
      </w:pPr>
      <w:r w:rsidRPr="00E56613">
        <w:rPr>
          <w:rFonts w:ascii="David" w:eastAsia="Times New Roman" w:hAnsi="David" w:cs="David"/>
          <w:sz w:val="24"/>
          <w:szCs w:val="24"/>
          <w:rtl/>
        </w:rPr>
        <w:t xml:space="preserve">ידוע לנו כי בכפוף להצהרתנו זו לעיל ולהלן, נמנעתם מלקזז מסכום היתרה הסופית, סכומים שלטענתכם, הייתם זכאים לקזז עפ"י החוזה הנ"ל. </w:t>
      </w:r>
    </w:p>
    <w:p w14:paraId="12108DEA" w14:textId="77777777" w:rsidR="00E56613" w:rsidRPr="00E56613" w:rsidRDefault="00E56613" w:rsidP="00E56613">
      <w:pPr>
        <w:widowControl w:val="0"/>
        <w:spacing w:before="0" w:beforeAutospacing="0" w:after="0" w:afterAutospacing="0" w:line="240" w:lineRule="auto"/>
        <w:ind w:left="180"/>
        <w:jc w:val="both"/>
        <w:rPr>
          <w:rFonts w:ascii="David" w:eastAsia="Times New Roman" w:hAnsi="David" w:cs="David"/>
          <w:sz w:val="24"/>
          <w:szCs w:val="24"/>
          <w:rtl/>
        </w:rPr>
      </w:pPr>
      <w:r w:rsidRPr="00E56613">
        <w:rPr>
          <w:rFonts w:ascii="David" w:eastAsia="Times New Roman" w:hAnsi="David" w:cs="David"/>
          <w:sz w:val="24"/>
          <w:szCs w:val="24"/>
          <w:rt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2020F3BF" w14:textId="77777777" w:rsidR="00E56613" w:rsidRPr="00E56613" w:rsidRDefault="00E56613" w:rsidP="00E56613">
      <w:pPr>
        <w:widowControl w:val="0"/>
        <w:spacing w:before="0" w:beforeAutospacing="0" w:after="0" w:afterAutospacing="0" w:line="240" w:lineRule="auto"/>
        <w:ind w:left="180"/>
        <w:jc w:val="both"/>
        <w:rPr>
          <w:rFonts w:ascii="David" w:eastAsia="Times New Roman" w:hAnsi="David" w:cs="David"/>
          <w:sz w:val="24"/>
          <w:szCs w:val="24"/>
          <w:rtl/>
        </w:rPr>
      </w:pPr>
    </w:p>
    <w:p w14:paraId="2B33A088" w14:textId="77777777" w:rsidR="00E56613" w:rsidRPr="00E56613" w:rsidRDefault="00E56613" w:rsidP="00E56613">
      <w:pPr>
        <w:widowControl w:val="0"/>
        <w:spacing w:before="0" w:beforeAutospacing="0" w:after="0" w:afterAutospacing="0" w:line="240" w:lineRule="auto"/>
        <w:ind w:left="180"/>
        <w:jc w:val="both"/>
        <w:rPr>
          <w:rFonts w:ascii="David" w:eastAsia="Times New Roman" w:hAnsi="David" w:cs="David"/>
          <w:sz w:val="24"/>
          <w:szCs w:val="24"/>
          <w:rtl/>
        </w:rPr>
      </w:pPr>
      <w:r w:rsidRPr="00E56613">
        <w:rPr>
          <w:rFonts w:ascii="David" w:eastAsia="Times New Roman" w:hAnsi="David" w:cs="David"/>
          <w:sz w:val="24"/>
          <w:szCs w:val="24"/>
          <w:rt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76A25972" w14:textId="77777777" w:rsidR="00E56613" w:rsidRPr="00E56613" w:rsidRDefault="00E56613" w:rsidP="00E56613">
      <w:pPr>
        <w:widowControl w:val="0"/>
        <w:spacing w:before="0" w:beforeAutospacing="0" w:after="0" w:afterAutospacing="0" w:line="240" w:lineRule="auto"/>
        <w:ind w:left="180"/>
        <w:jc w:val="both"/>
        <w:rPr>
          <w:rFonts w:ascii="David" w:eastAsia="Times New Roman" w:hAnsi="David" w:cs="David"/>
          <w:sz w:val="24"/>
          <w:szCs w:val="24"/>
          <w:rtl/>
        </w:rPr>
      </w:pPr>
    </w:p>
    <w:p w14:paraId="4D4E54A9" w14:textId="77777777" w:rsidR="00E56613" w:rsidRPr="00E56613" w:rsidRDefault="00E56613" w:rsidP="00E56613">
      <w:pPr>
        <w:widowControl w:val="0"/>
        <w:spacing w:before="0" w:beforeAutospacing="0" w:after="0" w:afterAutospacing="0" w:line="240" w:lineRule="auto"/>
        <w:ind w:left="180"/>
        <w:jc w:val="both"/>
        <w:rPr>
          <w:rFonts w:ascii="David" w:eastAsia="Times New Roman" w:hAnsi="David" w:cs="David"/>
          <w:sz w:val="24"/>
          <w:szCs w:val="24"/>
          <w:rtl/>
        </w:rPr>
      </w:pPr>
      <w:r w:rsidRPr="00E56613">
        <w:rPr>
          <w:rFonts w:ascii="David" w:eastAsia="Times New Roman" w:hAnsi="David" w:cs="David"/>
          <w:sz w:val="24"/>
          <w:szCs w:val="24"/>
          <w:rtl/>
        </w:rPr>
        <w:t>ידוע לנו כי אין בהצהרתנו זו כדי לגרוע מכל סעד לו זכאי המזמין על פי החוזה הנ"ל.</w:t>
      </w:r>
    </w:p>
    <w:p w14:paraId="5112C71D" w14:textId="77777777" w:rsidR="00E56613" w:rsidRPr="00E56613" w:rsidRDefault="00E56613" w:rsidP="00E56613">
      <w:pPr>
        <w:widowControl w:val="0"/>
        <w:spacing w:before="0" w:beforeAutospacing="0" w:after="0" w:afterAutospacing="0" w:line="240" w:lineRule="auto"/>
        <w:ind w:left="180"/>
        <w:jc w:val="both"/>
        <w:rPr>
          <w:rFonts w:ascii="David" w:eastAsia="Times New Roman" w:hAnsi="David" w:cs="David"/>
          <w:sz w:val="24"/>
          <w:szCs w:val="24"/>
          <w:rtl/>
        </w:rPr>
      </w:pPr>
    </w:p>
    <w:p w14:paraId="586D76B4" w14:textId="77777777" w:rsidR="00E56613" w:rsidRPr="00E56613" w:rsidRDefault="00E56613" w:rsidP="00E56613">
      <w:pPr>
        <w:widowControl w:val="0"/>
        <w:spacing w:before="0" w:beforeAutospacing="0" w:after="0" w:afterAutospacing="0" w:line="240" w:lineRule="auto"/>
        <w:ind w:left="180"/>
        <w:jc w:val="both"/>
        <w:rPr>
          <w:rFonts w:ascii="David" w:eastAsia="Times New Roman" w:hAnsi="David" w:cs="David"/>
          <w:b/>
          <w:bCs/>
          <w:sz w:val="24"/>
          <w:szCs w:val="24"/>
          <w:rtl/>
        </w:rPr>
      </w:pPr>
    </w:p>
    <w:p w14:paraId="7A6FC90E" w14:textId="77777777" w:rsidR="00E56613" w:rsidRPr="00E56613" w:rsidRDefault="00E56613" w:rsidP="00E56613">
      <w:pPr>
        <w:widowControl w:val="0"/>
        <w:spacing w:before="0" w:beforeAutospacing="0" w:after="0" w:afterAutospacing="0" w:line="240" w:lineRule="auto"/>
        <w:ind w:left="180"/>
        <w:jc w:val="both"/>
        <w:rPr>
          <w:rFonts w:ascii="David" w:eastAsia="Times New Roman" w:hAnsi="David" w:cs="David"/>
          <w:sz w:val="24"/>
          <w:szCs w:val="24"/>
          <w:rtl/>
        </w:rPr>
      </w:pPr>
      <w:r w:rsidRPr="00E56613">
        <w:rPr>
          <w:rFonts w:ascii="David" w:eastAsia="Times New Roman" w:hAnsi="David" w:cs="David"/>
          <w:b/>
          <w:bCs/>
          <w:sz w:val="24"/>
          <w:szCs w:val="24"/>
          <w:rtl/>
        </w:rPr>
        <w:t>ולראיה באנו על החתום:</w:t>
      </w:r>
    </w:p>
    <w:p w14:paraId="2D810CFB" w14:textId="77777777" w:rsidR="00E56613" w:rsidRPr="00E56613" w:rsidRDefault="00E56613" w:rsidP="00E56613">
      <w:pPr>
        <w:widowControl w:val="0"/>
        <w:spacing w:before="0" w:beforeAutospacing="0" w:after="0" w:afterAutospacing="0" w:line="240" w:lineRule="auto"/>
        <w:ind w:left="180"/>
        <w:jc w:val="both"/>
        <w:rPr>
          <w:rFonts w:ascii="David" w:eastAsia="Times New Roman" w:hAnsi="David" w:cs="David"/>
          <w:sz w:val="24"/>
          <w:szCs w:val="24"/>
          <w:rtl/>
        </w:rPr>
      </w:pPr>
    </w:p>
    <w:p w14:paraId="4ADBCC6E" w14:textId="77777777" w:rsidR="00E56613" w:rsidRPr="00E56613" w:rsidRDefault="00E56613" w:rsidP="00E56613">
      <w:pPr>
        <w:widowControl w:val="0"/>
        <w:spacing w:before="0" w:beforeAutospacing="0" w:after="0" w:afterAutospacing="0" w:line="240" w:lineRule="auto"/>
        <w:ind w:left="180"/>
        <w:jc w:val="both"/>
        <w:rPr>
          <w:rFonts w:ascii="David" w:eastAsia="Times New Roman" w:hAnsi="David" w:cs="David"/>
          <w:sz w:val="24"/>
          <w:szCs w:val="24"/>
          <w:rtl/>
        </w:rPr>
      </w:pPr>
      <w:r w:rsidRPr="00E56613">
        <w:rPr>
          <w:rFonts w:ascii="David" w:eastAsia="Times New Roman" w:hAnsi="David" w:cs="David"/>
          <w:sz w:val="24"/>
          <w:szCs w:val="24"/>
          <w:rtl/>
        </w:rPr>
        <w:t xml:space="preserve">היום </w:t>
      </w:r>
      <w:r w:rsidRPr="00E56613">
        <w:rPr>
          <w:rFonts w:ascii="David" w:eastAsia="Times New Roman" w:hAnsi="David" w:cs="David"/>
          <w:sz w:val="24"/>
          <w:szCs w:val="24"/>
          <w:u w:val="single"/>
          <w:rtl/>
        </w:rPr>
        <w:t xml:space="preserve">             </w:t>
      </w:r>
      <w:r w:rsidRPr="00E56613">
        <w:rPr>
          <w:rFonts w:ascii="David" w:eastAsia="Times New Roman" w:hAnsi="David" w:cs="David"/>
          <w:sz w:val="24"/>
          <w:szCs w:val="24"/>
          <w:rtl/>
        </w:rPr>
        <w:t xml:space="preserve"> לחודש </w:t>
      </w:r>
      <w:r w:rsidRPr="00E56613">
        <w:rPr>
          <w:rFonts w:ascii="David" w:eastAsia="Times New Roman" w:hAnsi="David" w:cs="David"/>
          <w:sz w:val="24"/>
          <w:szCs w:val="24"/>
          <w:u w:val="single"/>
          <w:rtl/>
        </w:rPr>
        <w:t xml:space="preserve">               </w:t>
      </w:r>
      <w:r w:rsidRPr="00E56613">
        <w:rPr>
          <w:rFonts w:ascii="David" w:eastAsia="Times New Roman" w:hAnsi="David" w:cs="David"/>
          <w:sz w:val="24"/>
          <w:szCs w:val="24"/>
          <w:rtl/>
        </w:rPr>
        <w:t xml:space="preserve"> לשנה _________</w:t>
      </w:r>
    </w:p>
    <w:p w14:paraId="6D3E6A3B" w14:textId="77777777" w:rsidR="00E56613" w:rsidRPr="00E56613" w:rsidRDefault="00E56613" w:rsidP="00E56613">
      <w:pPr>
        <w:widowControl w:val="0"/>
        <w:spacing w:before="0" w:beforeAutospacing="0" w:after="0" w:afterAutospacing="0" w:line="240" w:lineRule="auto"/>
        <w:ind w:left="4435" w:firstLine="671"/>
        <w:jc w:val="both"/>
        <w:rPr>
          <w:rFonts w:ascii="David" w:eastAsia="Times New Roman" w:hAnsi="David" w:cs="David"/>
          <w:sz w:val="24"/>
          <w:szCs w:val="24"/>
          <w:rtl/>
        </w:rPr>
      </w:pPr>
    </w:p>
    <w:p w14:paraId="0E7E4436" w14:textId="77777777" w:rsidR="00E56613" w:rsidRPr="00E56613" w:rsidRDefault="00E56613" w:rsidP="00E56613">
      <w:pPr>
        <w:widowControl w:val="0"/>
        <w:spacing w:before="0" w:beforeAutospacing="0" w:after="0" w:afterAutospacing="0" w:line="240" w:lineRule="auto"/>
        <w:ind w:left="4435" w:hanging="71"/>
        <w:jc w:val="both"/>
        <w:rPr>
          <w:rFonts w:ascii="David" w:eastAsia="Times New Roman" w:hAnsi="David" w:cs="David"/>
          <w:sz w:val="24"/>
          <w:szCs w:val="24"/>
          <w:rtl/>
        </w:rPr>
      </w:pPr>
      <w:r w:rsidRPr="00E56613">
        <w:rPr>
          <w:rFonts w:ascii="David" w:eastAsia="Times New Roman" w:hAnsi="David" w:cs="David"/>
          <w:sz w:val="24"/>
          <w:szCs w:val="24"/>
          <w:rtl/>
        </w:rPr>
        <w:t>חתימה וחותמת הקבלן: _______________</w:t>
      </w:r>
    </w:p>
    <w:p w14:paraId="1D0B78F4" w14:textId="77777777" w:rsidR="00E56613" w:rsidRPr="00E56613" w:rsidRDefault="00E56613" w:rsidP="00E56613">
      <w:pPr>
        <w:widowControl w:val="0"/>
        <w:spacing w:before="0" w:beforeAutospacing="0" w:after="0" w:afterAutospacing="0" w:line="240" w:lineRule="auto"/>
        <w:ind w:left="180"/>
        <w:jc w:val="both"/>
        <w:rPr>
          <w:rFonts w:ascii="David" w:eastAsia="Times New Roman" w:hAnsi="David" w:cs="David"/>
          <w:b/>
          <w:bCs/>
          <w:sz w:val="24"/>
          <w:szCs w:val="24"/>
          <w:rtl/>
        </w:rPr>
      </w:pPr>
    </w:p>
    <w:p w14:paraId="5C2BD7FE" w14:textId="77777777" w:rsidR="00E56613" w:rsidRPr="00E56613" w:rsidRDefault="00E56613" w:rsidP="00E56613">
      <w:pPr>
        <w:widowControl w:val="0"/>
        <w:spacing w:before="0" w:beforeAutospacing="0" w:after="0" w:afterAutospacing="0" w:line="240" w:lineRule="auto"/>
        <w:ind w:left="180"/>
        <w:jc w:val="both"/>
        <w:rPr>
          <w:rFonts w:ascii="David" w:eastAsia="Times New Roman" w:hAnsi="David" w:cs="David"/>
          <w:b/>
          <w:bCs/>
          <w:sz w:val="24"/>
          <w:szCs w:val="24"/>
          <w:rtl/>
        </w:rPr>
      </w:pPr>
    </w:p>
    <w:p w14:paraId="190A23B0" w14:textId="77777777" w:rsidR="00E56613" w:rsidRPr="00E56613" w:rsidRDefault="00E56613" w:rsidP="00E56613">
      <w:pPr>
        <w:widowControl w:val="0"/>
        <w:spacing w:before="0" w:beforeAutospacing="0" w:after="0" w:afterAutospacing="0" w:line="240" w:lineRule="auto"/>
        <w:ind w:left="180"/>
        <w:rPr>
          <w:rFonts w:ascii="David" w:eastAsia="Times New Roman" w:hAnsi="David" w:cs="David"/>
          <w:sz w:val="24"/>
          <w:szCs w:val="24"/>
          <w:rtl/>
        </w:rPr>
      </w:pPr>
      <w:r w:rsidRPr="00E56613">
        <w:rPr>
          <w:rFonts w:ascii="David" w:eastAsia="Times New Roman" w:hAnsi="David" w:cs="David"/>
          <w:b/>
          <w:bCs/>
          <w:sz w:val="24"/>
          <w:szCs w:val="24"/>
          <w:rtl/>
        </w:rPr>
        <w:t>אישור</w:t>
      </w:r>
    </w:p>
    <w:p w14:paraId="3507C671" w14:textId="77777777" w:rsidR="00E56613" w:rsidRPr="00E56613" w:rsidRDefault="00E56613" w:rsidP="00E56613">
      <w:pPr>
        <w:widowControl w:val="0"/>
        <w:spacing w:before="0" w:beforeAutospacing="0" w:after="0" w:afterAutospacing="0" w:line="240" w:lineRule="auto"/>
        <w:ind w:left="180"/>
        <w:rPr>
          <w:rFonts w:ascii="David" w:eastAsia="Times New Roman" w:hAnsi="David" w:cs="David"/>
          <w:sz w:val="24"/>
          <w:szCs w:val="24"/>
          <w:rtl/>
        </w:rPr>
      </w:pPr>
      <w:r w:rsidRPr="00E56613">
        <w:rPr>
          <w:rFonts w:ascii="David" w:eastAsia="Times New Roman" w:hAnsi="David" w:cs="David"/>
          <w:sz w:val="24"/>
          <w:szCs w:val="24"/>
          <w:rtl/>
        </w:rPr>
        <w:t>אני הח"מ ____________________ עו"ד/רו"ח מאשר כי ה"ה _________________שחתימתם בצירוף חותמת _________________ (להלן:"</w:t>
      </w:r>
      <w:r w:rsidRPr="00E56613">
        <w:rPr>
          <w:rFonts w:ascii="David" w:eastAsia="Times New Roman" w:hAnsi="David" w:cs="David"/>
          <w:b/>
          <w:bCs/>
          <w:sz w:val="24"/>
          <w:szCs w:val="24"/>
          <w:rtl/>
        </w:rPr>
        <w:t>החברה</w:t>
      </w:r>
      <w:r w:rsidRPr="00E56613">
        <w:rPr>
          <w:rFonts w:ascii="David" w:eastAsia="Times New Roman" w:hAnsi="David" w:cs="David"/>
          <w:sz w:val="24"/>
          <w:szCs w:val="24"/>
          <w:rtl/>
        </w:rPr>
        <w:t>") ו/או שמה המודפס מחייבת את החברה לכל דבר וענין, חתמו בפני על מסמך זה.</w:t>
      </w:r>
    </w:p>
    <w:p w14:paraId="0654BD0A" w14:textId="77777777" w:rsidR="00E56613" w:rsidRPr="00E56613" w:rsidRDefault="00E56613" w:rsidP="00E56613">
      <w:pPr>
        <w:widowControl w:val="0"/>
        <w:tabs>
          <w:tab w:val="center" w:pos="2540"/>
          <w:tab w:val="right" w:pos="5600"/>
        </w:tabs>
        <w:spacing w:before="0" w:beforeAutospacing="0" w:after="0" w:afterAutospacing="0" w:line="240" w:lineRule="auto"/>
        <w:ind w:left="240"/>
        <w:rPr>
          <w:rFonts w:ascii="David" w:eastAsia="Times New Roman" w:hAnsi="David" w:cs="David"/>
          <w:sz w:val="24"/>
          <w:szCs w:val="24"/>
          <w:rtl/>
        </w:rPr>
      </w:pPr>
    </w:p>
    <w:p w14:paraId="7BE4CFE4" w14:textId="77777777" w:rsidR="00E56613" w:rsidRPr="00E56613" w:rsidRDefault="00E56613" w:rsidP="00E56613">
      <w:pPr>
        <w:widowControl w:val="0"/>
        <w:tabs>
          <w:tab w:val="center" w:pos="1082"/>
        </w:tabs>
        <w:spacing w:before="0" w:beforeAutospacing="0" w:after="0" w:afterAutospacing="0" w:line="240" w:lineRule="auto"/>
        <w:rPr>
          <w:rFonts w:ascii="David" w:eastAsia="Times New Roman" w:hAnsi="David" w:cs="David"/>
          <w:sz w:val="24"/>
          <w:szCs w:val="24"/>
          <w:rtl/>
        </w:rPr>
      </w:pPr>
      <w:r w:rsidRPr="00E56613">
        <w:rPr>
          <w:rFonts w:ascii="David" w:eastAsia="Times New Roman" w:hAnsi="David" w:cs="David"/>
          <w:sz w:val="24"/>
          <w:szCs w:val="24"/>
          <w:rtl/>
        </w:rPr>
        <w:t xml:space="preserve">    תאריך : _______   </w:t>
      </w:r>
      <w:r w:rsidRPr="00E56613">
        <w:rPr>
          <w:rFonts w:ascii="David" w:eastAsia="Times New Roman" w:hAnsi="David" w:cs="David"/>
          <w:sz w:val="24"/>
          <w:szCs w:val="24"/>
          <w:rtl/>
        </w:rPr>
        <w:tab/>
      </w:r>
      <w:r w:rsidRPr="00E56613">
        <w:rPr>
          <w:rFonts w:ascii="David" w:eastAsia="Times New Roman" w:hAnsi="David" w:cs="David"/>
          <w:sz w:val="24"/>
          <w:szCs w:val="24"/>
          <w:rtl/>
        </w:rPr>
        <w:tab/>
      </w:r>
      <w:r w:rsidRPr="00E56613">
        <w:rPr>
          <w:rFonts w:ascii="David" w:eastAsia="Times New Roman" w:hAnsi="David" w:cs="David"/>
          <w:sz w:val="24"/>
          <w:szCs w:val="24"/>
          <w:rtl/>
        </w:rPr>
        <w:tab/>
      </w:r>
      <w:r w:rsidRPr="00E56613">
        <w:rPr>
          <w:rFonts w:ascii="David" w:eastAsia="Times New Roman" w:hAnsi="David" w:cs="David"/>
          <w:sz w:val="24"/>
          <w:szCs w:val="24"/>
          <w:rtl/>
        </w:rPr>
        <w:tab/>
      </w:r>
    </w:p>
    <w:p w14:paraId="140864ED" w14:textId="77777777" w:rsidR="00E56613" w:rsidRPr="00E56613" w:rsidRDefault="00E56613" w:rsidP="00E56613">
      <w:pPr>
        <w:widowControl w:val="0"/>
        <w:tabs>
          <w:tab w:val="center" w:pos="1082"/>
        </w:tabs>
        <w:spacing w:before="0" w:beforeAutospacing="0" w:after="0" w:afterAutospacing="0" w:line="240" w:lineRule="auto"/>
        <w:rPr>
          <w:rFonts w:ascii="David" w:eastAsia="Times New Roman" w:hAnsi="David" w:cs="David"/>
          <w:sz w:val="24"/>
          <w:szCs w:val="24"/>
          <w:rtl/>
        </w:rPr>
      </w:pPr>
      <w:r w:rsidRPr="00E56613">
        <w:rPr>
          <w:rFonts w:ascii="David" w:eastAsia="Times New Roman" w:hAnsi="David" w:cs="David" w:hint="cs"/>
          <w:sz w:val="24"/>
          <w:szCs w:val="24"/>
          <w:rtl/>
        </w:rPr>
        <w:t xml:space="preserve">    </w:t>
      </w:r>
      <w:r w:rsidRPr="00E56613">
        <w:rPr>
          <w:rFonts w:ascii="David" w:eastAsia="Times New Roman" w:hAnsi="David" w:cs="David"/>
          <w:sz w:val="24"/>
          <w:szCs w:val="24"/>
          <w:rtl/>
        </w:rPr>
        <w:t>חתימה וחותמת עו"ד/רו"ח : ______________________</w:t>
      </w:r>
    </w:p>
    <w:p w14:paraId="21149EC2" w14:textId="77777777" w:rsidR="00E56613" w:rsidRPr="00E56613" w:rsidRDefault="00E56613" w:rsidP="00E56613">
      <w:pPr>
        <w:spacing w:before="0" w:beforeAutospacing="0" w:after="0" w:afterAutospacing="0" w:line="360" w:lineRule="auto"/>
        <w:jc w:val="both"/>
        <w:rPr>
          <w:rFonts w:ascii="David" w:eastAsia="Times New Roman" w:hAnsi="David" w:cs="David"/>
          <w:sz w:val="26"/>
          <w:szCs w:val="26"/>
          <w:rtl/>
        </w:rPr>
      </w:pPr>
    </w:p>
    <w:p w14:paraId="2F1B36F8"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r w:rsidRPr="00E56613">
        <w:rPr>
          <w:rFonts w:ascii="David" w:eastAsia="Times New Roman" w:hAnsi="David" w:cs="David"/>
          <w:b/>
          <w:bCs/>
          <w:sz w:val="24"/>
          <w:szCs w:val="24"/>
          <w:u w:val="single"/>
          <w:rtl/>
        </w:rPr>
        <w:br w:type="page"/>
      </w:r>
    </w:p>
    <w:p w14:paraId="42188E4D"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43180161"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r w:rsidRPr="00E56613">
        <w:rPr>
          <w:rFonts w:ascii="David" w:eastAsia="Times New Roman" w:hAnsi="David" w:cs="David"/>
          <w:b/>
          <w:bCs/>
          <w:spacing w:val="10"/>
          <w:sz w:val="24"/>
          <w:szCs w:val="24"/>
          <w:u w:val="single"/>
          <w:rtl/>
        </w:rPr>
        <w:t xml:space="preserve">נספח 3.1.17 </w:t>
      </w:r>
    </w:p>
    <w:p w14:paraId="0AF9C52D"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r w:rsidRPr="00E56613">
        <w:rPr>
          <w:rFonts w:ascii="David" w:eastAsia="Times New Roman" w:hAnsi="David" w:cs="David"/>
          <w:b/>
          <w:bCs/>
          <w:spacing w:val="10"/>
          <w:sz w:val="24"/>
          <w:szCs w:val="24"/>
          <w:u w:val="single"/>
          <w:rtl/>
        </w:rPr>
        <w:t>העתק רישיון הקבלן הרשי – יצורף לחוזה</w:t>
      </w:r>
    </w:p>
    <w:p w14:paraId="2B0E0825"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545B4124"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4BDEE9C7"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41BB601E"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4C633D28"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162E14B4"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00DD09D2"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3ACE7B41"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1E5B4EC6"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2FE9BEEC"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354E3808"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14C84BA6"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630AD062"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30E91878"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795C7767"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6B5D9304"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7FDDF02B"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00539B3C"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2276F8C8"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4932DC09"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3F302328"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34C17FDC"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7E52FBF3"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5098A219"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0A8F66A3"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3A612E9E"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3D462E1A"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486378F5"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2B241CDB"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2373CCD6"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2C85E7F7"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2820A761"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07C1F402"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36BA93F2"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2ECA6CA1"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26B61B6E"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3347149E"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48EEBA14"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09657274"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13E46FCF"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3DA21D5C"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0F4D1F00"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1CAB0EE8"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69678DD4"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44B8FD05"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07CF7E17"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3E24E098"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27C8EF74"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6296EC83"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52FC4058"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323D593F"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7695813A"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608B88E0"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640EEE7C" w14:textId="77777777" w:rsidR="00967621" w:rsidRDefault="00967621" w:rsidP="00E56613">
      <w:pPr>
        <w:spacing w:before="0" w:beforeAutospacing="0" w:after="0" w:afterAutospacing="0" w:line="240" w:lineRule="auto"/>
        <w:jc w:val="center"/>
        <w:rPr>
          <w:rFonts w:ascii="David" w:eastAsia="Times New Roman" w:hAnsi="David" w:cs="David"/>
          <w:b/>
          <w:bCs/>
          <w:spacing w:val="10"/>
          <w:sz w:val="24"/>
          <w:szCs w:val="24"/>
          <w:u w:val="single"/>
          <w:rtl/>
        </w:rPr>
      </w:pPr>
      <w:r>
        <w:rPr>
          <w:rFonts w:ascii="David" w:eastAsia="Times New Roman" w:hAnsi="David" w:cs="David"/>
          <w:b/>
          <w:bCs/>
          <w:spacing w:val="10"/>
          <w:sz w:val="24"/>
          <w:szCs w:val="24"/>
          <w:u w:val="single"/>
          <w:rtl/>
        </w:rPr>
        <w:br w:type="page"/>
      </w:r>
    </w:p>
    <w:p w14:paraId="2BE00794"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r w:rsidRPr="00E56613">
        <w:rPr>
          <w:rFonts w:ascii="David" w:eastAsia="Times New Roman" w:hAnsi="David" w:cs="David"/>
          <w:b/>
          <w:bCs/>
          <w:spacing w:val="10"/>
          <w:sz w:val="24"/>
          <w:szCs w:val="24"/>
          <w:u w:val="single"/>
          <w:rtl/>
        </w:rPr>
        <w:lastRenderedPageBreak/>
        <w:t>נספח 3.1.18</w:t>
      </w:r>
    </w:p>
    <w:p w14:paraId="4C8F8E42" w14:textId="77777777" w:rsidR="00E56613" w:rsidRPr="00E56613" w:rsidRDefault="00E56613" w:rsidP="00E56613">
      <w:pPr>
        <w:spacing w:before="0" w:beforeAutospacing="0" w:after="120" w:afterAutospacing="0" w:line="240" w:lineRule="auto"/>
        <w:jc w:val="center"/>
        <w:rPr>
          <w:rFonts w:ascii="David" w:eastAsia="Times New Roman" w:hAnsi="David" w:cs="David"/>
          <w:b/>
          <w:bCs/>
          <w:spacing w:val="10"/>
          <w:sz w:val="24"/>
          <w:szCs w:val="24"/>
          <w:u w:val="single"/>
          <w:rtl/>
          <w:lang w:eastAsia="he-IL"/>
        </w:rPr>
      </w:pPr>
      <w:r w:rsidRPr="00E56613">
        <w:rPr>
          <w:rFonts w:ascii="David" w:eastAsia="Times New Roman" w:hAnsi="David" w:cs="David"/>
          <w:b/>
          <w:bCs/>
          <w:spacing w:val="10"/>
          <w:sz w:val="24"/>
          <w:szCs w:val="24"/>
          <w:u w:val="single"/>
          <w:rtl/>
          <w:lang w:eastAsia="he-IL"/>
        </w:rPr>
        <w:t>נוהל ביצוע עבודות בחום</w:t>
      </w:r>
    </w:p>
    <w:p w14:paraId="3A515D7B" w14:textId="77777777" w:rsidR="00E56613" w:rsidRPr="00E56613" w:rsidRDefault="00E56613" w:rsidP="00E56613">
      <w:pPr>
        <w:spacing w:before="0" w:beforeAutospacing="0" w:after="120" w:afterAutospacing="0" w:line="360" w:lineRule="auto"/>
        <w:ind w:left="510"/>
        <w:jc w:val="center"/>
        <w:rPr>
          <w:rFonts w:ascii="David" w:eastAsia="Times New Roman" w:hAnsi="David" w:cs="David"/>
          <w:b/>
          <w:bCs/>
          <w:spacing w:val="10"/>
          <w:sz w:val="24"/>
          <w:szCs w:val="24"/>
          <w:rtl/>
          <w:lang w:eastAsia="he-IL"/>
        </w:rPr>
      </w:pPr>
    </w:p>
    <w:p w14:paraId="5E7C19EA" w14:textId="77777777" w:rsidR="00E56613" w:rsidRPr="00E56613" w:rsidRDefault="00E56613" w:rsidP="00237720">
      <w:pPr>
        <w:numPr>
          <w:ilvl w:val="0"/>
          <w:numId w:val="9"/>
        </w:numPr>
        <w:tabs>
          <w:tab w:val="right" w:pos="5180"/>
          <w:tab w:val="right" w:pos="6160"/>
        </w:tabs>
        <w:autoSpaceDE w:val="0"/>
        <w:autoSpaceDN w:val="0"/>
        <w:adjustRightInd w:val="0"/>
        <w:spacing w:before="0" w:beforeAutospacing="0" w:after="0" w:afterAutospacing="0" w:line="360" w:lineRule="auto"/>
        <w:jc w:val="both"/>
        <w:rPr>
          <w:rFonts w:ascii="David" w:eastAsia="Times New Roman" w:hAnsi="David" w:cs="David"/>
          <w:spacing w:val="10"/>
          <w:sz w:val="24"/>
          <w:szCs w:val="24"/>
          <w:rtl/>
        </w:rPr>
      </w:pPr>
      <w:r w:rsidRPr="00E56613">
        <w:rPr>
          <w:rFonts w:ascii="David" w:eastAsia="Times New Roman" w:hAnsi="David" w:cs="David"/>
          <w:spacing w:val="10"/>
          <w:sz w:val="24"/>
          <w:szCs w:val="24"/>
          <w:rtl/>
        </w:rPr>
        <w:t xml:space="preserve">חומרי פסולת, קופסאות ריקות, ארגזים ופסולת עץ ונייר יסולקו מכל המבנים מדי יום ויאוחסנו במרחק בטוח ממנו. </w:t>
      </w:r>
    </w:p>
    <w:p w14:paraId="59FB04DE" w14:textId="77777777" w:rsidR="00E56613" w:rsidRPr="00E56613" w:rsidRDefault="00E56613" w:rsidP="00237720">
      <w:pPr>
        <w:numPr>
          <w:ilvl w:val="0"/>
          <w:numId w:val="9"/>
        </w:numPr>
        <w:tabs>
          <w:tab w:val="right" w:pos="5180"/>
          <w:tab w:val="right" w:pos="6160"/>
        </w:tabs>
        <w:autoSpaceDE w:val="0"/>
        <w:autoSpaceDN w:val="0"/>
        <w:adjustRightInd w:val="0"/>
        <w:spacing w:before="0" w:beforeAutospacing="0" w:after="0" w:afterAutospacing="0" w:line="360" w:lineRule="auto"/>
        <w:jc w:val="both"/>
        <w:rPr>
          <w:rFonts w:ascii="David" w:eastAsia="Times New Roman" w:hAnsi="David" w:cs="David"/>
          <w:spacing w:val="10"/>
          <w:sz w:val="24"/>
          <w:szCs w:val="24"/>
          <w:rtl/>
        </w:rPr>
      </w:pPr>
      <w:r w:rsidRPr="00E56613">
        <w:rPr>
          <w:rFonts w:ascii="David" w:eastAsia="Times New Roman" w:hAnsi="David" w:cs="David"/>
          <w:spacing w:val="10"/>
          <w:sz w:val="24"/>
          <w:szCs w:val="24"/>
          <w:rtl/>
        </w:rPr>
        <w:tab/>
        <w:t xml:space="preserve">לא תבוצענה "עבודות בחום" בתחום אתר העבודות ברדיוס של </w:t>
      </w:r>
      <w:smartTag w:uri="urn:schemas-microsoft-com:office:smarttags" w:element="metricconverter">
        <w:smartTagPr>
          <w:attr w:name="ProductID" w:val="10 מטר"/>
        </w:smartTagPr>
        <w:r w:rsidRPr="00E56613">
          <w:rPr>
            <w:rFonts w:ascii="David" w:eastAsia="Times New Roman" w:hAnsi="David" w:cs="David"/>
            <w:spacing w:val="10"/>
            <w:sz w:val="24"/>
            <w:szCs w:val="24"/>
          </w:rPr>
          <w:t>10</w:t>
        </w:r>
        <w:r w:rsidRPr="00E56613">
          <w:rPr>
            <w:rFonts w:ascii="David" w:eastAsia="Times New Roman" w:hAnsi="David" w:cs="David"/>
            <w:spacing w:val="10"/>
            <w:sz w:val="24"/>
            <w:szCs w:val="24"/>
            <w:rtl/>
          </w:rPr>
          <w:t xml:space="preserve"> מטר</w:t>
        </w:r>
      </w:smartTag>
      <w:r w:rsidRPr="00E56613">
        <w:rPr>
          <w:rFonts w:ascii="David" w:eastAsia="Times New Roman" w:hAnsi="David" w:cs="David"/>
          <w:spacing w:val="10"/>
          <w:sz w:val="24"/>
          <w:szCs w:val="24"/>
          <w:rtl/>
        </w:rPr>
        <w:t xml:space="preserve"> מחומר דליק כלשהו שלא בהתאם לנוהל המפורט להלן:</w:t>
      </w:r>
    </w:p>
    <w:p w14:paraId="0DF690D8" w14:textId="77777777" w:rsidR="00E56613" w:rsidRPr="00E56613" w:rsidRDefault="00E56613" w:rsidP="00237720">
      <w:pPr>
        <w:widowControl w:val="0"/>
        <w:numPr>
          <w:ilvl w:val="1"/>
          <w:numId w:val="3"/>
        </w:numPr>
        <w:spacing w:before="0" w:beforeAutospacing="0" w:after="120" w:afterAutospacing="0" w:line="360" w:lineRule="auto"/>
        <w:jc w:val="both"/>
        <w:outlineLvl w:val="0"/>
        <w:rPr>
          <w:rFonts w:ascii="David" w:eastAsia="Times New Roman" w:hAnsi="David" w:cs="David"/>
          <w:spacing w:val="10"/>
          <w:sz w:val="24"/>
          <w:szCs w:val="24"/>
          <w:rtl/>
        </w:rPr>
      </w:pPr>
      <w:r w:rsidRPr="00E56613">
        <w:rPr>
          <w:rFonts w:ascii="David" w:eastAsia="Times New Roman" w:hAnsi="David" w:cs="David"/>
          <w:spacing w:val="10"/>
          <w:sz w:val="24"/>
          <w:szCs w:val="24"/>
          <w:rtl/>
        </w:rPr>
        <w:t>המונח "עבודות בחום" פירושו: ביצוע עבודות כלשהן תוך כדי שימוש בריתוך ו/או חיתוך בחום ו/או תוך שימוש באש גלויה.</w:t>
      </w:r>
    </w:p>
    <w:p w14:paraId="471F59ED" w14:textId="77777777" w:rsidR="00E56613" w:rsidRPr="00E56613" w:rsidRDefault="00E56613" w:rsidP="00237720">
      <w:pPr>
        <w:numPr>
          <w:ilvl w:val="1"/>
          <w:numId w:val="3"/>
        </w:numPr>
        <w:spacing w:before="0" w:beforeAutospacing="0" w:after="120" w:afterAutospacing="0" w:line="360" w:lineRule="auto"/>
        <w:jc w:val="both"/>
        <w:rPr>
          <w:rFonts w:ascii="David" w:eastAsia="Times New Roman" w:hAnsi="David" w:cs="David"/>
          <w:spacing w:val="10"/>
          <w:sz w:val="24"/>
          <w:szCs w:val="24"/>
        </w:rPr>
      </w:pPr>
      <w:r w:rsidRPr="00E56613">
        <w:rPr>
          <w:rFonts w:ascii="David" w:eastAsia="Times New Roman" w:hAnsi="David" w:cs="David"/>
          <w:spacing w:val="10"/>
          <w:kern w:val="32"/>
          <w:sz w:val="24"/>
          <w:szCs w:val="24"/>
          <w:rtl/>
        </w:rPr>
        <w:t>כל קבלן או קבלן משנה אשר ביצוע עבודותיו כרוך ב"עבודות בחום" ימנה אחראי (להלן: "</w:t>
      </w:r>
      <w:r w:rsidRPr="00E56613">
        <w:rPr>
          <w:rFonts w:ascii="David" w:eastAsia="Times New Roman" w:hAnsi="David" w:cs="David"/>
          <w:b/>
          <w:bCs/>
          <w:spacing w:val="10"/>
          <w:kern w:val="32"/>
          <w:sz w:val="24"/>
          <w:szCs w:val="24"/>
          <w:rtl/>
        </w:rPr>
        <w:t>האחראי</w:t>
      </w:r>
      <w:r w:rsidRPr="00E56613">
        <w:rPr>
          <w:rFonts w:ascii="David" w:eastAsia="Times New Roman" w:hAnsi="David" w:cs="David"/>
          <w:spacing w:val="10"/>
          <w:kern w:val="32"/>
          <w:sz w:val="24"/>
          <w:szCs w:val="24"/>
          <w:rtl/>
        </w:rPr>
        <w:t>")</w:t>
      </w:r>
      <w:r w:rsidRPr="00E56613">
        <w:rPr>
          <w:rFonts w:ascii="David" w:eastAsia="Times New Roman" w:hAnsi="David" w:cs="David"/>
          <w:spacing w:val="10"/>
          <w:sz w:val="24"/>
          <w:szCs w:val="24"/>
          <w:rtl/>
        </w:rPr>
        <w:t xml:space="preserve"> אשר חובתו לוודא כי לא תבוצענה עבודות בחום שלא בהתאם לאמור בנוהל זה.</w:t>
      </w:r>
    </w:p>
    <w:p w14:paraId="18C9C06D" w14:textId="77777777" w:rsidR="00E56613" w:rsidRPr="00E56613" w:rsidRDefault="00E56613" w:rsidP="00237720">
      <w:pPr>
        <w:widowControl w:val="0"/>
        <w:numPr>
          <w:ilvl w:val="1"/>
          <w:numId w:val="3"/>
        </w:numPr>
        <w:spacing w:before="0" w:beforeAutospacing="0" w:after="120" w:afterAutospacing="0" w:line="360" w:lineRule="auto"/>
        <w:jc w:val="both"/>
        <w:outlineLvl w:val="0"/>
        <w:rPr>
          <w:rFonts w:ascii="David" w:eastAsia="Times New Roman" w:hAnsi="David" w:cs="David"/>
          <w:spacing w:val="10"/>
          <w:sz w:val="24"/>
          <w:szCs w:val="24"/>
          <w:rtl/>
        </w:rPr>
      </w:pPr>
      <w:r w:rsidRPr="00E56613">
        <w:rPr>
          <w:rFonts w:ascii="David" w:eastAsia="Times New Roman" w:hAnsi="David" w:cs="David"/>
          <w:spacing w:val="10"/>
          <w:sz w:val="24"/>
          <w:szCs w:val="24"/>
          <w:rtl/>
        </w:rPr>
        <w:t xml:space="preserve">בטרם תחילת ביצוע עבודות כלשהן בחום יסייר האחראי בשטח המיועד לביצוע העבודות בחום ויוודא הרחקת חומרים דליקים מכל סוג ברדיוס של </w:t>
      </w:r>
      <w:smartTag w:uri="urn:schemas-microsoft-com:office:smarttags" w:element="metricconverter">
        <w:smartTagPr>
          <w:attr w:name="ProductID" w:val="10 מטר"/>
        </w:smartTagPr>
        <w:r w:rsidRPr="00E56613">
          <w:rPr>
            <w:rFonts w:ascii="David" w:eastAsia="Times New Roman" w:hAnsi="David" w:cs="David"/>
            <w:spacing w:val="10"/>
            <w:sz w:val="24"/>
            <w:szCs w:val="24"/>
            <w:rtl/>
          </w:rPr>
          <w:t>10 מטר</w:t>
        </w:r>
      </w:smartTag>
      <w:r w:rsidRPr="00E56613">
        <w:rPr>
          <w:rFonts w:ascii="David" w:eastAsia="Times New Roman" w:hAnsi="David" w:cs="David"/>
          <w:spacing w:val="10"/>
          <w:sz w:val="24"/>
          <w:szCs w:val="24"/>
          <w:rtl/>
        </w:rPr>
        <w:t xml:space="preserve"> לפחות ממקום ביצוע העבודות בחום, כאשר חפצים דליקים קבועים, אשר אינם ניתנים להזזה, יכוסו במעטה בלתי דליק.</w:t>
      </w:r>
    </w:p>
    <w:p w14:paraId="0EE7DB96" w14:textId="77777777" w:rsidR="00E56613" w:rsidRPr="00E56613" w:rsidRDefault="00E56613" w:rsidP="00237720">
      <w:pPr>
        <w:widowControl w:val="0"/>
        <w:numPr>
          <w:ilvl w:val="1"/>
          <w:numId w:val="3"/>
        </w:numPr>
        <w:spacing w:before="0" w:beforeAutospacing="0" w:after="120" w:afterAutospacing="0" w:line="360" w:lineRule="auto"/>
        <w:jc w:val="both"/>
        <w:outlineLvl w:val="0"/>
        <w:rPr>
          <w:rFonts w:ascii="David" w:eastAsia="Times New Roman" w:hAnsi="David" w:cs="David"/>
          <w:spacing w:val="10"/>
          <w:sz w:val="24"/>
          <w:szCs w:val="24"/>
          <w:rtl/>
        </w:rPr>
      </w:pPr>
      <w:r w:rsidRPr="00E56613">
        <w:rPr>
          <w:rFonts w:ascii="David" w:eastAsia="Times New Roman" w:hAnsi="David" w:cs="David"/>
          <w:spacing w:val="10"/>
          <w:sz w:val="24"/>
          <w:szCs w:val="24"/>
          <w:rtl/>
        </w:rPr>
        <w:t>האחראי ימנה אדם אשר ישמש כצופה אש (להלן: "</w:t>
      </w:r>
      <w:r w:rsidRPr="00E56613">
        <w:rPr>
          <w:rFonts w:ascii="David" w:eastAsia="Times New Roman" w:hAnsi="David" w:cs="David"/>
          <w:b/>
          <w:bCs/>
          <w:spacing w:val="10"/>
          <w:sz w:val="24"/>
          <w:szCs w:val="24"/>
          <w:rtl/>
        </w:rPr>
        <w:t>צופה האש</w:t>
      </w:r>
      <w:r w:rsidRPr="00E56613">
        <w:rPr>
          <w:rFonts w:ascii="David" w:eastAsia="Times New Roman" w:hAnsi="David" w:cs="David"/>
          <w:spacing w:val="10"/>
          <w:sz w:val="24"/>
          <w:szCs w:val="24"/>
          <w:rtl/>
        </w:rPr>
        <w:t>") המצויד באמצעי כיבוי אש מתאימים לכיבוי סוג החומרים הדליקים הנמצאים בסביבת מקום ביצוע העבודות בחום. תפקידו הבלעדי של צופה האש יהיה להשקיף על ביצוע העבודות בחום ולכבות מיידית כל התלקחות העלולה לנבוע מביצוע העבודות בחום.</w:t>
      </w:r>
    </w:p>
    <w:p w14:paraId="6FDFAFA1" w14:textId="77777777" w:rsidR="00E56613" w:rsidRPr="00E56613" w:rsidRDefault="00E56613" w:rsidP="00237720">
      <w:pPr>
        <w:widowControl w:val="0"/>
        <w:numPr>
          <w:ilvl w:val="1"/>
          <w:numId w:val="3"/>
        </w:numPr>
        <w:spacing w:before="0" w:beforeAutospacing="0" w:after="120" w:afterAutospacing="0" w:line="360" w:lineRule="auto"/>
        <w:jc w:val="both"/>
        <w:outlineLvl w:val="0"/>
        <w:rPr>
          <w:rFonts w:ascii="David" w:eastAsia="Times New Roman" w:hAnsi="David" w:cs="David"/>
          <w:spacing w:val="10"/>
          <w:sz w:val="24"/>
          <w:szCs w:val="24"/>
          <w:rtl/>
        </w:rPr>
      </w:pPr>
      <w:r w:rsidRPr="00E56613">
        <w:rPr>
          <w:rFonts w:ascii="David" w:eastAsia="Times New Roman" w:hAnsi="David" w:cs="David"/>
          <w:spacing w:val="10"/>
          <w:sz w:val="24"/>
          <w:szCs w:val="24"/>
          <w:rtl/>
        </w:rPr>
        <w:t>צופה האש יהיה נוכח במקום ביצוע העבודות בחום החל מתחילת ביצוען ועד לתום לפחות 30 דקות לאחר סיומן, על מנת לוודא כי לא נותרו כל מקורות התלקחות.</w:t>
      </w:r>
    </w:p>
    <w:p w14:paraId="73619EC8" w14:textId="77777777" w:rsidR="00E56613" w:rsidRPr="00E56613" w:rsidRDefault="00E56613" w:rsidP="00E56613">
      <w:pPr>
        <w:spacing w:before="0" w:beforeAutospacing="0" w:after="0" w:afterAutospacing="0" w:line="360" w:lineRule="auto"/>
        <w:ind w:left="180"/>
        <w:jc w:val="both"/>
        <w:rPr>
          <w:rFonts w:ascii="David" w:eastAsia="Times New Roman" w:hAnsi="David" w:cs="David"/>
          <w:snapToGrid w:val="0"/>
          <w:sz w:val="24"/>
          <w:szCs w:val="24"/>
          <w:u w:val="single"/>
          <w:rtl/>
        </w:rPr>
      </w:pPr>
    </w:p>
    <w:p w14:paraId="0315630F" w14:textId="77777777" w:rsidR="00E56613" w:rsidRPr="00E56613" w:rsidRDefault="00E56613" w:rsidP="00E56613">
      <w:pPr>
        <w:spacing w:before="0" w:beforeAutospacing="0" w:after="0" w:afterAutospacing="0" w:line="240" w:lineRule="auto"/>
        <w:jc w:val="center"/>
        <w:rPr>
          <w:rFonts w:ascii="David" w:eastAsia="Times New Roman" w:hAnsi="David" w:cs="David"/>
          <w:b/>
          <w:bCs/>
          <w:snapToGrid w:val="0"/>
          <w:sz w:val="24"/>
          <w:szCs w:val="24"/>
          <w:u w:val="single"/>
          <w:rtl/>
        </w:rPr>
      </w:pPr>
      <w:r w:rsidRPr="00E56613">
        <w:rPr>
          <w:rFonts w:ascii="David" w:eastAsia="Times New Roman" w:hAnsi="David" w:cs="David"/>
          <w:snapToGrid w:val="0"/>
          <w:sz w:val="24"/>
          <w:szCs w:val="24"/>
          <w:u w:val="single"/>
          <w:rtl/>
        </w:rPr>
        <w:br w:type="page"/>
      </w:r>
    </w:p>
    <w:p w14:paraId="6685E86D" w14:textId="77777777" w:rsidR="00E56613" w:rsidRPr="00E56613" w:rsidRDefault="00E56613" w:rsidP="00E56613">
      <w:pPr>
        <w:widowControl w:val="0"/>
        <w:tabs>
          <w:tab w:val="left" w:pos="3968"/>
          <w:tab w:val="center" w:pos="4156"/>
        </w:tabs>
        <w:spacing w:before="0" w:beforeAutospacing="0" w:after="0" w:afterAutospacing="0" w:line="240" w:lineRule="auto"/>
        <w:rPr>
          <w:rFonts w:ascii="David" w:eastAsia="Times New Roman" w:hAnsi="David" w:cs="David"/>
          <w:b/>
          <w:bCs/>
          <w:snapToGrid w:val="0"/>
          <w:sz w:val="24"/>
          <w:szCs w:val="24"/>
          <w:u w:val="single"/>
        </w:rPr>
      </w:pPr>
    </w:p>
    <w:p w14:paraId="3A327D5C" w14:textId="77777777" w:rsidR="00E56613" w:rsidRPr="00E56613" w:rsidRDefault="00E56613" w:rsidP="00E56613">
      <w:pPr>
        <w:spacing w:before="0" w:beforeAutospacing="0" w:after="0" w:afterAutospacing="0" w:line="240" w:lineRule="auto"/>
        <w:jc w:val="center"/>
        <w:rPr>
          <w:rFonts w:ascii="David" w:eastAsia="Times New Roman" w:hAnsi="David" w:cs="David"/>
          <w:b/>
          <w:bCs/>
          <w:snapToGrid w:val="0"/>
          <w:sz w:val="24"/>
          <w:szCs w:val="24"/>
          <w:u w:val="single"/>
          <w:rtl/>
        </w:rPr>
      </w:pPr>
      <w:r w:rsidRPr="00E56613">
        <w:rPr>
          <w:rFonts w:ascii="David" w:eastAsia="Times New Roman" w:hAnsi="David" w:cs="David"/>
          <w:b/>
          <w:bCs/>
          <w:snapToGrid w:val="0"/>
          <w:sz w:val="24"/>
          <w:szCs w:val="24"/>
          <w:u w:val="single"/>
          <w:rtl/>
        </w:rPr>
        <w:t xml:space="preserve">נספח 3.1.19 </w:t>
      </w:r>
    </w:p>
    <w:p w14:paraId="3E000225" w14:textId="77777777" w:rsidR="00E56613" w:rsidRPr="00E56613" w:rsidRDefault="00E56613" w:rsidP="00E56613">
      <w:pPr>
        <w:spacing w:before="0" w:beforeAutospacing="0" w:after="0" w:afterAutospacing="0" w:line="240" w:lineRule="auto"/>
        <w:jc w:val="center"/>
        <w:rPr>
          <w:rFonts w:ascii="David" w:eastAsia="Times New Roman" w:hAnsi="David" w:cs="David"/>
          <w:b/>
          <w:bCs/>
          <w:snapToGrid w:val="0"/>
          <w:sz w:val="24"/>
          <w:szCs w:val="24"/>
          <w:u w:val="single"/>
          <w:rtl/>
        </w:rPr>
      </w:pPr>
      <w:r w:rsidRPr="00E56613">
        <w:rPr>
          <w:rFonts w:ascii="David" w:eastAsia="Times New Roman" w:hAnsi="David" w:cs="David"/>
          <w:b/>
          <w:bCs/>
          <w:snapToGrid w:val="0"/>
          <w:sz w:val="24"/>
          <w:szCs w:val="24"/>
          <w:u w:val="single"/>
          <w:rtl/>
        </w:rPr>
        <w:t xml:space="preserve">הצהרת הממונה על הבטיחות </w:t>
      </w:r>
      <w:r w:rsidR="00DC3D24" w:rsidRPr="00E56613">
        <w:rPr>
          <w:rFonts w:ascii="David" w:eastAsia="Times New Roman" w:hAnsi="David" w:cs="David" w:hint="cs"/>
          <w:b/>
          <w:bCs/>
          <w:snapToGrid w:val="0"/>
          <w:sz w:val="24"/>
          <w:szCs w:val="24"/>
          <w:u w:val="single"/>
          <w:rtl/>
        </w:rPr>
        <w:t>המופנית</w:t>
      </w:r>
      <w:r w:rsidRPr="00E56613">
        <w:rPr>
          <w:rFonts w:ascii="David" w:eastAsia="Times New Roman" w:hAnsi="David" w:cs="David"/>
          <w:b/>
          <w:bCs/>
          <w:snapToGrid w:val="0"/>
          <w:sz w:val="24"/>
          <w:szCs w:val="24"/>
          <w:u w:val="single"/>
          <w:rtl/>
        </w:rPr>
        <w:t xml:space="preserve"> למזמין</w:t>
      </w:r>
    </w:p>
    <w:p w14:paraId="215F2979" w14:textId="77777777" w:rsidR="00E56613" w:rsidRPr="00E56613" w:rsidRDefault="00E56613" w:rsidP="00E56613">
      <w:pPr>
        <w:spacing w:before="0" w:beforeAutospacing="0" w:after="0" w:afterAutospacing="0" w:line="240" w:lineRule="auto"/>
        <w:ind w:left="180"/>
        <w:jc w:val="both"/>
        <w:rPr>
          <w:rFonts w:ascii="David" w:eastAsia="Times New Roman" w:hAnsi="David" w:cs="David"/>
          <w:snapToGrid w:val="0"/>
          <w:sz w:val="24"/>
          <w:szCs w:val="24"/>
          <w:rtl/>
        </w:rPr>
      </w:pPr>
    </w:p>
    <w:p w14:paraId="5AC6CD3D"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לכבוד:</w:t>
      </w:r>
    </w:p>
    <w:sdt>
      <w:sdtPr>
        <w:rPr>
          <w:rFonts w:ascii="David" w:eastAsia="Times New Roman" w:hAnsi="David" w:cs="David"/>
          <w:snapToGrid w:val="0"/>
          <w:color w:val="008000"/>
          <w:sz w:val="24"/>
          <w:szCs w:val="24"/>
          <w:rtl/>
        </w:rPr>
        <w:alias w:val="צד א בחוזה"/>
        <w:tag w:val="cntTzadA"/>
        <w:id w:val="1968709256"/>
        <w:placeholder>
          <w:docPart w:val="7E0DFF63DDEA4DB1921AE2D0D8ABA01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17BC858A" w14:textId="77777777" w:rsidR="00E56613" w:rsidRPr="00E56613" w:rsidRDefault="00945BF5" w:rsidP="00E56613">
          <w:pPr>
            <w:spacing w:before="0" w:beforeAutospacing="0" w:after="0" w:afterAutospacing="0" w:line="240" w:lineRule="auto"/>
            <w:jc w:val="both"/>
            <w:rPr>
              <w:rFonts w:ascii="David" w:eastAsia="Times New Roman" w:hAnsi="David" w:cs="David"/>
              <w:snapToGrid w:val="0"/>
              <w:color w:val="008000"/>
              <w:sz w:val="24"/>
              <w:szCs w:val="24"/>
              <w:rtl/>
            </w:rPr>
          </w:pPr>
          <w:ins w:id="30" w:author="Kook Sec" w:date="2024-07-28T13:18:00Z">
            <w:r>
              <w:rPr>
                <w:rFonts w:ascii="David" w:eastAsia="Times New Roman" w:hAnsi="David" w:cs="David"/>
                <w:snapToGrid w:val="0"/>
                <w:color w:val="008000"/>
                <w:sz w:val="24"/>
                <w:szCs w:val="24"/>
                <w:rtl/>
              </w:rPr>
              <w:t>פ.א פיתוח ובנייה בירושלים בע"מ</w:t>
            </w:r>
            <w:r>
              <w:rPr>
                <w:rFonts w:ascii="David" w:eastAsia="Times New Roman" w:hAnsi="David" w:cs="David"/>
                <w:snapToGrid w:val="0"/>
                <w:color w:val="008000"/>
                <w:sz w:val="24"/>
                <w:szCs w:val="24"/>
                <w:rtl/>
              </w:rPr>
              <w:br/>
              <w:t xml:space="preserve"> רח' יוני נתניהו 1 ג' אור יהודה ת.ד 715</w:t>
            </w:r>
            <w:r>
              <w:rPr>
                <w:rFonts w:ascii="David" w:eastAsia="Times New Roman" w:hAnsi="David" w:cs="David"/>
                <w:snapToGrid w:val="0"/>
                <w:color w:val="008000"/>
                <w:sz w:val="24"/>
                <w:szCs w:val="24"/>
                <w:rtl/>
              </w:rPr>
              <w:br/>
              <w:t>513958009</w:t>
            </w:r>
          </w:ins>
        </w:p>
      </w:sdtContent>
    </w:sdt>
    <w:p w14:paraId="365BB395"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(המזמין)</w:t>
      </w:r>
    </w:p>
    <w:p w14:paraId="77053AA9"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1EA855F0"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3AF5AB6F"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ג.א.נ.,</w:t>
      </w:r>
    </w:p>
    <w:p w14:paraId="7DBE9398"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133118FF"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5D989BF8" w14:textId="77777777" w:rsidR="00E56613" w:rsidRPr="00E56613" w:rsidRDefault="00E56613" w:rsidP="00E56613">
      <w:pPr>
        <w:spacing w:before="0" w:beforeAutospacing="0" w:after="0" w:afterAutospacing="0" w:line="240" w:lineRule="auto"/>
        <w:jc w:val="center"/>
        <w:rPr>
          <w:rFonts w:ascii="David" w:eastAsia="Times New Roman" w:hAnsi="David" w:cs="David"/>
          <w:snapToGrid w:val="0"/>
          <w:sz w:val="24"/>
          <w:szCs w:val="24"/>
          <w:rtl/>
        </w:rPr>
      </w:pPr>
      <w:r w:rsidRPr="00E56613">
        <w:rPr>
          <w:rFonts w:ascii="David" w:eastAsia="Times New Roman" w:hAnsi="David" w:cs="David"/>
          <w:snapToGrid w:val="0"/>
          <w:sz w:val="24"/>
          <w:szCs w:val="24"/>
          <w:rtl/>
        </w:rPr>
        <w:t>הנדון:</w:t>
      </w:r>
      <w:r w:rsidRPr="00E56613">
        <w:rPr>
          <w:rFonts w:ascii="David" w:eastAsia="Times New Roman" w:hAnsi="David" w:cs="David"/>
          <w:snapToGrid w:val="0"/>
          <w:color w:val="000000"/>
          <w:sz w:val="24"/>
          <w:szCs w:val="24"/>
          <w:rtl/>
        </w:rPr>
        <w:tab/>
      </w:r>
      <w:r w:rsidRPr="00E56613">
        <w:rPr>
          <w:rFonts w:ascii="David" w:eastAsia="Times New Roman" w:hAnsi="David" w:cs="David"/>
          <w:b/>
          <w:bCs/>
          <w:snapToGrid w:val="0"/>
          <w:sz w:val="24"/>
          <w:szCs w:val="24"/>
          <w:u w:val="single"/>
          <w:rtl/>
        </w:rPr>
        <w:t xml:space="preserve">הממונה על בטיחות באתר </w:t>
      </w:r>
      <w:sdt>
        <w:sdtPr>
          <w:rPr>
            <w:rFonts w:ascii="David" w:eastAsia="Times New Roman" w:hAnsi="David" w:cs="David"/>
            <w:b/>
            <w:bCs/>
            <w:snapToGrid w:val="0"/>
            <w:sz w:val="24"/>
            <w:szCs w:val="24"/>
            <w:u w:val="single"/>
            <w:rtl/>
          </w:rPr>
          <w:alias w:val="שם אתר"/>
          <w:tag w:val="cntSite"/>
          <w:id w:val="-50546619"/>
          <w:placeholder>
            <w:docPart w:val="3847880E1F70456097F2F624018F801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ins w:id="31" w:author="Kook Sec" w:date="2024-07-28T13:13:00Z">
            <w:r w:rsidR="00945BF5">
              <w:rPr>
                <w:rFonts w:ascii="David" w:eastAsia="Times New Roman" w:hAnsi="David" w:cs="David"/>
                <w:b/>
                <w:bCs/>
                <w:snapToGrid w:val="0"/>
                <w:sz w:val="24"/>
                <w:szCs w:val="24"/>
                <w:u w:val="single"/>
                <w:rtl/>
              </w:rPr>
              <w:t>רמת שרת שלב ב</w:t>
            </w:r>
          </w:ins>
        </w:sdtContent>
      </w:sdt>
    </w:p>
    <w:p w14:paraId="42A44ED0"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3470539C"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הריני לאשר בפניכם מינויי כממונה על בטיחות מטעם מבצע הבניה </w:t>
      </w:r>
      <w:sdt>
        <w:sdtPr>
          <w:rPr>
            <w:rFonts w:ascii="David" w:eastAsia="Times New Roman" w:hAnsi="David" w:cs="David"/>
            <w:snapToGrid w:val="0"/>
            <w:color w:val="008000"/>
            <w:sz w:val="24"/>
            <w:szCs w:val="24"/>
            <w:rtl/>
          </w:rPr>
          <w:alias w:val="שם אתר"/>
          <w:tag w:val="cntSite"/>
          <w:id w:val="-513381226"/>
          <w:placeholder>
            <w:docPart w:val="44FA1102FF78424A8960CA5AA22468A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ins w:id="32" w:author="Kook Sec" w:date="2024-07-28T13:13:00Z">
            <w:r w:rsidR="00945BF5">
              <w:rPr>
                <w:rFonts w:ascii="David" w:eastAsia="Times New Roman" w:hAnsi="David" w:cs="David"/>
                <w:snapToGrid w:val="0"/>
                <w:color w:val="008000"/>
                <w:sz w:val="24"/>
                <w:szCs w:val="24"/>
                <w:rtl/>
              </w:rPr>
              <w:t>רמת שרת שלב ב</w:t>
            </w:r>
          </w:ins>
        </w:sdtContent>
      </w:sdt>
    </w:p>
    <w:p w14:paraId="54445D8A"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p>
    <w:p w14:paraId="5DC5571D"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אני אבצע את תפקידי במיומנות ובמקצועיות על פי כל דין, ואהיה אחראי כלפיכם בכל מקרה בו אתרשל במילוי תפקידי.</w:t>
      </w:r>
    </w:p>
    <w:p w14:paraId="76ABE785"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p>
    <w:p w14:paraId="3BDDE06A"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אני מצהיר ומתחייב בזה כי אינני משמש עובד/קבלן שלכם, וכי כל דרישה מצידי בכל ענין הנוגע במישרין או בעקיפין לתפקידי, לרבות לענ</w:t>
      </w:r>
      <w:r w:rsidR="00DC3D24">
        <w:rPr>
          <w:rFonts w:ascii="David" w:eastAsia="Times New Roman" w:hAnsi="David" w:cs="David" w:hint="cs"/>
          <w:snapToGrid w:val="0"/>
          <w:sz w:val="24"/>
          <w:szCs w:val="24"/>
          <w:rtl/>
        </w:rPr>
        <w:t>י</w:t>
      </w:r>
      <w:r w:rsidRPr="00E56613">
        <w:rPr>
          <w:rFonts w:ascii="David" w:eastAsia="Times New Roman" w:hAnsi="David" w:cs="David"/>
          <w:snapToGrid w:val="0"/>
          <w:sz w:val="24"/>
          <w:szCs w:val="24"/>
          <w:rtl/>
        </w:rPr>
        <w:t>ין שכרי, ולרבות לעני</w:t>
      </w:r>
      <w:r w:rsidR="00DC3D24">
        <w:rPr>
          <w:rFonts w:ascii="David" w:eastAsia="Times New Roman" w:hAnsi="David" w:cs="David" w:hint="cs"/>
          <w:snapToGrid w:val="0"/>
          <w:sz w:val="24"/>
          <w:szCs w:val="24"/>
          <w:rtl/>
        </w:rPr>
        <w:t>י</w:t>
      </w:r>
      <w:r w:rsidRPr="00E56613">
        <w:rPr>
          <w:rFonts w:ascii="David" w:eastAsia="Times New Roman" w:hAnsi="David" w:cs="David"/>
          <w:snapToGrid w:val="0"/>
          <w:sz w:val="24"/>
          <w:szCs w:val="24"/>
          <w:rtl/>
        </w:rPr>
        <w:t xml:space="preserve">ן חובות המעביד כלפי על פי הדין, תופנה על ידי ל- </w:t>
      </w:r>
      <w:sdt>
        <w:sdtPr>
          <w:rPr>
            <w:rFonts w:ascii="David" w:eastAsia="Times New Roman" w:hAnsi="David" w:cs="David"/>
            <w:snapToGrid w:val="0"/>
            <w:color w:val="008000"/>
            <w:sz w:val="24"/>
            <w:szCs w:val="24"/>
            <w:rtl/>
          </w:rPr>
          <w:alias w:val="שם ספק"/>
          <w:tag w:val="cntSupllierName"/>
          <w:id w:val="796270110"/>
          <w:placeholder>
            <w:docPart w:val="9B736C2CF2AB47FF9C097A39755F308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DC3D24" w:rsidRPr="00DC3D24">
            <w:rPr>
              <w:rStyle w:val="a8"/>
              <w:color w:val="00B0F0"/>
              <w:rtl/>
            </w:rPr>
            <w:t>[שם ספק]</w:t>
          </w:r>
        </w:sdtContent>
      </w:sdt>
      <w:r w:rsidRPr="00E56613">
        <w:rPr>
          <w:rFonts w:ascii="David" w:eastAsia="Times New Roman" w:hAnsi="David" w:cs="David"/>
          <w:snapToGrid w:val="0"/>
          <w:sz w:val="24"/>
          <w:szCs w:val="24"/>
          <w:rtl/>
        </w:rPr>
        <w:t xml:space="preserve"> (הקבלן) בלבד.</w:t>
      </w:r>
    </w:p>
    <w:p w14:paraId="49F7092A"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p>
    <w:p w14:paraId="2527751D"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75C49FBD"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13311D6F"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5E42E3E5"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472DA75A"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3D79F565" w14:textId="77777777" w:rsidR="00E56613" w:rsidRPr="00E56613" w:rsidRDefault="00E56613" w:rsidP="00E56613">
      <w:pPr>
        <w:spacing w:before="0" w:beforeAutospacing="0" w:after="0" w:afterAutospacing="0" w:line="240" w:lineRule="auto"/>
        <w:ind w:left="240"/>
        <w:jc w:val="center"/>
        <w:rPr>
          <w:rFonts w:ascii="David" w:eastAsia="Times New Roman" w:hAnsi="David" w:cs="David"/>
          <w:snapToGrid w:val="0"/>
          <w:color w:val="000000"/>
          <w:sz w:val="24"/>
          <w:szCs w:val="24"/>
          <w:rtl/>
        </w:rPr>
      </w:pP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color w:val="000000"/>
          <w:sz w:val="24"/>
          <w:szCs w:val="24"/>
          <w:rtl/>
        </w:rPr>
        <w:tab/>
        <w:t xml:space="preserve">                 </w:t>
      </w:r>
    </w:p>
    <w:p w14:paraId="0AC80B65" w14:textId="77777777" w:rsidR="00E56613" w:rsidRPr="00E56613" w:rsidRDefault="00E56613" w:rsidP="00E56613">
      <w:pPr>
        <w:spacing w:before="0" w:beforeAutospacing="0" w:after="0" w:afterAutospacing="0" w:line="240" w:lineRule="auto"/>
        <w:ind w:left="240"/>
        <w:jc w:val="center"/>
        <w:rPr>
          <w:rFonts w:ascii="David" w:eastAsia="Times New Roman" w:hAnsi="David" w:cs="David"/>
          <w:snapToGrid w:val="0"/>
          <w:sz w:val="24"/>
          <w:szCs w:val="24"/>
          <w:rtl/>
        </w:rPr>
      </w:pPr>
      <w:r w:rsidRPr="00E56613">
        <w:rPr>
          <w:rFonts w:ascii="David" w:eastAsia="Times New Roman" w:hAnsi="David" w:cs="David"/>
          <w:snapToGrid w:val="0"/>
          <w:color w:val="000000"/>
          <w:sz w:val="24"/>
          <w:szCs w:val="24"/>
          <w:rtl/>
        </w:rPr>
        <w:t xml:space="preserve">                                                     </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___________________________</w:t>
      </w:r>
    </w:p>
    <w:p w14:paraId="3769E427" w14:textId="77777777" w:rsidR="00E56613" w:rsidRPr="00E56613" w:rsidRDefault="00E56613" w:rsidP="00E56613">
      <w:pPr>
        <w:tabs>
          <w:tab w:val="center" w:pos="2540"/>
          <w:tab w:val="right" w:pos="5600"/>
        </w:tabs>
        <w:spacing w:before="0" w:beforeAutospacing="0" w:after="0" w:afterAutospacing="0" w:line="240" w:lineRule="auto"/>
        <w:ind w:left="240"/>
        <w:jc w:val="center"/>
        <w:rPr>
          <w:rFonts w:ascii="David" w:eastAsia="Times New Roman" w:hAnsi="David" w:cs="David"/>
          <w:snapToGrid w:val="0"/>
          <w:sz w:val="24"/>
          <w:szCs w:val="24"/>
          <w:rtl/>
        </w:rPr>
      </w:pP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(ממונה על בטיחות)</w:t>
      </w:r>
    </w:p>
    <w:p w14:paraId="74628A6D" w14:textId="77777777" w:rsidR="00E56613" w:rsidRPr="00E56613" w:rsidRDefault="00E56613" w:rsidP="00E56613">
      <w:pPr>
        <w:spacing w:before="0" w:beforeAutospacing="0" w:after="0" w:afterAutospacing="0" w:line="240" w:lineRule="auto"/>
        <w:jc w:val="center"/>
        <w:rPr>
          <w:rFonts w:ascii="David" w:eastAsia="Times New Roman" w:hAnsi="David" w:cs="David"/>
          <w:b/>
          <w:bCs/>
          <w:snapToGrid w:val="0"/>
          <w:sz w:val="26"/>
          <w:szCs w:val="24"/>
          <w:u w:val="single"/>
          <w:rtl/>
        </w:rPr>
      </w:pPr>
      <w:r w:rsidRPr="00E56613">
        <w:rPr>
          <w:rFonts w:ascii="David" w:eastAsia="Times New Roman" w:hAnsi="David" w:cs="David"/>
          <w:snapToGrid w:val="0"/>
          <w:sz w:val="24"/>
          <w:szCs w:val="24"/>
          <w:rtl/>
        </w:rPr>
        <w:br w:type="page"/>
      </w:r>
      <w:r w:rsidRPr="00E56613">
        <w:rPr>
          <w:rFonts w:ascii="David" w:eastAsia="Times New Roman" w:hAnsi="David" w:cs="David"/>
          <w:b/>
          <w:bCs/>
          <w:snapToGrid w:val="0"/>
          <w:sz w:val="26"/>
          <w:szCs w:val="24"/>
          <w:u w:val="single"/>
          <w:rtl/>
        </w:rPr>
        <w:lastRenderedPageBreak/>
        <w:t xml:space="preserve">נספח 3.1.24 </w:t>
      </w:r>
    </w:p>
    <w:p w14:paraId="036564C6" w14:textId="77777777" w:rsidR="00E56613" w:rsidRPr="00E56613" w:rsidRDefault="00E56613" w:rsidP="00E56613">
      <w:pPr>
        <w:widowControl w:val="0"/>
        <w:spacing w:before="0" w:beforeAutospacing="0" w:after="0" w:afterAutospacing="0" w:line="240" w:lineRule="auto"/>
        <w:jc w:val="center"/>
        <w:rPr>
          <w:rFonts w:ascii="David" w:eastAsia="Times New Roman" w:hAnsi="David" w:cs="David"/>
          <w:b/>
          <w:bCs/>
          <w:snapToGrid w:val="0"/>
          <w:sz w:val="26"/>
          <w:szCs w:val="24"/>
          <w:u w:val="single"/>
          <w:rtl/>
        </w:rPr>
      </w:pPr>
      <w:r w:rsidRPr="00E56613">
        <w:rPr>
          <w:rFonts w:ascii="David" w:eastAsia="Times New Roman" w:hAnsi="David" w:cs="David"/>
          <w:b/>
          <w:bCs/>
          <w:snapToGrid w:val="0"/>
          <w:sz w:val="26"/>
          <w:szCs w:val="24"/>
          <w:u w:val="single"/>
          <w:rtl/>
        </w:rPr>
        <w:t>מפרט מבנה מפקח בהתאם לסעיף 18.2.6 להלן.</w:t>
      </w:r>
    </w:p>
    <w:p w14:paraId="63D7A611"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r w:rsidRPr="00E56613">
        <w:rPr>
          <w:rFonts w:ascii="David" w:eastAsia="Times New Roman" w:hAnsi="David" w:cs="David"/>
          <w:snapToGrid w:val="0"/>
          <w:color w:val="000000"/>
          <w:sz w:val="24"/>
          <w:szCs w:val="24"/>
          <w:rtl/>
        </w:rPr>
        <w:tab/>
      </w:r>
    </w:p>
    <w:p w14:paraId="630AC579"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המבנה הנ"ל יכלול:</w:t>
      </w:r>
    </w:p>
    <w:p w14:paraId="2F4690FE"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4135388A" w14:textId="77777777" w:rsidR="00E56613" w:rsidRPr="00E56613" w:rsidRDefault="00E56613" w:rsidP="00E56613">
      <w:pPr>
        <w:spacing w:before="0" w:beforeAutospacing="0" w:after="0" w:afterAutospacing="0" w:line="240" w:lineRule="auto"/>
        <w:ind w:left="600" w:hanging="60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1.</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 xml:space="preserve">חדר ישיבות בגודל 3 </w:t>
      </w:r>
      <w:r w:rsidRPr="00E56613">
        <w:rPr>
          <w:rFonts w:ascii="David" w:eastAsia="Times New Roman" w:hAnsi="David" w:cs="David"/>
          <w:snapToGrid w:val="0"/>
          <w:sz w:val="24"/>
          <w:szCs w:val="24"/>
        </w:rPr>
        <w:t>x</w:t>
      </w:r>
      <w:r w:rsidRPr="00E56613">
        <w:rPr>
          <w:rFonts w:ascii="David" w:eastAsia="Times New Roman" w:hAnsi="David" w:cs="David"/>
          <w:snapToGrid w:val="0"/>
          <w:sz w:val="24"/>
          <w:szCs w:val="24"/>
          <w:rtl/>
        </w:rPr>
        <w:t xml:space="preserve"> 5 מ"ר לפחות.</w:t>
      </w:r>
    </w:p>
    <w:p w14:paraId="31C6DEED" w14:textId="77777777" w:rsidR="00E56613" w:rsidRPr="00E56613" w:rsidRDefault="00E56613" w:rsidP="00E56613">
      <w:pPr>
        <w:spacing w:before="0" w:beforeAutospacing="0" w:after="0" w:afterAutospacing="0" w:line="240" w:lineRule="auto"/>
        <w:ind w:left="600" w:hanging="600"/>
        <w:jc w:val="both"/>
        <w:rPr>
          <w:rFonts w:ascii="David" w:eastAsia="Times New Roman" w:hAnsi="David" w:cs="David"/>
          <w:snapToGrid w:val="0"/>
          <w:sz w:val="24"/>
          <w:szCs w:val="24"/>
          <w:rtl/>
        </w:rPr>
      </w:pPr>
    </w:p>
    <w:p w14:paraId="3562E6F1" w14:textId="77777777" w:rsidR="00E56613" w:rsidRPr="00E56613" w:rsidRDefault="00E56613" w:rsidP="00E56613">
      <w:pPr>
        <w:spacing w:before="0" w:beforeAutospacing="0" w:after="0" w:afterAutospacing="0" w:line="240" w:lineRule="auto"/>
        <w:ind w:left="600" w:hanging="60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2.</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 xml:space="preserve">חדר למפקח בגודל 3 </w:t>
      </w:r>
      <w:r w:rsidRPr="00E56613">
        <w:rPr>
          <w:rFonts w:ascii="David" w:eastAsia="Times New Roman" w:hAnsi="David" w:cs="David"/>
          <w:snapToGrid w:val="0"/>
          <w:sz w:val="24"/>
          <w:szCs w:val="24"/>
        </w:rPr>
        <w:t>x</w:t>
      </w:r>
      <w:r w:rsidRPr="00E56613">
        <w:rPr>
          <w:rFonts w:ascii="David" w:eastAsia="Times New Roman" w:hAnsi="David" w:cs="David"/>
          <w:snapToGrid w:val="0"/>
          <w:sz w:val="24"/>
          <w:szCs w:val="24"/>
          <w:rtl/>
        </w:rPr>
        <w:t xml:space="preserve"> 3 מ"ר לפחות.</w:t>
      </w:r>
    </w:p>
    <w:p w14:paraId="2E4271E9" w14:textId="77777777" w:rsidR="00E56613" w:rsidRPr="00E56613" w:rsidRDefault="00E56613" w:rsidP="00E56613">
      <w:pPr>
        <w:spacing w:before="0" w:beforeAutospacing="0" w:after="0" w:afterAutospacing="0" w:line="240" w:lineRule="auto"/>
        <w:ind w:left="600" w:hanging="600"/>
        <w:jc w:val="both"/>
        <w:rPr>
          <w:rFonts w:ascii="David" w:eastAsia="Times New Roman" w:hAnsi="David" w:cs="David"/>
          <w:snapToGrid w:val="0"/>
          <w:sz w:val="24"/>
          <w:szCs w:val="24"/>
          <w:rtl/>
        </w:rPr>
      </w:pPr>
    </w:p>
    <w:p w14:paraId="4618C0A0" w14:textId="77777777" w:rsidR="00E56613" w:rsidRPr="00E56613" w:rsidRDefault="00E56613" w:rsidP="00E56613">
      <w:pPr>
        <w:spacing w:before="0" w:beforeAutospacing="0" w:after="0" w:afterAutospacing="0" w:line="240" w:lineRule="auto"/>
        <w:ind w:left="600" w:hanging="60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3.</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תא ש</w:t>
      </w:r>
      <w:r w:rsidR="00DC3D24">
        <w:rPr>
          <w:rFonts w:ascii="David" w:eastAsia="Times New Roman" w:hAnsi="David" w:cs="David" w:hint="cs"/>
          <w:snapToGrid w:val="0"/>
          <w:sz w:val="24"/>
          <w:szCs w:val="24"/>
          <w:rtl/>
        </w:rPr>
        <w:t>י</w:t>
      </w:r>
      <w:r w:rsidRPr="00E56613">
        <w:rPr>
          <w:rFonts w:ascii="David" w:eastAsia="Times New Roman" w:hAnsi="David" w:cs="David"/>
          <w:snapToGrid w:val="0"/>
          <w:sz w:val="24"/>
          <w:szCs w:val="24"/>
          <w:rtl/>
        </w:rPr>
        <w:t>רותים ופינת מטבחון צמודים למכלול החדרים הנ"ל.</w:t>
      </w:r>
    </w:p>
    <w:p w14:paraId="3EA290D1" w14:textId="77777777" w:rsidR="00E56613" w:rsidRPr="00E56613" w:rsidRDefault="00E56613" w:rsidP="00E56613">
      <w:pPr>
        <w:spacing w:before="0" w:beforeAutospacing="0" w:after="0" w:afterAutospacing="0" w:line="240" w:lineRule="auto"/>
        <w:ind w:left="600" w:hanging="600"/>
        <w:jc w:val="both"/>
        <w:rPr>
          <w:rFonts w:ascii="David" w:eastAsia="Times New Roman" w:hAnsi="David" w:cs="David"/>
          <w:snapToGrid w:val="0"/>
          <w:sz w:val="24"/>
          <w:szCs w:val="24"/>
          <w:rtl/>
        </w:rPr>
      </w:pPr>
    </w:p>
    <w:p w14:paraId="7D9A81D5" w14:textId="77777777" w:rsidR="00E56613" w:rsidRPr="00E56613" w:rsidRDefault="00E56613" w:rsidP="00E56613">
      <w:pPr>
        <w:spacing w:before="0" w:beforeAutospacing="0" w:after="0" w:afterAutospacing="0" w:line="240" w:lineRule="auto"/>
        <w:ind w:left="600" w:hanging="60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4.</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בכל חדר יהיו:</w:t>
      </w:r>
    </w:p>
    <w:p w14:paraId="2B73B567" w14:textId="77777777" w:rsidR="00E56613" w:rsidRPr="00E56613" w:rsidRDefault="00E56613" w:rsidP="00E56613">
      <w:pPr>
        <w:spacing w:before="0" w:beforeAutospacing="0" w:after="0" w:afterAutospacing="0" w:line="240" w:lineRule="auto"/>
        <w:ind w:left="1224" w:hanging="62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(1)</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דלת כניסה עם מנעול צילינדר.</w:t>
      </w:r>
    </w:p>
    <w:p w14:paraId="1102EEFC" w14:textId="77777777" w:rsidR="00E56613" w:rsidRPr="00E56613" w:rsidRDefault="00E56613" w:rsidP="00E56613">
      <w:pPr>
        <w:spacing w:before="0" w:beforeAutospacing="0" w:after="0" w:afterAutospacing="0" w:line="240" w:lineRule="auto"/>
        <w:ind w:left="1224" w:hanging="62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(2)</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2 חלונות אלומיניום עם צלונים מזוגגים ומסורגים.</w:t>
      </w:r>
    </w:p>
    <w:p w14:paraId="389706B9" w14:textId="77777777" w:rsidR="00E56613" w:rsidRPr="00E56613" w:rsidRDefault="00E56613" w:rsidP="00E56613">
      <w:pPr>
        <w:spacing w:before="0" w:beforeAutospacing="0" w:after="0" w:afterAutospacing="0" w:line="240" w:lineRule="auto"/>
        <w:ind w:left="1224" w:hanging="62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(3)</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מתקן כ</w:t>
      </w:r>
      <w:r w:rsidR="00DC3D24">
        <w:rPr>
          <w:rFonts w:ascii="David" w:eastAsia="Times New Roman" w:hAnsi="David" w:cs="David" w:hint="cs"/>
          <w:snapToGrid w:val="0"/>
          <w:sz w:val="24"/>
          <w:szCs w:val="24"/>
          <w:rtl/>
        </w:rPr>
        <w:t>ו</w:t>
      </w:r>
      <w:r w:rsidRPr="00E56613">
        <w:rPr>
          <w:rFonts w:ascii="David" w:eastAsia="Times New Roman" w:hAnsi="David" w:cs="David"/>
          <w:snapToGrid w:val="0"/>
          <w:sz w:val="24"/>
          <w:szCs w:val="24"/>
          <w:rtl/>
        </w:rPr>
        <w:t>ח ומאור (תאורת פלורסנט) כולל חבור למקור כ</w:t>
      </w:r>
      <w:r w:rsidR="00DC3D24">
        <w:rPr>
          <w:rFonts w:ascii="David" w:eastAsia="Times New Roman" w:hAnsi="David" w:cs="David" w:hint="cs"/>
          <w:snapToGrid w:val="0"/>
          <w:sz w:val="24"/>
          <w:szCs w:val="24"/>
          <w:rtl/>
        </w:rPr>
        <w:t>ו</w:t>
      </w:r>
      <w:r w:rsidRPr="00E56613">
        <w:rPr>
          <w:rFonts w:ascii="David" w:eastAsia="Times New Roman" w:hAnsi="David" w:cs="David"/>
          <w:snapToGrid w:val="0"/>
          <w:sz w:val="24"/>
          <w:szCs w:val="24"/>
          <w:rtl/>
        </w:rPr>
        <w:t>ח ואספקת חשמל.</w:t>
      </w:r>
    </w:p>
    <w:p w14:paraId="14E9C47F" w14:textId="77777777" w:rsidR="00E56613" w:rsidRPr="00E56613" w:rsidRDefault="00E56613" w:rsidP="00E56613">
      <w:pPr>
        <w:spacing w:before="0" w:beforeAutospacing="0" w:after="0" w:afterAutospacing="0" w:line="240" w:lineRule="auto"/>
        <w:ind w:left="1224" w:hanging="62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(4)</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מזגים מפוצלים חדשים כפי שיידרש ע"י המפקח.</w:t>
      </w:r>
    </w:p>
    <w:p w14:paraId="6723F515" w14:textId="77777777" w:rsidR="00E56613" w:rsidRPr="00E56613" w:rsidRDefault="00E56613" w:rsidP="00E56613">
      <w:pPr>
        <w:spacing w:before="0" w:beforeAutospacing="0" w:after="0" w:afterAutospacing="0" w:line="240" w:lineRule="auto"/>
        <w:ind w:left="1224" w:hanging="62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(5)</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לוחות לנעיצת תכניות מקובעים לקירות בכל היקף החדר.</w:t>
      </w:r>
    </w:p>
    <w:p w14:paraId="697E0244" w14:textId="77777777" w:rsidR="00E56613" w:rsidRPr="00E56613" w:rsidRDefault="00E56613" w:rsidP="00E56613">
      <w:pPr>
        <w:spacing w:before="0" w:beforeAutospacing="0" w:after="0" w:afterAutospacing="0" w:line="240" w:lineRule="auto"/>
        <w:ind w:left="1224" w:hanging="62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(6)</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טלפון:</w:t>
      </w:r>
    </w:p>
    <w:p w14:paraId="2229CA2A" w14:textId="77777777" w:rsidR="00E56613" w:rsidRPr="00E56613" w:rsidRDefault="00E56613" w:rsidP="00E56613">
      <w:pPr>
        <w:spacing w:before="0" w:beforeAutospacing="0" w:after="0" w:afterAutospacing="0" w:line="240" w:lineRule="auto"/>
        <w:ind w:left="1224" w:hanging="624"/>
        <w:jc w:val="both"/>
        <w:rPr>
          <w:rFonts w:ascii="David" w:eastAsia="Times New Roman" w:hAnsi="David" w:cs="David"/>
          <w:snapToGrid w:val="0"/>
          <w:sz w:val="24"/>
          <w:szCs w:val="24"/>
          <w:rtl/>
        </w:rPr>
      </w:pP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2 קווי טלפון עם שלוחות: לחדר הישיבות ולמכשיר הפקס' + טל' נייד/מכשיר קשר.</w:t>
      </w:r>
    </w:p>
    <w:p w14:paraId="383D7078" w14:textId="77777777" w:rsidR="00E56613" w:rsidRPr="00E56613" w:rsidRDefault="00E56613" w:rsidP="00E56613">
      <w:pPr>
        <w:spacing w:before="0" w:beforeAutospacing="0" w:after="0" w:afterAutospacing="0" w:line="240" w:lineRule="auto"/>
        <w:ind w:left="1224" w:hanging="62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(7)</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מתקן מים לאספקת מים קרים/חמים.</w:t>
      </w:r>
    </w:p>
    <w:p w14:paraId="281082D0" w14:textId="77777777" w:rsidR="00E56613" w:rsidRPr="00E56613" w:rsidRDefault="00E56613" w:rsidP="00E56613">
      <w:pPr>
        <w:spacing w:before="0" w:beforeAutospacing="0" w:after="0" w:afterAutospacing="0" w:line="240" w:lineRule="auto"/>
        <w:ind w:left="1224" w:hanging="624"/>
        <w:jc w:val="both"/>
        <w:rPr>
          <w:rFonts w:ascii="David" w:eastAsia="Times New Roman" w:hAnsi="David" w:cs="David"/>
          <w:snapToGrid w:val="0"/>
          <w:sz w:val="24"/>
          <w:szCs w:val="24"/>
          <w:u w:val="single"/>
          <w:rtl/>
        </w:rPr>
      </w:pPr>
      <w:r w:rsidRPr="00E56613">
        <w:rPr>
          <w:rFonts w:ascii="David" w:eastAsia="Times New Roman" w:hAnsi="David" w:cs="David"/>
          <w:snapToGrid w:val="0"/>
          <w:sz w:val="24"/>
          <w:szCs w:val="24"/>
          <w:rtl/>
        </w:rPr>
        <w:t>(8)</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רהוט וציוד משרדי:</w:t>
      </w:r>
    </w:p>
    <w:p w14:paraId="1C772986" w14:textId="77777777" w:rsidR="00E56613" w:rsidRPr="00E56613" w:rsidRDefault="00E56613" w:rsidP="00E56613">
      <w:pPr>
        <w:spacing w:before="0" w:beforeAutospacing="0" w:after="0" w:afterAutospacing="0" w:line="240" w:lineRule="auto"/>
        <w:ind w:left="1224" w:hanging="624"/>
        <w:jc w:val="both"/>
        <w:rPr>
          <w:rFonts w:ascii="David" w:eastAsia="Times New Roman" w:hAnsi="David" w:cs="David"/>
          <w:snapToGrid w:val="0"/>
          <w:sz w:val="24"/>
          <w:szCs w:val="24"/>
          <w:rtl/>
        </w:rPr>
      </w:pP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 לחדר הדיונים:</w:t>
      </w:r>
    </w:p>
    <w:p w14:paraId="2280C9DB" w14:textId="77777777" w:rsidR="00E56613" w:rsidRPr="00E56613" w:rsidRDefault="00E56613" w:rsidP="00E56613">
      <w:pPr>
        <w:spacing w:before="0" w:beforeAutospacing="0" w:after="0" w:afterAutospacing="0" w:line="240" w:lineRule="auto"/>
        <w:ind w:left="1224" w:hanging="624"/>
        <w:jc w:val="both"/>
        <w:rPr>
          <w:rFonts w:ascii="David" w:eastAsia="Times New Roman" w:hAnsi="David" w:cs="David"/>
          <w:snapToGrid w:val="0"/>
          <w:sz w:val="24"/>
          <w:szCs w:val="24"/>
          <w:rtl/>
        </w:rPr>
      </w:pP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שולחן דיונים במידות 240</w:t>
      </w:r>
      <w:r w:rsidRPr="00E56613">
        <w:rPr>
          <w:rFonts w:ascii="David" w:eastAsia="Times New Roman" w:hAnsi="David" w:cs="David"/>
          <w:snapToGrid w:val="0"/>
          <w:sz w:val="24"/>
          <w:szCs w:val="24"/>
        </w:rPr>
        <w:t>x</w:t>
      </w:r>
      <w:r w:rsidRPr="00E56613">
        <w:rPr>
          <w:rFonts w:ascii="David" w:eastAsia="Times New Roman" w:hAnsi="David" w:cs="David"/>
          <w:snapToGrid w:val="0"/>
          <w:sz w:val="24"/>
          <w:szCs w:val="24"/>
          <w:rtl/>
        </w:rPr>
        <w:t xml:space="preserve"> </w:t>
      </w:r>
      <w:smartTag w:uri="urn:schemas-microsoft-com:office:smarttags" w:element="metricconverter">
        <w:smartTagPr>
          <w:attr w:name="ProductID" w:val="120 ס&quot;מ"/>
        </w:smartTagPr>
        <w:r w:rsidRPr="00E56613">
          <w:rPr>
            <w:rFonts w:ascii="David" w:eastAsia="Times New Roman" w:hAnsi="David" w:cs="David"/>
            <w:snapToGrid w:val="0"/>
            <w:sz w:val="24"/>
            <w:szCs w:val="24"/>
            <w:rtl/>
          </w:rPr>
          <w:t>120 ס"מ</w:t>
        </w:r>
      </w:smartTag>
      <w:r w:rsidRPr="00E56613">
        <w:rPr>
          <w:rFonts w:ascii="David" w:eastAsia="Times New Roman" w:hAnsi="David" w:cs="David"/>
          <w:snapToGrid w:val="0"/>
          <w:sz w:val="24"/>
          <w:szCs w:val="24"/>
          <w:rtl/>
        </w:rPr>
        <w:t>.</w:t>
      </w:r>
    </w:p>
    <w:p w14:paraId="41CC97AC" w14:textId="77777777" w:rsidR="00E56613" w:rsidRPr="00E56613" w:rsidRDefault="00E56613" w:rsidP="00E56613">
      <w:pPr>
        <w:spacing w:before="0" w:beforeAutospacing="0" w:after="0" w:afterAutospacing="0" w:line="240" w:lineRule="auto"/>
        <w:ind w:left="1224" w:hanging="624"/>
        <w:jc w:val="both"/>
        <w:rPr>
          <w:rFonts w:ascii="David" w:eastAsia="Times New Roman" w:hAnsi="David" w:cs="David"/>
          <w:snapToGrid w:val="0"/>
          <w:sz w:val="24"/>
          <w:szCs w:val="24"/>
          <w:rtl/>
        </w:rPr>
      </w:pP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15 כסאות.</w:t>
      </w:r>
    </w:p>
    <w:p w14:paraId="60E37567" w14:textId="77777777" w:rsidR="00E56613" w:rsidRPr="00E56613" w:rsidRDefault="00E56613" w:rsidP="00E56613">
      <w:pPr>
        <w:spacing w:before="0" w:beforeAutospacing="0" w:after="0" w:afterAutospacing="0" w:line="240" w:lineRule="auto"/>
        <w:ind w:left="1224" w:hanging="624"/>
        <w:jc w:val="both"/>
        <w:rPr>
          <w:rFonts w:ascii="David" w:eastAsia="Times New Roman" w:hAnsi="David" w:cs="David"/>
          <w:snapToGrid w:val="0"/>
          <w:sz w:val="24"/>
          <w:szCs w:val="24"/>
          <w:rtl/>
        </w:rPr>
      </w:pP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 לחדר המפקח:</w:t>
      </w:r>
    </w:p>
    <w:p w14:paraId="111BDB0B" w14:textId="77777777" w:rsidR="00E56613" w:rsidRPr="00E56613" w:rsidRDefault="00E56613" w:rsidP="00E56613">
      <w:pPr>
        <w:spacing w:before="0" w:beforeAutospacing="0" w:after="0" w:afterAutospacing="0" w:line="240" w:lineRule="auto"/>
        <w:ind w:left="1224" w:hanging="624"/>
        <w:jc w:val="both"/>
        <w:rPr>
          <w:rFonts w:ascii="David" w:eastAsia="Times New Roman" w:hAnsi="David" w:cs="David"/>
          <w:snapToGrid w:val="0"/>
          <w:sz w:val="24"/>
          <w:szCs w:val="24"/>
          <w:rtl/>
        </w:rPr>
      </w:pP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 xml:space="preserve">שולחן עבודה במידות 80 </w:t>
      </w:r>
      <w:r w:rsidRPr="00E56613">
        <w:rPr>
          <w:rFonts w:ascii="David" w:eastAsia="Times New Roman" w:hAnsi="David" w:cs="David"/>
          <w:snapToGrid w:val="0"/>
          <w:sz w:val="24"/>
          <w:szCs w:val="24"/>
        </w:rPr>
        <w:t>x</w:t>
      </w:r>
      <w:r w:rsidRPr="00E56613">
        <w:rPr>
          <w:rFonts w:ascii="David" w:eastAsia="Times New Roman" w:hAnsi="David" w:cs="David"/>
          <w:snapToGrid w:val="0"/>
          <w:sz w:val="24"/>
          <w:szCs w:val="24"/>
          <w:rtl/>
        </w:rPr>
        <w:t xml:space="preserve"> </w:t>
      </w:r>
      <w:smartTag w:uri="urn:schemas-microsoft-com:office:smarttags" w:element="metricconverter">
        <w:smartTagPr>
          <w:attr w:name="ProductID" w:val="160 ס&quot;מ"/>
        </w:smartTagPr>
        <w:r w:rsidRPr="00E56613">
          <w:rPr>
            <w:rFonts w:ascii="David" w:eastAsia="Times New Roman" w:hAnsi="David" w:cs="David"/>
            <w:snapToGrid w:val="0"/>
            <w:sz w:val="24"/>
            <w:szCs w:val="24"/>
            <w:rtl/>
          </w:rPr>
          <w:t>160 ס"מ</w:t>
        </w:r>
      </w:smartTag>
      <w:r w:rsidRPr="00E56613">
        <w:rPr>
          <w:rFonts w:ascii="David" w:eastAsia="Times New Roman" w:hAnsi="David" w:cs="David"/>
          <w:snapToGrid w:val="0"/>
          <w:sz w:val="24"/>
          <w:szCs w:val="24"/>
          <w:rtl/>
        </w:rPr>
        <w:t xml:space="preserve"> עם תאים, מגירות ננעלים.</w:t>
      </w:r>
    </w:p>
    <w:p w14:paraId="74AEFAAD" w14:textId="77777777" w:rsidR="00E56613" w:rsidRPr="00E56613" w:rsidRDefault="00E56613" w:rsidP="00E56613">
      <w:pPr>
        <w:spacing w:before="0" w:beforeAutospacing="0" w:after="0" w:afterAutospacing="0" w:line="240" w:lineRule="auto"/>
        <w:ind w:left="1224" w:hanging="624"/>
        <w:jc w:val="both"/>
        <w:rPr>
          <w:rFonts w:ascii="David" w:eastAsia="Times New Roman" w:hAnsi="David" w:cs="David"/>
          <w:snapToGrid w:val="0"/>
          <w:sz w:val="24"/>
          <w:szCs w:val="24"/>
          <w:rtl/>
        </w:rPr>
      </w:pP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3 כסאות.</w:t>
      </w:r>
    </w:p>
    <w:p w14:paraId="77D3BC33" w14:textId="77777777" w:rsidR="00E56613" w:rsidRPr="00E56613" w:rsidRDefault="00E56613" w:rsidP="00E56613">
      <w:pPr>
        <w:spacing w:before="0" w:beforeAutospacing="0" w:after="0" w:afterAutospacing="0" w:line="240" w:lineRule="auto"/>
        <w:ind w:left="1224" w:hanging="624"/>
        <w:jc w:val="both"/>
        <w:rPr>
          <w:rFonts w:ascii="David" w:eastAsia="Times New Roman" w:hAnsi="David" w:cs="David"/>
          <w:snapToGrid w:val="0"/>
          <w:sz w:val="24"/>
          <w:szCs w:val="24"/>
          <w:rtl/>
        </w:rPr>
      </w:pP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 xml:space="preserve">2 ארונות פח ננעלים כדוגמת הארגז במידות 200 </w:t>
      </w:r>
      <w:r w:rsidRPr="00E56613">
        <w:rPr>
          <w:rFonts w:ascii="David" w:eastAsia="Times New Roman" w:hAnsi="David" w:cs="David"/>
          <w:snapToGrid w:val="0"/>
          <w:sz w:val="24"/>
          <w:szCs w:val="24"/>
        </w:rPr>
        <w:t>x</w:t>
      </w:r>
      <w:r w:rsidRPr="00E56613">
        <w:rPr>
          <w:rFonts w:ascii="David" w:eastAsia="Times New Roman" w:hAnsi="David" w:cs="David"/>
          <w:snapToGrid w:val="0"/>
          <w:sz w:val="24"/>
          <w:szCs w:val="24"/>
          <w:rtl/>
        </w:rPr>
        <w:t xml:space="preserve"> 40 </w:t>
      </w:r>
      <w:r w:rsidRPr="00E56613">
        <w:rPr>
          <w:rFonts w:ascii="David" w:eastAsia="Times New Roman" w:hAnsi="David" w:cs="David"/>
          <w:snapToGrid w:val="0"/>
          <w:sz w:val="24"/>
          <w:szCs w:val="24"/>
        </w:rPr>
        <w:t>x</w:t>
      </w:r>
      <w:r w:rsidRPr="00E56613">
        <w:rPr>
          <w:rFonts w:ascii="David" w:eastAsia="Times New Roman" w:hAnsi="David" w:cs="David"/>
          <w:snapToGrid w:val="0"/>
          <w:sz w:val="24"/>
          <w:szCs w:val="24"/>
          <w:rtl/>
        </w:rPr>
        <w:t xml:space="preserve"> </w:t>
      </w:r>
      <w:smartTag w:uri="urn:schemas-microsoft-com:office:smarttags" w:element="metricconverter">
        <w:smartTagPr>
          <w:attr w:name="ProductID" w:val="80 ס&quot;מ"/>
        </w:smartTagPr>
        <w:r w:rsidRPr="00E56613">
          <w:rPr>
            <w:rFonts w:ascii="David" w:eastAsia="Times New Roman" w:hAnsi="David" w:cs="David"/>
            <w:snapToGrid w:val="0"/>
            <w:sz w:val="24"/>
            <w:szCs w:val="24"/>
            <w:rtl/>
          </w:rPr>
          <w:t>80 ס"מ</w:t>
        </w:r>
      </w:smartTag>
      <w:r w:rsidRPr="00E56613">
        <w:rPr>
          <w:rFonts w:ascii="David" w:eastAsia="Times New Roman" w:hAnsi="David" w:cs="David"/>
          <w:snapToGrid w:val="0"/>
          <w:sz w:val="24"/>
          <w:szCs w:val="24"/>
          <w:rtl/>
        </w:rPr>
        <w:t xml:space="preserve"> כ"א.</w:t>
      </w:r>
    </w:p>
    <w:p w14:paraId="10E7EC63" w14:textId="77777777" w:rsidR="00E56613" w:rsidRPr="00E56613" w:rsidRDefault="00E56613" w:rsidP="00E56613">
      <w:pPr>
        <w:spacing w:before="0" w:beforeAutospacing="0" w:after="0" w:afterAutospacing="0" w:line="240" w:lineRule="auto"/>
        <w:ind w:left="1224" w:hanging="624"/>
        <w:jc w:val="both"/>
        <w:rPr>
          <w:rFonts w:ascii="David" w:eastAsia="Times New Roman" w:hAnsi="David" w:cs="David"/>
          <w:snapToGrid w:val="0"/>
          <w:sz w:val="24"/>
          <w:szCs w:val="24"/>
          <w:rtl/>
        </w:rPr>
      </w:pP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 xml:space="preserve">שולחן במידות 60 </w:t>
      </w:r>
      <w:r w:rsidRPr="00E56613">
        <w:rPr>
          <w:rFonts w:ascii="David" w:eastAsia="Times New Roman" w:hAnsi="David" w:cs="David"/>
          <w:snapToGrid w:val="0"/>
          <w:sz w:val="24"/>
          <w:szCs w:val="24"/>
        </w:rPr>
        <w:t>x</w:t>
      </w:r>
      <w:r w:rsidRPr="00E56613">
        <w:rPr>
          <w:rFonts w:ascii="David" w:eastAsia="Times New Roman" w:hAnsi="David" w:cs="David"/>
          <w:snapToGrid w:val="0"/>
          <w:sz w:val="24"/>
          <w:szCs w:val="24"/>
          <w:rtl/>
        </w:rPr>
        <w:t xml:space="preserve"> </w:t>
      </w:r>
      <w:smartTag w:uri="urn:schemas-microsoft-com:office:smarttags" w:element="metricconverter">
        <w:smartTagPr>
          <w:attr w:name="ProductID" w:val="80 ס&quot;מ"/>
        </w:smartTagPr>
        <w:r w:rsidRPr="00E56613">
          <w:rPr>
            <w:rFonts w:ascii="David" w:eastAsia="Times New Roman" w:hAnsi="David" w:cs="David"/>
            <w:snapToGrid w:val="0"/>
            <w:sz w:val="24"/>
            <w:szCs w:val="24"/>
            <w:rtl/>
          </w:rPr>
          <w:t>80 ס"מ</w:t>
        </w:r>
      </w:smartTag>
      <w:r w:rsidRPr="00E56613">
        <w:rPr>
          <w:rFonts w:ascii="David" w:eastAsia="Times New Roman" w:hAnsi="David" w:cs="David"/>
          <w:snapToGrid w:val="0"/>
          <w:sz w:val="24"/>
          <w:szCs w:val="24"/>
          <w:rtl/>
        </w:rPr>
        <w:t>.</w:t>
      </w:r>
    </w:p>
    <w:p w14:paraId="2C644F2F" w14:textId="77777777" w:rsidR="00E56613" w:rsidRPr="00E56613" w:rsidRDefault="00E56613" w:rsidP="00E56613">
      <w:pPr>
        <w:spacing w:before="0" w:beforeAutospacing="0" w:after="0" w:afterAutospacing="0" w:line="240" w:lineRule="auto"/>
        <w:ind w:left="1224" w:hanging="624"/>
        <w:jc w:val="both"/>
        <w:rPr>
          <w:rFonts w:ascii="David" w:eastAsia="Times New Roman" w:hAnsi="David" w:cs="David"/>
          <w:snapToGrid w:val="0"/>
          <w:sz w:val="24"/>
          <w:szCs w:val="24"/>
          <w:rtl/>
        </w:rPr>
      </w:pP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 xml:space="preserve">1 מחשב חדש עם מעבד  לפחות </w:t>
      </w:r>
      <w:r w:rsidRPr="00E56613">
        <w:rPr>
          <w:rFonts w:ascii="David" w:eastAsia="Times New Roman" w:hAnsi="David" w:cs="David"/>
          <w:snapToGrid w:val="0"/>
          <w:sz w:val="24"/>
          <w:szCs w:val="24"/>
        </w:rPr>
        <w:t>i3 370</w:t>
      </w:r>
      <w:r w:rsidRPr="00E56613">
        <w:rPr>
          <w:rFonts w:ascii="David" w:eastAsia="Times New Roman" w:hAnsi="David" w:cs="David"/>
          <w:snapToGrid w:val="0"/>
          <w:sz w:val="24"/>
          <w:szCs w:val="24"/>
          <w:rtl/>
        </w:rPr>
        <w:t xml:space="preserve"> אינטל עם דיסק קשיח 320 </w:t>
      </w:r>
      <w:r w:rsidRPr="00E56613">
        <w:rPr>
          <w:rFonts w:ascii="David" w:eastAsia="Times New Roman" w:hAnsi="David" w:cs="David"/>
          <w:snapToGrid w:val="0"/>
          <w:sz w:val="24"/>
          <w:szCs w:val="24"/>
        </w:rPr>
        <w:t>GIGAHRTZ</w:t>
      </w:r>
      <w:r w:rsidRPr="00E56613">
        <w:rPr>
          <w:rFonts w:ascii="David" w:eastAsia="Times New Roman" w:hAnsi="David" w:cs="David"/>
          <w:snapToGrid w:val="0"/>
          <w:sz w:val="24"/>
          <w:szCs w:val="24"/>
          <w:rtl/>
        </w:rPr>
        <w:t>, זיכרון פנימי</w:t>
      </w:r>
      <w:r w:rsidRPr="00E56613">
        <w:rPr>
          <w:rFonts w:ascii="David" w:eastAsia="Times New Roman" w:hAnsi="David" w:cs="David"/>
          <w:snapToGrid w:val="0"/>
          <w:sz w:val="24"/>
          <w:szCs w:val="24"/>
        </w:rPr>
        <w:t xml:space="preserve"> 2048 MB DDR3</w:t>
      </w:r>
      <w:r w:rsidRPr="00E56613">
        <w:rPr>
          <w:rFonts w:ascii="David" w:eastAsia="Times New Roman" w:hAnsi="David" w:cs="David"/>
          <w:snapToGrid w:val="0"/>
          <w:sz w:val="24"/>
          <w:szCs w:val="24"/>
          <w:rtl/>
        </w:rPr>
        <w:t xml:space="preserve">, מגה ותוכנות חלונות ו"אופיס" מהדורה אחרונה, </w:t>
      </w:r>
      <w:r w:rsidRPr="00E56613">
        <w:rPr>
          <w:rFonts w:ascii="David" w:eastAsia="Times New Roman" w:hAnsi="David" w:cs="David"/>
          <w:snapToGrid w:val="0"/>
          <w:sz w:val="24"/>
          <w:szCs w:val="24"/>
        </w:rPr>
        <w:t>M.S Project</w:t>
      </w:r>
      <w:r w:rsidRPr="00E56613">
        <w:rPr>
          <w:rFonts w:ascii="David" w:eastAsia="Times New Roman" w:hAnsi="David" w:cs="David"/>
          <w:snapToGrid w:val="0"/>
          <w:sz w:val="24"/>
          <w:szCs w:val="24"/>
          <w:rtl/>
        </w:rPr>
        <w:t>, וסופר תקציב סופר מכרז של רמדור ותוכנת  "</w:t>
      </w:r>
      <w:r w:rsidRPr="00E56613">
        <w:rPr>
          <w:rFonts w:ascii="David" w:eastAsia="Times New Roman" w:hAnsi="David" w:cs="David"/>
          <w:snapToGrid w:val="0"/>
          <w:sz w:val="24"/>
          <w:szCs w:val="24"/>
        </w:rPr>
        <w:t>view</w:t>
      </w:r>
      <w:r w:rsidRPr="00E56613">
        <w:rPr>
          <w:rFonts w:ascii="David" w:eastAsia="Times New Roman" w:hAnsi="David" w:cs="David"/>
          <w:snapToGrid w:val="0"/>
          <w:sz w:val="24"/>
          <w:szCs w:val="24"/>
          <w:rtl/>
        </w:rPr>
        <w:t xml:space="preserve"> @" בצירוף חיבור מהיר לאינטרנט, ע"י </w:t>
      </w:r>
      <w:r w:rsidRPr="00E56613">
        <w:rPr>
          <w:rFonts w:ascii="David" w:eastAsia="Times New Roman" w:hAnsi="David" w:cs="David"/>
          <w:snapToGrid w:val="0"/>
          <w:sz w:val="24"/>
          <w:szCs w:val="24"/>
        </w:rPr>
        <w:t>ADSL</w:t>
      </w:r>
      <w:r w:rsidRPr="00E56613">
        <w:rPr>
          <w:rFonts w:ascii="David" w:eastAsia="Times New Roman" w:hAnsi="David" w:cs="David"/>
          <w:snapToGrid w:val="0"/>
          <w:sz w:val="24"/>
          <w:szCs w:val="24"/>
          <w:rtl/>
        </w:rPr>
        <w:t xml:space="preserve"> בחיבור שלפחות</w:t>
      </w:r>
      <w:r w:rsidRPr="00E56613">
        <w:rPr>
          <w:rFonts w:ascii="David" w:eastAsia="Times New Roman" w:hAnsi="David" w:cs="David"/>
          <w:snapToGrid w:val="0"/>
          <w:sz w:val="24"/>
          <w:szCs w:val="24"/>
        </w:rPr>
        <w:t>MB</w:t>
      </w:r>
      <w:r w:rsidRPr="00E56613">
        <w:rPr>
          <w:rFonts w:ascii="David" w:eastAsia="Times New Roman" w:hAnsi="David" w:cs="David"/>
          <w:snapToGrid w:val="0"/>
          <w:sz w:val="24"/>
          <w:szCs w:val="24"/>
          <w:rtl/>
        </w:rPr>
        <w:t>5.</w:t>
      </w:r>
    </w:p>
    <w:p w14:paraId="1F3E80EA" w14:textId="77777777" w:rsidR="00E56613" w:rsidRPr="00E56613" w:rsidRDefault="00E56613" w:rsidP="00E56613">
      <w:pPr>
        <w:spacing w:before="0" w:beforeAutospacing="0" w:after="0" w:afterAutospacing="0" w:line="240" w:lineRule="auto"/>
        <w:ind w:left="1224" w:hanging="624"/>
        <w:jc w:val="both"/>
        <w:rPr>
          <w:rFonts w:ascii="David" w:eastAsia="Times New Roman" w:hAnsi="David" w:cs="David"/>
          <w:snapToGrid w:val="0"/>
          <w:sz w:val="24"/>
          <w:szCs w:val="24"/>
          <w:rtl/>
        </w:rPr>
      </w:pP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מפרט המחשב והתוכנות טעון אישור על ידי המפקח.</w:t>
      </w:r>
    </w:p>
    <w:p w14:paraId="3BE44562" w14:textId="77777777" w:rsidR="00E56613" w:rsidRPr="00E56613" w:rsidRDefault="00E56613" w:rsidP="00E56613">
      <w:pPr>
        <w:spacing w:before="0" w:beforeAutospacing="0" w:after="0" w:afterAutospacing="0" w:line="240" w:lineRule="auto"/>
        <w:ind w:left="1224" w:hanging="624"/>
        <w:jc w:val="both"/>
        <w:rPr>
          <w:rFonts w:ascii="David" w:eastAsia="Times New Roman" w:hAnsi="David" w:cs="David"/>
          <w:snapToGrid w:val="0"/>
          <w:sz w:val="24"/>
          <w:szCs w:val="24"/>
          <w:rtl/>
        </w:rPr>
      </w:pP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 xml:space="preserve">מדפסת צבעונית </w:t>
      </w:r>
      <w:r w:rsidRPr="00E56613">
        <w:rPr>
          <w:rFonts w:ascii="David" w:eastAsia="Times New Roman" w:hAnsi="David" w:cs="David"/>
          <w:snapToGrid w:val="0"/>
          <w:sz w:val="24"/>
          <w:szCs w:val="24"/>
        </w:rPr>
        <w:t>A4</w:t>
      </w:r>
      <w:r w:rsidRPr="00E56613">
        <w:rPr>
          <w:rFonts w:ascii="David" w:eastAsia="Times New Roman" w:hAnsi="David" w:cs="David"/>
          <w:snapToGrid w:val="0"/>
          <w:sz w:val="24"/>
          <w:szCs w:val="24"/>
          <w:rtl/>
        </w:rPr>
        <w:t xml:space="preserve"> חדשה, דגם יימסר על ידי המזמין/המפקח.</w:t>
      </w:r>
    </w:p>
    <w:p w14:paraId="3F46992B" w14:textId="77777777" w:rsidR="00E56613" w:rsidRPr="00E56613" w:rsidRDefault="00E56613" w:rsidP="00E56613">
      <w:pPr>
        <w:spacing w:before="0" w:beforeAutospacing="0" w:after="0" w:afterAutospacing="0" w:line="240" w:lineRule="auto"/>
        <w:ind w:left="1224" w:hanging="624"/>
        <w:jc w:val="both"/>
        <w:rPr>
          <w:rFonts w:ascii="David" w:eastAsia="Times New Roman" w:hAnsi="David" w:cs="David"/>
          <w:snapToGrid w:val="0"/>
          <w:sz w:val="24"/>
          <w:szCs w:val="24"/>
          <w:rtl/>
        </w:rPr>
      </w:pP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 xml:space="preserve">מכשיר פקסימיליה המאפשר צילום </w:t>
      </w:r>
      <w:r w:rsidRPr="00E56613">
        <w:rPr>
          <w:rFonts w:ascii="David" w:eastAsia="Times New Roman" w:hAnsi="David" w:cs="David"/>
          <w:snapToGrid w:val="0"/>
          <w:sz w:val="24"/>
          <w:szCs w:val="24"/>
        </w:rPr>
        <w:t>A4</w:t>
      </w:r>
      <w:r w:rsidRPr="00E56613">
        <w:rPr>
          <w:rFonts w:ascii="David" w:eastAsia="Times New Roman" w:hAnsi="David" w:cs="David"/>
          <w:snapToGrid w:val="0"/>
          <w:sz w:val="24"/>
          <w:szCs w:val="24"/>
          <w:rtl/>
        </w:rPr>
        <w:t xml:space="preserve"> על נייר רגיל.</w:t>
      </w:r>
    </w:p>
    <w:p w14:paraId="126ED4ED" w14:textId="77777777" w:rsidR="00E56613" w:rsidRPr="00E56613" w:rsidRDefault="00E56613" w:rsidP="00E56613">
      <w:pPr>
        <w:spacing w:before="0" w:beforeAutospacing="0" w:after="0" w:afterAutospacing="0" w:line="240" w:lineRule="auto"/>
        <w:ind w:left="1224" w:hanging="624"/>
        <w:jc w:val="both"/>
        <w:rPr>
          <w:rFonts w:ascii="David" w:eastAsia="Times New Roman" w:hAnsi="David" w:cs="David"/>
          <w:snapToGrid w:val="0"/>
          <w:sz w:val="24"/>
          <w:szCs w:val="24"/>
          <w:u w:val="single"/>
          <w:rtl/>
        </w:rPr>
      </w:pP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 xml:space="preserve">- בנוסף יעמיד הקבלן מכונת צילום חדישה לדפי </w:t>
      </w:r>
      <w:r w:rsidRPr="00E56613">
        <w:rPr>
          <w:rFonts w:ascii="David" w:eastAsia="Times New Roman" w:hAnsi="David" w:cs="David"/>
          <w:snapToGrid w:val="0"/>
          <w:sz w:val="24"/>
          <w:szCs w:val="24"/>
        </w:rPr>
        <w:t>A4, A3</w:t>
      </w:r>
      <w:r w:rsidRPr="00E56613">
        <w:rPr>
          <w:rFonts w:ascii="David" w:eastAsia="Times New Roman" w:hAnsi="David" w:cs="David"/>
          <w:snapToGrid w:val="0"/>
          <w:sz w:val="24"/>
          <w:szCs w:val="24"/>
          <w:rtl/>
        </w:rPr>
        <w:t xml:space="preserve"> לשימוש משותף של הקבלן והמפקח.</w:t>
      </w:r>
    </w:p>
    <w:p w14:paraId="40EB3475" w14:textId="77777777" w:rsidR="00E56613" w:rsidRPr="00E56613" w:rsidRDefault="00E56613" w:rsidP="00E56613">
      <w:pPr>
        <w:spacing w:before="0" w:beforeAutospacing="0" w:after="0" w:afterAutospacing="0" w:line="240" w:lineRule="auto"/>
        <w:ind w:left="1224" w:hanging="624"/>
        <w:jc w:val="both"/>
        <w:rPr>
          <w:rFonts w:ascii="David" w:eastAsia="Times New Roman" w:hAnsi="David" w:cs="David"/>
          <w:snapToGrid w:val="0"/>
          <w:sz w:val="24"/>
          <w:szCs w:val="24"/>
          <w:u w:val="single"/>
          <w:rtl/>
        </w:rPr>
      </w:pPr>
    </w:p>
    <w:p w14:paraId="1A48345D" w14:textId="77777777" w:rsidR="00E56613" w:rsidRPr="00E56613" w:rsidRDefault="00E56613" w:rsidP="00E56613">
      <w:pPr>
        <w:spacing w:before="0" w:beforeAutospacing="0" w:after="0" w:afterAutospacing="0" w:line="240" w:lineRule="auto"/>
        <w:ind w:left="1224" w:hanging="624"/>
        <w:jc w:val="both"/>
        <w:rPr>
          <w:rFonts w:ascii="David" w:eastAsia="Times New Roman" w:hAnsi="David" w:cs="David"/>
          <w:snapToGrid w:val="0"/>
          <w:sz w:val="24"/>
          <w:szCs w:val="24"/>
          <w:rtl/>
        </w:rPr>
      </w:pP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כל ההוצאות הכרוכות בהקמת, שמירת, אחזקת, אספקת חשמל, אספקת מים, דפי צילום, דיו למדפסת, אספקת מיום מינראליים, אספקת טלפון (קווי ו/או אלחוטי ונייד), אספקת נייר טואלט, תשלום בגין כל הנ"ל, תשלומי מסים ואגרות, ניקיון יומי, פירוקם ופינויים של המשרדים תחולנה על הקבלן.</w:t>
      </w:r>
    </w:p>
    <w:p w14:paraId="5F0D8EAD"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26277A36" w14:textId="77777777" w:rsidR="00E56613" w:rsidRPr="00E56613" w:rsidRDefault="00E56613" w:rsidP="00E56613">
      <w:pPr>
        <w:spacing w:before="0" w:beforeAutospacing="0" w:after="0" w:afterAutospacing="0" w:line="240" w:lineRule="auto"/>
        <w:ind w:left="600" w:hanging="60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5.</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בתא השירותים ופינת המטבחון יהיו:</w:t>
      </w:r>
    </w:p>
    <w:p w14:paraId="53882AA7" w14:textId="77777777" w:rsidR="00E56613" w:rsidRPr="00E56613" w:rsidRDefault="00E56613" w:rsidP="00E56613">
      <w:pPr>
        <w:spacing w:before="0" w:beforeAutospacing="0" w:after="0" w:afterAutospacing="0" w:line="240" w:lineRule="auto"/>
        <w:ind w:left="1224" w:hanging="656"/>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(1)</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אסלה + מיכל הדחה + מתקן לנייר טואלט.</w:t>
      </w:r>
    </w:p>
    <w:p w14:paraId="29D93BFC" w14:textId="77777777" w:rsidR="00E56613" w:rsidRPr="00E56613" w:rsidRDefault="00E56613" w:rsidP="00E56613">
      <w:pPr>
        <w:spacing w:before="0" w:beforeAutospacing="0" w:after="0" w:afterAutospacing="0" w:line="240" w:lineRule="auto"/>
        <w:ind w:left="1224" w:hanging="656"/>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(2)</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 xml:space="preserve">כיור 20 </w:t>
      </w:r>
      <w:r w:rsidRPr="00E56613">
        <w:rPr>
          <w:rFonts w:ascii="David" w:eastAsia="Times New Roman" w:hAnsi="David" w:cs="David"/>
          <w:snapToGrid w:val="0"/>
          <w:sz w:val="24"/>
          <w:szCs w:val="24"/>
        </w:rPr>
        <w:t>x</w:t>
      </w:r>
      <w:r w:rsidRPr="00E56613">
        <w:rPr>
          <w:rFonts w:ascii="David" w:eastAsia="Times New Roman" w:hAnsi="David" w:cs="David"/>
          <w:snapToGrid w:val="0"/>
          <w:sz w:val="24"/>
          <w:szCs w:val="24"/>
          <w:rtl/>
        </w:rPr>
        <w:t xml:space="preserve"> </w:t>
      </w:r>
      <w:smartTag w:uri="urn:schemas-microsoft-com:office:smarttags" w:element="metricconverter">
        <w:smartTagPr>
          <w:attr w:name="ProductID" w:val="40 ס&quot;מ"/>
        </w:smartTagPr>
        <w:r w:rsidRPr="00E56613">
          <w:rPr>
            <w:rFonts w:ascii="David" w:eastAsia="Times New Roman" w:hAnsi="David" w:cs="David"/>
            <w:snapToGrid w:val="0"/>
            <w:sz w:val="24"/>
            <w:szCs w:val="24"/>
            <w:rtl/>
          </w:rPr>
          <w:t>40 ס"מ</w:t>
        </w:r>
      </w:smartTag>
      <w:r w:rsidRPr="00E56613">
        <w:rPr>
          <w:rFonts w:ascii="David" w:eastAsia="Times New Roman" w:hAnsi="David" w:cs="David"/>
          <w:snapToGrid w:val="0"/>
          <w:sz w:val="24"/>
          <w:szCs w:val="24"/>
          <w:rtl/>
        </w:rPr>
        <w:t xml:space="preserve"> בשירותים.</w:t>
      </w:r>
    </w:p>
    <w:p w14:paraId="0DDEFAEE" w14:textId="77777777" w:rsidR="00E56613" w:rsidRPr="00E56613" w:rsidRDefault="00E56613" w:rsidP="00E56613">
      <w:pPr>
        <w:spacing w:before="0" w:beforeAutospacing="0" w:after="0" w:afterAutospacing="0" w:line="240" w:lineRule="auto"/>
        <w:ind w:left="1224" w:hanging="656"/>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(3)</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 xml:space="preserve">כיור 40 </w:t>
      </w:r>
      <w:r w:rsidRPr="00E56613">
        <w:rPr>
          <w:rFonts w:ascii="David" w:eastAsia="Times New Roman" w:hAnsi="David" w:cs="David"/>
          <w:snapToGrid w:val="0"/>
          <w:sz w:val="24"/>
          <w:szCs w:val="24"/>
        </w:rPr>
        <w:t>x</w:t>
      </w:r>
      <w:r w:rsidRPr="00E56613">
        <w:rPr>
          <w:rFonts w:ascii="David" w:eastAsia="Times New Roman" w:hAnsi="David" w:cs="David"/>
          <w:snapToGrid w:val="0"/>
          <w:sz w:val="24"/>
          <w:szCs w:val="24"/>
          <w:rtl/>
        </w:rPr>
        <w:t xml:space="preserve"> </w:t>
      </w:r>
      <w:smartTag w:uri="urn:schemas-microsoft-com:office:smarttags" w:element="metricconverter">
        <w:smartTagPr>
          <w:attr w:name="ProductID" w:val="60 ס&quot;מ"/>
        </w:smartTagPr>
        <w:r w:rsidRPr="00E56613">
          <w:rPr>
            <w:rFonts w:ascii="David" w:eastAsia="Times New Roman" w:hAnsi="David" w:cs="David"/>
            <w:snapToGrid w:val="0"/>
            <w:sz w:val="24"/>
            <w:szCs w:val="24"/>
            <w:rtl/>
          </w:rPr>
          <w:t>60 ס"מ</w:t>
        </w:r>
      </w:smartTag>
      <w:r w:rsidRPr="00E56613">
        <w:rPr>
          <w:rFonts w:ascii="David" w:eastAsia="Times New Roman" w:hAnsi="David" w:cs="David"/>
          <w:snapToGrid w:val="0"/>
          <w:sz w:val="24"/>
          <w:szCs w:val="24"/>
          <w:rtl/>
        </w:rPr>
        <w:t xml:space="preserve"> + משטח 60 </w:t>
      </w:r>
      <w:r w:rsidRPr="00E56613">
        <w:rPr>
          <w:rFonts w:ascii="David" w:eastAsia="Times New Roman" w:hAnsi="David" w:cs="David"/>
          <w:snapToGrid w:val="0"/>
          <w:sz w:val="24"/>
          <w:szCs w:val="24"/>
        </w:rPr>
        <w:t>x</w:t>
      </w:r>
      <w:r w:rsidRPr="00E56613">
        <w:rPr>
          <w:rFonts w:ascii="David" w:eastAsia="Times New Roman" w:hAnsi="David" w:cs="David"/>
          <w:snapToGrid w:val="0"/>
          <w:sz w:val="24"/>
          <w:szCs w:val="24"/>
          <w:rtl/>
        </w:rPr>
        <w:t xml:space="preserve"> </w:t>
      </w:r>
      <w:smartTag w:uri="urn:schemas-microsoft-com:office:smarttags" w:element="metricconverter">
        <w:smartTagPr>
          <w:attr w:name="ProductID" w:val="60 ס&quot;מ"/>
        </w:smartTagPr>
        <w:r w:rsidRPr="00E56613">
          <w:rPr>
            <w:rFonts w:ascii="David" w:eastAsia="Times New Roman" w:hAnsi="David" w:cs="David"/>
            <w:snapToGrid w:val="0"/>
            <w:sz w:val="24"/>
            <w:szCs w:val="24"/>
            <w:rtl/>
          </w:rPr>
          <w:t>60 ס"מ</w:t>
        </w:r>
      </w:smartTag>
      <w:r w:rsidRPr="00E56613">
        <w:rPr>
          <w:rFonts w:ascii="David" w:eastAsia="Times New Roman" w:hAnsi="David" w:cs="David"/>
          <w:snapToGrid w:val="0"/>
          <w:sz w:val="24"/>
          <w:szCs w:val="24"/>
          <w:rtl/>
        </w:rPr>
        <w:t xml:space="preserve"> במטבחון.</w:t>
      </w:r>
    </w:p>
    <w:p w14:paraId="3E4D41C5" w14:textId="77777777" w:rsidR="00E56613" w:rsidRPr="00E56613" w:rsidRDefault="00E56613" w:rsidP="00E56613">
      <w:pPr>
        <w:spacing w:before="0" w:beforeAutospacing="0" w:after="0" w:afterAutospacing="0" w:line="240" w:lineRule="auto"/>
        <w:ind w:left="1224" w:hanging="656"/>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(4)</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חלון אלומיניום מזוגג ומסורג.</w:t>
      </w:r>
    </w:p>
    <w:p w14:paraId="34E0FD15" w14:textId="77777777" w:rsidR="00E56613" w:rsidRPr="00E56613" w:rsidRDefault="00E56613" w:rsidP="00E56613">
      <w:pPr>
        <w:spacing w:before="0" w:beforeAutospacing="0" w:after="0" w:afterAutospacing="0" w:line="240" w:lineRule="auto"/>
        <w:ind w:left="1224" w:hanging="656"/>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(5)</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תאורה.</w:t>
      </w:r>
    </w:p>
    <w:p w14:paraId="3659D24A" w14:textId="77777777" w:rsidR="00E56613" w:rsidRPr="00E56613" w:rsidRDefault="00E56613" w:rsidP="00E56613">
      <w:pPr>
        <w:spacing w:before="0" w:beforeAutospacing="0" w:after="0" w:afterAutospacing="0" w:line="240" w:lineRule="auto"/>
        <w:ind w:left="1224" w:hanging="656"/>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(6)</w:t>
      </w:r>
      <w:r w:rsidRPr="00E56613">
        <w:rPr>
          <w:rFonts w:ascii="David" w:eastAsia="Times New Roman" w:hAnsi="David" w:cs="David"/>
          <w:snapToGrid w:val="0"/>
          <w:sz w:val="24"/>
          <w:szCs w:val="24"/>
          <w:rtl/>
        </w:rPr>
        <w:tab/>
        <w:t>דלת כניסה עם מנעול צילינדר.</w:t>
      </w:r>
    </w:p>
    <w:p w14:paraId="2EE53B8C"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p>
    <w:p w14:paraId="2B2A3B75"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כל ההוצאות הכרוכות בהקמת, שמירת, אחזקת, אספקת חשמל, אספקת מים, דפי צילום, דיו למדפסת, אספקת מים מינראליים, אספקת טלפון (קווי ו/או אלחוטי נייד), אספקת נייר טואלט, תשלום בגין כל הנ"ל, תשלומי מיסים ואגרות, ניקיון יומי, פירוקים ופינויים של המשרדים תחולנה על הקבלן.</w:t>
      </w:r>
    </w:p>
    <w:p w14:paraId="0E37C9EE" w14:textId="77777777" w:rsidR="00E56613" w:rsidRPr="00E56613" w:rsidRDefault="00E56613" w:rsidP="00E56613">
      <w:pPr>
        <w:spacing w:before="0" w:beforeAutospacing="0" w:after="0" w:afterAutospacing="0" w:line="240" w:lineRule="auto"/>
        <w:jc w:val="center"/>
        <w:rPr>
          <w:rFonts w:ascii="David" w:eastAsia="Times New Roman" w:hAnsi="David" w:cs="David"/>
          <w:b/>
          <w:bCs/>
          <w:snapToGrid w:val="0"/>
          <w:sz w:val="24"/>
          <w:szCs w:val="24"/>
          <w:u w:val="single"/>
          <w:rtl/>
        </w:rPr>
      </w:pPr>
      <w:r w:rsidRPr="00E56613">
        <w:rPr>
          <w:rFonts w:ascii="David" w:eastAsia="Times New Roman" w:hAnsi="David" w:cs="David"/>
          <w:snapToGrid w:val="0"/>
          <w:sz w:val="24"/>
          <w:szCs w:val="24"/>
          <w:rtl/>
        </w:rPr>
        <w:br w:type="page"/>
      </w:r>
    </w:p>
    <w:p w14:paraId="0D4A5B73" w14:textId="77777777" w:rsidR="00E56613" w:rsidRPr="00E56613" w:rsidRDefault="00E56613" w:rsidP="00E56613">
      <w:pPr>
        <w:spacing w:before="0" w:beforeAutospacing="0" w:after="0" w:afterAutospacing="0" w:line="240" w:lineRule="auto"/>
        <w:jc w:val="center"/>
        <w:rPr>
          <w:rFonts w:ascii="David" w:eastAsia="Times New Roman" w:hAnsi="David" w:cs="David"/>
          <w:b/>
          <w:bCs/>
          <w:snapToGrid w:val="0"/>
          <w:sz w:val="24"/>
          <w:szCs w:val="24"/>
          <w:u w:val="single"/>
          <w:rtl/>
        </w:rPr>
      </w:pPr>
    </w:p>
    <w:p w14:paraId="78A2EFCA" w14:textId="77777777" w:rsidR="00E56613" w:rsidRPr="00E56613" w:rsidRDefault="00E56613" w:rsidP="00E56613">
      <w:pPr>
        <w:spacing w:before="0" w:beforeAutospacing="0" w:after="0" w:afterAutospacing="0" w:line="240" w:lineRule="auto"/>
        <w:jc w:val="center"/>
        <w:rPr>
          <w:rFonts w:ascii="David" w:eastAsia="Times New Roman" w:hAnsi="David" w:cs="David"/>
          <w:b/>
          <w:bCs/>
          <w:snapToGrid w:val="0"/>
          <w:sz w:val="24"/>
          <w:szCs w:val="24"/>
          <w:u w:val="single"/>
          <w:rtl/>
        </w:rPr>
      </w:pPr>
      <w:r w:rsidRPr="00E56613">
        <w:rPr>
          <w:rFonts w:ascii="David" w:eastAsia="Times New Roman" w:hAnsi="David" w:cs="David"/>
          <w:b/>
          <w:bCs/>
          <w:snapToGrid w:val="0"/>
          <w:sz w:val="24"/>
          <w:szCs w:val="24"/>
          <w:u w:val="single"/>
          <w:rtl/>
        </w:rPr>
        <w:t>נספח 3.1.25</w:t>
      </w:r>
    </w:p>
    <w:p w14:paraId="1DD60E3F" w14:textId="77777777" w:rsidR="00E56613" w:rsidRPr="00E56613" w:rsidRDefault="00E56613" w:rsidP="00E56613">
      <w:pPr>
        <w:spacing w:before="0" w:beforeAutospacing="0" w:after="0" w:afterAutospacing="0" w:line="240" w:lineRule="auto"/>
        <w:jc w:val="center"/>
        <w:rPr>
          <w:rFonts w:ascii="David" w:eastAsia="Times New Roman" w:hAnsi="David" w:cs="David"/>
          <w:b/>
          <w:bCs/>
          <w:snapToGrid w:val="0"/>
          <w:sz w:val="24"/>
          <w:szCs w:val="24"/>
          <w:u w:val="single"/>
          <w:rtl/>
        </w:rPr>
      </w:pPr>
    </w:p>
    <w:p w14:paraId="37ED5616" w14:textId="77777777" w:rsidR="00E56613" w:rsidRPr="00E56613" w:rsidRDefault="00E56613" w:rsidP="00E56613">
      <w:pPr>
        <w:spacing w:before="0" w:beforeAutospacing="0" w:after="0" w:afterAutospacing="0" w:line="240" w:lineRule="auto"/>
        <w:jc w:val="center"/>
        <w:rPr>
          <w:rFonts w:ascii="David" w:eastAsia="Times New Roman" w:hAnsi="David" w:cs="David"/>
          <w:snapToGrid w:val="0"/>
          <w:sz w:val="24"/>
          <w:szCs w:val="24"/>
          <w:u w:val="single"/>
          <w:rtl/>
        </w:rPr>
      </w:pPr>
      <w:r w:rsidRPr="00E56613">
        <w:rPr>
          <w:rFonts w:ascii="David" w:eastAsia="Times New Roman" w:hAnsi="David" w:cs="David"/>
          <w:b/>
          <w:bCs/>
          <w:snapToGrid w:val="0"/>
          <w:sz w:val="24"/>
          <w:szCs w:val="24"/>
          <w:u w:val="single"/>
          <w:rtl/>
        </w:rPr>
        <w:t>הסכם לביצוע שינויים</w:t>
      </w:r>
      <w:r w:rsidRPr="00E56613">
        <w:rPr>
          <w:rFonts w:ascii="David" w:eastAsia="Times New Roman" w:hAnsi="David" w:cs="David"/>
          <w:snapToGrid w:val="0"/>
          <w:sz w:val="24"/>
          <w:szCs w:val="24"/>
          <w:u w:val="single"/>
          <w:rtl/>
        </w:rPr>
        <w:t xml:space="preserve"> </w:t>
      </w:r>
      <w:r w:rsidRPr="00E56613">
        <w:rPr>
          <w:rFonts w:ascii="David" w:eastAsia="Times New Roman" w:hAnsi="David" w:cs="David"/>
          <w:b/>
          <w:bCs/>
          <w:snapToGrid w:val="0"/>
          <w:sz w:val="24"/>
          <w:szCs w:val="24"/>
          <w:u w:val="single"/>
          <w:rtl/>
        </w:rPr>
        <w:t>בין הקבלן לרוכשים</w:t>
      </w:r>
    </w:p>
    <w:p w14:paraId="270C639C" w14:textId="77777777" w:rsidR="00E56613" w:rsidRPr="00E56613" w:rsidRDefault="00E56613" w:rsidP="00E56613">
      <w:pPr>
        <w:tabs>
          <w:tab w:val="center" w:pos="2540"/>
          <w:tab w:val="right" w:pos="5600"/>
        </w:tabs>
        <w:spacing w:before="0" w:beforeAutospacing="0" w:after="0" w:afterAutospacing="0" w:line="240" w:lineRule="auto"/>
        <w:ind w:left="240"/>
        <w:jc w:val="center"/>
        <w:rPr>
          <w:rFonts w:ascii="David" w:eastAsia="Times New Roman" w:hAnsi="David" w:cs="David"/>
          <w:snapToGrid w:val="0"/>
          <w:sz w:val="24"/>
          <w:szCs w:val="24"/>
          <w:rtl/>
        </w:rPr>
      </w:pPr>
    </w:p>
    <w:p w14:paraId="21561471" w14:textId="77777777" w:rsidR="00E56613" w:rsidRPr="00E56613" w:rsidRDefault="00E56613" w:rsidP="00E56613">
      <w:pPr>
        <w:spacing w:before="0" w:beforeAutospacing="0" w:after="0" w:afterAutospacing="0" w:line="240" w:lineRule="auto"/>
        <w:ind w:left="180"/>
        <w:jc w:val="both"/>
        <w:rPr>
          <w:rFonts w:ascii="David" w:eastAsia="Times New Roman" w:hAnsi="David" w:cs="David"/>
          <w:snapToGrid w:val="0"/>
          <w:sz w:val="24"/>
          <w:szCs w:val="24"/>
          <w:rtl/>
        </w:rPr>
      </w:pPr>
    </w:p>
    <w:p w14:paraId="7E5AF270" w14:textId="77777777" w:rsidR="00E56613" w:rsidRPr="00AD35D2" w:rsidRDefault="00E56613" w:rsidP="00E56613">
      <w:pPr>
        <w:spacing w:before="0" w:beforeAutospacing="0" w:after="0" w:afterAutospacing="0" w:line="240" w:lineRule="auto"/>
        <w:ind w:left="180"/>
        <w:jc w:val="both"/>
        <w:rPr>
          <w:rFonts w:ascii="David" w:eastAsia="Times New Roman" w:hAnsi="David" w:cs="David"/>
          <w:snapToGrid w:val="0"/>
          <w:color w:val="00B0F0"/>
          <w:sz w:val="24"/>
          <w:szCs w:val="24"/>
          <w:rtl/>
        </w:rPr>
      </w:pPr>
      <w:r w:rsidRPr="00E56613">
        <w:rPr>
          <w:rFonts w:ascii="David" w:eastAsia="Times New Roman" w:hAnsi="David" w:cs="David"/>
          <w:snapToGrid w:val="0"/>
          <w:sz w:val="24"/>
          <w:szCs w:val="24"/>
          <w:rtl/>
        </w:rPr>
        <w:t>לכבוד</w:t>
      </w:r>
    </w:p>
    <w:sdt>
      <w:sdtPr>
        <w:rPr>
          <w:rFonts w:ascii="David" w:eastAsia="Times New Roman" w:hAnsi="David" w:cs="David"/>
          <w:snapToGrid w:val="0"/>
          <w:sz w:val="24"/>
          <w:szCs w:val="24"/>
          <w:u w:val="single"/>
          <w:rtl/>
        </w:rPr>
        <w:alias w:val="שם ספק"/>
        <w:tag w:val="cntSupllierName"/>
        <w:id w:val="81811456"/>
        <w:placeholder>
          <w:docPart w:val="3693E7D64992411CA69E6BC0F59EB85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p w14:paraId="0213A628" w14:textId="77777777" w:rsidR="00E56613" w:rsidRPr="00E56613" w:rsidRDefault="00AD35D2" w:rsidP="00E56613">
          <w:pPr>
            <w:spacing w:before="0" w:beforeAutospacing="0" w:after="0" w:afterAutospacing="0" w:line="240" w:lineRule="auto"/>
            <w:ind w:left="180"/>
            <w:jc w:val="both"/>
            <w:rPr>
              <w:rFonts w:ascii="David" w:eastAsia="Times New Roman" w:hAnsi="David" w:cs="David"/>
              <w:snapToGrid w:val="0"/>
              <w:sz w:val="24"/>
              <w:szCs w:val="24"/>
              <w:u w:val="single"/>
              <w:rtl/>
            </w:rPr>
          </w:pPr>
          <w:r w:rsidRPr="00B747E7">
            <w:rPr>
              <w:rStyle w:val="a8"/>
              <w:rtl/>
            </w:rPr>
            <w:t>[שם ספק]</w:t>
          </w:r>
        </w:p>
      </w:sdtContent>
    </w:sdt>
    <w:p w14:paraId="46D9FC8F" w14:textId="77777777" w:rsidR="00E56613" w:rsidRPr="00E56613" w:rsidRDefault="00E56613" w:rsidP="00E56613">
      <w:pPr>
        <w:spacing w:before="0" w:beforeAutospacing="0" w:after="0" w:afterAutospacing="0" w:line="240" w:lineRule="auto"/>
        <w:ind w:left="180"/>
        <w:jc w:val="both"/>
        <w:rPr>
          <w:rFonts w:ascii="David" w:eastAsia="Times New Roman" w:hAnsi="David" w:cs="David"/>
          <w:snapToGrid w:val="0"/>
          <w:sz w:val="24"/>
          <w:szCs w:val="24"/>
          <w:u w:val="single"/>
          <w:rtl/>
        </w:rPr>
      </w:pPr>
      <w:r w:rsidRPr="00E56613">
        <w:rPr>
          <w:rFonts w:ascii="David" w:eastAsia="Times New Roman" w:hAnsi="David" w:cs="David"/>
          <w:snapToGrid w:val="0"/>
          <w:sz w:val="24"/>
          <w:szCs w:val="24"/>
          <w:u w:val="single"/>
          <w:rtl/>
        </w:rPr>
        <w:t xml:space="preserve">              </w:t>
      </w:r>
    </w:p>
    <w:p w14:paraId="33BAE45A" w14:textId="77777777" w:rsidR="00E56613" w:rsidRPr="00E56613" w:rsidRDefault="00E56613" w:rsidP="00E56613">
      <w:pPr>
        <w:spacing w:before="0" w:beforeAutospacing="0" w:after="0" w:afterAutospacing="0" w:line="240" w:lineRule="auto"/>
        <w:ind w:left="180"/>
        <w:jc w:val="both"/>
        <w:rPr>
          <w:rFonts w:ascii="David" w:eastAsia="Times New Roman" w:hAnsi="David" w:cs="David"/>
          <w:snapToGrid w:val="0"/>
          <w:sz w:val="24"/>
          <w:szCs w:val="24"/>
          <w:rtl/>
        </w:rPr>
      </w:pPr>
      <w:r w:rsidRPr="00E56613">
        <w:rPr>
          <w:rFonts w:ascii="David" w:eastAsia="Times New Roman" w:hAnsi="David" w:cs="David"/>
          <w:snapToGrid w:val="0"/>
          <w:sz w:val="24"/>
          <w:szCs w:val="24"/>
          <w:u w:val="single"/>
          <w:rtl/>
        </w:rPr>
        <w:t xml:space="preserve">              </w:t>
      </w:r>
    </w:p>
    <w:p w14:paraId="23D7187B" w14:textId="77777777" w:rsidR="00E56613" w:rsidRPr="00E56613" w:rsidRDefault="00E56613" w:rsidP="00E56613">
      <w:pPr>
        <w:tabs>
          <w:tab w:val="right" w:pos="6260"/>
          <w:tab w:val="right" w:pos="7080"/>
        </w:tabs>
        <w:spacing w:before="0" w:beforeAutospacing="0" w:after="0" w:afterAutospacing="0" w:line="240" w:lineRule="auto"/>
        <w:ind w:left="240"/>
        <w:rPr>
          <w:rFonts w:ascii="David" w:eastAsia="Times New Roman" w:hAnsi="David" w:cs="David"/>
          <w:b/>
          <w:bCs/>
          <w:snapToGrid w:val="0"/>
          <w:sz w:val="24"/>
          <w:szCs w:val="24"/>
          <w:u w:val="single"/>
          <w:rtl/>
        </w:rPr>
      </w:pPr>
      <w:r w:rsidRPr="00E56613">
        <w:rPr>
          <w:rFonts w:ascii="David" w:eastAsia="Times New Roman" w:hAnsi="David" w:cs="David"/>
          <w:snapToGrid w:val="0"/>
          <w:sz w:val="24"/>
          <w:szCs w:val="24"/>
          <w:rtl/>
        </w:rPr>
        <w:t>ג.א.נ.,</w:t>
      </w:r>
    </w:p>
    <w:p w14:paraId="0DD2DA9D" w14:textId="77777777" w:rsidR="00E56613" w:rsidRPr="00E56613" w:rsidRDefault="00E56613" w:rsidP="00E56613">
      <w:pPr>
        <w:tabs>
          <w:tab w:val="right" w:pos="6260"/>
          <w:tab w:val="right" w:pos="7080"/>
        </w:tabs>
        <w:spacing w:before="0" w:beforeAutospacing="0" w:after="0" w:afterAutospacing="0" w:line="240" w:lineRule="auto"/>
        <w:ind w:left="240"/>
        <w:rPr>
          <w:rFonts w:ascii="David" w:eastAsia="Times New Roman" w:hAnsi="David" w:cs="David"/>
          <w:snapToGrid w:val="0"/>
          <w:sz w:val="24"/>
          <w:szCs w:val="24"/>
          <w:rtl/>
        </w:rPr>
      </w:pPr>
    </w:p>
    <w:p w14:paraId="6D1967CA" w14:textId="77777777" w:rsidR="00E56613" w:rsidRPr="00E56613" w:rsidRDefault="00E56613" w:rsidP="00E56613">
      <w:pPr>
        <w:spacing w:before="0" w:beforeAutospacing="0" w:after="0" w:afterAutospacing="0" w:line="240" w:lineRule="auto"/>
        <w:ind w:left="2500" w:hanging="1134"/>
        <w:rPr>
          <w:rFonts w:ascii="David" w:eastAsia="Times New Roman" w:hAnsi="David" w:cs="David"/>
          <w:snapToGrid w:val="0"/>
          <w:sz w:val="24"/>
          <w:szCs w:val="24"/>
          <w:rtl/>
        </w:rPr>
      </w:pPr>
      <w:r w:rsidRPr="00E56613">
        <w:rPr>
          <w:rFonts w:ascii="David" w:eastAsia="Times New Roman" w:hAnsi="David" w:cs="David"/>
          <w:snapToGrid w:val="0"/>
          <w:sz w:val="24"/>
          <w:szCs w:val="24"/>
          <w:rtl/>
        </w:rPr>
        <w:t>הנדון:</w:t>
      </w:r>
      <w:r w:rsidRPr="00E56613">
        <w:rPr>
          <w:rFonts w:ascii="David" w:eastAsia="Times New Roman" w:hAnsi="David" w:cs="David"/>
          <w:snapToGrid w:val="0"/>
          <w:color w:val="000000"/>
          <w:sz w:val="24"/>
          <w:szCs w:val="24"/>
          <w:rtl/>
        </w:rPr>
        <w:tab/>
      </w:r>
      <w:r w:rsidRPr="00E56613">
        <w:rPr>
          <w:rFonts w:ascii="David" w:eastAsia="Times New Roman" w:hAnsi="David" w:cs="David"/>
          <w:b/>
          <w:bCs/>
          <w:snapToGrid w:val="0"/>
          <w:sz w:val="24"/>
          <w:szCs w:val="24"/>
          <w:rtl/>
        </w:rPr>
        <w:t xml:space="preserve">הסכם לביצוע שינויים - </w:t>
      </w:r>
      <w:r w:rsidRPr="00E56613">
        <w:rPr>
          <w:rFonts w:ascii="David" w:eastAsia="Times New Roman" w:hAnsi="David" w:cs="David"/>
          <w:b/>
          <w:bCs/>
          <w:snapToGrid w:val="0"/>
          <w:sz w:val="24"/>
          <w:szCs w:val="24"/>
          <w:u w:val="single"/>
          <w:rtl/>
        </w:rPr>
        <w:t>דירה מס'     בבניין מס'        פרויקט</w:t>
      </w:r>
    </w:p>
    <w:p w14:paraId="02AF976A"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255067B2"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18A6D543" w14:textId="77777777" w:rsidR="00E56613" w:rsidRPr="00E56613" w:rsidRDefault="00E56613" w:rsidP="00E56613">
      <w:pPr>
        <w:spacing w:before="0" w:beforeAutospacing="0" w:after="0" w:afterAutospacing="0" w:line="240" w:lineRule="auto"/>
        <w:ind w:left="660" w:hanging="66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1.</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אנו הח"מ, הקונים של הדירה שבנדון (להלן:"</w:t>
      </w:r>
      <w:r w:rsidRPr="00E56613">
        <w:rPr>
          <w:rFonts w:ascii="David" w:eastAsia="Times New Roman" w:hAnsi="David" w:cs="David"/>
          <w:b/>
          <w:bCs/>
          <w:snapToGrid w:val="0"/>
          <w:sz w:val="24"/>
          <w:szCs w:val="24"/>
          <w:rtl/>
        </w:rPr>
        <w:t>הדירה</w:t>
      </w:r>
      <w:r w:rsidRPr="00E56613">
        <w:rPr>
          <w:rFonts w:ascii="David" w:eastAsia="Times New Roman" w:hAnsi="David" w:cs="David"/>
          <w:snapToGrid w:val="0"/>
          <w:sz w:val="24"/>
          <w:szCs w:val="24"/>
          <w:rtl/>
        </w:rPr>
        <w:t>") עפ"י חוזה מכר מיום ____ (להלן:"</w:t>
      </w:r>
      <w:r w:rsidRPr="00E56613">
        <w:rPr>
          <w:rFonts w:ascii="David" w:eastAsia="Times New Roman" w:hAnsi="David" w:cs="David"/>
          <w:b/>
          <w:bCs/>
          <w:snapToGrid w:val="0"/>
          <w:sz w:val="24"/>
          <w:szCs w:val="24"/>
          <w:rtl/>
        </w:rPr>
        <w:t>חוזה המכר</w:t>
      </w:r>
      <w:r w:rsidRPr="00E56613">
        <w:rPr>
          <w:rFonts w:ascii="David" w:eastAsia="Times New Roman" w:hAnsi="David" w:cs="David"/>
          <w:snapToGrid w:val="0"/>
          <w:sz w:val="24"/>
          <w:szCs w:val="24"/>
          <w:rtl/>
        </w:rPr>
        <w:t>"), מבקשים בזאת להזמין מכם ביצוע עבודות שינויים ותוספות בדירה (להלן:"</w:t>
      </w:r>
      <w:r w:rsidRPr="00E56613">
        <w:rPr>
          <w:rFonts w:ascii="David" w:eastAsia="Times New Roman" w:hAnsi="David" w:cs="David"/>
          <w:b/>
          <w:bCs/>
          <w:snapToGrid w:val="0"/>
          <w:sz w:val="24"/>
          <w:szCs w:val="24"/>
          <w:rtl/>
        </w:rPr>
        <w:t>השינויים</w:t>
      </w:r>
      <w:r w:rsidRPr="00E56613">
        <w:rPr>
          <w:rFonts w:ascii="David" w:eastAsia="Times New Roman" w:hAnsi="David" w:cs="David"/>
          <w:snapToGrid w:val="0"/>
          <w:sz w:val="24"/>
          <w:szCs w:val="24"/>
          <w:rtl/>
        </w:rPr>
        <w:t>"), כמפורט בהזמנה המצורפת להסכם זה כחלק בלתי נפרד הימנו המסומנת כנספח "</w:t>
      </w:r>
      <w:r w:rsidRPr="00E56613">
        <w:rPr>
          <w:rFonts w:ascii="David" w:eastAsia="Times New Roman" w:hAnsi="David" w:cs="David"/>
          <w:b/>
          <w:bCs/>
          <w:snapToGrid w:val="0"/>
          <w:sz w:val="24"/>
          <w:szCs w:val="24"/>
          <w:rtl/>
        </w:rPr>
        <w:t>א</w:t>
      </w:r>
      <w:r w:rsidRPr="00E56613">
        <w:rPr>
          <w:rFonts w:ascii="David" w:eastAsia="Times New Roman" w:hAnsi="David" w:cs="David"/>
          <w:snapToGrid w:val="0"/>
          <w:sz w:val="24"/>
          <w:szCs w:val="24"/>
          <w:rtl/>
        </w:rPr>
        <w:t>" ואשר כוללת, בין היתר, תכנית/תכניות, מפרט הכולל כתב כמויות, מחירים ולוח זמנים לביצוע השינויים (להלן:"</w:t>
      </w:r>
      <w:r w:rsidRPr="00E56613">
        <w:rPr>
          <w:rFonts w:ascii="David" w:eastAsia="Times New Roman" w:hAnsi="David" w:cs="David"/>
          <w:b/>
          <w:bCs/>
          <w:snapToGrid w:val="0"/>
          <w:sz w:val="24"/>
          <w:szCs w:val="24"/>
          <w:rtl/>
        </w:rPr>
        <w:t>ההזמנה</w:t>
      </w:r>
      <w:r w:rsidRPr="00E56613">
        <w:rPr>
          <w:rFonts w:ascii="David" w:eastAsia="Times New Roman" w:hAnsi="David" w:cs="David"/>
          <w:snapToGrid w:val="0"/>
          <w:sz w:val="24"/>
          <w:szCs w:val="24"/>
          <w:rtl/>
        </w:rPr>
        <w:t>") וזאת בתנאים שיפורטו להלן.</w:t>
      </w:r>
    </w:p>
    <w:p w14:paraId="53501B4B" w14:textId="77777777" w:rsidR="00E56613" w:rsidRPr="00E56613" w:rsidRDefault="00E56613" w:rsidP="00E56613">
      <w:pPr>
        <w:spacing w:before="0" w:beforeAutospacing="0" w:after="0" w:afterAutospacing="0" w:line="240" w:lineRule="auto"/>
        <w:ind w:left="660" w:hanging="660"/>
        <w:jc w:val="both"/>
        <w:rPr>
          <w:rFonts w:ascii="David" w:eastAsia="Times New Roman" w:hAnsi="David" w:cs="David"/>
          <w:snapToGrid w:val="0"/>
          <w:sz w:val="24"/>
          <w:szCs w:val="24"/>
          <w:rtl/>
        </w:rPr>
      </w:pPr>
    </w:p>
    <w:p w14:paraId="4333EFAD" w14:textId="77777777" w:rsidR="00E56613" w:rsidRPr="00E56613" w:rsidRDefault="00E56613" w:rsidP="00E56613">
      <w:pPr>
        <w:spacing w:before="0" w:beforeAutospacing="0" w:after="0" w:afterAutospacing="0" w:line="240" w:lineRule="auto"/>
        <w:ind w:left="660" w:hanging="66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2.</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אתם תהיו אחראים כלפינו, באופן בלעדי, לטיב ביצוע השינויים באותה מתכונת ובאותם תנאים בהם הנכם אחראים כלפינו מכוח כתב האחריות שניתן בקשר לדירה, בכפוף למפורט להלן. כמו כן אנו מודעים ומסכימים לכך ש__________  ו-____________-(להלן ביחד:"</w:t>
      </w:r>
      <w:r w:rsidRPr="00E56613">
        <w:rPr>
          <w:rFonts w:ascii="David" w:eastAsia="Times New Roman" w:hAnsi="David" w:cs="David"/>
          <w:b/>
          <w:bCs/>
          <w:snapToGrid w:val="0"/>
          <w:sz w:val="24"/>
          <w:szCs w:val="24"/>
          <w:rtl/>
        </w:rPr>
        <w:t>החברה</w:t>
      </w:r>
      <w:r w:rsidRPr="00E56613">
        <w:rPr>
          <w:rFonts w:ascii="David" w:eastAsia="Times New Roman" w:hAnsi="David" w:cs="David"/>
          <w:snapToGrid w:val="0"/>
          <w:sz w:val="24"/>
          <w:szCs w:val="24"/>
          <w:rtl/>
        </w:rPr>
        <w:t>") אינן אחראיות כלל לביצוע השינויים, לתכנונם ולכל הכרוך והנובע מכך.</w:t>
      </w:r>
    </w:p>
    <w:p w14:paraId="3A7E9B1C" w14:textId="77777777" w:rsidR="00E56613" w:rsidRPr="00E56613" w:rsidRDefault="00E56613" w:rsidP="00E56613">
      <w:pPr>
        <w:spacing w:before="0" w:beforeAutospacing="0" w:after="0" w:afterAutospacing="0" w:line="240" w:lineRule="auto"/>
        <w:ind w:left="660" w:hanging="660"/>
        <w:jc w:val="both"/>
        <w:rPr>
          <w:rFonts w:ascii="David" w:eastAsia="Times New Roman" w:hAnsi="David" w:cs="David"/>
          <w:snapToGrid w:val="0"/>
          <w:sz w:val="24"/>
          <w:szCs w:val="24"/>
          <w:rtl/>
        </w:rPr>
      </w:pPr>
    </w:p>
    <w:p w14:paraId="26116427" w14:textId="77777777" w:rsidR="00E56613" w:rsidRPr="00E56613" w:rsidRDefault="00E56613" w:rsidP="00E56613">
      <w:pPr>
        <w:spacing w:before="0" w:beforeAutospacing="0" w:after="0" w:afterAutospacing="0" w:line="240" w:lineRule="auto"/>
        <w:ind w:left="660" w:hanging="66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3.</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על אף האמור לעיל באשר לאחריותכם כלפינו מובהר בזאת כדלקמן:</w:t>
      </w:r>
    </w:p>
    <w:p w14:paraId="043C03FD" w14:textId="77777777" w:rsidR="00E56613" w:rsidRPr="00E56613" w:rsidRDefault="00E56613" w:rsidP="00E56613">
      <w:pPr>
        <w:spacing w:before="0" w:beforeAutospacing="0" w:after="0" w:afterAutospacing="0" w:line="240" w:lineRule="auto"/>
        <w:ind w:left="660" w:hanging="660"/>
        <w:jc w:val="both"/>
        <w:rPr>
          <w:rFonts w:ascii="David" w:eastAsia="Times New Roman" w:hAnsi="David" w:cs="David"/>
          <w:snapToGrid w:val="0"/>
          <w:sz w:val="24"/>
          <w:szCs w:val="24"/>
          <w:u w:val="single"/>
          <w:rtl/>
        </w:rPr>
      </w:pPr>
    </w:p>
    <w:p w14:paraId="0D71AFE5" w14:textId="77777777" w:rsidR="00E56613" w:rsidRPr="00E56613" w:rsidRDefault="00E56613" w:rsidP="00E56613">
      <w:pPr>
        <w:spacing w:before="0" w:beforeAutospacing="0" w:after="0" w:afterAutospacing="0" w:line="240" w:lineRule="auto"/>
        <w:ind w:left="1320" w:hanging="60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3.1</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בכל מקרה שבמסגרת השינויים אנו נספק לכם פריט, מוצר או חומר כלשהו שלא מתוך מבחר שנקבע ע"י החברה, אף אם נרכש אצל ספק המועסק על ידיכם באתר שבנדון, לא תהיו אחראים לטיבו, לאיכותו, לכל פגם או קלקול הקיימים או שיתגלו בו, ולכל ההוצאות שיהיו כרוכות בתיקונו ו/או החלפתו.</w:t>
      </w:r>
    </w:p>
    <w:p w14:paraId="5D759365" w14:textId="77777777" w:rsidR="00E56613" w:rsidRPr="00E56613" w:rsidRDefault="00E56613" w:rsidP="00E56613">
      <w:pPr>
        <w:spacing w:before="0" w:beforeAutospacing="0" w:after="0" w:afterAutospacing="0" w:line="240" w:lineRule="auto"/>
        <w:ind w:left="1320" w:hanging="600"/>
        <w:jc w:val="both"/>
        <w:rPr>
          <w:rFonts w:ascii="David" w:eastAsia="Times New Roman" w:hAnsi="David" w:cs="David"/>
          <w:snapToGrid w:val="0"/>
          <w:sz w:val="24"/>
          <w:szCs w:val="24"/>
          <w:rtl/>
        </w:rPr>
      </w:pPr>
    </w:p>
    <w:p w14:paraId="02A4742B" w14:textId="77777777" w:rsidR="00E56613" w:rsidRPr="00E56613" w:rsidRDefault="00E56613" w:rsidP="00E56613">
      <w:pPr>
        <w:spacing w:before="0" w:beforeAutospacing="0" w:after="0" w:afterAutospacing="0" w:line="240" w:lineRule="auto"/>
        <w:ind w:left="1320" w:hanging="60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3.2</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בכל מקרה בו במסגרת השינויים אנו נספק פריט/פריטים שערכם הכולל עולה על 10,000 ש"ח נכון ליום החתימה על מסמך זה, אנו מתחייבים לבטחו/לבטחם על חשבוננו, במלוא ערכם, כנגד כל הסיכונים ובכלל זה כנגד כל ליקוי או פגם בפריטים (לרבות כתוצאה מפגיעה בהם בשל ביצוע עבודות על ידכם ו/או ע"י מי מטעמכם), אובדן, גניבה או כל נזק או קלקול מכל סיבה שהיא. בכל מקרה אתם ו/או החברה לא תשאו בכל אחריות, מכל מין וסוג שהוא בקשר עמם. למען הסר ספק מובהר כי בקרות מקרה הביטוח דלעיל, אנו נישא במלוא שיעור ההשתתפות העצמית.</w:t>
      </w:r>
    </w:p>
    <w:p w14:paraId="7A094D5D" w14:textId="77777777" w:rsidR="00E56613" w:rsidRPr="00E56613" w:rsidRDefault="00E56613" w:rsidP="00E56613">
      <w:pPr>
        <w:spacing w:before="0" w:beforeAutospacing="0" w:after="0" w:afterAutospacing="0" w:line="240" w:lineRule="auto"/>
        <w:ind w:left="1320" w:hanging="600"/>
        <w:jc w:val="both"/>
        <w:rPr>
          <w:rFonts w:ascii="David" w:eastAsia="Times New Roman" w:hAnsi="David" w:cs="David"/>
          <w:snapToGrid w:val="0"/>
          <w:sz w:val="24"/>
          <w:szCs w:val="24"/>
          <w:rtl/>
        </w:rPr>
      </w:pPr>
    </w:p>
    <w:p w14:paraId="51E9EE62" w14:textId="77777777" w:rsidR="00E56613" w:rsidRPr="00E56613" w:rsidRDefault="00E56613" w:rsidP="00E56613">
      <w:pPr>
        <w:spacing w:before="0" w:beforeAutospacing="0" w:after="0" w:afterAutospacing="0" w:line="240" w:lineRule="auto"/>
        <w:ind w:left="660" w:hanging="66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4.</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אינכם מחוייבים להתקין כל פריט שסופק על ידינו בכל מקרה שהפריט אינו מתאים בדיוק למערכת או לתכנית או למפרטי המכר.</w:t>
      </w:r>
    </w:p>
    <w:p w14:paraId="166B1147" w14:textId="77777777" w:rsidR="00E56613" w:rsidRPr="00E56613" w:rsidRDefault="00E56613" w:rsidP="00E56613">
      <w:pPr>
        <w:spacing w:before="0" w:beforeAutospacing="0" w:after="0" w:afterAutospacing="0" w:line="240" w:lineRule="auto"/>
        <w:ind w:left="660" w:hanging="660"/>
        <w:jc w:val="both"/>
        <w:rPr>
          <w:rFonts w:ascii="David" w:eastAsia="Times New Roman" w:hAnsi="David" w:cs="David"/>
          <w:snapToGrid w:val="0"/>
          <w:sz w:val="24"/>
          <w:szCs w:val="24"/>
          <w:rtl/>
        </w:rPr>
      </w:pPr>
    </w:p>
    <w:p w14:paraId="248284F2" w14:textId="77777777" w:rsidR="00E56613" w:rsidRPr="00E56613" w:rsidRDefault="00E56613" w:rsidP="00E56613">
      <w:pPr>
        <w:spacing w:before="0" w:beforeAutospacing="0" w:after="0" w:afterAutospacing="0" w:line="240" w:lineRule="auto"/>
        <w:ind w:left="660" w:hanging="66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5.</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בכל מקרה בו לא ניתן יהיה להשיג חומר מסויים הנדרש לביצוע השינויים לפני מועד ביצועם, תודיעונו על כך ותהיו זכאים, לפי שיקול דעתכם המוחלט, לראות ההזמנה כבטלה לגבי אותו שינוי ולבצע את העבודה בהתאם לתנאי מפרטי המכר הסטנדרטי, בכפוף לכך שתודיעונו על כך בכתב.</w:t>
      </w:r>
    </w:p>
    <w:p w14:paraId="3E32FB93" w14:textId="77777777" w:rsidR="00E56613" w:rsidRPr="00E56613" w:rsidRDefault="00E56613" w:rsidP="00E56613">
      <w:pPr>
        <w:spacing w:before="0" w:beforeAutospacing="0" w:after="0" w:afterAutospacing="0" w:line="240" w:lineRule="auto"/>
        <w:ind w:left="660" w:hanging="660"/>
        <w:jc w:val="both"/>
        <w:rPr>
          <w:rFonts w:ascii="David" w:eastAsia="Times New Roman" w:hAnsi="David" w:cs="David"/>
          <w:snapToGrid w:val="0"/>
          <w:sz w:val="24"/>
          <w:szCs w:val="24"/>
          <w:rtl/>
        </w:rPr>
      </w:pPr>
    </w:p>
    <w:p w14:paraId="44EA1111" w14:textId="77777777" w:rsidR="00E56613" w:rsidRPr="00E56613" w:rsidRDefault="00E56613" w:rsidP="00E56613">
      <w:pPr>
        <w:spacing w:before="0" w:beforeAutospacing="0" w:after="0" w:afterAutospacing="0" w:line="240" w:lineRule="auto"/>
        <w:ind w:left="660" w:hanging="66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6.</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ידוע לנו כי אין בביצוע השינויים עפ"י הסכם זה כדי לגרום לדחייה במסירת הדירה/ידוע לנו כי הזמנת שינויים זו גורמת להארכת משך הבניה ותגרום לדחייה במסירת הדירה בפרק זמן של עד __    שבועות (להלן: "</w:t>
      </w:r>
      <w:r w:rsidRPr="00E56613">
        <w:rPr>
          <w:rFonts w:ascii="David" w:eastAsia="Times New Roman" w:hAnsi="David" w:cs="David"/>
          <w:b/>
          <w:bCs/>
          <w:snapToGrid w:val="0"/>
          <w:sz w:val="24"/>
          <w:szCs w:val="24"/>
          <w:rtl/>
        </w:rPr>
        <w:t>תקופת הדחייה</w:t>
      </w:r>
      <w:r w:rsidRPr="00E56613">
        <w:rPr>
          <w:rFonts w:ascii="David" w:eastAsia="Times New Roman" w:hAnsi="David" w:cs="David"/>
          <w:snapToGrid w:val="0"/>
          <w:sz w:val="24"/>
          <w:szCs w:val="24"/>
          <w:rtl/>
        </w:rPr>
        <w:t>") מעבר למועד המסירה הקבוע בחוזה המכר (</w:t>
      </w:r>
      <w:r w:rsidRPr="00E56613">
        <w:rPr>
          <w:rFonts w:ascii="David" w:eastAsia="Times New Roman" w:hAnsi="David" w:cs="David"/>
          <w:b/>
          <w:bCs/>
          <w:snapToGrid w:val="0"/>
          <w:sz w:val="24"/>
          <w:szCs w:val="24"/>
          <w:rtl/>
        </w:rPr>
        <w:t>בצירוף תקופת הדחייה המוצדקת הקבועה בו</w:t>
      </w:r>
      <w:r w:rsidRPr="00E56613">
        <w:rPr>
          <w:rFonts w:ascii="David" w:eastAsia="Times New Roman" w:hAnsi="David" w:cs="David"/>
          <w:snapToGrid w:val="0"/>
          <w:sz w:val="24"/>
          <w:szCs w:val="24"/>
          <w:rtl/>
        </w:rPr>
        <w:t>), גם אם ההזמנה תבוטל כולה או חלקה כאמור בסעיף 5 לעיל.</w:t>
      </w:r>
    </w:p>
    <w:p w14:paraId="629D8AC5" w14:textId="77777777" w:rsidR="00E56613" w:rsidRPr="00E56613" w:rsidRDefault="00E56613" w:rsidP="00E56613">
      <w:pPr>
        <w:spacing w:before="0" w:beforeAutospacing="0" w:after="0" w:afterAutospacing="0" w:line="240" w:lineRule="auto"/>
        <w:ind w:left="660" w:hanging="660"/>
        <w:jc w:val="both"/>
        <w:rPr>
          <w:rFonts w:ascii="David" w:eastAsia="Times New Roman" w:hAnsi="David" w:cs="David"/>
          <w:snapToGrid w:val="0"/>
          <w:sz w:val="24"/>
          <w:szCs w:val="24"/>
          <w:rtl/>
        </w:rPr>
      </w:pP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למען הסר ספק מובהר כי לא נהיה זכאים לסעד כלשהו בגין תקופת הדחייה, ותקופת הדחייה תיחשב כ"דחייה מוצדקת", כהגדרתה בחוזה המכר, גם במקרה בו תתארך מעבר לאמור לעיל, בשל גורמים שאינם בשליטתכם.</w:t>
      </w:r>
    </w:p>
    <w:p w14:paraId="50E1A05A"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7AD16F0A" w14:textId="77777777" w:rsidR="00E56613" w:rsidRPr="00E56613" w:rsidRDefault="00E56613" w:rsidP="00E56613">
      <w:pPr>
        <w:spacing w:before="0" w:beforeAutospacing="0" w:after="0" w:afterAutospacing="0" w:line="240" w:lineRule="auto"/>
        <w:ind w:left="660" w:hanging="66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lastRenderedPageBreak/>
        <w:t>7.</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ידוע לנו כי אין בהזמנת השינויים עפ"י הסכם זה, גם אם תגרום בפועל לדחייה במועד מסירת הדירה, כדי לגרוע מהתחייבויותינו עפ"י חוזה המכר ו/או כדי לדחות את מועד ביצוען לרבות מועד תשלום יתרת התמורה לחברה בגין הדירה וקיום יתר התחייבויותינו אשר המועד לביצוען עפ"י חוזה המכר הינו למן מועד המסירה הנקוב בו ואילך. מוסכם כי מועד קבלת טופס 4 לבנ</w:t>
      </w:r>
      <w:r w:rsidR="00AD35D2">
        <w:rPr>
          <w:rFonts w:ascii="David" w:eastAsia="Times New Roman" w:hAnsi="David" w:cs="David" w:hint="cs"/>
          <w:snapToGrid w:val="0"/>
          <w:sz w:val="24"/>
          <w:szCs w:val="24"/>
          <w:rtl/>
        </w:rPr>
        <w:t>י</w:t>
      </w:r>
      <w:r w:rsidRPr="00E56613">
        <w:rPr>
          <w:rFonts w:ascii="David" w:eastAsia="Times New Roman" w:hAnsi="David" w:cs="David"/>
          <w:snapToGrid w:val="0"/>
          <w:sz w:val="24"/>
          <w:szCs w:val="24"/>
          <w:rtl/>
        </w:rPr>
        <w:t xml:space="preserve">ין שלא נקבעה בו מניעה לאכלוס הבניין, יחשב כמועד בו הושלמה הדירה עפ"י </w:t>
      </w:r>
      <w:r w:rsidR="00AD35D2" w:rsidRPr="00E56613">
        <w:rPr>
          <w:rFonts w:ascii="David" w:eastAsia="Times New Roman" w:hAnsi="David" w:cs="David" w:hint="cs"/>
          <w:snapToGrid w:val="0"/>
          <w:sz w:val="24"/>
          <w:szCs w:val="24"/>
          <w:rtl/>
        </w:rPr>
        <w:t>התחייבו</w:t>
      </w:r>
      <w:r w:rsidR="00AD35D2" w:rsidRPr="00E56613">
        <w:rPr>
          <w:rFonts w:ascii="David" w:eastAsia="Times New Roman" w:hAnsi="David" w:cs="David" w:hint="eastAsia"/>
          <w:snapToGrid w:val="0"/>
          <w:sz w:val="24"/>
          <w:szCs w:val="24"/>
          <w:rtl/>
        </w:rPr>
        <w:t>ת</w:t>
      </w:r>
      <w:r w:rsidRPr="00E56613">
        <w:rPr>
          <w:rFonts w:ascii="David" w:eastAsia="Times New Roman" w:hAnsi="David" w:cs="David"/>
          <w:snapToGrid w:val="0"/>
          <w:sz w:val="24"/>
          <w:szCs w:val="24"/>
          <w:rtl/>
        </w:rPr>
        <w:t xml:space="preserve"> החברה בחוזה המכר לצורך קביעת המועד המדויק לביצוע התחייבותנו הנזכרות לעיל, וזאת גם אם בעקבות השינויים והתוספות שאנו מזמינים מכם לא תסתיימנה בפועל העבודות בדירה ו/או לא יתקבל טופס 4 לדירה עד למועד הנ"ל.</w:t>
      </w:r>
    </w:p>
    <w:p w14:paraId="4F9DC460" w14:textId="77777777" w:rsidR="00E56613" w:rsidRPr="00E56613" w:rsidRDefault="00E56613" w:rsidP="00E56613">
      <w:pPr>
        <w:spacing w:before="0" w:beforeAutospacing="0" w:after="0" w:afterAutospacing="0" w:line="240" w:lineRule="auto"/>
        <w:ind w:left="660" w:hanging="660"/>
        <w:jc w:val="both"/>
        <w:rPr>
          <w:rFonts w:ascii="David" w:eastAsia="Times New Roman" w:hAnsi="David" w:cs="David"/>
          <w:snapToGrid w:val="0"/>
          <w:sz w:val="24"/>
          <w:szCs w:val="24"/>
          <w:u w:val="single"/>
          <w:rtl/>
        </w:rPr>
      </w:pPr>
    </w:p>
    <w:p w14:paraId="72836685" w14:textId="77777777" w:rsidR="00E56613" w:rsidRPr="00E56613" w:rsidRDefault="00E56613" w:rsidP="00E56613">
      <w:pPr>
        <w:spacing w:before="0" w:beforeAutospacing="0" w:after="0" w:afterAutospacing="0" w:line="240" w:lineRule="auto"/>
        <w:ind w:left="660" w:hanging="66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8.</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מודגש בזה כי אינכם אחראים לגוונים ולצבעים של הפריטים ולהתאמתם ההדדית. הדבר אמור הן לגבי פריטים המסופקים על ידינו והן לגבי פריטים המסופקים על ידכם.</w:t>
      </w:r>
    </w:p>
    <w:p w14:paraId="3600FFBE" w14:textId="77777777" w:rsidR="00E56613" w:rsidRPr="00E56613" w:rsidRDefault="00E56613" w:rsidP="00E56613">
      <w:pPr>
        <w:spacing w:before="0" w:beforeAutospacing="0" w:after="0" w:afterAutospacing="0" w:line="240" w:lineRule="auto"/>
        <w:ind w:left="660" w:hanging="660"/>
        <w:jc w:val="both"/>
        <w:rPr>
          <w:rFonts w:ascii="David" w:eastAsia="Times New Roman" w:hAnsi="David" w:cs="David"/>
          <w:snapToGrid w:val="0"/>
          <w:sz w:val="24"/>
          <w:szCs w:val="24"/>
          <w:rtl/>
        </w:rPr>
      </w:pPr>
    </w:p>
    <w:p w14:paraId="5F5FE693" w14:textId="77777777" w:rsidR="00E56613" w:rsidRPr="00E56613" w:rsidRDefault="00E56613" w:rsidP="00E56613">
      <w:pPr>
        <w:spacing w:before="0" w:beforeAutospacing="0" w:after="0" w:afterAutospacing="0" w:line="240" w:lineRule="auto"/>
        <w:ind w:left="660" w:hanging="66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9.</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הסכם זה יחייב אתכם רק לאחר חתימתכם עליו ובכפוף לתנאים הבאים:</w:t>
      </w:r>
    </w:p>
    <w:p w14:paraId="7D1D8B56" w14:textId="77777777" w:rsidR="00E56613" w:rsidRPr="00E56613" w:rsidRDefault="00E56613" w:rsidP="00E56613">
      <w:pPr>
        <w:spacing w:before="0" w:beforeAutospacing="0" w:after="0" w:afterAutospacing="0" w:line="240" w:lineRule="auto"/>
        <w:ind w:left="660" w:hanging="660"/>
        <w:jc w:val="both"/>
        <w:rPr>
          <w:rFonts w:ascii="David" w:eastAsia="Times New Roman" w:hAnsi="David" w:cs="David"/>
          <w:snapToGrid w:val="0"/>
          <w:sz w:val="24"/>
          <w:szCs w:val="24"/>
          <w:rtl/>
        </w:rPr>
      </w:pPr>
    </w:p>
    <w:p w14:paraId="71775EB2" w14:textId="77777777" w:rsidR="00E56613" w:rsidRPr="00E56613" w:rsidRDefault="00E56613" w:rsidP="00E56613">
      <w:pPr>
        <w:spacing w:before="0" w:beforeAutospacing="0" w:after="0" w:afterAutospacing="0" w:line="240" w:lineRule="auto"/>
        <w:ind w:left="1320" w:hanging="60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9.1</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נחתם חוזה מכר מפורט בין החברה לביננו ושולמו על ידינו לחברה לפחות 20% ממחיר הדירה.</w:t>
      </w:r>
    </w:p>
    <w:p w14:paraId="0B78C7A1" w14:textId="77777777" w:rsidR="00E56613" w:rsidRPr="00E56613" w:rsidRDefault="00E56613" w:rsidP="00E56613">
      <w:pPr>
        <w:spacing w:before="0" w:beforeAutospacing="0" w:after="0" w:afterAutospacing="0" w:line="240" w:lineRule="auto"/>
        <w:ind w:left="1320" w:hanging="600"/>
        <w:jc w:val="both"/>
        <w:rPr>
          <w:rFonts w:ascii="David" w:eastAsia="Times New Roman" w:hAnsi="David" w:cs="David"/>
          <w:snapToGrid w:val="0"/>
          <w:sz w:val="24"/>
          <w:szCs w:val="24"/>
          <w:rtl/>
        </w:rPr>
      </w:pPr>
    </w:p>
    <w:p w14:paraId="338F33CC" w14:textId="77777777" w:rsidR="00E56613" w:rsidRPr="00E56613" w:rsidRDefault="00E56613" w:rsidP="00E56613">
      <w:pPr>
        <w:spacing w:before="0" w:beforeAutospacing="0" w:after="0" w:afterAutospacing="0" w:line="240" w:lineRule="auto"/>
        <w:ind w:left="1320" w:hanging="60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9.2</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ההזמנה אושרה על ידכם על כל פרטיה ו/או בכפיפה למתכונת שאושרה על ידכם.</w:t>
      </w:r>
    </w:p>
    <w:p w14:paraId="17C2D774" w14:textId="77777777" w:rsidR="00E56613" w:rsidRPr="00E56613" w:rsidRDefault="00E56613" w:rsidP="00E56613">
      <w:pPr>
        <w:spacing w:before="0" w:beforeAutospacing="0" w:after="0" w:afterAutospacing="0" w:line="240" w:lineRule="auto"/>
        <w:ind w:left="1320" w:hanging="600"/>
        <w:jc w:val="both"/>
        <w:rPr>
          <w:rFonts w:ascii="David" w:eastAsia="Times New Roman" w:hAnsi="David" w:cs="David"/>
          <w:snapToGrid w:val="0"/>
          <w:sz w:val="24"/>
          <w:szCs w:val="24"/>
          <w:rtl/>
        </w:rPr>
      </w:pPr>
    </w:p>
    <w:p w14:paraId="28D0356A" w14:textId="77777777" w:rsidR="00E56613" w:rsidRPr="00E56613" w:rsidRDefault="00E56613" w:rsidP="00E56613">
      <w:pPr>
        <w:spacing w:before="0" w:beforeAutospacing="0" w:after="0" w:afterAutospacing="0" w:line="240" w:lineRule="auto"/>
        <w:ind w:left="1320" w:hanging="600"/>
        <w:jc w:val="both"/>
        <w:rPr>
          <w:rFonts w:ascii="David" w:eastAsia="Times New Roman" w:hAnsi="David" w:cs="David"/>
          <w:snapToGrid w:val="0"/>
          <w:sz w:val="24"/>
          <w:szCs w:val="24"/>
          <w:rtl/>
        </w:rPr>
      </w:pP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ידוע לנו כי הנכם רשאים שלא לקבל ההזמנה, כולה או חלקה, לפי שיקול דעתכם הבלעדי. כמו כן ידוע לנו כי ביצוע השינויים בפועל מותנה בזכות החברה ו/או מי מטעמה להתנגד לביצועם.</w:t>
      </w:r>
    </w:p>
    <w:p w14:paraId="569DE6CB" w14:textId="77777777" w:rsidR="00E56613" w:rsidRPr="00E56613" w:rsidRDefault="00E56613" w:rsidP="00E56613">
      <w:pPr>
        <w:spacing w:before="0" w:beforeAutospacing="0" w:after="0" w:afterAutospacing="0" w:line="240" w:lineRule="auto"/>
        <w:ind w:left="1320" w:hanging="600"/>
        <w:jc w:val="both"/>
        <w:rPr>
          <w:rFonts w:ascii="David" w:eastAsia="Times New Roman" w:hAnsi="David" w:cs="David"/>
          <w:snapToGrid w:val="0"/>
          <w:sz w:val="24"/>
          <w:szCs w:val="24"/>
          <w:u w:val="single"/>
          <w:rtl/>
        </w:rPr>
      </w:pPr>
    </w:p>
    <w:p w14:paraId="02ABD7EF" w14:textId="77777777" w:rsidR="00E56613" w:rsidRPr="00E56613" w:rsidRDefault="00E56613" w:rsidP="00E56613">
      <w:pPr>
        <w:spacing w:before="0" w:beforeAutospacing="0" w:after="0" w:afterAutospacing="0" w:line="240" w:lineRule="auto"/>
        <w:ind w:left="1320" w:hanging="60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9.3</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 xml:space="preserve">קבלתם לפחות 50% מהכספים המגיעים לכם </w:t>
      </w:r>
      <w:r w:rsidR="00AD35D2" w:rsidRPr="00E56613">
        <w:rPr>
          <w:rFonts w:ascii="David" w:eastAsia="Times New Roman" w:hAnsi="David" w:cs="David" w:hint="cs"/>
          <w:snapToGrid w:val="0"/>
          <w:sz w:val="24"/>
          <w:szCs w:val="24"/>
          <w:rtl/>
        </w:rPr>
        <w:t>מאתנו</w:t>
      </w:r>
      <w:r w:rsidRPr="00E56613">
        <w:rPr>
          <w:rFonts w:ascii="David" w:eastAsia="Times New Roman" w:hAnsi="David" w:cs="David"/>
          <w:snapToGrid w:val="0"/>
          <w:sz w:val="24"/>
          <w:szCs w:val="24"/>
          <w:rtl/>
        </w:rPr>
        <w:t xml:space="preserve"> במועד חתימת הסכם זה על ידינו ויתרת הכספים המגיעה לכם </w:t>
      </w:r>
      <w:r w:rsidR="00AD35D2" w:rsidRPr="00E56613">
        <w:rPr>
          <w:rFonts w:ascii="David" w:eastAsia="Times New Roman" w:hAnsi="David" w:cs="David" w:hint="cs"/>
          <w:snapToGrid w:val="0"/>
          <w:sz w:val="24"/>
          <w:szCs w:val="24"/>
          <w:rtl/>
        </w:rPr>
        <w:t>מאתנו</w:t>
      </w:r>
      <w:r w:rsidRPr="00E56613">
        <w:rPr>
          <w:rFonts w:ascii="David" w:eastAsia="Times New Roman" w:hAnsi="David" w:cs="David"/>
          <w:snapToGrid w:val="0"/>
          <w:sz w:val="24"/>
          <w:szCs w:val="24"/>
          <w:rtl/>
        </w:rPr>
        <w:t xml:space="preserve"> תשולם לכם עד סמוך לפני המסירה בפועל אלא אם כן סוכם אחרת בהזמנה.</w:t>
      </w:r>
    </w:p>
    <w:p w14:paraId="1587ABAB" w14:textId="77777777" w:rsidR="00E56613" w:rsidRPr="00E56613" w:rsidRDefault="00E56613" w:rsidP="00E56613">
      <w:pPr>
        <w:spacing w:before="0" w:beforeAutospacing="0" w:after="0" w:afterAutospacing="0" w:line="240" w:lineRule="auto"/>
        <w:ind w:left="1320" w:hanging="600"/>
        <w:jc w:val="both"/>
        <w:rPr>
          <w:rFonts w:ascii="David" w:eastAsia="Times New Roman" w:hAnsi="David" w:cs="David"/>
          <w:snapToGrid w:val="0"/>
          <w:sz w:val="24"/>
          <w:szCs w:val="24"/>
          <w:rtl/>
        </w:rPr>
      </w:pPr>
    </w:p>
    <w:p w14:paraId="10D16950" w14:textId="77777777" w:rsidR="00E56613" w:rsidRPr="00E56613" w:rsidRDefault="00E56613" w:rsidP="00E56613">
      <w:pPr>
        <w:spacing w:before="0" w:beforeAutospacing="0" w:after="0" w:afterAutospacing="0" w:line="240" w:lineRule="auto"/>
        <w:ind w:left="660" w:hanging="66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10.</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ידוע לנו כי אין בהעברת הסכם זה לאישור החברה ו/או יועציה כדי ליצור יריבות ביננו לבין החברה בכל הנוגע לשינויים, וכי אין בכך כדי לגרוע מאחריותכם הבלעדית עפ"י הסכם זה.</w:t>
      </w:r>
    </w:p>
    <w:p w14:paraId="4CC1D04B" w14:textId="77777777" w:rsidR="00E56613" w:rsidRPr="00E56613" w:rsidRDefault="00E56613" w:rsidP="00E56613">
      <w:pPr>
        <w:spacing w:before="0" w:beforeAutospacing="0" w:after="0" w:afterAutospacing="0" w:line="240" w:lineRule="auto"/>
        <w:ind w:left="660" w:hanging="660"/>
        <w:jc w:val="both"/>
        <w:rPr>
          <w:rFonts w:ascii="David" w:eastAsia="Times New Roman" w:hAnsi="David" w:cs="David"/>
          <w:snapToGrid w:val="0"/>
          <w:sz w:val="24"/>
          <w:szCs w:val="24"/>
          <w:rtl/>
        </w:rPr>
      </w:pPr>
    </w:p>
    <w:p w14:paraId="4260A9DC" w14:textId="77777777" w:rsidR="00E56613" w:rsidRPr="00E56613" w:rsidRDefault="00E56613" w:rsidP="00E56613">
      <w:pPr>
        <w:spacing w:before="0" w:beforeAutospacing="0" w:after="0" w:afterAutospacing="0" w:line="240" w:lineRule="auto"/>
        <w:ind w:left="660" w:hanging="66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11.</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ידוע לנו כי בכל מקרה לא ניתן להזמין או לקבל שינויים הנוגדים כל דין או תקן, והזמנה כזו תהיה בטלה מעיקרה אף אם תאושר על ידכם ובאם בוצעה, תחול מלוא האחריות בגין כך - עלינו בלבד.</w:t>
      </w:r>
    </w:p>
    <w:p w14:paraId="116123E2" w14:textId="77777777" w:rsidR="00E56613" w:rsidRPr="00E56613" w:rsidRDefault="00E56613" w:rsidP="00E56613">
      <w:pPr>
        <w:spacing w:before="0" w:beforeAutospacing="0" w:after="0" w:afterAutospacing="0" w:line="240" w:lineRule="auto"/>
        <w:ind w:left="1320" w:hanging="600"/>
        <w:jc w:val="both"/>
        <w:rPr>
          <w:rFonts w:ascii="David" w:eastAsia="Times New Roman" w:hAnsi="David" w:cs="David"/>
          <w:snapToGrid w:val="0"/>
          <w:sz w:val="24"/>
          <w:szCs w:val="24"/>
          <w:u w:val="single"/>
          <w:rtl/>
        </w:rPr>
      </w:pPr>
    </w:p>
    <w:p w14:paraId="56AA491A" w14:textId="77777777" w:rsidR="00E56613" w:rsidRPr="00E56613" w:rsidRDefault="00E56613" w:rsidP="00E56613">
      <w:pPr>
        <w:spacing w:before="0" w:beforeAutospacing="0" w:after="0" w:afterAutospacing="0" w:line="240" w:lineRule="auto"/>
        <w:ind w:left="660" w:hanging="66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12.</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אם יבוטל מכל סיבה שהיא חוזה המכר בין החברה לביננו אנו מתחייבים לשלם לכם עפ"י מחירון השינויים שלכם עבור החזרת מצבה של הדירה למצבה כפי שתוכנן ע"י החברה.</w:t>
      </w:r>
    </w:p>
    <w:p w14:paraId="5DC34688" w14:textId="77777777" w:rsidR="00E56613" w:rsidRPr="00E56613" w:rsidRDefault="00E56613" w:rsidP="00E56613">
      <w:pPr>
        <w:spacing w:before="0" w:beforeAutospacing="0" w:after="0" w:afterAutospacing="0" w:line="240" w:lineRule="auto"/>
        <w:ind w:left="1320" w:hanging="600"/>
        <w:jc w:val="both"/>
        <w:rPr>
          <w:rFonts w:ascii="David" w:eastAsia="Times New Roman" w:hAnsi="David" w:cs="David"/>
          <w:snapToGrid w:val="0"/>
          <w:sz w:val="24"/>
          <w:szCs w:val="24"/>
          <w:u w:val="single"/>
          <w:rtl/>
        </w:rPr>
      </w:pPr>
    </w:p>
    <w:p w14:paraId="2775B250" w14:textId="77777777" w:rsidR="00E56613" w:rsidRPr="00E56613" w:rsidRDefault="00E56613" w:rsidP="00E56613">
      <w:pPr>
        <w:tabs>
          <w:tab w:val="center" w:pos="2540"/>
        </w:tabs>
        <w:spacing w:before="0" w:beforeAutospacing="0" w:after="0" w:afterAutospacing="0" w:line="240" w:lineRule="auto"/>
        <w:ind w:left="240"/>
        <w:rPr>
          <w:rFonts w:ascii="David" w:eastAsia="Times New Roman" w:hAnsi="David" w:cs="David"/>
          <w:snapToGrid w:val="0"/>
          <w:sz w:val="24"/>
          <w:szCs w:val="24"/>
          <w:rtl/>
        </w:rPr>
      </w:pP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בברכה</w:t>
      </w:r>
    </w:p>
    <w:p w14:paraId="694677E8" w14:textId="77777777" w:rsidR="00E56613" w:rsidRPr="00E56613" w:rsidRDefault="00E56613" w:rsidP="00E56613">
      <w:pPr>
        <w:tabs>
          <w:tab w:val="center" w:pos="2540"/>
        </w:tabs>
        <w:spacing w:before="0" w:beforeAutospacing="0" w:after="0" w:afterAutospacing="0" w:line="240" w:lineRule="auto"/>
        <w:ind w:left="240"/>
        <w:jc w:val="both"/>
        <w:rPr>
          <w:rFonts w:ascii="David" w:eastAsia="Times New Roman" w:hAnsi="David" w:cs="David"/>
          <w:snapToGrid w:val="0"/>
          <w:sz w:val="24"/>
          <w:szCs w:val="24"/>
          <w:rtl/>
        </w:rPr>
      </w:pPr>
    </w:p>
    <w:p w14:paraId="4F72FF1C" w14:textId="77777777" w:rsidR="00E56613" w:rsidRPr="00E56613" w:rsidRDefault="00E56613" w:rsidP="00E56613">
      <w:pPr>
        <w:tabs>
          <w:tab w:val="center" w:pos="2540"/>
        </w:tabs>
        <w:spacing w:before="0" w:beforeAutospacing="0" w:after="0" w:afterAutospacing="0" w:line="240" w:lineRule="auto"/>
        <w:ind w:left="24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ab/>
        <w:t>______________</w:t>
      </w:r>
      <w:r w:rsidRPr="00E56613">
        <w:rPr>
          <w:rFonts w:ascii="David" w:eastAsia="Times New Roman" w:hAnsi="David" w:cs="David"/>
          <w:snapToGrid w:val="0"/>
          <w:sz w:val="24"/>
          <w:szCs w:val="24"/>
          <w:rtl/>
        </w:rPr>
        <w:tab/>
      </w:r>
      <w:r w:rsidRPr="00E56613">
        <w:rPr>
          <w:rFonts w:ascii="David" w:eastAsia="Times New Roman" w:hAnsi="David" w:cs="David"/>
          <w:snapToGrid w:val="0"/>
          <w:sz w:val="24"/>
          <w:szCs w:val="24"/>
          <w:rtl/>
        </w:rPr>
        <w:tab/>
        <w:t>______________</w:t>
      </w:r>
    </w:p>
    <w:p w14:paraId="09B1AA5E" w14:textId="77777777" w:rsidR="00E56613" w:rsidRPr="00E56613" w:rsidRDefault="00E56613" w:rsidP="00E56613">
      <w:pPr>
        <w:tabs>
          <w:tab w:val="center" w:pos="2540"/>
        </w:tabs>
        <w:spacing w:before="0" w:beforeAutospacing="0" w:after="0" w:afterAutospacing="0" w:line="240" w:lineRule="auto"/>
        <w:ind w:left="24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ab/>
        <w:t>תאריך</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 xml:space="preserve">                                     הקונה            </w:t>
      </w:r>
    </w:p>
    <w:p w14:paraId="7FE19FC7" w14:textId="77777777" w:rsidR="00E56613" w:rsidRPr="00E56613" w:rsidRDefault="00E56613" w:rsidP="00E56613">
      <w:pPr>
        <w:tabs>
          <w:tab w:val="center" w:pos="2540"/>
          <w:tab w:val="right" w:pos="5600"/>
        </w:tabs>
        <w:spacing w:before="0" w:beforeAutospacing="0" w:after="0" w:afterAutospacing="0" w:line="240" w:lineRule="auto"/>
        <w:ind w:left="240"/>
        <w:jc w:val="both"/>
        <w:rPr>
          <w:rFonts w:ascii="David" w:eastAsia="Times New Roman" w:hAnsi="David" w:cs="David"/>
          <w:snapToGrid w:val="0"/>
          <w:sz w:val="24"/>
          <w:szCs w:val="24"/>
          <w:rtl/>
        </w:rPr>
      </w:pPr>
    </w:p>
    <w:p w14:paraId="0DBB8803" w14:textId="77777777" w:rsidR="00E56613" w:rsidRPr="00E56613" w:rsidRDefault="00E56613" w:rsidP="00E56613">
      <w:pPr>
        <w:tabs>
          <w:tab w:val="center" w:pos="2540"/>
          <w:tab w:val="right" w:pos="5600"/>
        </w:tabs>
        <w:spacing w:before="0" w:beforeAutospacing="0" w:after="0" w:afterAutospacing="0" w:line="240" w:lineRule="auto"/>
        <w:ind w:left="24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אנו מאשרים </w:t>
      </w:r>
      <w:r w:rsidRPr="00E56613">
        <w:rPr>
          <w:rFonts w:ascii="David" w:eastAsia="Times New Roman" w:hAnsi="David" w:cs="David"/>
          <w:snapToGrid w:val="0"/>
          <w:color w:val="000000"/>
          <w:sz w:val="24"/>
          <w:szCs w:val="24"/>
          <w:rtl/>
        </w:rPr>
        <w:tab/>
      </w:r>
    </w:p>
    <w:p w14:paraId="6E5D9229" w14:textId="77777777" w:rsidR="00E56613" w:rsidRPr="00E56613" w:rsidRDefault="00E56613" w:rsidP="00E56613">
      <w:pPr>
        <w:tabs>
          <w:tab w:val="center" w:pos="2540"/>
          <w:tab w:val="right" w:pos="5600"/>
        </w:tabs>
        <w:spacing w:before="0" w:beforeAutospacing="0" w:after="0" w:afterAutospacing="0" w:line="240" w:lineRule="auto"/>
        <w:ind w:left="240"/>
        <w:jc w:val="both"/>
        <w:rPr>
          <w:rFonts w:ascii="David" w:eastAsia="Times New Roman" w:hAnsi="David" w:cs="David"/>
          <w:snapToGrid w:val="0"/>
          <w:sz w:val="24"/>
          <w:szCs w:val="24"/>
          <w:rtl/>
        </w:rPr>
      </w:pPr>
    </w:p>
    <w:p w14:paraId="16BD1C25" w14:textId="77777777" w:rsidR="00E56613" w:rsidRPr="00E56613" w:rsidRDefault="00E56613" w:rsidP="00E56613">
      <w:pPr>
        <w:tabs>
          <w:tab w:val="center" w:pos="2540"/>
          <w:tab w:val="right" w:pos="5600"/>
        </w:tabs>
        <w:spacing w:before="0" w:beforeAutospacing="0" w:after="0" w:afterAutospacing="0" w:line="240" w:lineRule="auto"/>
        <w:ind w:left="240"/>
        <w:jc w:val="both"/>
        <w:rPr>
          <w:rFonts w:ascii="David" w:eastAsia="Times New Roman" w:hAnsi="David" w:cs="David"/>
          <w:snapToGrid w:val="0"/>
          <w:sz w:val="24"/>
          <w:szCs w:val="24"/>
          <w:rtl/>
        </w:rPr>
      </w:pPr>
    </w:p>
    <w:p w14:paraId="6FED649F" w14:textId="77777777" w:rsidR="00E56613" w:rsidRPr="00E56613" w:rsidRDefault="00E56613" w:rsidP="00E56613">
      <w:pPr>
        <w:tabs>
          <w:tab w:val="center" w:pos="2540"/>
          <w:tab w:val="right" w:pos="5600"/>
        </w:tabs>
        <w:spacing w:before="0" w:beforeAutospacing="0" w:after="0" w:afterAutospacing="0" w:line="240" w:lineRule="auto"/>
        <w:ind w:left="24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                           _______________</w:t>
      </w:r>
      <w:r w:rsidRPr="00E56613">
        <w:rPr>
          <w:rFonts w:ascii="David" w:eastAsia="Times New Roman" w:hAnsi="David" w:cs="David"/>
          <w:snapToGrid w:val="0"/>
          <w:sz w:val="24"/>
          <w:szCs w:val="24"/>
          <w:rtl/>
        </w:rPr>
        <w:tab/>
        <w:t xml:space="preserve">              _______________</w:t>
      </w:r>
    </w:p>
    <w:p w14:paraId="013A15E9" w14:textId="77777777" w:rsidR="00E56613" w:rsidRPr="00E56613" w:rsidRDefault="00E56613" w:rsidP="00E56613">
      <w:pPr>
        <w:tabs>
          <w:tab w:val="center" w:pos="2540"/>
          <w:tab w:val="right" w:pos="5600"/>
        </w:tabs>
        <w:spacing w:before="0" w:beforeAutospacing="0" w:after="0" w:afterAutospacing="0" w:line="240" w:lineRule="auto"/>
        <w:ind w:left="24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                                     </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 xml:space="preserve">תאריך                                    ה ק ב ל ן       </w:t>
      </w:r>
    </w:p>
    <w:p w14:paraId="2C673FB9" w14:textId="77777777" w:rsidR="00E56613" w:rsidRPr="00E56613" w:rsidRDefault="00E56613" w:rsidP="00E56613">
      <w:pPr>
        <w:widowControl w:val="0"/>
        <w:spacing w:before="0" w:beforeAutospacing="0" w:after="0" w:afterAutospacing="0" w:line="240" w:lineRule="auto"/>
        <w:jc w:val="center"/>
        <w:rPr>
          <w:rFonts w:ascii="David" w:eastAsia="Times New Roman" w:hAnsi="David" w:cs="David"/>
          <w:b/>
          <w:bCs/>
          <w:snapToGrid w:val="0"/>
          <w:sz w:val="26"/>
          <w:szCs w:val="24"/>
          <w:u w:val="single"/>
          <w:rtl/>
        </w:rPr>
      </w:pPr>
      <w:r w:rsidRPr="00E56613">
        <w:rPr>
          <w:rFonts w:ascii="David" w:eastAsia="Times New Roman" w:hAnsi="David" w:cs="David"/>
          <w:sz w:val="26"/>
          <w:szCs w:val="26"/>
          <w:rtl/>
        </w:rPr>
        <w:br w:type="page"/>
      </w:r>
      <w:r w:rsidRPr="00E56613" w:rsidDel="00F95D3F">
        <w:rPr>
          <w:rFonts w:ascii="David" w:eastAsia="Times New Roman" w:hAnsi="David" w:cs="David"/>
          <w:b/>
          <w:bCs/>
          <w:snapToGrid w:val="0"/>
          <w:sz w:val="26"/>
          <w:szCs w:val="24"/>
          <w:u w:val="single"/>
          <w:rtl/>
        </w:rPr>
        <w:lastRenderedPageBreak/>
        <w:t xml:space="preserve"> </w:t>
      </w:r>
      <w:r w:rsidRPr="00E56613">
        <w:rPr>
          <w:rFonts w:ascii="David" w:eastAsia="Times New Roman" w:hAnsi="David" w:cs="David"/>
          <w:b/>
          <w:bCs/>
          <w:snapToGrid w:val="0"/>
          <w:sz w:val="26"/>
          <w:szCs w:val="24"/>
          <w:u w:val="single"/>
          <w:rtl/>
        </w:rPr>
        <w:t>נספח 3.1.26</w:t>
      </w:r>
    </w:p>
    <w:p w14:paraId="100458E7"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Pr>
      </w:pPr>
    </w:p>
    <w:p w14:paraId="11D359D8" w14:textId="77777777" w:rsidR="00E56613" w:rsidRPr="00E56613" w:rsidRDefault="00E56613" w:rsidP="00E56613">
      <w:pPr>
        <w:spacing w:before="120" w:beforeAutospacing="0" w:after="0" w:afterAutospacing="0" w:line="360" w:lineRule="auto"/>
        <w:jc w:val="center"/>
        <w:rPr>
          <w:rFonts w:ascii="David" w:eastAsia="Times New Roman" w:hAnsi="David" w:cs="David"/>
          <w:b/>
          <w:bCs/>
          <w:sz w:val="24"/>
          <w:szCs w:val="24"/>
          <w:u w:val="single"/>
        </w:rPr>
      </w:pPr>
      <w:r w:rsidRPr="00E56613">
        <w:rPr>
          <w:rFonts w:ascii="David" w:eastAsia="Times New Roman" w:hAnsi="David" w:cs="David"/>
          <w:b/>
          <w:bCs/>
          <w:sz w:val="24"/>
          <w:szCs w:val="24"/>
          <w:u w:val="single"/>
          <w:rtl/>
        </w:rPr>
        <w:t>תנאים מיוחדים לאספקת אריחי ריצוף וחיפוי, כלים סניטריים, ברזים ו/או ארונות אמבטיה</w:t>
      </w:r>
    </w:p>
    <w:p w14:paraId="742A6CF9" w14:textId="77777777" w:rsidR="00E56613" w:rsidRPr="00E56613" w:rsidRDefault="00E56613" w:rsidP="00E56613">
      <w:pPr>
        <w:spacing w:before="120" w:beforeAutospacing="0" w:after="0" w:afterAutospacing="0" w:line="360" w:lineRule="auto"/>
        <w:jc w:val="center"/>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t xml:space="preserve">פרויקט </w:t>
      </w:r>
      <w:sdt>
        <w:sdtPr>
          <w:rPr>
            <w:rFonts w:ascii="David" w:eastAsia="Times New Roman" w:hAnsi="David" w:cs="David"/>
            <w:b/>
            <w:bCs/>
            <w:color w:val="800080"/>
            <w:sz w:val="24"/>
            <w:szCs w:val="24"/>
            <w:u w:val="single"/>
            <w:rtl/>
          </w:rPr>
          <w:alias w:val="שם הפרויקט"/>
          <w:tag w:val="cntProjectName"/>
          <w:id w:val="-936047074"/>
          <w:placeholder>
            <w:docPart w:val="E766EDA500D441F2851ABE1C7070169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33" w:author="Kook Sec" w:date="2024-07-28T13:13:00Z">
            <w:r w:rsidR="00945BF5">
              <w:rPr>
                <w:rFonts w:ascii="David" w:eastAsia="Times New Roman" w:hAnsi="David" w:cs="David"/>
                <w:b/>
                <w:bCs/>
                <w:color w:val="800080"/>
                <w:sz w:val="24"/>
                <w:szCs w:val="24"/>
                <w:u w:val="single"/>
                <w:rtl/>
              </w:rPr>
              <w:t>פ.א פיתוח ובנייה בירושלים בע"מ</w:t>
            </w:r>
          </w:ins>
        </w:sdtContent>
      </w:sdt>
    </w:p>
    <w:p w14:paraId="1AA3892E"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0ED25732"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tl/>
        </w:rPr>
      </w:pPr>
      <w:r w:rsidRPr="00E56613">
        <w:rPr>
          <w:rFonts w:ascii="David" w:eastAsia="Times New Roman" w:hAnsi="David" w:cs="David"/>
          <w:sz w:val="24"/>
          <w:szCs w:val="24"/>
          <w:rtl/>
        </w:rPr>
        <w:t>1.</w:t>
      </w:r>
      <w:r w:rsidRPr="00E56613">
        <w:rPr>
          <w:rFonts w:ascii="David" w:eastAsia="Times New Roman" w:hAnsi="David" w:cs="David"/>
          <w:sz w:val="24"/>
          <w:szCs w:val="24"/>
          <w:rtl/>
        </w:rPr>
        <w:tab/>
      </w:r>
      <w:r w:rsidRPr="00E56613">
        <w:rPr>
          <w:rFonts w:ascii="David" w:eastAsia="Times New Roman" w:hAnsi="David" w:cs="David"/>
          <w:b/>
          <w:bCs/>
          <w:sz w:val="24"/>
          <w:szCs w:val="24"/>
          <w:u w:val="single"/>
          <w:rtl/>
        </w:rPr>
        <w:t xml:space="preserve">פרוט </w:t>
      </w:r>
    </w:p>
    <w:p w14:paraId="3667D675" w14:textId="77777777" w:rsidR="00E56613" w:rsidRPr="00E56613" w:rsidRDefault="00E56613" w:rsidP="00E56613">
      <w:pPr>
        <w:spacing w:before="120" w:beforeAutospacing="0" w:after="0" w:afterAutospacing="0" w:line="36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א.</w:t>
      </w:r>
      <w:r w:rsidRPr="00E56613">
        <w:rPr>
          <w:rFonts w:ascii="David" w:eastAsia="Times New Roman" w:hAnsi="David" w:cs="David"/>
          <w:sz w:val="24"/>
          <w:szCs w:val="24"/>
          <w:rtl/>
        </w:rPr>
        <w:tab/>
        <w:t>אספקה עד הדירות של אריחי ריצוף וחיפוי, כלים סניטריים, ברזים ו/או אספקה והתקנה של ארונות אמבטיה בדירות.</w:t>
      </w:r>
    </w:p>
    <w:p w14:paraId="489B104F" w14:textId="77777777" w:rsidR="00E56613" w:rsidRPr="00E56613" w:rsidRDefault="00E56613" w:rsidP="00E56613">
      <w:pPr>
        <w:spacing w:before="0" w:beforeAutospacing="0" w:after="0" w:afterAutospacing="0" w:line="360" w:lineRule="auto"/>
        <w:ind w:left="1440"/>
        <w:jc w:val="both"/>
        <w:rPr>
          <w:rFonts w:ascii="David" w:eastAsia="Times New Roman" w:hAnsi="David" w:cs="David"/>
          <w:sz w:val="24"/>
          <w:szCs w:val="24"/>
          <w:rtl/>
        </w:rPr>
      </w:pPr>
      <w:r w:rsidRPr="00E56613">
        <w:rPr>
          <w:rFonts w:ascii="David" w:eastAsia="Times New Roman" w:hAnsi="David" w:cs="David"/>
          <w:sz w:val="24"/>
          <w:szCs w:val="24"/>
          <w:rtl/>
        </w:rPr>
        <w:t>כמויות האריחים ו/או הכלים ו/או הברזים ו/או ארונות האמבטיה בתאום ובאישור היזם/הקבלן.</w:t>
      </w:r>
    </w:p>
    <w:p w14:paraId="7FCD7D50" w14:textId="77777777" w:rsidR="00E56613" w:rsidRPr="00E56613" w:rsidRDefault="00E56613" w:rsidP="00E56613">
      <w:pPr>
        <w:spacing w:before="0" w:beforeAutospacing="0" w:after="0" w:afterAutospacing="0" w:line="36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ב.</w:t>
      </w:r>
      <w:r w:rsidRPr="00E56613">
        <w:rPr>
          <w:rFonts w:ascii="David" w:eastAsia="Times New Roman" w:hAnsi="David" w:cs="David"/>
          <w:sz w:val="24"/>
          <w:szCs w:val="24"/>
          <w:rtl/>
        </w:rPr>
        <w:tab/>
        <w:t>בגמר ההרכבה הספק יגן על חזיתות הארונות מפני פגיעות ורסיסי צבע, ע"י עטיפתם.</w:t>
      </w:r>
    </w:p>
    <w:p w14:paraId="094D655F" w14:textId="77777777" w:rsidR="00E56613" w:rsidRPr="00E56613" w:rsidRDefault="00E56613" w:rsidP="00E56613">
      <w:pPr>
        <w:spacing w:before="0" w:beforeAutospacing="0" w:after="0" w:afterAutospacing="0" w:line="36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ג.</w:t>
      </w:r>
      <w:r w:rsidRPr="00E56613">
        <w:rPr>
          <w:rFonts w:ascii="David" w:eastAsia="Times New Roman" w:hAnsi="David" w:cs="David"/>
          <w:sz w:val="24"/>
          <w:szCs w:val="24"/>
          <w:rtl/>
        </w:rPr>
        <w:tab/>
        <w:t>הספק מצהיר ומתחייב שכל החומרים ו/או העבודות שיסופקו ו/או שיבוצעו על-ידו יבוצעו בהתאם לתקנים ישראליים ומפרטי מכון התקנים, כי הוא מודע למיקום המיועד להתקנת כל פריט, שהחומרים המוצעים על-ידו מתאימים ו/או שהעבודות תבוצענה בהתאם לתנאים הצפויים במקום המיועד. הספק מצהיר שהוצגו בפניו תכניות ומפרט המכר הסטנדרטי לרוכשים בפרויקט ושהחומרים ו/או ושהעבודות שיסופקו ו/או שיבוצעו על-ידו לא יהיו/לא תבוצענה בסתירה לאמור בהם.</w:t>
      </w:r>
    </w:p>
    <w:p w14:paraId="79369200" w14:textId="77777777" w:rsidR="00E56613" w:rsidRPr="00E56613" w:rsidRDefault="00E56613" w:rsidP="00E56613">
      <w:pPr>
        <w:spacing w:before="0" w:beforeAutospacing="0" w:after="0" w:afterAutospacing="0" w:line="36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ab/>
        <w:t>בכל מקרה של סתירה בין המפרט שלהלן למפרט ותכניות המכר יפנה הספק לקבלן וליזם לפני הייצור/האספקה לקבלת הוראות. מוסכם שמחיר העבודות החומרים/אביזרים ו/או החיפויים והכלים הסניטריים נקבע עפ"י האפשרות היקרה יותר.</w:t>
      </w:r>
    </w:p>
    <w:p w14:paraId="3D8BF573" w14:textId="77777777" w:rsidR="00E56613" w:rsidRPr="00E56613" w:rsidRDefault="00E56613" w:rsidP="00E56613">
      <w:pPr>
        <w:spacing w:before="0" w:beforeAutospacing="0" w:after="0" w:afterAutospacing="0" w:line="36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ד.</w:t>
      </w:r>
      <w:r w:rsidRPr="00E56613">
        <w:rPr>
          <w:rFonts w:ascii="David" w:eastAsia="Times New Roman" w:hAnsi="David" w:cs="David"/>
          <w:sz w:val="24"/>
          <w:szCs w:val="24"/>
          <w:rtl/>
        </w:rPr>
        <w:tab/>
        <w:t xml:space="preserve">הספק יספק תעודות אחריות לחומרים ולאביזרים המסופקים על ידו לכל דירה בנפרד. אחריות הספק בהתאם להתחייבות מוכר הדירה עפ"י חוק המכר (דירות). </w:t>
      </w:r>
    </w:p>
    <w:p w14:paraId="3D540289" w14:textId="77777777" w:rsidR="00E56613" w:rsidRPr="00E56613" w:rsidRDefault="00E56613" w:rsidP="00E56613">
      <w:pPr>
        <w:spacing w:before="0" w:beforeAutospacing="0" w:after="0" w:afterAutospacing="0" w:line="36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ה.</w:t>
      </w:r>
      <w:r w:rsidRPr="00E56613">
        <w:rPr>
          <w:rFonts w:ascii="David" w:eastAsia="Times New Roman" w:hAnsi="David" w:cs="David"/>
          <w:sz w:val="24"/>
          <w:szCs w:val="24"/>
          <w:rtl/>
        </w:rPr>
        <w:tab/>
        <w:t>למען הסר ספק יובהר כי באחריות הקבלן לשמור על שלמות ותקינות החומרים, המוצרים והעבודות אשר סופקו ובוצעו על ידו או על ידי מי מטעמו, וזאת עד למועד מסירת הדירה בה הותקנו המוצרים ובוצעו העבודות.</w:t>
      </w:r>
    </w:p>
    <w:p w14:paraId="5AF21FBA" w14:textId="77777777" w:rsidR="00E56613" w:rsidRPr="00E56613" w:rsidRDefault="00E56613" w:rsidP="00E56613">
      <w:pPr>
        <w:spacing w:before="0" w:beforeAutospacing="0" w:after="0" w:afterAutospacing="0" w:line="240" w:lineRule="auto"/>
        <w:jc w:val="both"/>
        <w:rPr>
          <w:rFonts w:ascii="David" w:eastAsia="Times New Roman" w:hAnsi="David" w:cs="David"/>
          <w:sz w:val="24"/>
          <w:szCs w:val="24"/>
          <w:rtl/>
        </w:rPr>
      </w:pPr>
    </w:p>
    <w:p w14:paraId="15B81A3C"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tl/>
        </w:rPr>
      </w:pPr>
      <w:r w:rsidRPr="00E56613">
        <w:rPr>
          <w:rFonts w:ascii="David" w:eastAsia="Times New Roman" w:hAnsi="David" w:cs="David"/>
          <w:sz w:val="24"/>
          <w:szCs w:val="24"/>
          <w:rtl/>
        </w:rPr>
        <w:t>2.</w:t>
      </w:r>
      <w:r w:rsidRPr="00E56613">
        <w:rPr>
          <w:rFonts w:ascii="David" w:eastAsia="Times New Roman" w:hAnsi="David" w:cs="David"/>
          <w:sz w:val="24"/>
          <w:szCs w:val="24"/>
          <w:rtl/>
        </w:rPr>
        <w:tab/>
      </w:r>
      <w:r w:rsidRPr="00E56613">
        <w:rPr>
          <w:rFonts w:ascii="David" w:eastAsia="Times New Roman" w:hAnsi="David" w:cs="David"/>
          <w:b/>
          <w:bCs/>
          <w:sz w:val="24"/>
          <w:szCs w:val="24"/>
          <w:u w:val="single"/>
          <w:rtl/>
        </w:rPr>
        <w:t>כללי</w:t>
      </w:r>
    </w:p>
    <w:p w14:paraId="52D32658" w14:textId="77777777" w:rsidR="00E56613" w:rsidRPr="00E56613" w:rsidRDefault="00E56613" w:rsidP="00E56613">
      <w:pPr>
        <w:spacing w:before="120" w:beforeAutospacing="0" w:after="0" w:afterAutospacing="0" w:line="36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א.</w:t>
      </w:r>
      <w:r w:rsidRPr="00E56613">
        <w:rPr>
          <w:rFonts w:ascii="David" w:eastAsia="Times New Roman" w:hAnsi="David" w:cs="David"/>
          <w:sz w:val="24"/>
          <w:szCs w:val="24"/>
          <w:rtl/>
        </w:rPr>
        <w:tab/>
        <w:t>ידוע לספק כי ליזם/לקבלן זכות להתקשר בחוזה עם ספקים נוספים לאספקת אריחי ריצוף וחיפוי, כלים סניטריים, ברזים ו/או ליצור אספקת והתקנת ארונות אמבטיה בפרויקט/בבניין.</w:t>
      </w:r>
    </w:p>
    <w:p w14:paraId="0972E0CE" w14:textId="77777777" w:rsidR="00E56613" w:rsidRPr="00E56613" w:rsidRDefault="00E56613" w:rsidP="00E56613">
      <w:pPr>
        <w:spacing w:before="0" w:beforeAutospacing="0" w:after="0" w:afterAutospacing="0" w:line="360" w:lineRule="auto"/>
        <w:ind w:left="1440"/>
        <w:jc w:val="both"/>
        <w:rPr>
          <w:rFonts w:ascii="David" w:eastAsia="Times New Roman" w:hAnsi="David" w:cs="David"/>
          <w:sz w:val="24"/>
          <w:szCs w:val="24"/>
          <w:rtl/>
        </w:rPr>
      </w:pPr>
      <w:r w:rsidRPr="00E56613">
        <w:rPr>
          <w:rFonts w:ascii="David" w:eastAsia="Times New Roman" w:hAnsi="David" w:cs="David"/>
          <w:sz w:val="24"/>
          <w:szCs w:val="24"/>
          <w:rtl/>
        </w:rPr>
        <w:t>היזם/הקבלן רשאי לאפשר לרוכשי הדירות בפרויקט/בבניינים לבחור מאיזה ספק יוזמנו החומרים/האביזרים ו/או העבודה. היזם/הקבלן רשאי לאפשר לרוכשי הדירות בפרויקט/בבניינים לספק חומרים/אביזרים גם מספקים שהיזם/הקבלן לא התקשר עימם.</w:t>
      </w:r>
    </w:p>
    <w:p w14:paraId="1726E25B" w14:textId="77777777" w:rsidR="00E56613" w:rsidRPr="00E56613" w:rsidRDefault="00E56613" w:rsidP="00E56613">
      <w:pPr>
        <w:spacing w:before="0" w:beforeAutospacing="0" w:after="0" w:afterAutospacing="0" w:line="360" w:lineRule="auto"/>
        <w:ind w:left="1440"/>
        <w:jc w:val="both"/>
        <w:rPr>
          <w:rFonts w:ascii="David" w:eastAsia="Times New Roman" w:hAnsi="David" w:cs="David"/>
          <w:sz w:val="24"/>
          <w:szCs w:val="24"/>
          <w:rtl/>
        </w:rPr>
      </w:pPr>
      <w:r w:rsidRPr="00E56613">
        <w:rPr>
          <w:rFonts w:ascii="David" w:eastAsia="Times New Roman" w:hAnsi="David" w:cs="David"/>
          <w:sz w:val="24"/>
          <w:szCs w:val="24"/>
          <w:rtl/>
        </w:rPr>
        <w:t>לספק אין התנגדות לאמור לעיל ו/או טענות בקשר לכך.</w:t>
      </w:r>
    </w:p>
    <w:p w14:paraId="49C67448" w14:textId="77777777" w:rsidR="00E56613" w:rsidRDefault="00E56613" w:rsidP="00E56613">
      <w:pPr>
        <w:spacing w:before="0" w:beforeAutospacing="0" w:after="0" w:afterAutospacing="0" w:line="36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lastRenderedPageBreak/>
        <w:t>ב.</w:t>
      </w:r>
      <w:r w:rsidRPr="00E56613">
        <w:rPr>
          <w:rFonts w:ascii="David" w:eastAsia="Times New Roman" w:hAnsi="David" w:cs="David"/>
          <w:sz w:val="24"/>
          <w:szCs w:val="24"/>
          <w:rtl/>
        </w:rPr>
        <w:tab/>
        <w:t>רוכשי הדירות יוכלו לבחור באם רצונם שהספק יתקין בדירתם את ארונות האמבטיה או שהספק יספק אך לא יתקין ארונות אלה.</w:t>
      </w:r>
    </w:p>
    <w:p w14:paraId="5D67C2F9" w14:textId="77777777" w:rsidR="00E56613" w:rsidRPr="00E56613" w:rsidRDefault="00E56613" w:rsidP="00AD35D2">
      <w:pPr>
        <w:spacing w:before="0" w:beforeAutospacing="0" w:after="0" w:afterAutospacing="0" w:line="360" w:lineRule="auto"/>
        <w:ind w:left="651" w:hanging="567"/>
        <w:jc w:val="both"/>
        <w:rPr>
          <w:rFonts w:ascii="David" w:eastAsia="Times New Roman" w:hAnsi="David" w:cs="David"/>
          <w:b/>
          <w:bCs/>
          <w:sz w:val="24"/>
          <w:szCs w:val="24"/>
          <w:u w:val="single"/>
          <w:rtl/>
        </w:rPr>
      </w:pPr>
      <w:r w:rsidRPr="00E56613">
        <w:rPr>
          <w:rFonts w:ascii="David" w:eastAsia="Times New Roman" w:hAnsi="David" w:cs="David"/>
          <w:sz w:val="24"/>
          <w:szCs w:val="24"/>
          <w:rtl/>
        </w:rPr>
        <w:t>3.</w:t>
      </w:r>
      <w:r w:rsidRPr="00E56613">
        <w:rPr>
          <w:rFonts w:ascii="David" w:eastAsia="Times New Roman" w:hAnsi="David" w:cs="David"/>
          <w:sz w:val="24"/>
          <w:szCs w:val="24"/>
          <w:rtl/>
        </w:rPr>
        <w:tab/>
      </w:r>
      <w:r w:rsidRPr="00E56613">
        <w:rPr>
          <w:rFonts w:ascii="David" w:eastAsia="Times New Roman" w:hAnsi="David" w:cs="David"/>
          <w:b/>
          <w:bCs/>
          <w:sz w:val="24"/>
          <w:szCs w:val="24"/>
          <w:u w:val="single"/>
          <w:rtl/>
        </w:rPr>
        <w:t>מפרט החומרים/אביזרים/ארונות</w:t>
      </w:r>
    </w:p>
    <w:p w14:paraId="70AFBBF9" w14:textId="77777777" w:rsidR="00E56613" w:rsidRPr="00E56613" w:rsidRDefault="00E56613" w:rsidP="00AD35D2">
      <w:pPr>
        <w:spacing w:before="120" w:beforeAutospacing="0" w:after="0" w:afterAutospacing="0" w:line="360" w:lineRule="auto"/>
        <w:ind w:left="2160" w:hanging="720"/>
        <w:jc w:val="both"/>
        <w:rPr>
          <w:rFonts w:ascii="David" w:eastAsia="Times New Roman" w:hAnsi="David" w:cs="David"/>
          <w:sz w:val="24"/>
          <w:szCs w:val="24"/>
          <w:rtl/>
        </w:rPr>
      </w:pPr>
      <w:r w:rsidRPr="00E56613">
        <w:rPr>
          <w:rFonts w:ascii="David" w:eastAsia="Times New Roman" w:hAnsi="David" w:cs="David"/>
          <w:sz w:val="24"/>
          <w:szCs w:val="24"/>
          <w:rtl/>
        </w:rPr>
        <w:t>(יימסר לקבלן לאחר שהיזם יסכם עם הספקים הממונים)</w:t>
      </w:r>
    </w:p>
    <w:p w14:paraId="20CB206B" w14:textId="77777777" w:rsidR="00E56613" w:rsidRPr="00E56613" w:rsidRDefault="00E56613" w:rsidP="00E56613">
      <w:pPr>
        <w:spacing w:before="0" w:beforeAutospacing="0" w:after="0" w:afterAutospacing="0" w:line="360" w:lineRule="auto"/>
        <w:ind w:left="720"/>
        <w:jc w:val="both"/>
        <w:rPr>
          <w:rFonts w:ascii="David" w:eastAsia="Times New Roman" w:hAnsi="David" w:cs="David"/>
          <w:sz w:val="24"/>
          <w:szCs w:val="24"/>
          <w:rtl/>
        </w:rPr>
      </w:pPr>
      <w:r w:rsidRPr="00E56613">
        <w:rPr>
          <w:rFonts w:ascii="David" w:eastAsia="Times New Roman" w:hAnsi="David" w:cs="David"/>
          <w:sz w:val="26"/>
          <w:szCs w:val="26"/>
          <w:rtl/>
        </w:rPr>
        <w:t xml:space="preserve">3.1       </w:t>
      </w:r>
      <w:r w:rsidRPr="00E56613">
        <w:rPr>
          <w:rFonts w:ascii="David" w:eastAsia="Times New Roman" w:hAnsi="David" w:cs="David"/>
          <w:sz w:val="24"/>
          <w:szCs w:val="24"/>
          <w:rtl/>
        </w:rPr>
        <w:t xml:space="preserve">הספק מתחייב שהפריטים הנ"ל יהיו ברשותו בכל עת עד לסיום הקמת הפרויקט. </w:t>
      </w:r>
    </w:p>
    <w:p w14:paraId="2BA75E26" w14:textId="77777777" w:rsidR="00E56613" w:rsidRPr="00E56613" w:rsidRDefault="00E56613" w:rsidP="00E56613">
      <w:pPr>
        <w:spacing w:before="0" w:beforeAutospacing="0" w:after="0" w:afterAutospacing="0" w:line="360" w:lineRule="auto"/>
        <w:ind w:left="720"/>
        <w:jc w:val="both"/>
        <w:rPr>
          <w:rFonts w:ascii="David" w:eastAsia="Times New Roman" w:hAnsi="David" w:cs="David"/>
          <w:sz w:val="24"/>
          <w:szCs w:val="24"/>
          <w:rtl/>
        </w:rPr>
      </w:pPr>
      <w:r w:rsidRPr="00E56613">
        <w:rPr>
          <w:rFonts w:ascii="David" w:eastAsia="Times New Roman" w:hAnsi="David" w:cs="David"/>
          <w:sz w:val="24"/>
          <w:szCs w:val="24"/>
          <w:rtl/>
        </w:rPr>
        <w:t>3.2       הספק לא יציע לרוכשי הדירות (במסגרת הסטנדרט) פריטים אחרים אלא באישור       היזם.</w:t>
      </w:r>
    </w:p>
    <w:p w14:paraId="4ED390E6" w14:textId="77777777" w:rsidR="00E56613" w:rsidRPr="00E56613" w:rsidRDefault="00E56613" w:rsidP="00E56613">
      <w:pPr>
        <w:spacing w:before="0" w:beforeAutospacing="0" w:after="0" w:afterAutospacing="0" w:line="240" w:lineRule="auto"/>
        <w:jc w:val="both"/>
        <w:rPr>
          <w:rFonts w:ascii="David" w:eastAsia="Times New Roman" w:hAnsi="David" w:cs="David"/>
          <w:sz w:val="24"/>
          <w:szCs w:val="24"/>
          <w:rtl/>
        </w:rPr>
      </w:pPr>
    </w:p>
    <w:p w14:paraId="256AB121"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tl/>
        </w:rPr>
      </w:pPr>
      <w:r w:rsidRPr="00E56613">
        <w:rPr>
          <w:rFonts w:ascii="David" w:eastAsia="Times New Roman" w:hAnsi="David" w:cs="David"/>
          <w:sz w:val="24"/>
          <w:szCs w:val="24"/>
          <w:rtl/>
        </w:rPr>
        <w:t>4.</w:t>
      </w:r>
      <w:r w:rsidRPr="00E56613">
        <w:rPr>
          <w:rFonts w:ascii="David" w:eastAsia="Times New Roman" w:hAnsi="David" w:cs="David"/>
          <w:sz w:val="24"/>
          <w:szCs w:val="24"/>
          <w:rtl/>
        </w:rPr>
        <w:tab/>
      </w:r>
      <w:r w:rsidRPr="00E56613">
        <w:rPr>
          <w:rFonts w:ascii="David" w:eastAsia="Times New Roman" w:hAnsi="David" w:cs="David"/>
          <w:b/>
          <w:bCs/>
          <w:sz w:val="24"/>
          <w:szCs w:val="24"/>
          <w:u w:val="single"/>
          <w:rtl/>
        </w:rPr>
        <w:t>מחיר החומרים, האביזרים והעבודות</w:t>
      </w:r>
      <w:r w:rsidRPr="00E56613">
        <w:rPr>
          <w:rFonts w:ascii="David" w:eastAsia="Times New Roman" w:hAnsi="David" w:cs="David"/>
          <w:sz w:val="24"/>
          <w:szCs w:val="24"/>
          <w:rtl/>
        </w:rPr>
        <w:t xml:space="preserve"> בכפוף למפרט הדייר</w:t>
      </w:r>
    </w:p>
    <w:p w14:paraId="091A1635"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tl/>
        </w:rPr>
      </w:pPr>
      <w:r w:rsidRPr="00E56613">
        <w:rPr>
          <w:rFonts w:ascii="David" w:eastAsia="Times New Roman" w:hAnsi="David" w:cs="David"/>
          <w:sz w:val="24"/>
          <w:szCs w:val="24"/>
          <w:rtl/>
        </w:rPr>
        <w:t>4.1</w:t>
      </w:r>
      <w:r w:rsidRPr="00E56613">
        <w:rPr>
          <w:rFonts w:ascii="David" w:eastAsia="Times New Roman" w:hAnsi="David" w:cs="David"/>
          <w:sz w:val="24"/>
          <w:szCs w:val="24"/>
          <w:rtl/>
        </w:rPr>
        <w:tab/>
      </w:r>
      <w:r w:rsidRPr="00E56613">
        <w:rPr>
          <w:rFonts w:ascii="David" w:eastAsia="Times New Roman" w:hAnsi="David" w:cs="David"/>
          <w:sz w:val="24"/>
          <w:szCs w:val="24"/>
          <w:rtl/>
        </w:rPr>
        <w:tab/>
      </w:r>
      <w:r w:rsidRPr="00E56613">
        <w:rPr>
          <w:rFonts w:ascii="David" w:eastAsia="Times New Roman" w:hAnsi="David" w:cs="David"/>
          <w:sz w:val="24"/>
          <w:szCs w:val="24"/>
          <w:u w:val="single"/>
          <w:rtl/>
        </w:rPr>
        <w:t>תיאור ומחיר</w:t>
      </w:r>
      <w:r w:rsidRPr="00E56613">
        <w:rPr>
          <w:rFonts w:ascii="David" w:eastAsia="Times New Roman" w:hAnsi="David" w:cs="David"/>
          <w:sz w:val="24"/>
          <w:szCs w:val="24"/>
          <w:rtl/>
        </w:rPr>
        <w:t>:</w:t>
      </w:r>
    </w:p>
    <w:tbl>
      <w:tblPr>
        <w:bidiVisual/>
        <w:tblW w:w="878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67"/>
        <w:gridCol w:w="5670"/>
        <w:gridCol w:w="2552"/>
      </w:tblGrid>
      <w:tr w:rsidR="00E56613" w:rsidRPr="00E56613" w14:paraId="0B226DDD" w14:textId="77777777" w:rsidTr="00E56613">
        <w:tc>
          <w:tcPr>
            <w:tcW w:w="567" w:type="dxa"/>
            <w:tcBorders>
              <w:top w:val="single" w:sz="4" w:space="0" w:color="auto"/>
              <w:left w:val="single" w:sz="4" w:space="0" w:color="auto"/>
              <w:bottom w:val="single" w:sz="4" w:space="0" w:color="auto"/>
              <w:right w:val="single" w:sz="4" w:space="0" w:color="auto"/>
            </w:tcBorders>
          </w:tcPr>
          <w:p w14:paraId="48D2B337"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p>
        </w:tc>
        <w:tc>
          <w:tcPr>
            <w:tcW w:w="5670" w:type="dxa"/>
            <w:tcBorders>
              <w:top w:val="single" w:sz="4" w:space="0" w:color="auto"/>
              <w:left w:val="single" w:sz="4" w:space="0" w:color="auto"/>
              <w:bottom w:val="single" w:sz="4" w:space="0" w:color="auto"/>
              <w:right w:val="single" w:sz="4" w:space="0" w:color="auto"/>
            </w:tcBorders>
          </w:tcPr>
          <w:p w14:paraId="56321527"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b/>
                <w:bCs/>
                <w:sz w:val="24"/>
                <w:szCs w:val="24"/>
                <w:u w:val="single"/>
              </w:rPr>
            </w:pPr>
            <w:r w:rsidRPr="00E56613">
              <w:rPr>
                <w:rFonts w:ascii="David" w:eastAsia="Times New Roman" w:hAnsi="David" w:cs="David"/>
                <w:b/>
                <w:bCs/>
                <w:sz w:val="24"/>
                <w:szCs w:val="24"/>
                <w:u w:val="single"/>
                <w:rtl/>
              </w:rPr>
              <w:t>ת</w:t>
            </w:r>
            <w:r w:rsidR="00AD35D2">
              <w:rPr>
                <w:rFonts w:ascii="David" w:eastAsia="Times New Roman" w:hAnsi="David" w:cs="David" w:hint="cs"/>
                <w:b/>
                <w:bCs/>
                <w:sz w:val="24"/>
                <w:szCs w:val="24"/>
                <w:u w:val="single"/>
                <w:rtl/>
              </w:rPr>
              <w:t>י</w:t>
            </w:r>
            <w:r w:rsidRPr="00E56613">
              <w:rPr>
                <w:rFonts w:ascii="David" w:eastAsia="Times New Roman" w:hAnsi="David" w:cs="David"/>
                <w:b/>
                <w:bCs/>
                <w:sz w:val="24"/>
                <w:szCs w:val="24"/>
                <w:u w:val="single"/>
                <w:rtl/>
              </w:rPr>
              <w:t>אור</w:t>
            </w:r>
          </w:p>
        </w:tc>
        <w:tc>
          <w:tcPr>
            <w:tcW w:w="2552" w:type="dxa"/>
            <w:tcBorders>
              <w:top w:val="single" w:sz="4" w:space="0" w:color="auto"/>
              <w:left w:val="single" w:sz="4" w:space="0" w:color="auto"/>
              <w:bottom w:val="single" w:sz="4" w:space="0" w:color="auto"/>
              <w:right w:val="single" w:sz="4" w:space="0" w:color="auto"/>
            </w:tcBorders>
          </w:tcPr>
          <w:p w14:paraId="5A6260A5"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b/>
                <w:bCs/>
                <w:sz w:val="24"/>
                <w:szCs w:val="24"/>
                <w:u w:val="single"/>
              </w:rPr>
            </w:pPr>
            <w:r w:rsidRPr="00E56613">
              <w:rPr>
                <w:rFonts w:ascii="David" w:eastAsia="Times New Roman" w:hAnsi="David" w:cs="David"/>
                <w:b/>
                <w:bCs/>
                <w:sz w:val="24"/>
                <w:szCs w:val="24"/>
                <w:u w:val="single"/>
                <w:rtl/>
              </w:rPr>
              <w:t>מחיר</w:t>
            </w:r>
          </w:p>
        </w:tc>
      </w:tr>
      <w:tr w:rsidR="00E56613" w:rsidRPr="00E56613" w14:paraId="2567D6D5" w14:textId="77777777" w:rsidTr="00E56613">
        <w:tc>
          <w:tcPr>
            <w:tcW w:w="567" w:type="dxa"/>
            <w:tcBorders>
              <w:top w:val="single" w:sz="4" w:space="0" w:color="auto"/>
              <w:left w:val="single" w:sz="4" w:space="0" w:color="auto"/>
              <w:bottom w:val="single" w:sz="4" w:space="0" w:color="auto"/>
              <w:right w:val="single" w:sz="4" w:space="0" w:color="auto"/>
            </w:tcBorders>
          </w:tcPr>
          <w:p w14:paraId="42DD7B8C"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א.</w:t>
            </w:r>
          </w:p>
        </w:tc>
        <w:tc>
          <w:tcPr>
            <w:tcW w:w="5670" w:type="dxa"/>
            <w:tcBorders>
              <w:top w:val="single" w:sz="4" w:space="0" w:color="auto"/>
              <w:left w:val="single" w:sz="4" w:space="0" w:color="auto"/>
              <w:bottom w:val="single" w:sz="4" w:space="0" w:color="auto"/>
              <w:right w:val="single" w:sz="4" w:space="0" w:color="auto"/>
            </w:tcBorders>
          </w:tcPr>
          <w:p w14:paraId="45D96F8B"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xml:space="preserve">אריחי ריצוף לקומת הכניסה </w:t>
            </w:r>
          </w:p>
        </w:tc>
        <w:tc>
          <w:tcPr>
            <w:tcW w:w="2552" w:type="dxa"/>
            <w:tcBorders>
              <w:top w:val="single" w:sz="4" w:space="0" w:color="auto"/>
              <w:left w:val="single" w:sz="4" w:space="0" w:color="auto"/>
              <w:bottom w:val="single" w:sz="4" w:space="0" w:color="auto"/>
              <w:right w:val="single" w:sz="4" w:space="0" w:color="auto"/>
            </w:tcBorders>
          </w:tcPr>
          <w:p w14:paraId="4198FE7D"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xml:space="preserve">  ₪ /יח'</w:t>
            </w:r>
          </w:p>
        </w:tc>
      </w:tr>
      <w:tr w:rsidR="00E56613" w:rsidRPr="00E56613" w14:paraId="74436B2D" w14:textId="77777777" w:rsidTr="00E56613">
        <w:tc>
          <w:tcPr>
            <w:tcW w:w="567" w:type="dxa"/>
            <w:tcBorders>
              <w:top w:val="single" w:sz="4" w:space="0" w:color="auto"/>
              <w:left w:val="single" w:sz="4" w:space="0" w:color="auto"/>
              <w:bottom w:val="single" w:sz="4" w:space="0" w:color="auto"/>
              <w:right w:val="single" w:sz="4" w:space="0" w:color="auto"/>
            </w:tcBorders>
          </w:tcPr>
          <w:p w14:paraId="1BA95F8E"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ב.</w:t>
            </w:r>
          </w:p>
        </w:tc>
        <w:tc>
          <w:tcPr>
            <w:tcW w:w="5670" w:type="dxa"/>
            <w:tcBorders>
              <w:top w:val="single" w:sz="4" w:space="0" w:color="auto"/>
              <w:left w:val="single" w:sz="4" w:space="0" w:color="auto"/>
              <w:bottom w:val="single" w:sz="4" w:space="0" w:color="auto"/>
              <w:right w:val="single" w:sz="4" w:space="0" w:color="auto"/>
            </w:tcBorders>
          </w:tcPr>
          <w:p w14:paraId="4BC38A93"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xml:space="preserve">אריחי ריצוף לקומה עליונה ומחסן גינה </w:t>
            </w:r>
          </w:p>
        </w:tc>
        <w:tc>
          <w:tcPr>
            <w:tcW w:w="2552" w:type="dxa"/>
            <w:tcBorders>
              <w:top w:val="single" w:sz="4" w:space="0" w:color="auto"/>
              <w:left w:val="single" w:sz="4" w:space="0" w:color="auto"/>
              <w:bottom w:val="single" w:sz="4" w:space="0" w:color="auto"/>
              <w:right w:val="single" w:sz="4" w:space="0" w:color="auto"/>
            </w:tcBorders>
          </w:tcPr>
          <w:p w14:paraId="27A807E4"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 יח'</w:t>
            </w:r>
          </w:p>
        </w:tc>
      </w:tr>
      <w:tr w:rsidR="00E56613" w:rsidRPr="00E56613" w14:paraId="5F771B7E" w14:textId="77777777" w:rsidTr="00E56613">
        <w:tc>
          <w:tcPr>
            <w:tcW w:w="567" w:type="dxa"/>
            <w:tcBorders>
              <w:top w:val="single" w:sz="4" w:space="0" w:color="auto"/>
              <w:left w:val="single" w:sz="4" w:space="0" w:color="auto"/>
              <w:bottom w:val="single" w:sz="4" w:space="0" w:color="auto"/>
              <w:right w:val="single" w:sz="4" w:space="0" w:color="auto"/>
            </w:tcBorders>
          </w:tcPr>
          <w:p w14:paraId="597383C6"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ג.</w:t>
            </w:r>
          </w:p>
        </w:tc>
        <w:tc>
          <w:tcPr>
            <w:tcW w:w="5670" w:type="dxa"/>
            <w:tcBorders>
              <w:top w:val="single" w:sz="4" w:space="0" w:color="auto"/>
              <w:left w:val="single" w:sz="4" w:space="0" w:color="auto"/>
              <w:bottom w:val="single" w:sz="4" w:space="0" w:color="auto"/>
              <w:right w:val="single" w:sz="4" w:space="0" w:color="auto"/>
            </w:tcBorders>
          </w:tcPr>
          <w:p w14:paraId="3F932875"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אריחי חיפוי למטבח</w:t>
            </w:r>
          </w:p>
        </w:tc>
        <w:tc>
          <w:tcPr>
            <w:tcW w:w="2552" w:type="dxa"/>
            <w:tcBorders>
              <w:top w:val="single" w:sz="4" w:space="0" w:color="auto"/>
              <w:left w:val="single" w:sz="4" w:space="0" w:color="auto"/>
              <w:bottom w:val="single" w:sz="4" w:space="0" w:color="auto"/>
              <w:right w:val="single" w:sz="4" w:space="0" w:color="auto"/>
            </w:tcBorders>
          </w:tcPr>
          <w:p w14:paraId="0B83EF11"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 יח'</w:t>
            </w:r>
          </w:p>
        </w:tc>
      </w:tr>
      <w:tr w:rsidR="00E56613" w:rsidRPr="00E56613" w14:paraId="5791DF73" w14:textId="77777777" w:rsidTr="00E56613">
        <w:tc>
          <w:tcPr>
            <w:tcW w:w="567" w:type="dxa"/>
            <w:tcBorders>
              <w:top w:val="single" w:sz="4" w:space="0" w:color="auto"/>
              <w:left w:val="single" w:sz="4" w:space="0" w:color="auto"/>
              <w:bottom w:val="single" w:sz="4" w:space="0" w:color="auto"/>
              <w:right w:val="single" w:sz="4" w:space="0" w:color="auto"/>
            </w:tcBorders>
          </w:tcPr>
          <w:p w14:paraId="77669314"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ד.</w:t>
            </w:r>
          </w:p>
        </w:tc>
        <w:tc>
          <w:tcPr>
            <w:tcW w:w="5670" w:type="dxa"/>
            <w:tcBorders>
              <w:top w:val="single" w:sz="4" w:space="0" w:color="auto"/>
              <w:left w:val="single" w:sz="4" w:space="0" w:color="auto"/>
              <w:bottom w:val="single" w:sz="4" w:space="0" w:color="auto"/>
              <w:right w:val="single" w:sz="4" w:space="0" w:color="auto"/>
            </w:tcBorders>
          </w:tcPr>
          <w:p w14:paraId="35254C18"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xml:space="preserve">אריחי ריצוף וחיפוי לאמבטיה ובית שימוש </w:t>
            </w:r>
          </w:p>
        </w:tc>
        <w:tc>
          <w:tcPr>
            <w:tcW w:w="2552" w:type="dxa"/>
            <w:tcBorders>
              <w:top w:val="single" w:sz="4" w:space="0" w:color="auto"/>
              <w:left w:val="single" w:sz="4" w:space="0" w:color="auto"/>
              <w:bottom w:val="single" w:sz="4" w:space="0" w:color="auto"/>
              <w:right w:val="single" w:sz="4" w:space="0" w:color="auto"/>
            </w:tcBorders>
          </w:tcPr>
          <w:p w14:paraId="72E508DC"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/יח'</w:t>
            </w:r>
          </w:p>
        </w:tc>
      </w:tr>
      <w:tr w:rsidR="00E56613" w:rsidRPr="00E56613" w14:paraId="2E8A36E9" w14:textId="77777777" w:rsidTr="00E56613">
        <w:tc>
          <w:tcPr>
            <w:tcW w:w="567" w:type="dxa"/>
            <w:tcBorders>
              <w:top w:val="single" w:sz="4" w:space="0" w:color="auto"/>
              <w:left w:val="single" w:sz="4" w:space="0" w:color="auto"/>
              <w:bottom w:val="single" w:sz="4" w:space="0" w:color="auto"/>
              <w:right w:val="single" w:sz="4" w:space="0" w:color="auto"/>
            </w:tcBorders>
          </w:tcPr>
          <w:p w14:paraId="12361E9D"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ה.</w:t>
            </w:r>
          </w:p>
        </w:tc>
        <w:tc>
          <w:tcPr>
            <w:tcW w:w="5670" w:type="dxa"/>
            <w:tcBorders>
              <w:top w:val="single" w:sz="4" w:space="0" w:color="auto"/>
              <w:left w:val="single" w:sz="4" w:space="0" w:color="auto"/>
              <w:bottom w:val="single" w:sz="4" w:space="0" w:color="auto"/>
              <w:right w:val="single" w:sz="4" w:space="0" w:color="auto"/>
            </w:tcBorders>
          </w:tcPr>
          <w:p w14:paraId="41412CB9"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אמבטיה</w:t>
            </w:r>
          </w:p>
        </w:tc>
        <w:tc>
          <w:tcPr>
            <w:tcW w:w="2552" w:type="dxa"/>
            <w:tcBorders>
              <w:top w:val="single" w:sz="4" w:space="0" w:color="auto"/>
              <w:left w:val="single" w:sz="4" w:space="0" w:color="auto"/>
              <w:bottom w:val="single" w:sz="4" w:space="0" w:color="auto"/>
              <w:right w:val="single" w:sz="4" w:space="0" w:color="auto"/>
            </w:tcBorders>
          </w:tcPr>
          <w:p w14:paraId="7C5D9E2E"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 יח'</w:t>
            </w:r>
          </w:p>
        </w:tc>
      </w:tr>
      <w:tr w:rsidR="00E56613" w:rsidRPr="00E56613" w14:paraId="1BDEFE4B" w14:textId="77777777" w:rsidTr="00E56613">
        <w:tc>
          <w:tcPr>
            <w:tcW w:w="567" w:type="dxa"/>
            <w:tcBorders>
              <w:top w:val="single" w:sz="4" w:space="0" w:color="auto"/>
              <w:left w:val="single" w:sz="4" w:space="0" w:color="auto"/>
              <w:bottom w:val="single" w:sz="4" w:space="0" w:color="auto"/>
              <w:right w:val="single" w:sz="4" w:space="0" w:color="auto"/>
            </w:tcBorders>
          </w:tcPr>
          <w:p w14:paraId="07694737"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ו.</w:t>
            </w:r>
          </w:p>
        </w:tc>
        <w:tc>
          <w:tcPr>
            <w:tcW w:w="5670" w:type="dxa"/>
            <w:tcBorders>
              <w:top w:val="single" w:sz="4" w:space="0" w:color="auto"/>
              <w:left w:val="single" w:sz="4" w:space="0" w:color="auto"/>
              <w:bottom w:val="single" w:sz="4" w:space="0" w:color="auto"/>
              <w:right w:val="single" w:sz="4" w:space="0" w:color="auto"/>
            </w:tcBorders>
          </w:tcPr>
          <w:p w14:paraId="6CDDAFCA"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אסלת מונובלוק מחרס</w:t>
            </w:r>
          </w:p>
        </w:tc>
        <w:tc>
          <w:tcPr>
            <w:tcW w:w="2552" w:type="dxa"/>
            <w:tcBorders>
              <w:top w:val="single" w:sz="4" w:space="0" w:color="auto"/>
              <w:left w:val="single" w:sz="4" w:space="0" w:color="auto"/>
              <w:bottom w:val="single" w:sz="4" w:space="0" w:color="auto"/>
              <w:right w:val="single" w:sz="4" w:space="0" w:color="auto"/>
            </w:tcBorders>
          </w:tcPr>
          <w:p w14:paraId="0FADDC09"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 יח'</w:t>
            </w:r>
          </w:p>
        </w:tc>
      </w:tr>
      <w:tr w:rsidR="00E56613" w:rsidRPr="00E56613" w14:paraId="61507CEF" w14:textId="77777777" w:rsidTr="00E56613">
        <w:trPr>
          <w:trHeight w:val="457"/>
        </w:trPr>
        <w:tc>
          <w:tcPr>
            <w:tcW w:w="567" w:type="dxa"/>
            <w:tcBorders>
              <w:top w:val="single" w:sz="4" w:space="0" w:color="auto"/>
              <w:left w:val="single" w:sz="4" w:space="0" w:color="auto"/>
              <w:bottom w:val="single" w:sz="4" w:space="0" w:color="auto"/>
              <w:right w:val="single" w:sz="4" w:space="0" w:color="auto"/>
            </w:tcBorders>
          </w:tcPr>
          <w:p w14:paraId="54CE3F7D"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ז.</w:t>
            </w:r>
          </w:p>
        </w:tc>
        <w:tc>
          <w:tcPr>
            <w:tcW w:w="5670" w:type="dxa"/>
            <w:tcBorders>
              <w:top w:val="single" w:sz="4" w:space="0" w:color="auto"/>
              <w:left w:val="single" w:sz="4" w:space="0" w:color="auto"/>
              <w:bottom w:val="single" w:sz="4" w:space="0" w:color="auto"/>
              <w:right w:val="single" w:sz="4" w:space="0" w:color="auto"/>
            </w:tcBorders>
          </w:tcPr>
          <w:p w14:paraId="076679C0"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מושב אסלה מחומר פלסטי כבד מס' 3  עם צירי נירוסטה</w:t>
            </w:r>
          </w:p>
        </w:tc>
        <w:tc>
          <w:tcPr>
            <w:tcW w:w="2552" w:type="dxa"/>
            <w:tcBorders>
              <w:top w:val="single" w:sz="4" w:space="0" w:color="auto"/>
              <w:left w:val="single" w:sz="4" w:space="0" w:color="auto"/>
              <w:bottom w:val="single" w:sz="4" w:space="0" w:color="auto"/>
              <w:right w:val="single" w:sz="4" w:space="0" w:color="auto"/>
            </w:tcBorders>
          </w:tcPr>
          <w:p w14:paraId="01597E57"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כולל במחיר האסלה</w:t>
            </w:r>
          </w:p>
        </w:tc>
      </w:tr>
      <w:tr w:rsidR="00E56613" w:rsidRPr="00E56613" w14:paraId="257D12DC" w14:textId="77777777" w:rsidTr="00E56613">
        <w:tc>
          <w:tcPr>
            <w:tcW w:w="567" w:type="dxa"/>
            <w:tcBorders>
              <w:top w:val="single" w:sz="4" w:space="0" w:color="auto"/>
              <w:left w:val="single" w:sz="4" w:space="0" w:color="auto"/>
              <w:bottom w:val="single" w:sz="4" w:space="0" w:color="auto"/>
              <w:right w:val="single" w:sz="4" w:space="0" w:color="auto"/>
            </w:tcBorders>
          </w:tcPr>
          <w:p w14:paraId="67D5D8E8"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ח.</w:t>
            </w:r>
          </w:p>
        </w:tc>
        <w:tc>
          <w:tcPr>
            <w:tcW w:w="5670" w:type="dxa"/>
            <w:tcBorders>
              <w:top w:val="single" w:sz="4" w:space="0" w:color="auto"/>
              <w:left w:val="single" w:sz="4" w:space="0" w:color="auto"/>
              <w:bottom w:val="single" w:sz="4" w:space="0" w:color="auto"/>
              <w:right w:val="single" w:sz="4" w:space="0" w:color="auto"/>
            </w:tcBorders>
          </w:tcPr>
          <w:p w14:paraId="11EF19CB"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סוללה לאמבטיה, צינור, מזלף יד  ומוט תליה אנכי</w:t>
            </w:r>
          </w:p>
        </w:tc>
        <w:tc>
          <w:tcPr>
            <w:tcW w:w="2552" w:type="dxa"/>
            <w:tcBorders>
              <w:top w:val="single" w:sz="4" w:space="0" w:color="auto"/>
              <w:left w:val="single" w:sz="4" w:space="0" w:color="auto"/>
              <w:bottom w:val="single" w:sz="4" w:space="0" w:color="auto"/>
              <w:right w:val="single" w:sz="4" w:space="0" w:color="auto"/>
            </w:tcBorders>
          </w:tcPr>
          <w:p w14:paraId="1CBD4E99"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/יח'</w:t>
            </w:r>
          </w:p>
        </w:tc>
      </w:tr>
      <w:tr w:rsidR="00E56613" w:rsidRPr="00E56613" w14:paraId="6F3928EA" w14:textId="77777777" w:rsidTr="00E56613">
        <w:tc>
          <w:tcPr>
            <w:tcW w:w="567" w:type="dxa"/>
            <w:tcBorders>
              <w:top w:val="single" w:sz="4" w:space="0" w:color="auto"/>
              <w:left w:val="single" w:sz="4" w:space="0" w:color="auto"/>
              <w:bottom w:val="single" w:sz="4" w:space="0" w:color="auto"/>
              <w:right w:val="single" w:sz="4" w:space="0" w:color="auto"/>
            </w:tcBorders>
          </w:tcPr>
          <w:p w14:paraId="4A493C24"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ט.</w:t>
            </w:r>
          </w:p>
        </w:tc>
        <w:tc>
          <w:tcPr>
            <w:tcW w:w="5670" w:type="dxa"/>
            <w:tcBorders>
              <w:top w:val="single" w:sz="4" w:space="0" w:color="auto"/>
              <w:left w:val="single" w:sz="4" w:space="0" w:color="auto"/>
              <w:bottom w:val="single" w:sz="4" w:space="0" w:color="auto"/>
              <w:right w:val="single" w:sz="4" w:space="0" w:color="auto"/>
            </w:tcBorders>
          </w:tcPr>
          <w:p w14:paraId="76951016"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xml:space="preserve">אמבטיית עיסוי אקרילית כולל אביזרים ומתקנים </w:t>
            </w:r>
          </w:p>
        </w:tc>
        <w:tc>
          <w:tcPr>
            <w:tcW w:w="2552" w:type="dxa"/>
            <w:tcBorders>
              <w:top w:val="single" w:sz="4" w:space="0" w:color="auto"/>
              <w:left w:val="single" w:sz="4" w:space="0" w:color="auto"/>
              <w:bottom w:val="single" w:sz="4" w:space="0" w:color="auto"/>
              <w:right w:val="single" w:sz="4" w:space="0" w:color="auto"/>
            </w:tcBorders>
          </w:tcPr>
          <w:p w14:paraId="4F97021E"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/יח'</w:t>
            </w:r>
          </w:p>
        </w:tc>
      </w:tr>
      <w:tr w:rsidR="00E56613" w:rsidRPr="00E56613" w14:paraId="591F5EF2" w14:textId="77777777" w:rsidTr="00E56613">
        <w:tc>
          <w:tcPr>
            <w:tcW w:w="567" w:type="dxa"/>
            <w:tcBorders>
              <w:top w:val="single" w:sz="4" w:space="0" w:color="auto"/>
              <w:left w:val="single" w:sz="4" w:space="0" w:color="auto"/>
              <w:bottom w:val="single" w:sz="4" w:space="0" w:color="auto"/>
              <w:right w:val="single" w:sz="4" w:space="0" w:color="auto"/>
            </w:tcBorders>
          </w:tcPr>
          <w:p w14:paraId="7EE3880C"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י.</w:t>
            </w:r>
          </w:p>
        </w:tc>
        <w:tc>
          <w:tcPr>
            <w:tcW w:w="5670" w:type="dxa"/>
            <w:tcBorders>
              <w:top w:val="single" w:sz="4" w:space="0" w:color="auto"/>
              <w:left w:val="single" w:sz="4" w:space="0" w:color="auto"/>
              <w:bottom w:val="single" w:sz="4" w:space="0" w:color="auto"/>
              <w:right w:val="single" w:sz="4" w:space="0" w:color="auto"/>
            </w:tcBorders>
          </w:tcPr>
          <w:p w14:paraId="79E73C0D"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סוללה לכיור רחצה</w:t>
            </w:r>
          </w:p>
        </w:tc>
        <w:tc>
          <w:tcPr>
            <w:tcW w:w="2552" w:type="dxa"/>
            <w:tcBorders>
              <w:top w:val="single" w:sz="4" w:space="0" w:color="auto"/>
              <w:left w:val="single" w:sz="4" w:space="0" w:color="auto"/>
              <w:bottom w:val="single" w:sz="4" w:space="0" w:color="auto"/>
              <w:right w:val="single" w:sz="4" w:space="0" w:color="auto"/>
            </w:tcBorders>
          </w:tcPr>
          <w:p w14:paraId="36F7BD21"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יח'</w:t>
            </w:r>
          </w:p>
        </w:tc>
      </w:tr>
      <w:tr w:rsidR="00E56613" w:rsidRPr="00E56613" w14:paraId="600E5407" w14:textId="77777777" w:rsidTr="00E56613">
        <w:tc>
          <w:tcPr>
            <w:tcW w:w="567" w:type="dxa"/>
            <w:tcBorders>
              <w:top w:val="single" w:sz="4" w:space="0" w:color="auto"/>
              <w:left w:val="single" w:sz="4" w:space="0" w:color="auto"/>
              <w:bottom w:val="single" w:sz="4" w:space="0" w:color="auto"/>
              <w:right w:val="single" w:sz="4" w:space="0" w:color="auto"/>
            </w:tcBorders>
          </w:tcPr>
          <w:p w14:paraId="238A6074"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יא.</w:t>
            </w:r>
          </w:p>
        </w:tc>
        <w:tc>
          <w:tcPr>
            <w:tcW w:w="5670" w:type="dxa"/>
            <w:tcBorders>
              <w:top w:val="single" w:sz="4" w:space="0" w:color="auto"/>
              <w:left w:val="single" w:sz="4" w:space="0" w:color="auto"/>
              <w:bottom w:val="single" w:sz="4" w:space="0" w:color="auto"/>
              <w:right w:val="single" w:sz="4" w:space="0" w:color="auto"/>
            </w:tcBorders>
          </w:tcPr>
          <w:p w14:paraId="0EA30342"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כיור למטבח להתקנה שטוחה</w:t>
            </w:r>
          </w:p>
        </w:tc>
        <w:tc>
          <w:tcPr>
            <w:tcW w:w="2552" w:type="dxa"/>
            <w:tcBorders>
              <w:top w:val="single" w:sz="4" w:space="0" w:color="auto"/>
              <w:left w:val="single" w:sz="4" w:space="0" w:color="auto"/>
              <w:bottom w:val="single" w:sz="4" w:space="0" w:color="auto"/>
              <w:right w:val="single" w:sz="4" w:space="0" w:color="auto"/>
            </w:tcBorders>
          </w:tcPr>
          <w:p w14:paraId="1EC0A889"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/יח'</w:t>
            </w:r>
          </w:p>
        </w:tc>
      </w:tr>
      <w:tr w:rsidR="00E56613" w:rsidRPr="00E56613" w14:paraId="052400CA" w14:textId="77777777" w:rsidTr="00E56613">
        <w:tc>
          <w:tcPr>
            <w:tcW w:w="567" w:type="dxa"/>
            <w:tcBorders>
              <w:top w:val="single" w:sz="4" w:space="0" w:color="auto"/>
              <w:left w:val="single" w:sz="4" w:space="0" w:color="auto"/>
              <w:bottom w:val="single" w:sz="4" w:space="0" w:color="auto"/>
              <w:right w:val="single" w:sz="4" w:space="0" w:color="auto"/>
            </w:tcBorders>
          </w:tcPr>
          <w:p w14:paraId="20BA7C98"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יב.</w:t>
            </w:r>
          </w:p>
        </w:tc>
        <w:tc>
          <w:tcPr>
            <w:tcW w:w="5670" w:type="dxa"/>
            <w:tcBorders>
              <w:top w:val="single" w:sz="4" w:space="0" w:color="auto"/>
              <w:left w:val="single" w:sz="4" w:space="0" w:color="auto"/>
              <w:bottom w:val="single" w:sz="4" w:space="0" w:color="auto"/>
              <w:right w:val="single" w:sz="4" w:space="0" w:color="auto"/>
            </w:tcBorders>
          </w:tcPr>
          <w:p w14:paraId="2D4A83D9"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xml:space="preserve">סוללה לכיור מטבח עם פיה נשלפת </w:t>
            </w:r>
          </w:p>
        </w:tc>
        <w:tc>
          <w:tcPr>
            <w:tcW w:w="2552" w:type="dxa"/>
            <w:tcBorders>
              <w:top w:val="single" w:sz="4" w:space="0" w:color="auto"/>
              <w:left w:val="single" w:sz="4" w:space="0" w:color="auto"/>
              <w:bottom w:val="single" w:sz="4" w:space="0" w:color="auto"/>
              <w:right w:val="single" w:sz="4" w:space="0" w:color="auto"/>
            </w:tcBorders>
          </w:tcPr>
          <w:p w14:paraId="1EB0F141"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/יח'</w:t>
            </w:r>
          </w:p>
        </w:tc>
      </w:tr>
      <w:tr w:rsidR="00E56613" w:rsidRPr="00E56613" w14:paraId="32F049C3" w14:textId="77777777" w:rsidTr="00E56613">
        <w:tc>
          <w:tcPr>
            <w:tcW w:w="567" w:type="dxa"/>
            <w:tcBorders>
              <w:top w:val="single" w:sz="4" w:space="0" w:color="auto"/>
              <w:left w:val="single" w:sz="4" w:space="0" w:color="auto"/>
              <w:bottom w:val="single" w:sz="4" w:space="0" w:color="auto"/>
              <w:right w:val="single" w:sz="4" w:space="0" w:color="auto"/>
            </w:tcBorders>
          </w:tcPr>
          <w:p w14:paraId="513F055F"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יג.</w:t>
            </w:r>
          </w:p>
        </w:tc>
        <w:tc>
          <w:tcPr>
            <w:tcW w:w="5670" w:type="dxa"/>
            <w:tcBorders>
              <w:top w:val="single" w:sz="4" w:space="0" w:color="auto"/>
              <w:left w:val="single" w:sz="4" w:space="0" w:color="auto"/>
              <w:bottom w:val="single" w:sz="4" w:space="0" w:color="auto"/>
              <w:right w:val="single" w:sz="4" w:space="0" w:color="auto"/>
            </w:tcBorders>
          </w:tcPr>
          <w:p w14:paraId="79BDEBFE"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xml:space="preserve">אינטרפוץ חיצוני  3 דרך עם ידית מיקס למקלחת צינור, מזלף יד , ומוט תליה אנכי </w:t>
            </w:r>
          </w:p>
        </w:tc>
        <w:tc>
          <w:tcPr>
            <w:tcW w:w="2552" w:type="dxa"/>
            <w:tcBorders>
              <w:top w:val="single" w:sz="4" w:space="0" w:color="auto"/>
              <w:left w:val="single" w:sz="4" w:space="0" w:color="auto"/>
              <w:bottom w:val="single" w:sz="4" w:space="0" w:color="auto"/>
              <w:right w:val="single" w:sz="4" w:space="0" w:color="auto"/>
            </w:tcBorders>
          </w:tcPr>
          <w:p w14:paraId="0613715A"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יח'</w:t>
            </w:r>
          </w:p>
        </w:tc>
      </w:tr>
      <w:tr w:rsidR="00E56613" w:rsidRPr="00E56613" w14:paraId="1420499D" w14:textId="77777777" w:rsidTr="00E56613">
        <w:tc>
          <w:tcPr>
            <w:tcW w:w="567" w:type="dxa"/>
            <w:tcBorders>
              <w:top w:val="single" w:sz="4" w:space="0" w:color="auto"/>
              <w:left w:val="single" w:sz="4" w:space="0" w:color="auto"/>
              <w:bottom w:val="single" w:sz="4" w:space="0" w:color="auto"/>
              <w:right w:val="single" w:sz="4" w:space="0" w:color="auto"/>
            </w:tcBorders>
          </w:tcPr>
          <w:p w14:paraId="474A7CEE"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יד.</w:t>
            </w:r>
          </w:p>
        </w:tc>
        <w:tc>
          <w:tcPr>
            <w:tcW w:w="5670" w:type="dxa"/>
            <w:tcBorders>
              <w:top w:val="single" w:sz="4" w:space="0" w:color="auto"/>
              <w:left w:val="single" w:sz="4" w:space="0" w:color="auto"/>
              <w:bottom w:val="single" w:sz="4" w:space="0" w:color="auto"/>
              <w:right w:val="single" w:sz="4" w:space="0" w:color="auto"/>
            </w:tcBorders>
          </w:tcPr>
          <w:p w14:paraId="0FA78E0E"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xml:space="preserve">כיור רחצה תליה/ שולחניים </w:t>
            </w:r>
          </w:p>
        </w:tc>
        <w:tc>
          <w:tcPr>
            <w:tcW w:w="2552" w:type="dxa"/>
            <w:tcBorders>
              <w:top w:val="single" w:sz="4" w:space="0" w:color="auto"/>
              <w:left w:val="single" w:sz="4" w:space="0" w:color="auto"/>
              <w:bottom w:val="single" w:sz="4" w:space="0" w:color="auto"/>
              <w:right w:val="single" w:sz="4" w:space="0" w:color="auto"/>
            </w:tcBorders>
          </w:tcPr>
          <w:p w14:paraId="2A016F87"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יח'</w:t>
            </w:r>
          </w:p>
        </w:tc>
      </w:tr>
      <w:tr w:rsidR="00E56613" w:rsidRPr="00E56613" w14:paraId="40012B22" w14:textId="77777777" w:rsidTr="00E56613">
        <w:tc>
          <w:tcPr>
            <w:tcW w:w="567" w:type="dxa"/>
            <w:tcBorders>
              <w:top w:val="single" w:sz="4" w:space="0" w:color="auto"/>
              <w:left w:val="single" w:sz="4" w:space="0" w:color="auto"/>
              <w:bottom w:val="single" w:sz="4" w:space="0" w:color="auto"/>
              <w:right w:val="single" w:sz="4" w:space="0" w:color="auto"/>
            </w:tcBorders>
          </w:tcPr>
          <w:p w14:paraId="35B4CF06"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טו.</w:t>
            </w:r>
          </w:p>
        </w:tc>
        <w:tc>
          <w:tcPr>
            <w:tcW w:w="5670" w:type="dxa"/>
            <w:tcBorders>
              <w:top w:val="single" w:sz="4" w:space="0" w:color="auto"/>
              <w:left w:val="single" w:sz="4" w:space="0" w:color="auto"/>
              <w:bottom w:val="single" w:sz="4" w:space="0" w:color="auto"/>
              <w:right w:val="single" w:sz="4" w:space="0" w:color="auto"/>
            </w:tcBorders>
          </w:tcPr>
          <w:p w14:paraId="7476DB7D"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xml:space="preserve">ארון אמבטיה באורך </w:t>
            </w:r>
            <w:smartTag w:uri="urn:schemas-microsoft-com:office:smarttags" w:element="metricconverter">
              <w:smartTagPr>
                <w:attr w:name="ProductID" w:val="160 ס&quot;מ"/>
              </w:smartTagPr>
              <w:r w:rsidRPr="00E56613">
                <w:rPr>
                  <w:rFonts w:ascii="David" w:eastAsia="Times New Roman" w:hAnsi="David" w:cs="David"/>
                  <w:sz w:val="24"/>
                  <w:szCs w:val="24"/>
                  <w:rtl/>
                </w:rPr>
                <w:t>160 ס"מ</w:t>
              </w:r>
            </w:smartTag>
            <w:r w:rsidRPr="00E56613">
              <w:rPr>
                <w:rFonts w:ascii="David" w:eastAsia="Times New Roman" w:hAnsi="David" w:cs="David"/>
                <w:sz w:val="24"/>
                <w:szCs w:val="24"/>
                <w:rtl/>
              </w:rPr>
              <w:t xml:space="preserve"> עם מגירות ומראה </w:t>
            </w:r>
          </w:p>
        </w:tc>
        <w:tc>
          <w:tcPr>
            <w:tcW w:w="2552" w:type="dxa"/>
            <w:tcBorders>
              <w:top w:val="single" w:sz="4" w:space="0" w:color="auto"/>
              <w:left w:val="single" w:sz="4" w:space="0" w:color="auto"/>
              <w:bottom w:val="single" w:sz="4" w:space="0" w:color="auto"/>
              <w:right w:val="single" w:sz="4" w:space="0" w:color="auto"/>
            </w:tcBorders>
          </w:tcPr>
          <w:p w14:paraId="0ECF411A"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קומפלט</w:t>
            </w:r>
          </w:p>
        </w:tc>
      </w:tr>
      <w:tr w:rsidR="00E56613" w:rsidRPr="00E56613" w14:paraId="770A233B" w14:textId="77777777" w:rsidTr="00E56613">
        <w:tc>
          <w:tcPr>
            <w:tcW w:w="567" w:type="dxa"/>
            <w:tcBorders>
              <w:top w:val="single" w:sz="4" w:space="0" w:color="auto"/>
              <w:left w:val="single" w:sz="4" w:space="0" w:color="auto"/>
              <w:bottom w:val="single" w:sz="4" w:space="0" w:color="auto"/>
              <w:right w:val="single" w:sz="4" w:space="0" w:color="auto"/>
            </w:tcBorders>
          </w:tcPr>
          <w:p w14:paraId="07E08308"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טז.</w:t>
            </w:r>
          </w:p>
        </w:tc>
        <w:tc>
          <w:tcPr>
            <w:tcW w:w="5670" w:type="dxa"/>
            <w:tcBorders>
              <w:top w:val="single" w:sz="4" w:space="0" w:color="auto"/>
              <w:left w:val="single" w:sz="4" w:space="0" w:color="auto"/>
              <w:bottom w:val="single" w:sz="4" w:space="0" w:color="auto"/>
              <w:right w:val="single" w:sz="4" w:space="0" w:color="auto"/>
            </w:tcBorders>
          </w:tcPr>
          <w:p w14:paraId="4B0F8EEA"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xml:space="preserve">כיור רחצה לבית שימוש </w:t>
            </w:r>
          </w:p>
        </w:tc>
        <w:tc>
          <w:tcPr>
            <w:tcW w:w="2552" w:type="dxa"/>
            <w:tcBorders>
              <w:top w:val="single" w:sz="4" w:space="0" w:color="auto"/>
              <w:left w:val="single" w:sz="4" w:space="0" w:color="auto"/>
              <w:bottom w:val="single" w:sz="4" w:space="0" w:color="auto"/>
              <w:right w:val="single" w:sz="4" w:space="0" w:color="auto"/>
            </w:tcBorders>
          </w:tcPr>
          <w:p w14:paraId="2EEA8C03"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קומפלט</w:t>
            </w:r>
          </w:p>
        </w:tc>
      </w:tr>
      <w:tr w:rsidR="00E56613" w:rsidRPr="00E56613" w14:paraId="2FA45EBE" w14:textId="77777777" w:rsidTr="00E56613">
        <w:tc>
          <w:tcPr>
            <w:tcW w:w="567" w:type="dxa"/>
            <w:tcBorders>
              <w:top w:val="single" w:sz="4" w:space="0" w:color="auto"/>
              <w:left w:val="single" w:sz="4" w:space="0" w:color="auto"/>
              <w:bottom w:val="single" w:sz="4" w:space="0" w:color="auto"/>
              <w:right w:val="single" w:sz="4" w:space="0" w:color="auto"/>
            </w:tcBorders>
          </w:tcPr>
          <w:p w14:paraId="5AF68DF6"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יז.</w:t>
            </w:r>
          </w:p>
        </w:tc>
        <w:tc>
          <w:tcPr>
            <w:tcW w:w="5670" w:type="dxa"/>
            <w:tcBorders>
              <w:top w:val="single" w:sz="4" w:space="0" w:color="auto"/>
              <w:left w:val="single" w:sz="4" w:space="0" w:color="auto"/>
              <w:bottom w:val="single" w:sz="4" w:space="0" w:color="auto"/>
              <w:right w:val="single" w:sz="4" w:space="0" w:color="auto"/>
            </w:tcBorders>
          </w:tcPr>
          <w:p w14:paraId="3FB0F633"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xml:space="preserve">ברז פרח לכיור רחצה לבית  שימוש </w:t>
            </w:r>
          </w:p>
        </w:tc>
        <w:tc>
          <w:tcPr>
            <w:tcW w:w="2552" w:type="dxa"/>
            <w:tcBorders>
              <w:top w:val="single" w:sz="4" w:space="0" w:color="auto"/>
              <w:left w:val="single" w:sz="4" w:space="0" w:color="auto"/>
              <w:bottom w:val="single" w:sz="4" w:space="0" w:color="auto"/>
              <w:right w:val="single" w:sz="4" w:space="0" w:color="auto"/>
            </w:tcBorders>
          </w:tcPr>
          <w:p w14:paraId="02E1E895"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קומפלט</w:t>
            </w:r>
          </w:p>
        </w:tc>
      </w:tr>
    </w:tbl>
    <w:p w14:paraId="4FD364DC"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tl/>
        </w:rPr>
      </w:pPr>
    </w:p>
    <w:p w14:paraId="7BD1217D" w14:textId="77777777" w:rsidR="00E56613" w:rsidRPr="00E56613" w:rsidRDefault="00E56613" w:rsidP="00E56613">
      <w:pPr>
        <w:spacing w:before="120" w:beforeAutospacing="0" w:after="0" w:afterAutospacing="0" w:line="36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4.2</w:t>
      </w:r>
      <w:r w:rsidRPr="00E56613">
        <w:rPr>
          <w:rFonts w:ascii="David" w:eastAsia="Times New Roman" w:hAnsi="David" w:cs="David"/>
          <w:sz w:val="24"/>
          <w:szCs w:val="24"/>
          <w:rtl/>
        </w:rPr>
        <w:tab/>
        <w:t>מחירי היחידה לריצוף ולחיפוי יוכפלו בשטח המרוצף/המחופה ע"פ התכניות (הפנלים ימדדו לפי שטח) והם כוללים את התחיבות הספק/הקבלן לספק בפועל כמות נוספת של 12% מהכמות התיאורטית הנ"ל עבור פחת ועבור עודף לתיקונים.</w:t>
      </w:r>
    </w:p>
    <w:p w14:paraId="20FEA2E3" w14:textId="77777777" w:rsidR="00E56613" w:rsidRPr="00AD35D2" w:rsidRDefault="00E56613" w:rsidP="00E56613">
      <w:pPr>
        <w:spacing w:before="0" w:beforeAutospacing="0" w:after="0" w:afterAutospacing="0" w:line="360" w:lineRule="auto"/>
        <w:ind w:left="1440" w:hanging="465"/>
        <w:rPr>
          <w:rFonts w:ascii="David" w:eastAsia="Times New Roman" w:hAnsi="David" w:cs="David"/>
          <w:color w:val="00B0F0"/>
          <w:sz w:val="24"/>
          <w:szCs w:val="24"/>
          <w:rtl/>
        </w:rPr>
      </w:pPr>
    </w:p>
    <w:p w14:paraId="63BB9649" w14:textId="77777777" w:rsidR="00AD35D2" w:rsidRDefault="00E56613" w:rsidP="00AD35D2">
      <w:pPr>
        <w:spacing w:before="0" w:beforeAutospacing="0" w:after="0" w:afterAutospacing="0" w:line="36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 xml:space="preserve">4.3  </w:t>
      </w:r>
      <w:r w:rsidRPr="00E56613">
        <w:rPr>
          <w:rFonts w:ascii="David" w:eastAsia="Times New Roman" w:hAnsi="David" w:cs="David"/>
          <w:sz w:val="24"/>
          <w:szCs w:val="24"/>
          <w:rtl/>
        </w:rPr>
        <w:tab/>
        <w:t>המחירים יהיו צמודים ל-</w:t>
      </w:r>
      <w:sdt>
        <w:sdtPr>
          <w:rPr>
            <w:rFonts w:ascii="David" w:eastAsia="Times New Roman" w:hAnsi="David" w:cs="David"/>
            <w:color w:val="000080"/>
            <w:sz w:val="24"/>
            <w:szCs w:val="24"/>
            <w:rtl/>
          </w:rPr>
          <w:alias w:val="סוג מדד כותרת"/>
          <w:tag w:val="cntMadadTypeTitle"/>
          <w:id w:val="1788387249"/>
          <w:placeholder>
            <w:docPart w:val="3C1CED3C9BCD4F1DB8932356A4D9E28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r w:rsidR="00AD35D2" w:rsidRPr="00AD35D2">
            <w:rPr>
              <w:rStyle w:val="a8"/>
              <w:color w:val="00B0F0"/>
              <w:rtl/>
            </w:rPr>
            <w:t>[סוג מדד כותרת]</w:t>
          </w:r>
        </w:sdtContent>
      </w:sdt>
      <w:r w:rsidRPr="00E56613">
        <w:rPr>
          <w:rFonts w:ascii="David" w:eastAsia="Times New Roman" w:hAnsi="David" w:cs="David"/>
          <w:sz w:val="24"/>
          <w:szCs w:val="24"/>
          <w:rtl/>
        </w:rPr>
        <w:t xml:space="preserve"> </w:t>
      </w:r>
      <w:sdt>
        <w:sdtPr>
          <w:rPr>
            <w:rFonts w:ascii="David" w:eastAsia="Times New Roman" w:hAnsi="David" w:cs="David"/>
            <w:color w:val="000080"/>
            <w:sz w:val="24"/>
            <w:szCs w:val="24"/>
            <w:rtl/>
          </w:rPr>
          <w:alias w:val="מדד בגין/ידוע - כותרת"/>
          <w:tag w:val="cntIsKnownTitle"/>
          <w:id w:val="1048270242"/>
          <w:placeholder>
            <w:docPart w:val="390DD7D6EFEC4432A9A82E052AD8019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r w:rsidR="00AD35D2" w:rsidRPr="00AD35D2">
            <w:rPr>
              <w:rStyle w:val="a8"/>
              <w:color w:val="00B0F0"/>
              <w:rtl/>
            </w:rPr>
            <w:t>[מדד בגין/ידוע - כותרת]</w:t>
          </w:r>
        </w:sdtContent>
      </w:sdt>
      <w:r w:rsidRPr="00E56613">
        <w:rPr>
          <w:rFonts w:ascii="David" w:eastAsia="Times New Roman" w:hAnsi="David" w:cs="David"/>
          <w:sz w:val="24"/>
          <w:szCs w:val="24"/>
          <w:rtl/>
        </w:rPr>
        <w:t xml:space="preserve"> </w:t>
      </w:r>
    </w:p>
    <w:p w14:paraId="2E8154B9" w14:textId="77777777" w:rsidR="00E56613" w:rsidRPr="00E56613" w:rsidRDefault="00AD35D2" w:rsidP="00AD35D2">
      <w:pPr>
        <w:spacing w:before="0" w:beforeAutospacing="0" w:after="0" w:afterAutospacing="0" w:line="360" w:lineRule="auto"/>
        <w:ind w:left="1440" w:hanging="720"/>
        <w:jc w:val="both"/>
        <w:rPr>
          <w:rFonts w:ascii="David" w:eastAsia="Times New Roman" w:hAnsi="David" w:cs="David"/>
          <w:sz w:val="24"/>
          <w:szCs w:val="24"/>
          <w:rtl/>
        </w:rPr>
      </w:pPr>
      <w:r>
        <w:rPr>
          <w:rFonts w:ascii="David" w:eastAsia="Times New Roman" w:hAnsi="David" w:cs="David" w:hint="cs"/>
          <w:sz w:val="24"/>
          <w:szCs w:val="24"/>
          <w:rtl/>
        </w:rPr>
        <w:t xml:space="preserve">              </w:t>
      </w:r>
      <w:r w:rsidR="00E56613" w:rsidRPr="00E56613">
        <w:rPr>
          <w:rFonts w:ascii="David" w:eastAsia="Times New Roman" w:hAnsi="David" w:cs="David"/>
          <w:sz w:val="24"/>
          <w:szCs w:val="24"/>
          <w:rtl/>
        </w:rPr>
        <w:t xml:space="preserve">בתאריך </w:t>
      </w:r>
      <w:sdt>
        <w:sdtPr>
          <w:rPr>
            <w:rFonts w:ascii="David" w:eastAsia="Times New Roman" w:hAnsi="David" w:cs="David"/>
            <w:color w:val="000080"/>
            <w:sz w:val="24"/>
            <w:szCs w:val="24"/>
            <w:rtl/>
          </w:rPr>
          <w:alias w:val="מדד בסיס"/>
          <w:tag w:val="cntMadadBase"/>
          <w:id w:val="-23796680"/>
          <w:placeholder>
            <w:docPart w:val="0EC8AFB8C2644569944A7741F2FE5C0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dateFormat w:val="dd/MM/yyyy"/>
            <w:lid w:val="he-IL"/>
            <w:storeMappedDataAs w:val="dateTime"/>
            <w:calendar w:val="gregorian"/>
          </w:date>
        </w:sdtPr>
        <w:sdtEndPr/>
        <w:sdtContent>
          <w:r w:rsidRPr="00AD35D2">
            <w:rPr>
              <w:rStyle w:val="a8"/>
              <w:color w:val="00B0F0"/>
              <w:rtl/>
            </w:rPr>
            <w:t>[מדד בסיס]</w:t>
          </w:r>
        </w:sdtContent>
      </w:sdt>
      <w:r w:rsidR="00E56613" w:rsidRPr="00E56613">
        <w:rPr>
          <w:rFonts w:ascii="David" w:eastAsia="Times New Roman" w:hAnsi="David" w:cs="David"/>
          <w:sz w:val="24"/>
          <w:szCs w:val="24"/>
          <w:rtl/>
        </w:rPr>
        <w:t xml:space="preserve"> אשר עמד על </w:t>
      </w:r>
      <w:sdt>
        <w:sdtPr>
          <w:rPr>
            <w:rFonts w:ascii="David" w:eastAsia="Times New Roman" w:hAnsi="David" w:cs="David"/>
            <w:color w:val="000080"/>
            <w:sz w:val="24"/>
            <w:szCs w:val="24"/>
            <w:rtl/>
          </w:rPr>
          <w:alias w:val="נקודות מדד"/>
          <w:tag w:val="cntMadadPoints"/>
          <w:id w:val="-1721739277"/>
          <w:placeholder>
            <w:docPart w:val="15270A8535FE4FBE87B7CCAE0B0E39B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r w:rsidRPr="00AD35D2">
            <w:rPr>
              <w:rStyle w:val="a8"/>
              <w:color w:val="00B0F0"/>
              <w:rtl/>
            </w:rPr>
            <w:t>[נקודות מדד]</w:t>
          </w:r>
        </w:sdtContent>
      </w:sdt>
      <w:r w:rsidR="00E56613" w:rsidRPr="00E56613">
        <w:rPr>
          <w:rFonts w:ascii="David" w:eastAsia="Times New Roman" w:hAnsi="David" w:cs="David"/>
          <w:sz w:val="24"/>
          <w:szCs w:val="24"/>
          <w:rtl/>
        </w:rPr>
        <w:t xml:space="preserve"> נקודות.</w:t>
      </w:r>
    </w:p>
    <w:p w14:paraId="329C0DC2" w14:textId="77777777" w:rsidR="00E56613" w:rsidRPr="00E56613" w:rsidRDefault="00E56613" w:rsidP="00E56613">
      <w:pPr>
        <w:spacing w:before="120" w:beforeAutospacing="0" w:after="0" w:afterAutospacing="0" w:line="36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4.4      הסכומים הנ"ל אינם כוללים מע"מ.</w:t>
      </w:r>
    </w:p>
    <w:p w14:paraId="27C88912" w14:textId="77777777" w:rsidR="00E56613" w:rsidRPr="00E56613" w:rsidRDefault="00E56613" w:rsidP="00E56613">
      <w:pPr>
        <w:spacing w:before="0" w:beforeAutospacing="0" w:after="0" w:afterAutospacing="0" w:line="240" w:lineRule="auto"/>
        <w:jc w:val="both"/>
        <w:rPr>
          <w:rFonts w:ascii="David" w:eastAsia="Times New Roman" w:hAnsi="David" w:cs="David"/>
          <w:sz w:val="24"/>
          <w:szCs w:val="24"/>
          <w:rtl/>
        </w:rPr>
      </w:pPr>
    </w:p>
    <w:p w14:paraId="533F36DA"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tl/>
        </w:rPr>
      </w:pPr>
      <w:r w:rsidRPr="00E56613">
        <w:rPr>
          <w:rFonts w:ascii="David" w:eastAsia="Times New Roman" w:hAnsi="David" w:cs="David"/>
          <w:sz w:val="24"/>
          <w:szCs w:val="24"/>
          <w:rtl/>
        </w:rPr>
        <w:lastRenderedPageBreak/>
        <w:t>5.</w:t>
      </w:r>
      <w:r w:rsidRPr="00E56613">
        <w:rPr>
          <w:rFonts w:ascii="David" w:eastAsia="Times New Roman" w:hAnsi="David" w:cs="David"/>
          <w:sz w:val="24"/>
          <w:szCs w:val="24"/>
          <w:rtl/>
        </w:rPr>
        <w:tab/>
      </w:r>
      <w:r w:rsidRPr="00E56613">
        <w:rPr>
          <w:rFonts w:ascii="David" w:eastAsia="Times New Roman" w:hAnsi="David" w:cs="David"/>
          <w:b/>
          <w:bCs/>
          <w:sz w:val="24"/>
          <w:szCs w:val="24"/>
          <w:u w:val="single"/>
          <w:rtl/>
        </w:rPr>
        <w:t>ערבויות</w:t>
      </w:r>
    </w:p>
    <w:p w14:paraId="3B2835B1" w14:textId="77777777" w:rsidR="00E56613" w:rsidRPr="00E56613" w:rsidRDefault="00E56613" w:rsidP="00E56613">
      <w:pPr>
        <w:spacing w:before="120" w:beforeAutospacing="0" w:after="0" w:afterAutospacing="0" w:line="36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א.</w:t>
      </w:r>
      <w:r w:rsidRPr="00E56613">
        <w:rPr>
          <w:rFonts w:ascii="David" w:eastAsia="Times New Roman" w:hAnsi="David" w:cs="David"/>
          <w:sz w:val="24"/>
          <w:szCs w:val="24"/>
          <w:rtl/>
        </w:rPr>
        <w:tab/>
        <w:t>הספק ימסור לקבלן ערבות אוטונומית בסך 5% מאומדן מחיר החומרים (אביזרים) העבודות הכולל לפרויקט/לבניין.</w:t>
      </w:r>
    </w:p>
    <w:p w14:paraId="10A0A1BE" w14:textId="77777777" w:rsidR="00E56613" w:rsidRPr="00E56613" w:rsidRDefault="00E56613" w:rsidP="00E56613">
      <w:pPr>
        <w:spacing w:before="0" w:beforeAutospacing="0" w:after="0" w:afterAutospacing="0" w:line="360" w:lineRule="auto"/>
        <w:ind w:left="1440"/>
        <w:jc w:val="both"/>
        <w:rPr>
          <w:rFonts w:ascii="David" w:eastAsia="Times New Roman" w:hAnsi="David" w:cs="David"/>
          <w:sz w:val="24"/>
          <w:szCs w:val="24"/>
          <w:rtl/>
        </w:rPr>
      </w:pPr>
      <w:r w:rsidRPr="00E56613">
        <w:rPr>
          <w:rFonts w:ascii="David" w:eastAsia="Times New Roman" w:hAnsi="David" w:cs="David"/>
          <w:sz w:val="24"/>
          <w:szCs w:val="24"/>
          <w:rtl/>
        </w:rPr>
        <w:t>כתנאי לתשלום הח-ן הסופי ימסור הספק לקבלן ערבות בנקאית אוטונומית בסך 5% מסך החשבון הסופי המצטבר.</w:t>
      </w:r>
    </w:p>
    <w:p w14:paraId="7D69B2B6" w14:textId="77777777" w:rsidR="00E56613" w:rsidRPr="00E56613" w:rsidRDefault="00E56613" w:rsidP="00E74841">
      <w:pPr>
        <w:spacing w:before="120" w:beforeAutospacing="0" w:after="0" w:afterAutospacing="0" w:line="36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ב.</w:t>
      </w:r>
      <w:r w:rsidRPr="00E56613">
        <w:rPr>
          <w:rFonts w:ascii="David" w:eastAsia="Times New Roman" w:hAnsi="David" w:cs="David"/>
          <w:sz w:val="24"/>
          <w:szCs w:val="24"/>
          <w:rtl/>
        </w:rPr>
        <w:tab/>
      </w:r>
      <w:r w:rsidR="00F77C53" w:rsidRPr="00CD6E5A">
        <w:rPr>
          <w:rFonts w:ascii="Calibri" w:eastAsia="Calibri" w:hAnsi="Calibri" w:cs="David" w:hint="eastAsia"/>
          <w:sz w:val="24"/>
          <w:szCs w:val="24"/>
          <w:rtl/>
        </w:rPr>
        <w:t>הקבלן</w:t>
      </w:r>
      <w:r w:rsidR="00F77C53" w:rsidRPr="00CD6E5A">
        <w:rPr>
          <w:rFonts w:ascii="Calibri" w:eastAsia="Calibri" w:hAnsi="Calibri" w:cs="David"/>
          <w:sz w:val="24"/>
          <w:szCs w:val="24"/>
          <w:rtl/>
        </w:rPr>
        <w:t xml:space="preserve"> אחראי כי </w:t>
      </w:r>
      <w:r w:rsidR="00F77C53" w:rsidRPr="00F77C53">
        <w:rPr>
          <w:rFonts w:ascii="David" w:eastAsia="Times New Roman" w:hAnsi="David" w:cs="David" w:hint="cs"/>
          <w:sz w:val="24"/>
          <w:szCs w:val="24"/>
          <w:rtl/>
        </w:rPr>
        <w:t xml:space="preserve"> </w:t>
      </w:r>
      <w:r w:rsidR="00F77C53" w:rsidRPr="00F77C53">
        <w:rPr>
          <w:rFonts w:ascii="David" w:eastAsia="Times New Roman" w:hAnsi="David" w:cs="David"/>
          <w:sz w:val="24"/>
          <w:szCs w:val="24"/>
          <w:rtl/>
        </w:rPr>
        <w:t xml:space="preserve">הספק </w:t>
      </w:r>
      <w:r w:rsidR="00F77C53" w:rsidRPr="00F77C53">
        <w:rPr>
          <w:rFonts w:ascii="David" w:eastAsia="Times New Roman" w:hAnsi="David" w:cs="David" w:hint="cs"/>
          <w:sz w:val="24"/>
          <w:szCs w:val="24"/>
          <w:rtl/>
        </w:rPr>
        <w:t>ית</w:t>
      </w:r>
      <w:r w:rsidR="00F77C53" w:rsidRPr="00F77C53">
        <w:rPr>
          <w:rFonts w:ascii="David" w:eastAsia="Times New Roman" w:hAnsi="David" w:cs="David"/>
          <w:sz w:val="24"/>
          <w:szCs w:val="24"/>
          <w:rtl/>
        </w:rPr>
        <w:t xml:space="preserve">חייב </w:t>
      </w:r>
      <w:r w:rsidR="00F77C53" w:rsidRPr="00C24089">
        <w:rPr>
          <w:rFonts w:ascii="David" w:eastAsia="Times New Roman" w:hAnsi="David" w:cs="David"/>
          <w:sz w:val="24"/>
          <w:szCs w:val="24"/>
          <w:rtl/>
        </w:rPr>
        <w:t xml:space="preserve">להציע </w:t>
      </w:r>
      <w:r w:rsidR="00F77C53" w:rsidRPr="00F77C53">
        <w:rPr>
          <w:rFonts w:ascii="David" w:eastAsia="Times New Roman" w:hAnsi="David" w:cs="David"/>
          <w:sz w:val="24"/>
          <w:szCs w:val="24"/>
          <w:rtl/>
        </w:rPr>
        <w:t>לרוכשים לקבל ממנו ערבות בנקאית אוטונומית על מלוא ההיקף הכספי של השדרוג (כולל מע"מ), כנגד כל תשלום. הספק מתחייב להודיע לרוכשים על האפשרות לקבלת את הערבות כאמור, תוך ציון מראש של עלות עמלת הערבות אשר תחול על הרוכשים. יובהר כי עמלת הערבות לא תעלה על 3% מסכום הערבות.</w:t>
      </w:r>
    </w:p>
    <w:p w14:paraId="5AF9F543"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tl/>
        </w:rPr>
      </w:pPr>
      <w:r w:rsidRPr="00E56613">
        <w:rPr>
          <w:rFonts w:ascii="David" w:eastAsia="Times New Roman" w:hAnsi="David" w:cs="David"/>
          <w:sz w:val="24"/>
          <w:szCs w:val="24"/>
          <w:rtl/>
        </w:rPr>
        <w:t>6.</w:t>
      </w:r>
      <w:r w:rsidRPr="00E56613">
        <w:rPr>
          <w:rFonts w:ascii="David" w:eastAsia="Times New Roman" w:hAnsi="David" w:cs="David"/>
          <w:sz w:val="24"/>
          <w:szCs w:val="24"/>
          <w:rtl/>
        </w:rPr>
        <w:tab/>
      </w:r>
      <w:r w:rsidRPr="00E56613">
        <w:rPr>
          <w:rFonts w:ascii="David" w:eastAsia="Times New Roman" w:hAnsi="David" w:cs="David"/>
          <w:b/>
          <w:bCs/>
          <w:sz w:val="24"/>
          <w:szCs w:val="24"/>
          <w:u w:val="single"/>
          <w:rtl/>
        </w:rPr>
        <w:t>שלבי תשלום</w:t>
      </w:r>
    </w:p>
    <w:p w14:paraId="42430300" w14:textId="77777777" w:rsidR="00E56613" w:rsidRPr="00E56613" w:rsidRDefault="00E56613" w:rsidP="00E56613">
      <w:pPr>
        <w:spacing w:before="120" w:beforeAutospacing="0" w:after="0" w:afterAutospacing="0" w:line="24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א.</w:t>
      </w:r>
      <w:r w:rsidRPr="00E56613">
        <w:rPr>
          <w:rFonts w:ascii="David" w:eastAsia="Times New Roman" w:hAnsi="David" w:cs="David"/>
          <w:sz w:val="24"/>
          <w:szCs w:val="24"/>
          <w:rtl/>
        </w:rPr>
        <w:tab/>
        <w:t xml:space="preserve">לאחר אספקת החומרים/האביזרים לדירה באתר </w:t>
      </w:r>
      <w:r w:rsidRPr="00E56613">
        <w:rPr>
          <w:rFonts w:ascii="David" w:eastAsia="Times New Roman" w:hAnsi="David" w:cs="David"/>
          <w:sz w:val="24"/>
          <w:szCs w:val="24"/>
          <w:rtl/>
        </w:rPr>
        <w:tab/>
        <w:t>-60%</w:t>
      </w:r>
    </w:p>
    <w:p w14:paraId="1FD6F3EA" w14:textId="77777777" w:rsidR="00E56613" w:rsidRPr="00E56613" w:rsidRDefault="00E56613" w:rsidP="00E56613">
      <w:pPr>
        <w:spacing w:before="120" w:beforeAutospacing="0" w:after="0" w:afterAutospacing="0" w:line="24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ב.</w:t>
      </w:r>
      <w:r w:rsidRPr="00E56613">
        <w:rPr>
          <w:rFonts w:ascii="David" w:eastAsia="Times New Roman" w:hAnsi="David" w:cs="David"/>
          <w:sz w:val="24"/>
          <w:szCs w:val="24"/>
          <w:rtl/>
        </w:rPr>
        <w:tab/>
        <w:t xml:space="preserve">לאחר גמר התקנת החומרים/האביזרים בדירה </w:t>
      </w:r>
      <w:r w:rsidRPr="00E56613">
        <w:rPr>
          <w:rFonts w:ascii="David" w:eastAsia="Times New Roman" w:hAnsi="David" w:cs="David"/>
          <w:sz w:val="24"/>
          <w:szCs w:val="24"/>
          <w:rtl/>
        </w:rPr>
        <w:tab/>
        <w:t>- 30%</w:t>
      </w:r>
    </w:p>
    <w:p w14:paraId="1458147A" w14:textId="77777777" w:rsidR="00E56613" w:rsidRPr="00E56613" w:rsidRDefault="00E56613" w:rsidP="00E56613">
      <w:pPr>
        <w:spacing w:before="120" w:beforeAutospacing="0" w:after="0" w:afterAutospacing="0" w:line="24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ג.</w:t>
      </w:r>
      <w:r w:rsidRPr="00E56613">
        <w:rPr>
          <w:rFonts w:ascii="David" w:eastAsia="Times New Roman" w:hAnsi="David" w:cs="David"/>
          <w:sz w:val="24"/>
          <w:szCs w:val="24"/>
          <w:rtl/>
        </w:rPr>
        <w:tab/>
        <w:t>לאחר גמר התקנת כל החומרים/האביזרים</w:t>
      </w:r>
    </w:p>
    <w:p w14:paraId="12165634" w14:textId="77777777" w:rsidR="00E56613" w:rsidRPr="00E56613" w:rsidRDefault="00E56613" w:rsidP="00E56613">
      <w:pPr>
        <w:spacing w:before="120" w:beforeAutospacing="0" w:after="0" w:afterAutospacing="0" w:line="240" w:lineRule="auto"/>
        <w:ind w:left="2160" w:hanging="720"/>
        <w:jc w:val="both"/>
        <w:rPr>
          <w:rFonts w:ascii="David" w:eastAsia="Times New Roman" w:hAnsi="David" w:cs="David"/>
          <w:sz w:val="24"/>
          <w:szCs w:val="24"/>
          <w:rtl/>
        </w:rPr>
      </w:pPr>
      <w:r w:rsidRPr="00E56613">
        <w:rPr>
          <w:rFonts w:ascii="David" w:eastAsia="Times New Roman" w:hAnsi="David" w:cs="David"/>
          <w:sz w:val="24"/>
          <w:szCs w:val="24"/>
          <w:rtl/>
        </w:rPr>
        <w:t xml:space="preserve">שהוזמנו מהספק בפרויקט/בבניין ואישור קבלתם </w:t>
      </w:r>
    </w:p>
    <w:p w14:paraId="7DF5C01C" w14:textId="77777777" w:rsidR="00E56613" w:rsidRPr="00E56613" w:rsidRDefault="00E56613" w:rsidP="00E56613">
      <w:pPr>
        <w:spacing w:before="120" w:beforeAutospacing="0" w:after="0" w:afterAutospacing="0" w:line="360" w:lineRule="auto"/>
        <w:ind w:left="2160" w:hanging="720"/>
        <w:jc w:val="both"/>
        <w:rPr>
          <w:rFonts w:ascii="David" w:eastAsia="Times New Roman" w:hAnsi="David" w:cs="David"/>
          <w:sz w:val="24"/>
          <w:szCs w:val="24"/>
          <w:rtl/>
        </w:rPr>
      </w:pPr>
      <w:r w:rsidRPr="00E56613">
        <w:rPr>
          <w:rFonts w:ascii="David" w:eastAsia="Times New Roman" w:hAnsi="David" w:cs="David"/>
          <w:sz w:val="24"/>
          <w:szCs w:val="24"/>
          <w:rtl/>
        </w:rPr>
        <w:t>לשביעות רצונם ע"י היזם/ הקבלן והרוכש</w:t>
      </w:r>
      <w:r w:rsidRPr="00E56613">
        <w:rPr>
          <w:rFonts w:ascii="David" w:eastAsia="Times New Roman" w:hAnsi="David" w:cs="David"/>
          <w:sz w:val="24"/>
          <w:szCs w:val="24"/>
          <w:rtl/>
        </w:rPr>
        <w:tab/>
      </w:r>
      <w:r w:rsidRPr="00E56613">
        <w:rPr>
          <w:rFonts w:ascii="David" w:eastAsia="Times New Roman" w:hAnsi="David" w:cs="David"/>
          <w:sz w:val="24"/>
          <w:szCs w:val="24"/>
          <w:rtl/>
        </w:rPr>
        <w:tab/>
        <w:t>10%.</w:t>
      </w:r>
    </w:p>
    <w:p w14:paraId="57D7ED5A"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11B98737"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tl/>
        </w:rPr>
      </w:pPr>
      <w:r w:rsidRPr="00E56613">
        <w:rPr>
          <w:rFonts w:ascii="David" w:eastAsia="Times New Roman" w:hAnsi="David" w:cs="David"/>
          <w:sz w:val="24"/>
          <w:szCs w:val="24"/>
          <w:rtl/>
        </w:rPr>
        <w:t>7.</w:t>
      </w:r>
      <w:r w:rsidRPr="00E56613">
        <w:rPr>
          <w:rFonts w:ascii="David" w:eastAsia="Times New Roman" w:hAnsi="David" w:cs="David"/>
          <w:sz w:val="24"/>
          <w:szCs w:val="24"/>
          <w:rtl/>
        </w:rPr>
        <w:tab/>
      </w:r>
      <w:r w:rsidRPr="00E56613">
        <w:rPr>
          <w:rFonts w:ascii="David" w:eastAsia="Times New Roman" w:hAnsi="David" w:cs="David"/>
          <w:b/>
          <w:bCs/>
          <w:sz w:val="24"/>
          <w:szCs w:val="24"/>
          <w:u w:val="single"/>
          <w:rtl/>
        </w:rPr>
        <w:t>הפניית רוכשי הדירות לספק - שינויים ותוספות</w:t>
      </w:r>
    </w:p>
    <w:p w14:paraId="15850394" w14:textId="77777777" w:rsidR="00E56613" w:rsidRPr="00E56613" w:rsidRDefault="00E56613" w:rsidP="00E56613">
      <w:pPr>
        <w:spacing w:before="120" w:beforeAutospacing="0" w:after="0" w:afterAutospacing="0" w:line="36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א.</w:t>
      </w:r>
      <w:r w:rsidRPr="00E56613">
        <w:rPr>
          <w:rFonts w:ascii="David" w:eastAsia="Times New Roman" w:hAnsi="David" w:cs="David"/>
          <w:sz w:val="24"/>
          <w:szCs w:val="24"/>
          <w:rtl/>
        </w:rPr>
        <w:tab/>
        <w:t>הקבלן יעביר, מעת לעת, לספק את פרטי רוכשי הדירות בפרויקט/בבניין (כולל טלפונים ומיילים) . הספק יצור קשר עם רוכשי הדירות ויזמינם לחנות/לאולם התצוגה של הספק ב- (</w:t>
      </w:r>
      <w:r w:rsidRPr="00E56613">
        <w:rPr>
          <w:rFonts w:ascii="David" w:eastAsia="Times New Roman" w:hAnsi="David" w:cs="David"/>
          <w:sz w:val="24"/>
          <w:szCs w:val="24"/>
          <w:u w:val="single"/>
          <w:rtl/>
        </w:rPr>
        <w:t>כתובת החנות</w:t>
      </w:r>
      <w:r w:rsidRPr="00E56613">
        <w:rPr>
          <w:rFonts w:ascii="David" w:eastAsia="Times New Roman" w:hAnsi="David" w:cs="David"/>
          <w:sz w:val="24"/>
          <w:szCs w:val="24"/>
          <w:rtl/>
        </w:rPr>
        <w:t>).</w:t>
      </w:r>
    </w:p>
    <w:p w14:paraId="2AE6F9E4" w14:textId="77777777" w:rsidR="00E56613" w:rsidRPr="00E56613" w:rsidRDefault="00E56613" w:rsidP="00E56613">
      <w:pPr>
        <w:spacing w:before="0" w:beforeAutospacing="0" w:after="0" w:afterAutospacing="0" w:line="360" w:lineRule="auto"/>
        <w:ind w:left="1440"/>
        <w:jc w:val="both"/>
        <w:rPr>
          <w:rFonts w:ascii="David" w:eastAsia="Times New Roman" w:hAnsi="David" w:cs="David"/>
          <w:sz w:val="24"/>
          <w:szCs w:val="24"/>
          <w:rtl/>
        </w:rPr>
      </w:pPr>
      <w:r w:rsidRPr="00E56613">
        <w:rPr>
          <w:rFonts w:ascii="David" w:eastAsia="Times New Roman" w:hAnsi="David" w:cs="David"/>
          <w:sz w:val="24"/>
          <w:szCs w:val="24"/>
          <w:rtl/>
        </w:rPr>
        <w:t xml:space="preserve">הספק ימקם במרוכז באחד האזורים המרכזיים, המוארים והבולטים בחנות דוגמאות מכל החומרים/אביזרים בהתאם למפרט שנקבע בחוזה זה לרבות החלופות השונות המפורטות בו. איש מכירות מטעם הספק יציג בפני הרוכש את החומרים/אביזרים, ויתאר את איכותם הגבוהה. </w:t>
      </w:r>
    </w:p>
    <w:p w14:paraId="7A0D7159" w14:textId="77777777" w:rsidR="00E56613" w:rsidRPr="00E56613" w:rsidRDefault="00E56613" w:rsidP="00E56613">
      <w:pPr>
        <w:spacing w:before="0" w:beforeAutospacing="0" w:after="0" w:afterAutospacing="0" w:line="360" w:lineRule="auto"/>
        <w:ind w:left="1440"/>
        <w:jc w:val="both"/>
        <w:rPr>
          <w:rFonts w:ascii="David" w:eastAsia="Times New Roman" w:hAnsi="David" w:cs="David"/>
          <w:sz w:val="24"/>
          <w:szCs w:val="24"/>
          <w:rtl/>
        </w:rPr>
      </w:pPr>
      <w:r w:rsidRPr="00E56613">
        <w:rPr>
          <w:rFonts w:ascii="David" w:eastAsia="Times New Roman" w:hAnsi="David" w:cs="David"/>
          <w:sz w:val="24"/>
          <w:szCs w:val="24"/>
          <w:rtl/>
        </w:rPr>
        <w:t>הספק יחתים את הרוכש על רשימה בה יופיע פרוט החלופות שנבחרו ע"י הרוכש, ויעביר עותק מהרשימות החתומות לקבלן. הרשימה תפרט את: שם הפרויקט, הבניין, הדירה, פרטי הרוכש, חתימת הרוכש, תאריך וזיהוי בחירות הרוכש מתוך החלופות הכלולות בסטנדרט.</w:t>
      </w:r>
    </w:p>
    <w:p w14:paraId="70C25525" w14:textId="77777777" w:rsidR="00E56613" w:rsidRPr="00E56613" w:rsidRDefault="00E56613" w:rsidP="00E56613">
      <w:pPr>
        <w:spacing w:before="120" w:beforeAutospacing="0" w:after="0" w:afterAutospacing="0" w:line="36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ב.</w:t>
      </w:r>
      <w:r w:rsidRPr="00E56613">
        <w:rPr>
          <w:rFonts w:ascii="David" w:eastAsia="Times New Roman" w:hAnsi="David" w:cs="David"/>
          <w:sz w:val="24"/>
          <w:szCs w:val="24"/>
          <w:rtl/>
        </w:rPr>
        <w:tab/>
        <w:t>רוכשים שלא יהיו מעוניינים בפריטים הסטנדרטיים או בחלקם ולא יהיו מעוניינים בפריטים חלופיים המשווקים ע"י הספק יופנו ע"י הספק לקבלן.</w:t>
      </w:r>
    </w:p>
    <w:p w14:paraId="6A496958" w14:textId="77777777" w:rsidR="00E56613" w:rsidRPr="00E56613" w:rsidRDefault="00E56613" w:rsidP="00E56613">
      <w:pPr>
        <w:spacing w:before="120" w:beforeAutospacing="0" w:after="0" w:afterAutospacing="0" w:line="36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ג.</w:t>
      </w:r>
      <w:r w:rsidRPr="00E56613">
        <w:rPr>
          <w:rFonts w:ascii="David" w:eastAsia="Times New Roman" w:hAnsi="David" w:cs="David"/>
          <w:sz w:val="24"/>
          <w:szCs w:val="24"/>
          <w:rtl/>
        </w:rPr>
        <w:tab/>
        <w:t xml:space="preserve">לרוכשים שיהיו מעוניינים להזמין מהספק פריטים אחרים מהפריטים המפורטים בחוזה זה יוצעו, ע"י הספק, בכפוף לאישור הקבלן שמצב העבודות באתר מאפשר זאת, את הפריטים האחרים במחיר הנמוך </w:t>
      </w:r>
      <w:r w:rsidRPr="00E56613">
        <w:rPr>
          <w:rFonts w:ascii="David" w:eastAsia="Times New Roman" w:hAnsi="David" w:cs="David"/>
          <w:b/>
          <w:bCs/>
          <w:sz w:val="24"/>
          <w:szCs w:val="24"/>
          <w:rtl/>
        </w:rPr>
        <w:t>ב</w:t>
      </w:r>
      <w:r w:rsidRPr="00E56613">
        <w:rPr>
          <w:rFonts w:ascii="David" w:eastAsia="Times New Roman" w:hAnsi="David" w:cs="David"/>
          <w:b/>
          <w:bCs/>
          <w:sz w:val="24"/>
          <w:szCs w:val="24"/>
          <w:u w:val="single"/>
          <w:rtl/>
        </w:rPr>
        <w:t xml:space="preserve">         </w:t>
      </w:r>
      <w:r w:rsidRPr="00E56613">
        <w:rPr>
          <w:rFonts w:ascii="David" w:eastAsia="Times New Roman" w:hAnsi="David" w:cs="David"/>
          <w:b/>
          <w:bCs/>
          <w:sz w:val="24"/>
          <w:szCs w:val="24"/>
          <w:rtl/>
        </w:rPr>
        <w:t xml:space="preserve"> אחוז</w:t>
      </w:r>
      <w:r w:rsidRPr="00E56613">
        <w:rPr>
          <w:rFonts w:ascii="David" w:eastAsia="Times New Roman" w:hAnsi="David" w:cs="David" w:hint="cs"/>
          <w:sz w:val="24"/>
          <w:szCs w:val="24"/>
          <w:rtl/>
        </w:rPr>
        <w:t xml:space="preserve"> </w:t>
      </w:r>
      <w:r w:rsidRPr="00E56613">
        <w:rPr>
          <w:rFonts w:ascii="David" w:eastAsia="Times New Roman" w:hAnsi="David" w:cs="David"/>
          <w:sz w:val="24"/>
          <w:szCs w:val="24"/>
          <w:rtl/>
        </w:rPr>
        <w:t>ממחירון הספק. התחשיב הנ"ל יערך רק במקרים בהם הפריטים האחרים יהיו שונים בצורה מהותית מהפריטים המפורטים בחוזה זה.</w:t>
      </w:r>
    </w:p>
    <w:p w14:paraId="1D5B4D62" w14:textId="77777777" w:rsidR="00E56613" w:rsidRPr="00E56613" w:rsidRDefault="00E56613" w:rsidP="00E56613">
      <w:pPr>
        <w:spacing w:before="0" w:beforeAutospacing="0" w:after="0" w:afterAutospacing="0" w:line="360" w:lineRule="auto"/>
        <w:ind w:left="1004"/>
        <w:jc w:val="both"/>
        <w:rPr>
          <w:rFonts w:ascii="David" w:eastAsia="Times New Roman" w:hAnsi="David" w:cs="David"/>
          <w:sz w:val="24"/>
          <w:szCs w:val="24"/>
          <w:rtl/>
        </w:rPr>
      </w:pPr>
    </w:p>
    <w:p w14:paraId="52B4581B" w14:textId="77777777" w:rsidR="00E56613" w:rsidRPr="00E56613" w:rsidRDefault="00E56613" w:rsidP="00E56613">
      <w:pPr>
        <w:spacing w:before="0" w:beforeAutospacing="0" w:after="0" w:afterAutospacing="0" w:line="360" w:lineRule="auto"/>
        <w:ind w:left="1440"/>
        <w:jc w:val="both"/>
        <w:rPr>
          <w:rFonts w:ascii="David" w:eastAsia="Times New Roman" w:hAnsi="David" w:cs="David"/>
          <w:sz w:val="24"/>
          <w:szCs w:val="24"/>
          <w:rtl/>
        </w:rPr>
      </w:pPr>
      <w:r w:rsidRPr="00E56613">
        <w:rPr>
          <w:rFonts w:ascii="David" w:eastAsia="Times New Roman" w:hAnsi="David" w:cs="David"/>
          <w:sz w:val="24"/>
          <w:szCs w:val="24"/>
          <w:rtl/>
        </w:rPr>
        <w:lastRenderedPageBreak/>
        <w:t>למען הסר ספק השינויים/התוספות המפורטים להלן חלקם או כולם אינם שינוי מהותי ובגינם ידרשו הרוכשים לשלם את הסכומים הבאים:</w:t>
      </w:r>
    </w:p>
    <w:p w14:paraId="6BA4E3CA" w14:textId="77777777" w:rsidR="00E56613" w:rsidRPr="00E56613" w:rsidRDefault="00E56613" w:rsidP="00237720">
      <w:pPr>
        <w:numPr>
          <w:ilvl w:val="0"/>
          <w:numId w:val="10"/>
        </w:numPr>
        <w:tabs>
          <w:tab w:val="num" w:pos="2160"/>
        </w:tabs>
        <w:spacing w:before="0" w:beforeAutospacing="0" w:after="60" w:afterAutospacing="0" w:line="360" w:lineRule="auto"/>
        <w:ind w:left="2160"/>
        <w:jc w:val="both"/>
        <w:rPr>
          <w:rFonts w:ascii="David" w:eastAsia="Times New Roman" w:hAnsi="David" w:cs="David"/>
          <w:sz w:val="24"/>
          <w:szCs w:val="24"/>
          <w:rtl/>
        </w:rPr>
      </w:pPr>
      <w:r w:rsidRPr="00E56613">
        <w:rPr>
          <w:rFonts w:ascii="David" w:eastAsia="Times New Roman" w:hAnsi="David" w:cs="David"/>
          <w:sz w:val="24"/>
          <w:szCs w:val="24"/>
          <w:rtl/>
        </w:rPr>
        <w:t>בגין תוספת כמות לפריטי הסטנדרט – המחיר שנקבע בסעיף 4.1 בתוספת 20%.</w:t>
      </w:r>
    </w:p>
    <w:p w14:paraId="2FC3B060" w14:textId="77777777" w:rsidR="00E56613" w:rsidRPr="00E56613" w:rsidRDefault="00E56613" w:rsidP="00237720">
      <w:pPr>
        <w:numPr>
          <w:ilvl w:val="0"/>
          <w:numId w:val="10"/>
        </w:numPr>
        <w:tabs>
          <w:tab w:val="num" w:pos="2160"/>
        </w:tabs>
        <w:spacing w:before="0" w:beforeAutospacing="0" w:after="60" w:afterAutospacing="0" w:line="360" w:lineRule="auto"/>
        <w:ind w:left="2160"/>
        <w:jc w:val="both"/>
        <w:rPr>
          <w:rFonts w:ascii="David" w:eastAsia="Times New Roman" w:hAnsi="David" w:cs="David"/>
          <w:sz w:val="24"/>
          <w:szCs w:val="24"/>
          <w:rtl/>
        </w:rPr>
      </w:pPr>
      <w:r w:rsidRPr="00E56613">
        <w:rPr>
          <w:rFonts w:ascii="David" w:eastAsia="Times New Roman" w:hAnsi="David" w:cs="David"/>
          <w:sz w:val="24"/>
          <w:szCs w:val="24"/>
          <w:rtl/>
        </w:rPr>
        <w:t>בגין שינוי גוון לגוון אחר מהגוונים המוצעים כסטנדרט (בתנאי שהגוון האחר קיים בהיצע המכירה של הספק) - תוספת 10% למחיר שנקבע בסעיף 4.1.</w:t>
      </w:r>
    </w:p>
    <w:p w14:paraId="01520D40" w14:textId="77777777" w:rsidR="00E56613" w:rsidRPr="00E56613" w:rsidRDefault="00E56613" w:rsidP="00237720">
      <w:pPr>
        <w:numPr>
          <w:ilvl w:val="0"/>
          <w:numId w:val="10"/>
        </w:numPr>
        <w:tabs>
          <w:tab w:val="num" w:pos="2160"/>
        </w:tabs>
        <w:spacing w:before="0" w:beforeAutospacing="0" w:after="60" w:afterAutospacing="0" w:line="360" w:lineRule="auto"/>
        <w:ind w:left="2160"/>
        <w:jc w:val="both"/>
        <w:rPr>
          <w:rFonts w:ascii="David" w:eastAsia="Times New Roman" w:hAnsi="David" w:cs="David"/>
          <w:sz w:val="24"/>
          <w:szCs w:val="24"/>
          <w:rtl/>
        </w:rPr>
      </w:pPr>
      <w:r w:rsidRPr="00E56613">
        <w:rPr>
          <w:rFonts w:ascii="David" w:eastAsia="Times New Roman" w:hAnsi="David" w:cs="David"/>
          <w:sz w:val="24"/>
          <w:szCs w:val="24"/>
          <w:rtl/>
        </w:rPr>
        <w:t xml:space="preserve">בגין אספקת ארונות האמבטיה לדירה ללא הרכבה – </w:t>
      </w:r>
      <w:r w:rsidRPr="00E56613">
        <w:rPr>
          <w:rFonts w:ascii="David" w:eastAsia="Times New Roman" w:hAnsi="David" w:cs="David"/>
          <w:sz w:val="24"/>
          <w:szCs w:val="24"/>
          <w:u w:val="single"/>
          <w:rtl/>
        </w:rPr>
        <w:t>ללא חיוב</w:t>
      </w:r>
      <w:r w:rsidRPr="00E56613">
        <w:rPr>
          <w:rFonts w:ascii="David" w:eastAsia="Times New Roman" w:hAnsi="David" w:cs="David"/>
          <w:sz w:val="24"/>
          <w:szCs w:val="24"/>
          <w:rtl/>
        </w:rPr>
        <w:t>.</w:t>
      </w:r>
    </w:p>
    <w:p w14:paraId="43D2F078"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8.</w:t>
      </w:r>
      <w:r w:rsidRPr="00E56613">
        <w:rPr>
          <w:rFonts w:ascii="David" w:eastAsia="Times New Roman" w:hAnsi="David" w:cs="David"/>
          <w:sz w:val="24"/>
          <w:szCs w:val="24"/>
          <w:rtl/>
        </w:rPr>
        <w:tab/>
        <w:t xml:space="preserve">לפי דרישת הקבלן יעביר הספק טופס דיווח מודפס המרכז את סטטוס הטיפול של כל רוכש (לרבות התרעה לגבי רוכשים שטרם הגיעו לחנות הספק). </w:t>
      </w:r>
    </w:p>
    <w:p w14:paraId="0E60097C"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9.</w:t>
      </w:r>
      <w:r w:rsidRPr="00E56613">
        <w:rPr>
          <w:rFonts w:ascii="David" w:eastAsia="Times New Roman" w:hAnsi="David" w:cs="David"/>
          <w:sz w:val="24"/>
          <w:szCs w:val="24"/>
          <w:rtl/>
        </w:rPr>
        <w:tab/>
        <w:t>הספק מכיר את יתר התנאים הנהוגים בחוזים בין קבלנים ראשיים  לספקים</w:t>
      </w:r>
    </w:p>
    <w:p w14:paraId="1558897B" w14:textId="77777777" w:rsidR="00E56613" w:rsidRPr="00E56613" w:rsidRDefault="00E56613" w:rsidP="00E56613">
      <w:pPr>
        <w:spacing w:before="240" w:beforeAutospacing="0" w:after="0" w:afterAutospacing="0" w:line="360" w:lineRule="auto"/>
        <w:ind w:left="720"/>
        <w:jc w:val="both"/>
        <w:rPr>
          <w:rFonts w:ascii="David" w:eastAsia="Times New Roman" w:hAnsi="David" w:cs="David"/>
          <w:sz w:val="24"/>
          <w:szCs w:val="24"/>
        </w:rPr>
      </w:pPr>
      <w:r w:rsidRPr="00E56613">
        <w:rPr>
          <w:rFonts w:ascii="David" w:eastAsia="Times New Roman" w:hAnsi="David" w:cs="David"/>
          <w:sz w:val="24"/>
          <w:szCs w:val="24"/>
          <w:rtl/>
        </w:rPr>
        <w:t>(ובין היתר בנושאי בטיחות שמירה ובטוח) ומתחייב לחתום על החוזה בנוסח שנהוג אצל הקבלן הר</w:t>
      </w:r>
      <w:r w:rsidR="00AD35D2">
        <w:rPr>
          <w:rFonts w:ascii="David" w:eastAsia="Times New Roman" w:hAnsi="David" w:cs="David"/>
          <w:sz w:val="24"/>
          <w:szCs w:val="24"/>
          <w:rtl/>
        </w:rPr>
        <w:t>אשי שיבחר ע"י היזם לביצוע הפרוי</w:t>
      </w:r>
      <w:r w:rsidRPr="00E56613">
        <w:rPr>
          <w:rFonts w:ascii="David" w:eastAsia="Times New Roman" w:hAnsi="David" w:cs="David"/>
          <w:sz w:val="24"/>
          <w:szCs w:val="24"/>
          <w:rtl/>
        </w:rPr>
        <w:t>קט.</w:t>
      </w:r>
    </w:p>
    <w:p w14:paraId="009EE657"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4"/>
          <w:szCs w:val="24"/>
          <w:u w:val="single"/>
          <w:rtl/>
        </w:rPr>
      </w:pPr>
      <w:r w:rsidRPr="00E56613">
        <w:rPr>
          <w:rFonts w:ascii="David" w:eastAsia="Times New Roman" w:hAnsi="David" w:cs="David"/>
          <w:snapToGrid w:val="0"/>
          <w:sz w:val="26"/>
          <w:szCs w:val="26"/>
          <w:rtl/>
        </w:rPr>
        <w:br w:type="page"/>
      </w:r>
      <w:r w:rsidRPr="00E56613">
        <w:rPr>
          <w:rFonts w:ascii="David" w:eastAsia="Times New Roman" w:hAnsi="David" w:cs="David"/>
          <w:b/>
          <w:bCs/>
          <w:sz w:val="24"/>
          <w:szCs w:val="24"/>
          <w:u w:val="single"/>
          <w:rtl/>
        </w:rPr>
        <w:lastRenderedPageBreak/>
        <w:t>נספח 3.1.27</w:t>
      </w:r>
    </w:p>
    <w:p w14:paraId="6AF742FD"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4"/>
          <w:szCs w:val="24"/>
          <w:u w:val="single"/>
        </w:rPr>
      </w:pPr>
    </w:p>
    <w:p w14:paraId="2AD1C445" w14:textId="77777777" w:rsidR="00E56613" w:rsidRPr="00E56613" w:rsidRDefault="00E56613" w:rsidP="00E56613">
      <w:pPr>
        <w:spacing w:before="0" w:beforeAutospacing="0" w:after="0" w:afterAutospacing="0" w:line="480" w:lineRule="auto"/>
        <w:jc w:val="center"/>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t>תנאים מיוחדים לאספקת והתקנת ארונות מטבח ו/או ארונות אמבטיה</w:t>
      </w:r>
    </w:p>
    <w:p w14:paraId="4C6360B6"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t xml:space="preserve">פרויקט </w:t>
      </w:r>
      <w:sdt>
        <w:sdtPr>
          <w:rPr>
            <w:rFonts w:ascii="David" w:eastAsia="Times New Roman" w:hAnsi="David" w:cs="David"/>
            <w:b/>
            <w:bCs/>
            <w:color w:val="800080"/>
            <w:sz w:val="24"/>
            <w:szCs w:val="24"/>
            <w:u w:val="single"/>
            <w:rtl/>
          </w:rPr>
          <w:alias w:val="שם הפרויקט"/>
          <w:tag w:val="cntProjectName"/>
          <w:id w:val="-1658142622"/>
          <w:placeholder>
            <w:docPart w:val="35E4251D2A874369BCA7E3D33AE8DA8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34" w:author="Kook Sec" w:date="2024-07-28T13:13:00Z">
            <w:r w:rsidR="00945BF5">
              <w:rPr>
                <w:rFonts w:ascii="David" w:eastAsia="Times New Roman" w:hAnsi="David" w:cs="David"/>
                <w:b/>
                <w:bCs/>
                <w:color w:val="800080"/>
                <w:sz w:val="24"/>
                <w:szCs w:val="24"/>
                <w:u w:val="single"/>
                <w:rtl/>
              </w:rPr>
              <w:t>פ.א פיתוח ובנייה בירושלים בע"מ</w:t>
            </w:r>
          </w:ins>
        </w:sdtContent>
      </w:sdt>
    </w:p>
    <w:p w14:paraId="1B81F133" w14:textId="77777777" w:rsidR="00E56613" w:rsidRPr="00E56613" w:rsidRDefault="00E56613" w:rsidP="00E56613">
      <w:pPr>
        <w:spacing w:before="240" w:beforeAutospacing="0" w:after="0" w:afterAutospacing="0" w:line="360" w:lineRule="auto"/>
        <w:ind w:left="284" w:hanging="284"/>
        <w:jc w:val="both"/>
        <w:rPr>
          <w:rFonts w:ascii="David" w:eastAsia="Times New Roman" w:hAnsi="David" w:cs="David"/>
          <w:sz w:val="24"/>
          <w:szCs w:val="24"/>
          <w:rtl/>
        </w:rPr>
      </w:pPr>
      <w:r w:rsidRPr="00E56613">
        <w:rPr>
          <w:rFonts w:ascii="David" w:eastAsia="Times New Roman" w:hAnsi="David" w:cs="David"/>
          <w:sz w:val="24"/>
          <w:szCs w:val="24"/>
          <w:rtl/>
        </w:rPr>
        <w:t>1.</w:t>
      </w:r>
      <w:r w:rsidRPr="00E56613">
        <w:rPr>
          <w:rFonts w:ascii="David" w:eastAsia="Times New Roman" w:hAnsi="David" w:cs="David"/>
          <w:sz w:val="24"/>
          <w:szCs w:val="24"/>
          <w:rtl/>
        </w:rPr>
        <w:tab/>
      </w:r>
      <w:r w:rsidRPr="00E56613">
        <w:rPr>
          <w:rFonts w:ascii="David" w:eastAsia="Times New Roman" w:hAnsi="David" w:cs="David"/>
          <w:b/>
          <w:bCs/>
          <w:sz w:val="24"/>
          <w:szCs w:val="24"/>
          <w:u w:val="single"/>
          <w:rtl/>
        </w:rPr>
        <w:t xml:space="preserve">פרוט העבודה </w:t>
      </w:r>
    </w:p>
    <w:p w14:paraId="630EE527" w14:textId="77777777" w:rsidR="00E56613" w:rsidRPr="00E56613" w:rsidRDefault="00E56613" w:rsidP="00E56613">
      <w:pPr>
        <w:spacing w:before="120" w:beforeAutospacing="0" w:after="0" w:afterAutospacing="0" w:line="360" w:lineRule="auto"/>
        <w:ind w:left="851" w:hanging="567"/>
        <w:jc w:val="both"/>
        <w:rPr>
          <w:rFonts w:ascii="David" w:eastAsia="Times New Roman" w:hAnsi="David" w:cs="David"/>
          <w:sz w:val="24"/>
          <w:szCs w:val="24"/>
          <w:rtl/>
        </w:rPr>
      </w:pPr>
      <w:r w:rsidRPr="00E56613">
        <w:rPr>
          <w:rFonts w:ascii="David" w:eastAsia="Times New Roman" w:hAnsi="David" w:cs="David"/>
          <w:sz w:val="24"/>
          <w:szCs w:val="24"/>
          <w:rtl/>
        </w:rPr>
        <w:t>א.</w:t>
      </w:r>
      <w:r w:rsidRPr="00E56613">
        <w:rPr>
          <w:rFonts w:ascii="David" w:eastAsia="Times New Roman" w:hAnsi="David" w:cs="David"/>
          <w:sz w:val="24"/>
          <w:szCs w:val="24"/>
          <w:rtl/>
        </w:rPr>
        <w:tab/>
        <w:t>ייצור, אספקה והתקנה של ארונות מטבח וארונות אמבטיה באורכים שונים עפ"י תכניות, מפרט וכתב כמויות.</w:t>
      </w:r>
    </w:p>
    <w:p w14:paraId="4D79E8C7" w14:textId="77777777" w:rsidR="00E56613" w:rsidRPr="00E56613" w:rsidRDefault="00E56613" w:rsidP="00E56613">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חלוקה סופית של הארונות בתאום ובאישור המזמין ע"פ תכניות (מבט על, חזיתות, איזומטריה, תכנית מיקום נק' חשמל, גז ואינסטלציה עם מידות מפורטות) שיכין אדריכל הספק בהתאם לתכניות כלליות של אדריכל היזם, לכל דירה בנפרד, לרבות לדירות "ראי".</w:t>
      </w:r>
    </w:p>
    <w:p w14:paraId="58E3EB70" w14:textId="77777777" w:rsidR="00E56613" w:rsidRPr="00E56613" w:rsidRDefault="00E56613" w:rsidP="00E56613">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w:t>
      </w:r>
      <w:r w:rsidRPr="00E56613">
        <w:rPr>
          <w:rFonts w:ascii="David" w:eastAsia="Times New Roman" w:hAnsi="David" w:cs="David"/>
          <w:sz w:val="24"/>
          <w:szCs w:val="24"/>
          <w:rtl/>
        </w:rPr>
        <w:tab/>
        <w:t>תשומת לב מיוחדת נדרשת לתכנון יעיל של מיקום אזורי הפעילות השונים בארונות המטבח (אזור אחסון מזון, אזור אחסון כלים, אזור ניקיון, איזור הכנה ואיזור בישול ואפיה). באחריות הספק לבצע מדידות באתר להתקנת כל ארון, לאחר בניה וטיח, להתריע במקרים בהם הבניה בפועל אינה תואמת את התכנון ולבצע את הארונות בהתאמה לבניה.</w:t>
      </w:r>
    </w:p>
    <w:p w14:paraId="3ACC1D07" w14:textId="77777777" w:rsidR="00E56613" w:rsidRPr="00E56613" w:rsidRDefault="00E56613" w:rsidP="00E56613">
      <w:pPr>
        <w:spacing w:before="120" w:beforeAutospacing="0" w:after="0" w:afterAutospacing="0" w:line="360" w:lineRule="auto"/>
        <w:ind w:left="851" w:hanging="567"/>
        <w:jc w:val="both"/>
        <w:rPr>
          <w:rFonts w:ascii="David" w:eastAsia="Times New Roman" w:hAnsi="David" w:cs="David"/>
          <w:sz w:val="24"/>
          <w:szCs w:val="24"/>
          <w:rtl/>
        </w:rPr>
      </w:pPr>
      <w:r w:rsidRPr="00E56613">
        <w:rPr>
          <w:rFonts w:ascii="David" w:eastAsia="Times New Roman" w:hAnsi="David" w:cs="David"/>
          <w:sz w:val="24"/>
          <w:szCs w:val="24"/>
          <w:rtl/>
        </w:rPr>
        <w:t>ב.</w:t>
      </w:r>
      <w:r w:rsidRPr="00E56613">
        <w:rPr>
          <w:rFonts w:ascii="David" w:eastAsia="Times New Roman" w:hAnsi="David" w:cs="David"/>
          <w:sz w:val="24"/>
          <w:szCs w:val="24"/>
          <w:rtl/>
        </w:rPr>
        <w:tab/>
        <w:t>בגמר ההרכבה הספק יגן על חזיתות הארונות מפני פגיעות ורסיסי צבע, ע"י עטיפתם.</w:t>
      </w:r>
    </w:p>
    <w:p w14:paraId="43825A41" w14:textId="77777777" w:rsidR="00E56613" w:rsidRPr="00E56613" w:rsidRDefault="00E56613" w:rsidP="00E56613">
      <w:pPr>
        <w:spacing w:before="120" w:beforeAutospacing="0" w:after="0" w:afterAutospacing="0" w:line="360" w:lineRule="auto"/>
        <w:ind w:left="851" w:hanging="567"/>
        <w:jc w:val="both"/>
        <w:rPr>
          <w:rFonts w:ascii="David" w:eastAsia="Times New Roman" w:hAnsi="David" w:cs="David"/>
          <w:sz w:val="24"/>
          <w:szCs w:val="24"/>
          <w:rtl/>
        </w:rPr>
      </w:pPr>
      <w:r w:rsidRPr="00E56613">
        <w:rPr>
          <w:rFonts w:ascii="David" w:eastAsia="Times New Roman" w:hAnsi="David" w:cs="David"/>
          <w:sz w:val="24"/>
          <w:szCs w:val="24"/>
          <w:rtl/>
        </w:rPr>
        <w:t>ג.</w:t>
      </w:r>
      <w:r w:rsidRPr="00E56613">
        <w:rPr>
          <w:rFonts w:ascii="David" w:eastAsia="Times New Roman" w:hAnsi="David" w:cs="David"/>
          <w:sz w:val="24"/>
          <w:szCs w:val="24"/>
          <w:rtl/>
        </w:rPr>
        <w:tab/>
        <w:t>הספק מצהיר ומתחייב שכל העבודות שיבוצעו על-ידו יבוצעו בהתאם לתקנים ישראליים ומפרטי מכון התקנים, כי הוא מודע למיקום המיועד להתקנת כל פריט, ושהעבודות תבוצענה בהתאם לתנאים הצפויים במקום המיועד. הספק מצהיר שהוצג בפניו מפרט המכר הסטנדרטי לרוכשי הדירות ושהעבודות שיבוצעו על-ידו לא תבוצענה בסתירה לאמור בו.</w:t>
      </w:r>
    </w:p>
    <w:p w14:paraId="7ACD38BD" w14:textId="77777777" w:rsidR="00E56613" w:rsidRPr="00E56613" w:rsidRDefault="00E56613" w:rsidP="00E56613">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בכל מקרה של סתירה בין מפרט הארונות להלן למפרט המכר יפנה הספק ליזם/לקבלן לקבלת הוראות. מחיר העבודות נקבע עפ"י האפשרות היקרה יותר.</w:t>
      </w:r>
    </w:p>
    <w:p w14:paraId="2E06B5A7" w14:textId="77777777" w:rsidR="00E56613" w:rsidRPr="00E56613" w:rsidRDefault="001A64F5" w:rsidP="00E56613">
      <w:pPr>
        <w:spacing w:before="120" w:beforeAutospacing="0" w:after="0" w:afterAutospacing="0" w:line="360" w:lineRule="auto"/>
        <w:ind w:left="851" w:hanging="567"/>
        <w:jc w:val="both"/>
        <w:rPr>
          <w:rFonts w:ascii="David" w:eastAsia="Times New Roman" w:hAnsi="David" w:cs="David"/>
          <w:sz w:val="24"/>
          <w:szCs w:val="24"/>
          <w:rtl/>
        </w:rPr>
      </w:pPr>
      <w:r>
        <w:rPr>
          <w:rFonts w:ascii="David" w:eastAsia="Times New Roman" w:hAnsi="David" w:cs="David" w:hint="cs"/>
          <w:sz w:val="24"/>
          <w:szCs w:val="24"/>
          <w:rtl/>
        </w:rPr>
        <w:t>ד</w:t>
      </w:r>
      <w:r w:rsidR="00E56613" w:rsidRPr="00E56613">
        <w:rPr>
          <w:rFonts w:ascii="David" w:eastAsia="Times New Roman" w:hAnsi="David" w:cs="David"/>
          <w:sz w:val="24"/>
          <w:szCs w:val="24"/>
          <w:rtl/>
        </w:rPr>
        <w:t>.</w:t>
      </w:r>
      <w:r w:rsidR="00E56613" w:rsidRPr="00E56613">
        <w:rPr>
          <w:rFonts w:ascii="David" w:eastAsia="Times New Roman" w:hAnsi="David" w:cs="David"/>
          <w:sz w:val="24"/>
          <w:szCs w:val="24"/>
          <w:rtl/>
        </w:rPr>
        <w:tab/>
        <w:t>למען הסר ספק יובהר כי באחריות הקבלן לשמור על שלמות ותקינות החומרים, המוצרים והעבודות אשר סופקו ובוצעו על ידו או על ידי מי מטעמו, וזאת עד למועד מסירת הדירה בה הותקנו המוצרים ובוצעו העבודות.</w:t>
      </w:r>
    </w:p>
    <w:p w14:paraId="52739F68" w14:textId="77777777" w:rsidR="00E56613" w:rsidRPr="00E56613" w:rsidRDefault="00E56613" w:rsidP="00E56613">
      <w:pPr>
        <w:spacing w:before="0" w:beforeAutospacing="0" w:after="0" w:afterAutospacing="0" w:line="240" w:lineRule="auto"/>
        <w:jc w:val="both"/>
        <w:rPr>
          <w:rFonts w:ascii="David" w:eastAsia="Times New Roman" w:hAnsi="David" w:cs="David"/>
          <w:sz w:val="24"/>
          <w:szCs w:val="24"/>
          <w:rtl/>
        </w:rPr>
      </w:pPr>
    </w:p>
    <w:p w14:paraId="38B74D85" w14:textId="77777777" w:rsidR="00E56613" w:rsidRPr="00E56613" w:rsidRDefault="00E56613" w:rsidP="00E56613">
      <w:pPr>
        <w:spacing w:before="240" w:beforeAutospacing="0" w:after="0" w:afterAutospacing="0" w:line="360" w:lineRule="auto"/>
        <w:ind w:left="284" w:hanging="284"/>
        <w:jc w:val="both"/>
        <w:rPr>
          <w:rFonts w:ascii="David" w:eastAsia="Times New Roman" w:hAnsi="David" w:cs="David"/>
          <w:sz w:val="24"/>
          <w:szCs w:val="24"/>
          <w:rtl/>
        </w:rPr>
      </w:pPr>
      <w:r w:rsidRPr="00E56613">
        <w:rPr>
          <w:rFonts w:ascii="David" w:eastAsia="Times New Roman" w:hAnsi="David" w:cs="David"/>
          <w:sz w:val="24"/>
          <w:szCs w:val="24"/>
          <w:rtl/>
        </w:rPr>
        <w:t>2.</w:t>
      </w:r>
      <w:r w:rsidRPr="00E56613">
        <w:rPr>
          <w:rFonts w:ascii="David" w:eastAsia="Times New Roman" w:hAnsi="David" w:cs="David"/>
          <w:sz w:val="24"/>
          <w:szCs w:val="24"/>
          <w:rtl/>
        </w:rPr>
        <w:tab/>
      </w:r>
      <w:r w:rsidRPr="00E56613">
        <w:rPr>
          <w:rFonts w:ascii="David" w:eastAsia="Times New Roman" w:hAnsi="David" w:cs="David"/>
          <w:b/>
          <w:bCs/>
          <w:sz w:val="24"/>
          <w:szCs w:val="24"/>
          <w:u w:val="single"/>
          <w:rtl/>
        </w:rPr>
        <w:t>כללי</w:t>
      </w:r>
    </w:p>
    <w:p w14:paraId="6B25C101" w14:textId="77777777" w:rsidR="00E56613" w:rsidRPr="00E56613" w:rsidRDefault="00E56613" w:rsidP="00E56613">
      <w:pPr>
        <w:spacing w:before="120" w:beforeAutospacing="0" w:after="0" w:afterAutospacing="0" w:line="360" w:lineRule="auto"/>
        <w:ind w:left="851" w:hanging="567"/>
        <w:jc w:val="both"/>
        <w:rPr>
          <w:rFonts w:ascii="David" w:eastAsia="Times New Roman" w:hAnsi="David" w:cs="David"/>
          <w:sz w:val="24"/>
          <w:szCs w:val="24"/>
          <w:rtl/>
        </w:rPr>
      </w:pPr>
      <w:r w:rsidRPr="00E56613">
        <w:rPr>
          <w:rFonts w:ascii="David" w:eastAsia="Times New Roman" w:hAnsi="David" w:cs="David"/>
          <w:sz w:val="24"/>
          <w:szCs w:val="24"/>
          <w:rtl/>
        </w:rPr>
        <w:t>א.</w:t>
      </w:r>
      <w:r w:rsidRPr="00E56613">
        <w:rPr>
          <w:rFonts w:ascii="David" w:eastAsia="Times New Roman" w:hAnsi="David" w:cs="David"/>
          <w:sz w:val="24"/>
          <w:szCs w:val="24"/>
          <w:rtl/>
        </w:rPr>
        <w:tab/>
        <w:t>ידוע לספק כי ליזם/לקבלן זכות להתקשר בחוזה עם ספק/ים נוספים ליצור אספקת והתקנת ארונות מטבח ו/או ארונות אמבטיה בפרויקט/בבניין.</w:t>
      </w:r>
    </w:p>
    <w:p w14:paraId="226A2D77" w14:textId="77777777" w:rsidR="00E56613" w:rsidRPr="00E56613" w:rsidRDefault="00E56613" w:rsidP="00E56613">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היזם/ הקבלן רשאי לאפשר לרוכשי הדירות בפרויקט/בבניינים לבחור מאיזה ספק תוזמן העבודה.</w:t>
      </w:r>
    </w:p>
    <w:p w14:paraId="5E5EE97F" w14:textId="77777777" w:rsidR="00E56613" w:rsidRPr="00E56613" w:rsidRDefault="00E56613" w:rsidP="00E56613">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לספק אין התנגדות לאמור לעיל ו/או טענות בקשר לכך.</w:t>
      </w:r>
    </w:p>
    <w:p w14:paraId="7A30A0F9" w14:textId="77777777" w:rsidR="00E56613" w:rsidRPr="00E56613" w:rsidRDefault="00E56613" w:rsidP="00E56613">
      <w:pPr>
        <w:spacing w:before="120" w:beforeAutospacing="0" w:after="0" w:afterAutospacing="0" w:line="360" w:lineRule="auto"/>
        <w:ind w:left="851" w:hanging="567"/>
        <w:jc w:val="both"/>
        <w:rPr>
          <w:rFonts w:ascii="David" w:eastAsia="Times New Roman" w:hAnsi="David" w:cs="David"/>
          <w:sz w:val="24"/>
          <w:szCs w:val="24"/>
          <w:rtl/>
        </w:rPr>
      </w:pPr>
      <w:r w:rsidRPr="00E56613">
        <w:rPr>
          <w:rFonts w:ascii="David" w:eastAsia="Times New Roman" w:hAnsi="David" w:cs="David"/>
          <w:sz w:val="24"/>
          <w:szCs w:val="24"/>
          <w:rtl/>
        </w:rPr>
        <w:lastRenderedPageBreak/>
        <w:t>ב.</w:t>
      </w:r>
      <w:r w:rsidRPr="00E56613">
        <w:rPr>
          <w:rFonts w:ascii="David" w:eastAsia="Times New Roman" w:hAnsi="David" w:cs="David"/>
          <w:sz w:val="24"/>
          <w:szCs w:val="24"/>
          <w:rtl/>
        </w:rPr>
        <w:tab/>
        <w:t>רוכשי הדירות יוכלו לבחור באם רצונם שהספק יתקין בדירתם הן את ארונות המטבח והן את ארונות האמבטיה או רק את ארונות האמבטיה או רק את ארונות המטבח או שלא יותקנו ע"י הספק ארונות כלשהם והנל יותקן לאחר מסירת הדירה ובאחריותם.</w:t>
      </w:r>
    </w:p>
    <w:p w14:paraId="369C699E" w14:textId="77777777" w:rsidR="00E56613" w:rsidRPr="00E56613" w:rsidRDefault="00E56613" w:rsidP="00E56613">
      <w:pPr>
        <w:spacing w:before="240" w:beforeAutospacing="0" w:after="0" w:afterAutospacing="0" w:line="360" w:lineRule="auto"/>
        <w:ind w:left="284" w:hanging="284"/>
        <w:jc w:val="both"/>
        <w:rPr>
          <w:rFonts w:ascii="David" w:eastAsia="Times New Roman" w:hAnsi="David" w:cs="David"/>
          <w:sz w:val="24"/>
          <w:szCs w:val="24"/>
          <w:rtl/>
        </w:rPr>
      </w:pPr>
    </w:p>
    <w:p w14:paraId="298CA14D" w14:textId="77777777" w:rsidR="00E56613" w:rsidRPr="00E56613" w:rsidRDefault="00E56613" w:rsidP="00E56613">
      <w:pPr>
        <w:spacing w:before="240" w:beforeAutospacing="0" w:after="0" w:afterAutospacing="0" w:line="360" w:lineRule="auto"/>
        <w:ind w:left="284" w:hanging="284"/>
        <w:jc w:val="both"/>
        <w:rPr>
          <w:rFonts w:ascii="David" w:eastAsia="Times New Roman" w:hAnsi="David" w:cs="David"/>
          <w:sz w:val="24"/>
          <w:szCs w:val="24"/>
          <w:rtl/>
        </w:rPr>
      </w:pPr>
      <w:r w:rsidRPr="00E56613">
        <w:rPr>
          <w:rFonts w:ascii="David" w:eastAsia="Times New Roman" w:hAnsi="David" w:cs="David"/>
          <w:sz w:val="24"/>
          <w:szCs w:val="24"/>
          <w:rtl/>
        </w:rPr>
        <w:t>3.</w:t>
      </w:r>
      <w:r w:rsidRPr="00E56613">
        <w:rPr>
          <w:rFonts w:ascii="David" w:eastAsia="Times New Roman" w:hAnsi="David" w:cs="David"/>
          <w:sz w:val="24"/>
          <w:szCs w:val="24"/>
          <w:rtl/>
        </w:rPr>
        <w:tab/>
      </w:r>
      <w:r w:rsidRPr="00E56613">
        <w:rPr>
          <w:rFonts w:ascii="David" w:eastAsia="Times New Roman" w:hAnsi="David" w:cs="David"/>
          <w:b/>
          <w:bCs/>
          <w:sz w:val="24"/>
          <w:szCs w:val="24"/>
          <w:u w:val="single"/>
          <w:rtl/>
        </w:rPr>
        <w:t>מפרט הארונות</w:t>
      </w:r>
      <w:r w:rsidRPr="00E56613">
        <w:rPr>
          <w:rFonts w:ascii="David" w:eastAsia="Times New Roman" w:hAnsi="David" w:cs="David"/>
          <w:sz w:val="24"/>
          <w:szCs w:val="24"/>
          <w:rtl/>
        </w:rPr>
        <w:t xml:space="preserve"> </w:t>
      </w:r>
    </w:p>
    <w:p w14:paraId="1314C4B7" w14:textId="77777777" w:rsidR="00E56613" w:rsidRPr="00E56613" w:rsidRDefault="00E56613" w:rsidP="00E56613">
      <w:pPr>
        <w:spacing w:before="120" w:beforeAutospacing="0" w:after="0" w:afterAutospacing="0" w:line="360" w:lineRule="auto"/>
        <w:ind w:left="851" w:hanging="567"/>
        <w:jc w:val="both"/>
        <w:rPr>
          <w:rFonts w:ascii="David" w:eastAsia="Times New Roman" w:hAnsi="David" w:cs="David"/>
          <w:sz w:val="24"/>
          <w:szCs w:val="24"/>
          <w:rtl/>
        </w:rPr>
      </w:pPr>
      <w:r w:rsidRPr="00E56613">
        <w:rPr>
          <w:rFonts w:ascii="David" w:eastAsia="Times New Roman" w:hAnsi="David" w:cs="David"/>
          <w:sz w:val="24"/>
          <w:szCs w:val="24"/>
          <w:rtl/>
        </w:rPr>
        <w:t>א.</w:t>
      </w:r>
      <w:r w:rsidRPr="00E56613">
        <w:rPr>
          <w:rFonts w:ascii="David" w:eastAsia="Times New Roman" w:hAnsi="David" w:cs="David"/>
          <w:sz w:val="24"/>
          <w:szCs w:val="24"/>
          <w:rtl/>
        </w:rPr>
        <w:tab/>
      </w:r>
      <w:r w:rsidRPr="00E56613">
        <w:rPr>
          <w:rFonts w:ascii="David" w:eastAsia="Times New Roman" w:hAnsi="David" w:cs="David"/>
          <w:b/>
          <w:bCs/>
          <w:sz w:val="24"/>
          <w:szCs w:val="24"/>
          <w:u w:val="single"/>
          <w:rtl/>
        </w:rPr>
        <w:t xml:space="preserve">ארונות מטבח </w:t>
      </w:r>
    </w:p>
    <w:p w14:paraId="1ECB6DBC" w14:textId="77777777" w:rsidR="00E56613" w:rsidRPr="00E56613" w:rsidRDefault="00E56613" w:rsidP="00E56613">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 xml:space="preserve">חומר הארונות גוף ומדפים   יהיה מלוחות סנויץ או שוו"ע בעובי </w:t>
      </w:r>
      <w:smartTag w:uri="urn:schemas-microsoft-com:office:smarttags" w:element="metricconverter">
        <w:smartTagPr>
          <w:attr w:name="ProductID" w:val="17 מ&quot;מ"/>
        </w:smartTagPr>
        <w:r w:rsidRPr="00E56613">
          <w:rPr>
            <w:rFonts w:ascii="David" w:eastAsia="Times New Roman" w:hAnsi="David" w:cs="David"/>
            <w:sz w:val="24"/>
            <w:szCs w:val="24"/>
            <w:rtl/>
          </w:rPr>
          <w:t>17 מ"מ</w:t>
        </w:r>
      </w:smartTag>
      <w:r w:rsidRPr="00E56613">
        <w:rPr>
          <w:rFonts w:ascii="David" w:eastAsia="Times New Roman" w:hAnsi="David" w:cs="David"/>
          <w:sz w:val="24"/>
          <w:szCs w:val="24"/>
          <w:rtl/>
        </w:rPr>
        <w:t>.</w:t>
      </w:r>
    </w:p>
    <w:p w14:paraId="7D3D832F" w14:textId="77777777" w:rsidR="00E56613" w:rsidRPr="00E56613" w:rsidRDefault="00E56613" w:rsidP="00E56613">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 xml:space="preserve">גב המטבח יהיה דיקט בעובי </w:t>
      </w:r>
      <w:smartTag w:uri="urn:schemas-microsoft-com:office:smarttags" w:element="metricconverter">
        <w:smartTagPr>
          <w:attr w:name="ProductID" w:val="4 מ&quot;מ"/>
        </w:smartTagPr>
        <w:r w:rsidRPr="00E56613">
          <w:rPr>
            <w:rFonts w:ascii="David" w:eastAsia="Times New Roman" w:hAnsi="David" w:cs="David"/>
            <w:sz w:val="24"/>
            <w:szCs w:val="24"/>
            <w:rtl/>
          </w:rPr>
          <w:t>4 מ"מ</w:t>
        </w:r>
      </w:smartTag>
      <w:r w:rsidRPr="00E56613">
        <w:rPr>
          <w:rFonts w:ascii="David" w:eastAsia="Times New Roman" w:hAnsi="David" w:cs="David"/>
          <w:sz w:val="24"/>
          <w:szCs w:val="24"/>
          <w:rtl/>
        </w:rPr>
        <w:t>. מצופה פורמיקה לבנה ו/או שוו"ע.</w:t>
      </w:r>
    </w:p>
    <w:p w14:paraId="3BDEA3A0" w14:textId="77777777" w:rsidR="00E56613" w:rsidRPr="00E56613" w:rsidRDefault="00E56613" w:rsidP="00E56613">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דלתות - לבחירת הרוכש מתוך האפשרויות הבאות:</w:t>
      </w:r>
    </w:p>
    <w:p w14:paraId="67380D36" w14:textId="77777777" w:rsidR="00E56613" w:rsidRPr="00E56613" w:rsidRDefault="00E56613" w:rsidP="00E56613">
      <w:pPr>
        <w:spacing w:before="0" w:beforeAutospacing="0" w:after="0" w:afterAutospacing="0" w:line="360" w:lineRule="auto"/>
        <w:ind w:left="1571" w:hanging="720"/>
        <w:jc w:val="both"/>
        <w:rPr>
          <w:rFonts w:ascii="David" w:eastAsia="Times New Roman" w:hAnsi="David" w:cs="David"/>
          <w:sz w:val="24"/>
          <w:szCs w:val="24"/>
          <w:rtl/>
        </w:rPr>
      </w:pPr>
      <w:r w:rsidRPr="00E56613">
        <w:rPr>
          <w:rFonts w:ascii="David" w:eastAsia="Times New Roman" w:hAnsi="David" w:cs="David"/>
          <w:sz w:val="24"/>
          <w:szCs w:val="24"/>
          <w:rtl/>
        </w:rPr>
        <w:t xml:space="preserve">דלתות מ.ד.פ מצופות פורמאיקה עם עיבוד קצה ישר/עגול/ משופע ב-4 צידי פני הדלת </w:t>
      </w:r>
    </w:p>
    <w:p w14:paraId="6C5FB385" w14:textId="77777777" w:rsidR="00E56613" w:rsidRPr="00E56613" w:rsidRDefault="00E56613" w:rsidP="00E56613">
      <w:pPr>
        <w:spacing w:before="0" w:beforeAutospacing="0" w:after="0" w:afterAutospacing="0" w:line="360" w:lineRule="auto"/>
        <w:ind w:left="1571" w:hanging="720"/>
        <w:jc w:val="both"/>
        <w:rPr>
          <w:rFonts w:ascii="David" w:eastAsia="Times New Roman" w:hAnsi="David" w:cs="David"/>
          <w:sz w:val="24"/>
          <w:szCs w:val="24"/>
          <w:rtl/>
        </w:rPr>
      </w:pPr>
      <w:r w:rsidRPr="00E56613">
        <w:rPr>
          <w:rFonts w:ascii="David" w:eastAsia="Times New Roman" w:hAnsi="David" w:cs="David"/>
          <w:sz w:val="24"/>
          <w:szCs w:val="24"/>
          <w:rtl/>
        </w:rPr>
        <w:t>בגוון לבחירת הרוכש.</w:t>
      </w:r>
    </w:p>
    <w:p w14:paraId="2E76EC87" w14:textId="77777777" w:rsidR="00E56613" w:rsidRPr="00E56613" w:rsidRDefault="00E56613" w:rsidP="00E56613">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ציפוי פנים המטבח יהיה מפורמאיקה לבנה ו/או שוו"ע.</w:t>
      </w:r>
    </w:p>
    <w:p w14:paraId="235CD096" w14:textId="77777777" w:rsidR="00E56613" w:rsidRPr="00E56613" w:rsidRDefault="00E56613" w:rsidP="00E56613">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גמר חוץ – פורמאיקה בגוון לבחירת הרוכש מתוך 8 האפשרויות שייבחרו על ידי המזמין.</w:t>
      </w:r>
    </w:p>
    <w:p w14:paraId="3ABAC04B" w14:textId="77777777" w:rsidR="00E56613" w:rsidRPr="00E56613" w:rsidRDefault="00E56613" w:rsidP="00E56613">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בדירות מיוחד (דירות גן ופנטהאוזים)  תינתן אופציה בנוסף ל 3 גווני אפוקסי וידיות אינטגרליות.</w:t>
      </w:r>
    </w:p>
    <w:p w14:paraId="296FC0C2" w14:textId="77777777" w:rsidR="00E56613" w:rsidRPr="00E56613" w:rsidRDefault="00E56613" w:rsidP="00E56613">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 xml:space="preserve">חומר הקנטים יהיה  מפי. וי. סי בעובי </w:t>
      </w:r>
      <w:smartTag w:uri="urn:schemas-microsoft-com:office:smarttags" w:element="metricconverter">
        <w:smartTagPr>
          <w:attr w:name="ProductID" w:val="2 מ&quot;מ"/>
        </w:smartTagPr>
        <w:r w:rsidRPr="00E56613">
          <w:rPr>
            <w:rFonts w:ascii="David" w:eastAsia="Times New Roman" w:hAnsi="David" w:cs="David"/>
            <w:sz w:val="24"/>
            <w:szCs w:val="24"/>
            <w:rtl/>
          </w:rPr>
          <w:t>2 מ"מ</w:t>
        </w:r>
      </w:smartTag>
      <w:r w:rsidRPr="00E56613">
        <w:rPr>
          <w:rFonts w:ascii="David" w:eastAsia="Times New Roman" w:hAnsi="David" w:cs="David"/>
          <w:sz w:val="24"/>
          <w:szCs w:val="24"/>
          <w:rtl/>
        </w:rPr>
        <w:t xml:space="preserve"> בגוונים לבחירת הרוכש מתוך 3 האפשרויות שייבחרו על ידי המזמין.</w:t>
      </w:r>
    </w:p>
    <w:p w14:paraId="3F429F34" w14:textId="77777777" w:rsidR="00E56613" w:rsidRPr="00E56613" w:rsidRDefault="00E56613" w:rsidP="00E56613">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ידיות המטבח לבחירת הרוכש מתוך 5 אפשרויות שייבחרו על ידי המזמין.</w:t>
      </w:r>
    </w:p>
    <w:p w14:paraId="79E267BA" w14:textId="77777777" w:rsidR="00E56613" w:rsidRPr="00E56613" w:rsidRDefault="00E56613" w:rsidP="00E56613">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סוקל/מסד – הארון התחתון יותקן על רגליים מתכוונות טלסקופיות מתפרקות בגובה כ-</w:t>
      </w:r>
      <w:smartTag w:uri="urn:schemas-microsoft-com:office:smarttags" w:element="metricconverter">
        <w:smartTagPr>
          <w:attr w:name="ProductID" w:val="12 ס&quot;מ"/>
        </w:smartTagPr>
        <w:r w:rsidRPr="00E56613">
          <w:rPr>
            <w:rFonts w:ascii="David" w:eastAsia="Times New Roman" w:hAnsi="David" w:cs="David"/>
            <w:sz w:val="24"/>
            <w:szCs w:val="24"/>
            <w:rtl/>
          </w:rPr>
          <w:t>12 ס"מ</w:t>
        </w:r>
      </w:smartTag>
      <w:r w:rsidRPr="00E56613">
        <w:rPr>
          <w:rFonts w:ascii="David" w:eastAsia="Times New Roman" w:hAnsi="David" w:cs="David"/>
          <w:sz w:val="24"/>
          <w:szCs w:val="24"/>
          <w:rtl/>
        </w:rPr>
        <w:t xml:space="preserve"> מאלומיניום ו/או שוו"ע.</w:t>
      </w:r>
    </w:p>
    <w:p w14:paraId="7DB2429A" w14:textId="77777777" w:rsidR="00E56613" w:rsidRPr="00E56613" w:rsidRDefault="00E56613" w:rsidP="00E56613">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צירי המטבח יהיו של חברת  בלום/ גראס ו/או שוו"ע המאפשרים פתיחה בזוית 110 מעלות לפחות.</w:t>
      </w:r>
    </w:p>
    <w:p w14:paraId="3AB20DD9" w14:textId="77777777" w:rsidR="00E56613" w:rsidRPr="00E56613" w:rsidRDefault="00E56613" w:rsidP="00E56613">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מסילות למגירות - דפנות טלסקופיות ממתכת עם מנגנון הבלימה השקט.</w:t>
      </w:r>
    </w:p>
    <w:p w14:paraId="5BCA1A11" w14:textId="77777777" w:rsidR="00E56613" w:rsidRPr="00E56613" w:rsidRDefault="00E56613" w:rsidP="00E56613">
      <w:pPr>
        <w:spacing w:before="0" w:beforeAutospacing="0" w:after="0" w:afterAutospacing="0" w:line="360" w:lineRule="auto"/>
        <w:ind w:left="131" w:firstLine="720"/>
        <w:jc w:val="both"/>
        <w:rPr>
          <w:rFonts w:ascii="David" w:eastAsia="Times New Roman" w:hAnsi="David" w:cs="David"/>
          <w:sz w:val="24"/>
          <w:szCs w:val="24"/>
          <w:rtl/>
        </w:rPr>
      </w:pPr>
      <w:r w:rsidRPr="00E56613">
        <w:rPr>
          <w:rFonts w:ascii="David" w:eastAsia="Times New Roman" w:hAnsi="David" w:cs="David"/>
          <w:sz w:val="24"/>
          <w:szCs w:val="24"/>
          <w:rtl/>
        </w:rPr>
        <w:t xml:space="preserve">מגירות המטבח יהיו ברוחב </w:t>
      </w:r>
      <w:smartTag w:uri="urn:schemas-microsoft-com:office:smarttags" w:element="metricconverter">
        <w:smartTagPr>
          <w:attr w:name="ProductID" w:val="80 ס&quot;מ"/>
        </w:smartTagPr>
        <w:r w:rsidRPr="00E56613">
          <w:rPr>
            <w:rFonts w:ascii="David" w:eastAsia="Times New Roman" w:hAnsi="David" w:cs="David"/>
            <w:sz w:val="24"/>
            <w:szCs w:val="24"/>
            <w:rtl/>
          </w:rPr>
          <w:t>80 ס"מ</w:t>
        </w:r>
      </w:smartTag>
      <w:r w:rsidRPr="00E56613">
        <w:rPr>
          <w:rFonts w:ascii="David" w:eastAsia="Times New Roman" w:hAnsi="David" w:cs="David"/>
          <w:sz w:val="24"/>
          <w:szCs w:val="24"/>
          <w:rtl/>
        </w:rPr>
        <w:t xml:space="preserve"> עד </w:t>
      </w:r>
      <w:smartTag w:uri="urn:schemas-microsoft-com:office:smarttags" w:element="metricconverter">
        <w:smartTagPr>
          <w:attr w:name="ProductID" w:val="120 ס&quot;מ"/>
        </w:smartTagPr>
        <w:r w:rsidRPr="00E56613">
          <w:rPr>
            <w:rFonts w:ascii="David" w:eastAsia="Times New Roman" w:hAnsi="David" w:cs="David"/>
            <w:sz w:val="24"/>
            <w:szCs w:val="24"/>
            <w:rtl/>
          </w:rPr>
          <w:t>120 ס"מ</w:t>
        </w:r>
      </w:smartTag>
      <w:r w:rsidRPr="00E56613">
        <w:rPr>
          <w:rFonts w:ascii="David" w:eastAsia="Times New Roman" w:hAnsi="David" w:cs="David"/>
          <w:sz w:val="24"/>
          <w:szCs w:val="24"/>
          <w:rtl/>
        </w:rPr>
        <w:t xml:space="preserve"> ולהם יסופקו מסילות טנדם למשקל   </w:t>
      </w:r>
    </w:p>
    <w:p w14:paraId="7356EF04" w14:textId="77777777" w:rsidR="00E56613" w:rsidRPr="00E56613" w:rsidRDefault="00E56613" w:rsidP="00E56613">
      <w:pPr>
        <w:spacing w:before="0" w:beforeAutospacing="0" w:after="0" w:afterAutospacing="0" w:line="360" w:lineRule="auto"/>
        <w:ind w:left="131" w:firstLine="720"/>
        <w:jc w:val="both"/>
        <w:rPr>
          <w:rFonts w:ascii="David" w:eastAsia="Times New Roman" w:hAnsi="David" w:cs="David"/>
          <w:sz w:val="24"/>
          <w:szCs w:val="24"/>
          <w:rtl/>
        </w:rPr>
      </w:pPr>
      <w:r w:rsidRPr="00E56613">
        <w:rPr>
          <w:rFonts w:ascii="David" w:eastAsia="Times New Roman" w:hAnsi="David" w:cs="David"/>
          <w:sz w:val="24"/>
          <w:szCs w:val="24"/>
          <w:rtl/>
        </w:rPr>
        <w:t xml:space="preserve"> 50  ק"ג. למגירות ברוחב </w:t>
      </w:r>
      <w:smartTag w:uri="urn:schemas-microsoft-com:office:smarttags" w:element="metricconverter">
        <w:smartTagPr>
          <w:attr w:name="ProductID" w:val="120 ס&quot;מ"/>
        </w:smartTagPr>
        <w:r w:rsidRPr="00E56613">
          <w:rPr>
            <w:rFonts w:ascii="David" w:eastAsia="Times New Roman" w:hAnsi="David" w:cs="David"/>
            <w:sz w:val="24"/>
            <w:szCs w:val="24"/>
            <w:rtl/>
          </w:rPr>
          <w:t>120 ס"מ</w:t>
        </w:r>
      </w:smartTag>
      <w:r w:rsidRPr="00E56613">
        <w:rPr>
          <w:rFonts w:ascii="David" w:eastAsia="Times New Roman" w:hAnsi="David" w:cs="David"/>
          <w:sz w:val="24"/>
          <w:szCs w:val="24"/>
          <w:rtl/>
        </w:rPr>
        <w:t xml:space="preserve"> עד </w:t>
      </w:r>
      <w:smartTag w:uri="urn:schemas-microsoft-com:office:smarttags" w:element="metricconverter">
        <w:smartTagPr>
          <w:attr w:name="ProductID" w:val="150 ס&quot;מ"/>
        </w:smartTagPr>
        <w:r w:rsidRPr="00E56613">
          <w:rPr>
            <w:rFonts w:ascii="David" w:eastAsia="Times New Roman" w:hAnsi="David" w:cs="David"/>
            <w:sz w:val="24"/>
            <w:szCs w:val="24"/>
            <w:rtl/>
          </w:rPr>
          <w:t>150 ס"מ</w:t>
        </w:r>
      </w:smartTag>
      <w:r w:rsidRPr="00E56613">
        <w:rPr>
          <w:rFonts w:ascii="David" w:eastAsia="Times New Roman" w:hAnsi="David" w:cs="David"/>
          <w:sz w:val="24"/>
          <w:szCs w:val="24"/>
          <w:rtl/>
        </w:rPr>
        <w:t xml:space="preserve"> יסופקו מסילות טנדם למשקל </w:t>
      </w:r>
      <w:smartTag w:uri="urn:schemas-microsoft-com:office:smarttags" w:element="metricconverter">
        <w:smartTagPr>
          <w:attr w:name="ProductID" w:val="80 ק&quot;ג"/>
        </w:smartTagPr>
        <w:r w:rsidRPr="00E56613">
          <w:rPr>
            <w:rFonts w:ascii="David" w:eastAsia="Times New Roman" w:hAnsi="David" w:cs="David"/>
            <w:sz w:val="24"/>
            <w:szCs w:val="24"/>
            <w:rtl/>
          </w:rPr>
          <w:t>80 ק"ג</w:t>
        </w:r>
      </w:smartTag>
      <w:r w:rsidRPr="00E56613">
        <w:rPr>
          <w:rFonts w:ascii="David" w:eastAsia="Times New Roman" w:hAnsi="David" w:cs="David"/>
          <w:sz w:val="24"/>
          <w:szCs w:val="24"/>
          <w:rtl/>
        </w:rPr>
        <w:t>.</w:t>
      </w:r>
    </w:p>
    <w:p w14:paraId="691C5B6B" w14:textId="77777777" w:rsidR="00E56613" w:rsidRPr="00E56613" w:rsidRDefault="00E56613" w:rsidP="00E56613">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במידת הצורך התכנוני יתוכנן קרוסלה ממתכת.</w:t>
      </w:r>
    </w:p>
    <w:p w14:paraId="7FEC1885" w14:textId="77777777" w:rsidR="00E56613" w:rsidRPr="00E56613" w:rsidRDefault="00E56613" w:rsidP="00E56613">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 xml:space="preserve">ארונות עליונים - במידות - עומק: </w:t>
      </w:r>
      <w:smartTag w:uri="urn:schemas-microsoft-com:office:smarttags" w:element="metricconverter">
        <w:smartTagPr>
          <w:attr w:name="ProductID" w:val="32 ס&quot;מ"/>
        </w:smartTagPr>
        <w:r w:rsidRPr="00E56613">
          <w:rPr>
            <w:rFonts w:ascii="David" w:eastAsia="Times New Roman" w:hAnsi="David" w:cs="David"/>
            <w:sz w:val="24"/>
            <w:szCs w:val="24"/>
            <w:rtl/>
          </w:rPr>
          <w:t>32 ס"מ</w:t>
        </w:r>
      </w:smartTag>
      <w:r w:rsidRPr="00E56613">
        <w:rPr>
          <w:rFonts w:ascii="David" w:eastAsia="Times New Roman" w:hAnsi="David" w:cs="David"/>
          <w:sz w:val="24"/>
          <w:szCs w:val="24"/>
          <w:rtl/>
        </w:rPr>
        <w:t xml:space="preserve">, גובה: </w:t>
      </w:r>
      <w:smartTag w:uri="urn:schemas-microsoft-com:office:smarttags" w:element="metricconverter">
        <w:smartTagPr>
          <w:attr w:name="ProductID" w:val="78 ס&quot;מ"/>
        </w:smartTagPr>
        <w:r w:rsidRPr="00E56613">
          <w:rPr>
            <w:rFonts w:ascii="David" w:eastAsia="Times New Roman" w:hAnsi="David" w:cs="David"/>
            <w:sz w:val="24"/>
            <w:szCs w:val="24"/>
            <w:rtl/>
          </w:rPr>
          <w:t>78 ס"מ</w:t>
        </w:r>
      </w:smartTag>
      <w:r w:rsidRPr="00E56613">
        <w:rPr>
          <w:rFonts w:ascii="David" w:eastAsia="Times New Roman" w:hAnsi="David" w:cs="David"/>
          <w:sz w:val="24"/>
          <w:szCs w:val="24"/>
          <w:rtl/>
        </w:rPr>
        <w:t xml:space="preserve">, אורך: לפי תכניות מאושרות ע"י היזם/מפרטי המכר לרוכשים, מיחידות ברוחב משתנה. </w:t>
      </w:r>
    </w:p>
    <w:p w14:paraId="1F75A1CD" w14:textId="77777777" w:rsidR="00E56613" w:rsidRPr="00E56613" w:rsidRDefault="00E56613" w:rsidP="00E56613">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 xml:space="preserve">ארונות תחתונים - במידות - עומק: </w:t>
      </w:r>
      <w:smartTag w:uri="urn:schemas-microsoft-com:office:smarttags" w:element="metricconverter">
        <w:smartTagPr>
          <w:attr w:name="ProductID" w:val="60 ס&quot;מ"/>
        </w:smartTagPr>
        <w:r w:rsidRPr="00E56613">
          <w:rPr>
            <w:rFonts w:ascii="David" w:eastAsia="Times New Roman" w:hAnsi="David" w:cs="David"/>
            <w:sz w:val="24"/>
            <w:szCs w:val="24"/>
            <w:rtl/>
          </w:rPr>
          <w:t>60 ס"מ</w:t>
        </w:r>
      </w:smartTag>
      <w:r w:rsidRPr="00E56613">
        <w:rPr>
          <w:rFonts w:ascii="David" w:eastAsia="Times New Roman" w:hAnsi="David" w:cs="David"/>
          <w:sz w:val="24"/>
          <w:szCs w:val="24"/>
          <w:rtl/>
        </w:rPr>
        <w:t xml:space="preserve">, גובה כולל מסד: </w:t>
      </w:r>
      <w:smartTag w:uri="urn:schemas-microsoft-com:office:smarttags" w:element="metricconverter">
        <w:smartTagPr>
          <w:attr w:name="ProductID" w:val="90 ס&quot;מ"/>
        </w:smartTagPr>
        <w:r w:rsidRPr="00E56613">
          <w:rPr>
            <w:rFonts w:ascii="David" w:eastAsia="Times New Roman" w:hAnsi="David" w:cs="David"/>
            <w:sz w:val="24"/>
            <w:szCs w:val="24"/>
            <w:rtl/>
          </w:rPr>
          <w:t>90 ס"מ</w:t>
        </w:r>
      </w:smartTag>
      <w:r w:rsidRPr="00E56613">
        <w:rPr>
          <w:rFonts w:ascii="David" w:eastAsia="Times New Roman" w:hAnsi="David" w:cs="David"/>
          <w:sz w:val="24"/>
          <w:szCs w:val="24"/>
          <w:rtl/>
        </w:rPr>
        <w:t xml:space="preserve">, אורך: לפי תכניות מאושרות ע"י היזם ומפרטי המכר לרוכשים מיחידות ברוחב משתנה הכוללות דלתות בודדות לפתיחה צירית, יחידה הכוללת 5 מגירות ברוחב כ- </w:t>
      </w:r>
      <w:smartTag w:uri="urn:schemas-microsoft-com:office:smarttags" w:element="metricconverter">
        <w:smartTagPr>
          <w:attr w:name="ProductID" w:val="80 ס&quot;מ"/>
        </w:smartTagPr>
        <w:r w:rsidRPr="00E56613">
          <w:rPr>
            <w:rFonts w:ascii="David" w:eastAsia="Times New Roman" w:hAnsi="David" w:cs="David"/>
            <w:sz w:val="24"/>
            <w:szCs w:val="24"/>
            <w:rtl/>
          </w:rPr>
          <w:t>80 ס"מ</w:t>
        </w:r>
      </w:smartTag>
      <w:r w:rsidRPr="00E56613">
        <w:rPr>
          <w:rFonts w:ascii="David" w:eastAsia="Times New Roman" w:hAnsi="David" w:cs="David"/>
          <w:sz w:val="24"/>
          <w:szCs w:val="24"/>
          <w:rtl/>
        </w:rPr>
        <w:t xml:space="preserve"> או יותר,</w:t>
      </w:r>
      <w:r w:rsidR="00AD35D2">
        <w:rPr>
          <w:rFonts w:ascii="David" w:eastAsia="Times New Roman" w:hAnsi="David" w:cs="David" w:hint="cs"/>
          <w:sz w:val="24"/>
          <w:szCs w:val="24"/>
          <w:rtl/>
        </w:rPr>
        <w:t xml:space="preserve"> </w:t>
      </w:r>
      <w:r w:rsidRPr="00E56613">
        <w:rPr>
          <w:rFonts w:ascii="David" w:eastAsia="Times New Roman" w:hAnsi="David" w:cs="David"/>
          <w:sz w:val="24"/>
          <w:szCs w:val="24"/>
          <w:rtl/>
        </w:rPr>
        <w:t>יחידה לעמדת כיריים עם 2 מגירות תחתונות.</w:t>
      </w:r>
    </w:p>
    <w:p w14:paraId="7ECCF622" w14:textId="77777777" w:rsidR="00E56613" w:rsidRPr="00E56613" w:rsidRDefault="00E56613" w:rsidP="00E56613">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 xml:space="preserve">יתוכנן יחידת ארון ברוחב </w:t>
      </w:r>
      <w:smartTag w:uri="urn:schemas-microsoft-com:office:smarttags" w:element="metricconverter">
        <w:smartTagPr>
          <w:attr w:name="ProductID" w:val="60 ס&quot;מ"/>
        </w:smartTagPr>
        <w:r w:rsidRPr="00E56613">
          <w:rPr>
            <w:rFonts w:ascii="David" w:eastAsia="Times New Roman" w:hAnsi="David" w:cs="David"/>
            <w:sz w:val="24"/>
            <w:szCs w:val="24"/>
            <w:rtl/>
          </w:rPr>
          <w:t>60 ס"מ</w:t>
        </w:r>
      </w:smartTag>
      <w:r w:rsidRPr="00E56613">
        <w:rPr>
          <w:rFonts w:ascii="David" w:eastAsia="Times New Roman" w:hAnsi="David" w:cs="David"/>
          <w:sz w:val="24"/>
          <w:szCs w:val="24"/>
          <w:rtl/>
        </w:rPr>
        <w:t xml:space="preserve"> כהכנה למדיח כלים (בסמוך לכיור). </w:t>
      </w:r>
    </w:p>
    <w:p w14:paraId="180B6D31" w14:textId="77777777" w:rsidR="00E56613" w:rsidRPr="00E56613" w:rsidRDefault="00AD35D2" w:rsidP="00E56613">
      <w:pPr>
        <w:spacing w:before="0" w:beforeAutospacing="0" w:after="0" w:afterAutospacing="0" w:line="360" w:lineRule="auto"/>
        <w:ind w:left="851"/>
        <w:jc w:val="both"/>
        <w:rPr>
          <w:rFonts w:ascii="David" w:eastAsia="Times New Roman" w:hAnsi="David" w:cs="David"/>
          <w:sz w:val="24"/>
          <w:szCs w:val="24"/>
          <w:rtl/>
        </w:rPr>
      </w:pPr>
      <w:r>
        <w:rPr>
          <w:rFonts w:ascii="David" w:eastAsia="Times New Roman" w:hAnsi="David" w:cs="David"/>
          <w:sz w:val="24"/>
          <w:szCs w:val="24"/>
          <w:rtl/>
        </w:rPr>
        <w:t>חלוקה כללית לפי דירות (ת</w:t>
      </w:r>
      <w:r w:rsidR="00E56613" w:rsidRPr="00E56613">
        <w:rPr>
          <w:rFonts w:ascii="David" w:eastAsia="Times New Roman" w:hAnsi="David" w:cs="David"/>
          <w:sz w:val="24"/>
          <w:szCs w:val="24"/>
          <w:rtl/>
        </w:rPr>
        <w:t>כנית המכר גוברת):</w:t>
      </w:r>
    </w:p>
    <w:p w14:paraId="0968A794" w14:textId="77777777" w:rsidR="00E56613" w:rsidRPr="00E56613" w:rsidRDefault="00E56613" w:rsidP="00E56613">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 xml:space="preserve">דירות 3 חדרים- 7 מ.א כולל  </w:t>
      </w:r>
      <w:r w:rsidRPr="00E56613">
        <w:rPr>
          <w:rFonts w:ascii="David" w:eastAsia="Times New Roman" w:hAnsi="David" w:cs="David"/>
          <w:sz w:val="24"/>
          <w:szCs w:val="24"/>
        </w:rPr>
        <w:t>B.I</w:t>
      </w:r>
      <w:r w:rsidRPr="00E56613">
        <w:rPr>
          <w:rFonts w:ascii="David" w:eastAsia="Times New Roman" w:hAnsi="David" w:cs="David"/>
          <w:sz w:val="24"/>
          <w:szCs w:val="24"/>
          <w:rtl/>
        </w:rPr>
        <w:t xml:space="preserve"> גבוה.</w:t>
      </w:r>
    </w:p>
    <w:p w14:paraId="0EF183C7" w14:textId="77777777" w:rsidR="00E56613" w:rsidRPr="00E56613" w:rsidRDefault="00E56613" w:rsidP="00E56613">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 xml:space="preserve">דירות 4 חדרים- 8 מ.א כולל  </w:t>
      </w:r>
      <w:r w:rsidRPr="00E56613">
        <w:rPr>
          <w:rFonts w:ascii="David" w:eastAsia="Times New Roman" w:hAnsi="David" w:cs="David"/>
          <w:sz w:val="24"/>
          <w:szCs w:val="24"/>
        </w:rPr>
        <w:t>B.I</w:t>
      </w:r>
      <w:r w:rsidRPr="00E56613">
        <w:rPr>
          <w:rFonts w:ascii="David" w:eastAsia="Times New Roman" w:hAnsi="David" w:cs="David"/>
          <w:sz w:val="24"/>
          <w:szCs w:val="24"/>
          <w:rtl/>
        </w:rPr>
        <w:t xml:space="preserve"> גבוה.</w:t>
      </w:r>
    </w:p>
    <w:p w14:paraId="625926CF" w14:textId="77777777" w:rsidR="00E56613" w:rsidRPr="00E56613" w:rsidRDefault="00E56613" w:rsidP="00E56613">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 xml:space="preserve">דירות 5 חדרים- 9 מ.א כולל  </w:t>
      </w:r>
      <w:r w:rsidRPr="00E56613">
        <w:rPr>
          <w:rFonts w:ascii="David" w:eastAsia="Times New Roman" w:hAnsi="David" w:cs="David"/>
          <w:sz w:val="24"/>
          <w:szCs w:val="24"/>
        </w:rPr>
        <w:t>B.I</w:t>
      </w:r>
      <w:r w:rsidRPr="00E56613">
        <w:rPr>
          <w:rFonts w:ascii="David" w:eastAsia="Times New Roman" w:hAnsi="David" w:cs="David"/>
          <w:sz w:val="24"/>
          <w:szCs w:val="24"/>
          <w:rtl/>
        </w:rPr>
        <w:t xml:space="preserve"> גבוה.</w:t>
      </w:r>
    </w:p>
    <w:p w14:paraId="1132B1E9" w14:textId="77777777" w:rsidR="00E56613" w:rsidRPr="00E56613" w:rsidRDefault="00E56613" w:rsidP="00E56613">
      <w:pPr>
        <w:spacing w:before="0" w:beforeAutospacing="0" w:after="0" w:afterAutospacing="0" w:line="360" w:lineRule="auto"/>
        <w:ind w:left="1571" w:hanging="720"/>
        <w:jc w:val="both"/>
        <w:rPr>
          <w:rFonts w:ascii="David" w:eastAsia="Times New Roman" w:hAnsi="David" w:cs="David"/>
          <w:sz w:val="24"/>
          <w:szCs w:val="24"/>
          <w:rtl/>
        </w:rPr>
      </w:pPr>
      <w:r w:rsidRPr="00E56613">
        <w:rPr>
          <w:rFonts w:ascii="David" w:eastAsia="Times New Roman" w:hAnsi="David" w:cs="David"/>
          <w:sz w:val="24"/>
          <w:szCs w:val="24"/>
          <w:rtl/>
        </w:rPr>
        <w:t xml:space="preserve">יש לאפשר </w:t>
      </w:r>
      <w:r w:rsidRPr="00E56613">
        <w:rPr>
          <w:rFonts w:ascii="David" w:eastAsia="Times New Roman" w:hAnsi="David" w:cs="David"/>
          <w:sz w:val="24"/>
          <w:szCs w:val="24"/>
          <w:u w:val="single"/>
          <w:rtl/>
        </w:rPr>
        <w:t>בתכנון</w:t>
      </w:r>
      <w:r w:rsidRPr="00E56613">
        <w:rPr>
          <w:rFonts w:ascii="David" w:eastAsia="Times New Roman" w:hAnsi="David" w:cs="David"/>
          <w:sz w:val="24"/>
          <w:szCs w:val="24"/>
          <w:rtl/>
        </w:rPr>
        <w:t xml:space="preserve"> התקנת כיור כפול ע"ח יחידה סמוכה. המבקש ליישם זאת יהיה זכאי</w:t>
      </w:r>
    </w:p>
    <w:p w14:paraId="60E001E6" w14:textId="77777777" w:rsidR="00E56613" w:rsidRPr="00E56613" w:rsidRDefault="00E56613" w:rsidP="00E56613">
      <w:pPr>
        <w:spacing w:before="0" w:beforeAutospacing="0" w:after="0" w:afterAutospacing="0" w:line="360" w:lineRule="auto"/>
        <w:ind w:left="1571" w:hanging="720"/>
        <w:jc w:val="both"/>
        <w:rPr>
          <w:rFonts w:ascii="David" w:eastAsia="Times New Roman" w:hAnsi="David" w:cs="David"/>
          <w:sz w:val="24"/>
          <w:szCs w:val="24"/>
          <w:rtl/>
        </w:rPr>
      </w:pPr>
      <w:r w:rsidRPr="00E56613">
        <w:rPr>
          <w:rFonts w:ascii="David" w:eastAsia="Times New Roman" w:hAnsi="David" w:cs="David"/>
          <w:sz w:val="24"/>
          <w:szCs w:val="24"/>
          <w:rtl/>
        </w:rPr>
        <w:lastRenderedPageBreak/>
        <w:t>לכך ללא תוספת תשלום.</w:t>
      </w:r>
    </w:p>
    <w:p w14:paraId="0CB5AE9F" w14:textId="77777777" w:rsidR="00E56613" w:rsidRPr="00E56613" w:rsidRDefault="00E56613" w:rsidP="00E56613">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 xml:space="preserve">יחידת ארון עומדת - במידות: עומק: </w:t>
      </w:r>
      <w:smartTag w:uri="urn:schemas-microsoft-com:office:smarttags" w:element="metricconverter">
        <w:smartTagPr>
          <w:attr w:name="ProductID" w:val="60 ס&quot;מ"/>
        </w:smartTagPr>
        <w:r w:rsidRPr="00E56613">
          <w:rPr>
            <w:rFonts w:ascii="David" w:eastAsia="Times New Roman" w:hAnsi="David" w:cs="David"/>
            <w:sz w:val="24"/>
            <w:szCs w:val="24"/>
            <w:rtl/>
          </w:rPr>
          <w:t>60 ס"מ</w:t>
        </w:r>
      </w:smartTag>
      <w:r w:rsidRPr="00E56613">
        <w:rPr>
          <w:rFonts w:ascii="David" w:eastAsia="Times New Roman" w:hAnsi="David" w:cs="David"/>
          <w:sz w:val="24"/>
          <w:szCs w:val="24"/>
          <w:rtl/>
        </w:rPr>
        <w:t>, גובה: (</w:t>
      </w:r>
      <w:smartTag w:uri="urn:schemas-microsoft-com:office:smarttags" w:element="metricconverter">
        <w:smartTagPr>
          <w:attr w:name="ProductID" w:val="228 ס&quot;מ"/>
        </w:smartTagPr>
        <w:r w:rsidRPr="00E56613">
          <w:rPr>
            <w:rFonts w:ascii="David" w:eastAsia="Times New Roman" w:hAnsi="David" w:cs="David"/>
            <w:sz w:val="24"/>
            <w:szCs w:val="24"/>
            <w:rtl/>
          </w:rPr>
          <w:t>228 ס"מ</w:t>
        </w:r>
      </w:smartTag>
      <w:r w:rsidRPr="00E56613">
        <w:rPr>
          <w:rFonts w:ascii="David" w:eastAsia="Times New Roman" w:hAnsi="David" w:cs="David"/>
          <w:sz w:val="24"/>
          <w:szCs w:val="24"/>
          <w:rtl/>
        </w:rPr>
        <w:t xml:space="preserve">), רוחב: </w:t>
      </w:r>
      <w:smartTag w:uri="urn:schemas-microsoft-com:office:smarttags" w:element="metricconverter">
        <w:smartTagPr>
          <w:attr w:name="ProductID" w:val="60 ס&quot;מ"/>
        </w:smartTagPr>
        <w:r w:rsidRPr="00E56613">
          <w:rPr>
            <w:rFonts w:ascii="David" w:eastAsia="Times New Roman" w:hAnsi="David" w:cs="David"/>
            <w:sz w:val="24"/>
            <w:szCs w:val="24"/>
            <w:rtl/>
          </w:rPr>
          <w:t>60 ס"מ</w:t>
        </w:r>
      </w:smartTag>
      <w:r w:rsidRPr="00E56613">
        <w:rPr>
          <w:rFonts w:ascii="David" w:eastAsia="Times New Roman" w:hAnsi="David" w:cs="David"/>
          <w:sz w:val="24"/>
          <w:szCs w:val="24"/>
          <w:rtl/>
        </w:rPr>
        <w:t xml:space="preserve"> הכולל יחידה תחתונה עם 2 מגירות, יחידה המיועדת להתקנת תנור </w:t>
      </w:r>
      <w:r w:rsidRPr="00E56613">
        <w:rPr>
          <w:rFonts w:ascii="David" w:eastAsia="Times New Roman" w:hAnsi="David" w:cs="David"/>
          <w:sz w:val="24"/>
          <w:szCs w:val="24"/>
        </w:rPr>
        <w:t>B.I.</w:t>
      </w:r>
      <w:r w:rsidRPr="00E56613">
        <w:rPr>
          <w:rFonts w:ascii="David" w:eastAsia="Times New Roman" w:hAnsi="David" w:cs="David"/>
          <w:sz w:val="24"/>
          <w:szCs w:val="24"/>
          <w:rtl/>
        </w:rPr>
        <w:t xml:space="preserve">., יחידה עם דלת לפתיחה עליונה (קלפה – למיקרוגל) ויחידה עליונה עם 2 דלתות לפתיחה צירית. </w:t>
      </w:r>
    </w:p>
    <w:p w14:paraId="30F8C9FA" w14:textId="77777777" w:rsidR="00E56613" w:rsidRPr="00E56613" w:rsidRDefault="00E56613" w:rsidP="00E56613">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 xml:space="preserve">בהתאם לתכנון ייבוצע 2 קלאפות מזכוכית.    </w:t>
      </w:r>
    </w:p>
    <w:p w14:paraId="536948D9" w14:textId="77777777" w:rsidR="00E56613" w:rsidRPr="00E56613" w:rsidRDefault="00E56613" w:rsidP="00E56613">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מידות המטבח והתכנון – יבוצע על בסיס התוכנית האדריכלית תכנון מפורט ויאושר ע"י המזמין. הכל בהתאם לסנדרט ולמידות החוזיות ושסוכמו בסיור אצל הספק.</w:t>
      </w:r>
    </w:p>
    <w:p w14:paraId="091C7C2F" w14:textId="77777777" w:rsidR="00E56613" w:rsidRPr="00E56613" w:rsidRDefault="00E56613" w:rsidP="00E56613">
      <w:pPr>
        <w:spacing w:before="0" w:beforeAutospacing="0" w:after="0" w:afterAutospacing="0" w:line="360" w:lineRule="auto"/>
        <w:ind w:left="567" w:firstLine="720"/>
        <w:jc w:val="both"/>
        <w:rPr>
          <w:rFonts w:ascii="David" w:eastAsia="Times New Roman" w:hAnsi="David" w:cs="David"/>
          <w:sz w:val="24"/>
          <w:szCs w:val="24"/>
          <w:rtl/>
        </w:rPr>
      </w:pPr>
      <w:r w:rsidRPr="00E56613">
        <w:rPr>
          <w:rFonts w:ascii="David" w:eastAsia="Times New Roman" w:hAnsi="David" w:cs="David"/>
          <w:sz w:val="24"/>
          <w:szCs w:val="24"/>
          <w:rtl/>
        </w:rPr>
        <w:tab/>
      </w:r>
      <w:r w:rsidRPr="00E56613">
        <w:rPr>
          <w:rFonts w:ascii="David" w:eastAsia="Times New Roman" w:hAnsi="David" w:cs="David"/>
          <w:sz w:val="24"/>
          <w:szCs w:val="24"/>
          <w:rtl/>
        </w:rPr>
        <w:tab/>
      </w:r>
    </w:p>
    <w:p w14:paraId="24D4D844" w14:textId="77777777" w:rsidR="00E56613" w:rsidRPr="00E56613" w:rsidRDefault="00E56613" w:rsidP="00E56613">
      <w:pPr>
        <w:spacing w:before="0" w:beforeAutospacing="0" w:after="0" w:afterAutospacing="0" w:line="360" w:lineRule="auto"/>
        <w:ind w:left="568"/>
        <w:jc w:val="both"/>
        <w:rPr>
          <w:rFonts w:ascii="David" w:eastAsia="Times New Roman" w:hAnsi="David" w:cs="David"/>
          <w:sz w:val="24"/>
          <w:szCs w:val="24"/>
          <w:u w:val="single"/>
          <w:rtl/>
        </w:rPr>
      </w:pPr>
      <w:r w:rsidRPr="00E56613">
        <w:rPr>
          <w:rFonts w:ascii="David" w:eastAsia="Times New Roman" w:hAnsi="David" w:cs="David"/>
          <w:sz w:val="24"/>
          <w:szCs w:val="24"/>
          <w:rtl/>
        </w:rPr>
        <w:tab/>
      </w:r>
      <w:r w:rsidRPr="00E56613">
        <w:rPr>
          <w:rFonts w:ascii="David" w:eastAsia="Times New Roman" w:hAnsi="David" w:cs="David"/>
          <w:sz w:val="24"/>
          <w:szCs w:val="24"/>
          <w:u w:val="single"/>
          <w:rtl/>
        </w:rPr>
        <w:t>הערה: הארון יהיה מיועד ל- 2 כיורים שולחניים/כיור כפול</w:t>
      </w:r>
    </w:p>
    <w:p w14:paraId="14795D3B"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u w:val="single"/>
          <w:rtl/>
        </w:rPr>
      </w:pPr>
    </w:p>
    <w:p w14:paraId="0EFA6093" w14:textId="77777777" w:rsidR="00E56613" w:rsidRPr="00E56613" w:rsidRDefault="00E56613" w:rsidP="00E56613">
      <w:pPr>
        <w:spacing w:before="0" w:beforeAutospacing="0" w:after="0" w:afterAutospacing="0" w:line="360" w:lineRule="auto"/>
        <w:ind w:left="284" w:hanging="284"/>
        <w:jc w:val="both"/>
        <w:rPr>
          <w:rFonts w:ascii="David" w:eastAsia="Times New Roman" w:hAnsi="David" w:cs="David"/>
          <w:sz w:val="24"/>
          <w:szCs w:val="24"/>
          <w:rtl/>
        </w:rPr>
      </w:pPr>
      <w:r w:rsidRPr="00E56613">
        <w:rPr>
          <w:rFonts w:ascii="David" w:eastAsia="Times New Roman" w:hAnsi="David" w:cs="David"/>
          <w:sz w:val="24"/>
          <w:szCs w:val="24"/>
          <w:rtl/>
        </w:rPr>
        <w:t>4.</w:t>
      </w:r>
      <w:r w:rsidRPr="00E56613">
        <w:rPr>
          <w:rFonts w:ascii="David" w:eastAsia="Times New Roman" w:hAnsi="David" w:cs="David"/>
          <w:sz w:val="24"/>
          <w:szCs w:val="24"/>
          <w:rtl/>
        </w:rPr>
        <w:tab/>
      </w:r>
      <w:r w:rsidRPr="00E56613">
        <w:rPr>
          <w:rFonts w:ascii="David" w:eastAsia="Times New Roman" w:hAnsi="David" w:cs="David"/>
          <w:b/>
          <w:bCs/>
          <w:sz w:val="24"/>
          <w:szCs w:val="24"/>
          <w:u w:val="single"/>
          <w:rtl/>
        </w:rPr>
        <w:t>מחיר העבודות</w:t>
      </w:r>
      <w:r w:rsidRPr="00E56613">
        <w:rPr>
          <w:rFonts w:ascii="David" w:eastAsia="Times New Roman" w:hAnsi="David" w:cs="David"/>
          <w:sz w:val="24"/>
          <w:szCs w:val="24"/>
          <w:rtl/>
        </w:rPr>
        <w:t xml:space="preserve"> </w:t>
      </w:r>
    </w:p>
    <w:p w14:paraId="3657AD76" w14:textId="77777777" w:rsidR="00E56613" w:rsidRPr="00E56613" w:rsidRDefault="00E56613" w:rsidP="00E56613">
      <w:pPr>
        <w:spacing w:before="0" w:beforeAutospacing="0" w:after="0" w:afterAutospacing="0" w:line="360" w:lineRule="auto"/>
        <w:ind w:left="851" w:hanging="567"/>
        <w:jc w:val="both"/>
        <w:rPr>
          <w:rFonts w:ascii="David" w:eastAsia="Times New Roman" w:hAnsi="David" w:cs="David"/>
          <w:sz w:val="24"/>
          <w:szCs w:val="24"/>
          <w:rtl/>
        </w:rPr>
      </w:pPr>
      <w:r w:rsidRPr="00E56613">
        <w:rPr>
          <w:rFonts w:ascii="David" w:eastAsia="Times New Roman" w:hAnsi="David" w:cs="David"/>
          <w:sz w:val="24"/>
          <w:szCs w:val="24"/>
          <w:rtl/>
        </w:rPr>
        <w:t>א.</w:t>
      </w:r>
      <w:r w:rsidRPr="00E56613">
        <w:rPr>
          <w:rFonts w:ascii="David" w:eastAsia="Times New Roman" w:hAnsi="David" w:cs="David"/>
          <w:sz w:val="24"/>
          <w:szCs w:val="24"/>
          <w:rtl/>
        </w:rPr>
        <w:tab/>
        <w:t>ארונות מטבח המדידה בקו האמצע של הארון (חלוקה עליון תחתון לפי תוכנית אדריכלית או לפי הצעת אדריכל הספק/ מעצב המטבח). מחיר קומפלט</w:t>
      </w:r>
    </w:p>
    <w:p w14:paraId="5CA65B56" w14:textId="77777777" w:rsidR="00E56613" w:rsidRPr="00E56613" w:rsidRDefault="00E56613" w:rsidP="00E56613">
      <w:pPr>
        <w:spacing w:before="0" w:beforeAutospacing="0" w:after="0" w:afterAutospacing="0" w:line="360" w:lineRule="auto"/>
        <w:ind w:left="930" w:hanging="79"/>
        <w:jc w:val="both"/>
        <w:rPr>
          <w:rFonts w:ascii="David" w:eastAsia="Times New Roman" w:hAnsi="David" w:cs="David"/>
          <w:b/>
          <w:bCs/>
          <w:sz w:val="24"/>
          <w:szCs w:val="24"/>
          <w:u w:val="single"/>
          <w:rtl/>
        </w:rPr>
      </w:pPr>
      <w:r w:rsidRPr="00E56613">
        <w:rPr>
          <w:rFonts w:ascii="David" w:eastAsia="Times New Roman" w:hAnsi="David" w:cs="David"/>
          <w:sz w:val="24"/>
          <w:szCs w:val="24"/>
          <w:rtl/>
        </w:rPr>
        <w:t>למטבח</w:t>
      </w:r>
      <w:r w:rsidRPr="00E56613">
        <w:rPr>
          <w:rFonts w:ascii="David" w:eastAsia="Times New Roman" w:hAnsi="David" w:cs="David"/>
          <w:b/>
          <w:bCs/>
          <w:sz w:val="24"/>
          <w:szCs w:val="24"/>
          <w:u w:val="single"/>
          <w:rtl/>
        </w:rPr>
        <w:t xml:space="preserve"> ממוצע:</w:t>
      </w:r>
    </w:p>
    <w:p w14:paraId="750AD96A" w14:textId="77777777" w:rsidR="00E56613" w:rsidRPr="00E56613" w:rsidRDefault="00E56613" w:rsidP="00E56613">
      <w:pPr>
        <w:spacing w:before="0" w:beforeAutospacing="0" w:after="0" w:afterAutospacing="0" w:line="360" w:lineRule="auto"/>
        <w:ind w:left="930" w:hanging="79"/>
        <w:jc w:val="both"/>
        <w:rPr>
          <w:rFonts w:ascii="David" w:eastAsia="Times New Roman" w:hAnsi="David" w:cs="David"/>
          <w:sz w:val="24"/>
          <w:szCs w:val="24"/>
          <w:rtl/>
        </w:rPr>
      </w:pPr>
      <w:r w:rsidRPr="00E56613">
        <w:rPr>
          <w:rFonts w:ascii="David" w:eastAsia="Times New Roman" w:hAnsi="David" w:cs="David"/>
          <w:sz w:val="24"/>
          <w:szCs w:val="24"/>
          <w:rtl/>
        </w:rPr>
        <w:t xml:space="preserve">דירות 2-3 חדרים 5,000                 </w:t>
      </w:r>
    </w:p>
    <w:p w14:paraId="3C43BC48" w14:textId="77777777" w:rsidR="00E56613" w:rsidRPr="00E56613" w:rsidRDefault="00E56613" w:rsidP="00E56613">
      <w:pPr>
        <w:spacing w:before="0" w:beforeAutospacing="0" w:after="0" w:afterAutospacing="0" w:line="360" w:lineRule="auto"/>
        <w:ind w:left="930" w:hanging="79"/>
        <w:jc w:val="both"/>
        <w:rPr>
          <w:rFonts w:ascii="David" w:eastAsia="Times New Roman" w:hAnsi="David" w:cs="David"/>
          <w:sz w:val="24"/>
          <w:szCs w:val="24"/>
          <w:rtl/>
        </w:rPr>
      </w:pPr>
      <w:r w:rsidRPr="00E56613">
        <w:rPr>
          <w:rFonts w:ascii="David" w:eastAsia="Times New Roman" w:hAnsi="David" w:cs="David"/>
          <w:sz w:val="24"/>
          <w:szCs w:val="24"/>
          <w:rtl/>
        </w:rPr>
        <w:t xml:space="preserve">דירות 4 חדרים 6,500                    </w:t>
      </w:r>
    </w:p>
    <w:p w14:paraId="0D9AEAE7" w14:textId="77777777" w:rsidR="00E56613" w:rsidRPr="00E56613" w:rsidRDefault="00E56613" w:rsidP="00E56613">
      <w:pPr>
        <w:spacing w:before="0" w:beforeAutospacing="0" w:after="0" w:afterAutospacing="0" w:line="360" w:lineRule="auto"/>
        <w:ind w:left="930" w:hanging="79"/>
        <w:jc w:val="both"/>
        <w:rPr>
          <w:rFonts w:ascii="David" w:eastAsia="Times New Roman" w:hAnsi="David" w:cs="David"/>
          <w:sz w:val="24"/>
          <w:szCs w:val="24"/>
          <w:rtl/>
        </w:rPr>
      </w:pPr>
      <w:r w:rsidRPr="00E56613">
        <w:rPr>
          <w:rFonts w:ascii="David" w:eastAsia="Times New Roman" w:hAnsi="David" w:cs="David"/>
          <w:sz w:val="24"/>
          <w:szCs w:val="24"/>
          <w:rtl/>
        </w:rPr>
        <w:t xml:space="preserve">דירות 5 חדרים 8,000   </w:t>
      </w:r>
    </w:p>
    <w:p w14:paraId="0B32641B" w14:textId="77777777" w:rsidR="00E56613" w:rsidRPr="00E56613" w:rsidRDefault="00E56613" w:rsidP="00E56613">
      <w:pPr>
        <w:spacing w:before="0" w:beforeAutospacing="0" w:after="0" w:afterAutospacing="0" w:line="360" w:lineRule="auto"/>
        <w:ind w:left="930" w:hanging="79"/>
        <w:jc w:val="both"/>
        <w:rPr>
          <w:rFonts w:ascii="David" w:eastAsia="Times New Roman" w:hAnsi="David" w:cs="David"/>
          <w:sz w:val="24"/>
          <w:szCs w:val="24"/>
          <w:rtl/>
        </w:rPr>
      </w:pPr>
      <w:r w:rsidRPr="00E56613">
        <w:rPr>
          <w:rFonts w:ascii="David" w:eastAsia="Times New Roman" w:hAnsi="David" w:cs="David"/>
          <w:sz w:val="24"/>
          <w:szCs w:val="24"/>
          <w:rtl/>
        </w:rPr>
        <w:t xml:space="preserve">אצל הספק הזיכוי  לדייר המשדרג כפול ממחיר היסוד.       </w:t>
      </w:r>
    </w:p>
    <w:p w14:paraId="27371E87" w14:textId="77777777" w:rsidR="00E56613" w:rsidRPr="00E56613" w:rsidRDefault="00E56613" w:rsidP="00E56613">
      <w:pPr>
        <w:spacing w:before="0" w:beforeAutospacing="0" w:after="0" w:afterAutospacing="0" w:line="360" w:lineRule="auto"/>
        <w:ind w:left="799" w:hanging="567"/>
        <w:jc w:val="both"/>
        <w:rPr>
          <w:rFonts w:ascii="David" w:eastAsia="Times New Roman" w:hAnsi="David" w:cs="David"/>
          <w:sz w:val="24"/>
          <w:szCs w:val="24"/>
          <w:rtl/>
        </w:rPr>
      </w:pPr>
    </w:p>
    <w:p w14:paraId="089AD5CC" w14:textId="77777777" w:rsidR="00AD35D2" w:rsidRDefault="00AD35D2" w:rsidP="00AD35D2">
      <w:pPr>
        <w:spacing w:before="0" w:beforeAutospacing="0" w:after="0" w:afterAutospacing="0" w:line="360" w:lineRule="auto"/>
        <w:ind w:left="1502" w:hanging="1134"/>
        <w:jc w:val="both"/>
        <w:rPr>
          <w:rFonts w:ascii="David" w:eastAsia="Times New Roman" w:hAnsi="David" w:cs="David"/>
          <w:sz w:val="24"/>
          <w:szCs w:val="24"/>
          <w:rtl/>
        </w:rPr>
      </w:pPr>
      <w:r>
        <w:rPr>
          <w:rFonts w:ascii="David" w:eastAsia="Times New Roman" w:hAnsi="David" w:cs="David"/>
          <w:sz w:val="24"/>
          <w:szCs w:val="24"/>
          <w:rtl/>
        </w:rPr>
        <w:t>ג.</w:t>
      </w:r>
      <w:r>
        <w:rPr>
          <w:rFonts w:ascii="David" w:eastAsia="Times New Roman" w:hAnsi="David" w:cs="David" w:hint="cs"/>
          <w:sz w:val="24"/>
          <w:szCs w:val="24"/>
          <w:rtl/>
        </w:rPr>
        <w:t xml:space="preserve">       </w:t>
      </w:r>
      <w:r w:rsidRPr="00AD35D2">
        <w:rPr>
          <w:rFonts w:ascii="David" w:eastAsia="Times New Roman" w:hAnsi="David" w:cs="David"/>
          <w:sz w:val="24"/>
          <w:szCs w:val="24"/>
          <w:rtl/>
        </w:rPr>
        <w:t>המחירים (כולל זיכויים)</w:t>
      </w:r>
      <w:r w:rsidRPr="00E56613">
        <w:rPr>
          <w:rFonts w:ascii="David" w:eastAsia="Times New Roman" w:hAnsi="David" w:cs="David"/>
          <w:sz w:val="24"/>
          <w:szCs w:val="24"/>
          <w:rtl/>
        </w:rPr>
        <w:t xml:space="preserve"> יהיו צמודים ל-</w:t>
      </w:r>
      <w:sdt>
        <w:sdtPr>
          <w:rPr>
            <w:rFonts w:ascii="David" w:eastAsia="Times New Roman" w:hAnsi="David" w:cs="David"/>
            <w:color w:val="000080"/>
            <w:sz w:val="24"/>
            <w:szCs w:val="24"/>
            <w:rtl/>
          </w:rPr>
          <w:alias w:val="סוג מדד כותרת"/>
          <w:tag w:val="cntMadadTypeTitle"/>
          <w:id w:val="1758560104"/>
          <w:placeholder>
            <w:docPart w:val="25ED5A29456142D2A94D083DE1EDEEC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r w:rsidRPr="00AD35D2">
            <w:rPr>
              <w:rStyle w:val="a8"/>
              <w:color w:val="00B0F0"/>
              <w:rtl/>
            </w:rPr>
            <w:t>[סוג מדד כותרת]</w:t>
          </w:r>
        </w:sdtContent>
      </w:sdt>
      <w:r w:rsidRPr="00E56613">
        <w:rPr>
          <w:rFonts w:ascii="David" w:eastAsia="Times New Roman" w:hAnsi="David" w:cs="David"/>
          <w:sz w:val="24"/>
          <w:szCs w:val="24"/>
          <w:rtl/>
        </w:rPr>
        <w:t xml:space="preserve"> </w:t>
      </w:r>
      <w:sdt>
        <w:sdtPr>
          <w:rPr>
            <w:rFonts w:ascii="David" w:eastAsia="Times New Roman" w:hAnsi="David" w:cs="David"/>
            <w:color w:val="000080"/>
            <w:sz w:val="24"/>
            <w:szCs w:val="24"/>
            <w:rtl/>
          </w:rPr>
          <w:alias w:val="מדד בגין/ידוע - כותרת"/>
          <w:tag w:val="cntIsKnownTitle"/>
          <w:id w:val="554822211"/>
          <w:placeholder>
            <w:docPart w:val="7E8A03CED1934F9882350454A591A58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r w:rsidRPr="00AD35D2">
            <w:rPr>
              <w:rStyle w:val="a8"/>
              <w:color w:val="00B0F0"/>
              <w:rtl/>
            </w:rPr>
            <w:t>[מדד בגין/ידוע - כותרת]</w:t>
          </w:r>
        </w:sdtContent>
      </w:sdt>
      <w:r w:rsidRPr="00E56613">
        <w:rPr>
          <w:rFonts w:ascii="David" w:eastAsia="Times New Roman" w:hAnsi="David" w:cs="David"/>
          <w:sz w:val="24"/>
          <w:szCs w:val="24"/>
          <w:rtl/>
        </w:rPr>
        <w:t xml:space="preserve"> </w:t>
      </w:r>
    </w:p>
    <w:p w14:paraId="3708A1CA" w14:textId="77777777" w:rsidR="00AD35D2" w:rsidRDefault="00AD35D2" w:rsidP="00AD35D2">
      <w:pPr>
        <w:spacing w:before="0" w:beforeAutospacing="0" w:after="0" w:afterAutospacing="0" w:line="360" w:lineRule="auto"/>
        <w:ind w:left="851" w:hanging="567"/>
        <w:jc w:val="both"/>
        <w:rPr>
          <w:rFonts w:ascii="David" w:eastAsia="Times New Roman" w:hAnsi="David" w:cs="David"/>
          <w:sz w:val="24"/>
          <w:szCs w:val="24"/>
          <w:rtl/>
        </w:rPr>
      </w:pPr>
      <w:r>
        <w:rPr>
          <w:rFonts w:ascii="David" w:eastAsia="Times New Roman" w:hAnsi="David" w:cs="David" w:hint="cs"/>
          <w:sz w:val="24"/>
          <w:szCs w:val="24"/>
          <w:rtl/>
        </w:rPr>
        <w:t xml:space="preserve">            </w:t>
      </w:r>
      <w:r w:rsidRPr="00E56613">
        <w:rPr>
          <w:rFonts w:ascii="David" w:eastAsia="Times New Roman" w:hAnsi="David" w:cs="David"/>
          <w:sz w:val="24"/>
          <w:szCs w:val="24"/>
          <w:rtl/>
        </w:rPr>
        <w:t xml:space="preserve">תאריך </w:t>
      </w:r>
      <w:sdt>
        <w:sdtPr>
          <w:rPr>
            <w:rFonts w:ascii="David" w:eastAsia="Times New Roman" w:hAnsi="David" w:cs="David"/>
            <w:color w:val="000080"/>
            <w:sz w:val="24"/>
            <w:szCs w:val="24"/>
            <w:rtl/>
          </w:rPr>
          <w:alias w:val="מדד בסיס"/>
          <w:tag w:val="cntMadadBase"/>
          <w:id w:val="2034921039"/>
          <w:placeholder>
            <w:docPart w:val="A4619D71C3CD4CA1BD69C14BDA254E4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dateFormat w:val="dd/MM/yyyy"/>
            <w:lid w:val="he-IL"/>
            <w:storeMappedDataAs w:val="dateTime"/>
            <w:calendar w:val="gregorian"/>
          </w:date>
        </w:sdtPr>
        <w:sdtEndPr/>
        <w:sdtContent>
          <w:r w:rsidRPr="00AD35D2">
            <w:rPr>
              <w:rStyle w:val="a8"/>
              <w:color w:val="00B0F0"/>
              <w:rtl/>
            </w:rPr>
            <w:t>[מדד בסיס]</w:t>
          </w:r>
        </w:sdtContent>
      </w:sdt>
      <w:r w:rsidRPr="00E56613">
        <w:rPr>
          <w:rFonts w:ascii="David" w:eastAsia="Times New Roman" w:hAnsi="David" w:cs="David"/>
          <w:sz w:val="24"/>
          <w:szCs w:val="24"/>
          <w:rtl/>
        </w:rPr>
        <w:t xml:space="preserve"> אשר עמד על </w:t>
      </w:r>
      <w:sdt>
        <w:sdtPr>
          <w:rPr>
            <w:rFonts w:ascii="David" w:eastAsia="Times New Roman" w:hAnsi="David" w:cs="David"/>
            <w:color w:val="000080"/>
            <w:sz w:val="24"/>
            <w:szCs w:val="24"/>
            <w:rtl/>
          </w:rPr>
          <w:alias w:val="נקודות מדד"/>
          <w:tag w:val="cntMadadPoints"/>
          <w:id w:val="711010975"/>
          <w:placeholder>
            <w:docPart w:val="22E994D1002049A4A8AD2504B137F03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r w:rsidRPr="00AD35D2">
            <w:rPr>
              <w:rStyle w:val="a8"/>
              <w:color w:val="00B0F0"/>
              <w:rtl/>
            </w:rPr>
            <w:t>[נקודות מדד]</w:t>
          </w:r>
        </w:sdtContent>
      </w:sdt>
      <w:r w:rsidRPr="00E56613">
        <w:rPr>
          <w:rFonts w:ascii="David" w:eastAsia="Times New Roman" w:hAnsi="David" w:cs="David"/>
          <w:sz w:val="24"/>
          <w:szCs w:val="24"/>
          <w:rtl/>
        </w:rPr>
        <w:t xml:space="preserve"> נקודות.</w:t>
      </w:r>
    </w:p>
    <w:p w14:paraId="6133A270" w14:textId="77777777" w:rsidR="00E56613" w:rsidRPr="00E56613" w:rsidRDefault="00E56613" w:rsidP="00AD35D2">
      <w:pPr>
        <w:spacing w:before="0" w:beforeAutospacing="0" w:after="0" w:afterAutospacing="0" w:line="360" w:lineRule="auto"/>
        <w:ind w:left="851" w:hanging="567"/>
        <w:jc w:val="both"/>
        <w:rPr>
          <w:rFonts w:ascii="David" w:eastAsia="Times New Roman" w:hAnsi="David" w:cs="David"/>
          <w:sz w:val="24"/>
          <w:szCs w:val="24"/>
          <w:rtl/>
        </w:rPr>
      </w:pPr>
      <w:r w:rsidRPr="00E56613">
        <w:rPr>
          <w:rFonts w:ascii="David" w:eastAsia="Times New Roman" w:hAnsi="David" w:cs="David"/>
          <w:sz w:val="24"/>
          <w:szCs w:val="24"/>
          <w:rtl/>
        </w:rPr>
        <w:t>ד.</w:t>
      </w:r>
      <w:r w:rsidRPr="00E56613">
        <w:rPr>
          <w:rFonts w:ascii="David" w:eastAsia="Times New Roman" w:hAnsi="David" w:cs="David"/>
          <w:sz w:val="24"/>
          <w:szCs w:val="24"/>
          <w:rtl/>
        </w:rPr>
        <w:tab/>
        <w:t>הסכומים הנ"ל אינם כוללים מע"מ.</w:t>
      </w:r>
    </w:p>
    <w:p w14:paraId="14EB9DA6" w14:textId="77777777" w:rsidR="00E56613" w:rsidRPr="00E56613" w:rsidRDefault="00E56613" w:rsidP="00E56613">
      <w:pPr>
        <w:spacing w:before="0" w:beforeAutospacing="0" w:after="0" w:afterAutospacing="0" w:line="240" w:lineRule="auto"/>
        <w:jc w:val="both"/>
        <w:rPr>
          <w:rFonts w:ascii="David" w:eastAsia="Times New Roman" w:hAnsi="David" w:cs="David"/>
          <w:sz w:val="24"/>
          <w:szCs w:val="24"/>
          <w:rtl/>
        </w:rPr>
      </w:pPr>
    </w:p>
    <w:p w14:paraId="2E0B9F8E" w14:textId="77777777" w:rsidR="00E56613" w:rsidRPr="00E56613" w:rsidRDefault="00E56613" w:rsidP="00E56613">
      <w:pPr>
        <w:spacing w:before="0" w:beforeAutospacing="0" w:after="0" w:afterAutospacing="0" w:line="360" w:lineRule="auto"/>
        <w:ind w:left="284" w:hanging="284"/>
        <w:jc w:val="both"/>
        <w:rPr>
          <w:rFonts w:ascii="David" w:eastAsia="Times New Roman" w:hAnsi="David" w:cs="David"/>
          <w:sz w:val="24"/>
          <w:szCs w:val="24"/>
          <w:rtl/>
        </w:rPr>
      </w:pPr>
      <w:r w:rsidRPr="00E56613">
        <w:rPr>
          <w:rFonts w:ascii="David" w:eastAsia="Times New Roman" w:hAnsi="David" w:cs="David"/>
          <w:sz w:val="24"/>
          <w:szCs w:val="24"/>
          <w:rtl/>
        </w:rPr>
        <w:t>5.</w:t>
      </w:r>
      <w:r w:rsidRPr="00E56613">
        <w:rPr>
          <w:rFonts w:ascii="David" w:eastAsia="Times New Roman" w:hAnsi="David" w:cs="David"/>
          <w:sz w:val="24"/>
          <w:szCs w:val="24"/>
          <w:rtl/>
        </w:rPr>
        <w:tab/>
      </w:r>
      <w:r w:rsidRPr="00E56613">
        <w:rPr>
          <w:rFonts w:ascii="David" w:eastAsia="Times New Roman" w:hAnsi="David" w:cs="David"/>
          <w:b/>
          <w:bCs/>
          <w:sz w:val="24"/>
          <w:szCs w:val="24"/>
          <w:u w:val="single"/>
          <w:rtl/>
        </w:rPr>
        <w:t>ערבויות</w:t>
      </w:r>
    </w:p>
    <w:p w14:paraId="0EF4D18C" w14:textId="77777777" w:rsidR="001A64F5" w:rsidRPr="004D1D17" w:rsidRDefault="00E56613" w:rsidP="00C24089">
      <w:pPr>
        <w:spacing w:before="0" w:beforeAutospacing="0" w:line="240" w:lineRule="auto"/>
        <w:ind w:left="851" w:hanging="567"/>
        <w:rPr>
          <w:rFonts w:cs="David"/>
          <w:sz w:val="24"/>
          <w:szCs w:val="24"/>
          <w:rtl/>
        </w:rPr>
      </w:pPr>
      <w:r w:rsidRPr="00E56613">
        <w:rPr>
          <w:rFonts w:ascii="David" w:eastAsia="Times New Roman" w:hAnsi="David" w:cs="David"/>
          <w:sz w:val="24"/>
          <w:szCs w:val="24"/>
          <w:rtl/>
        </w:rPr>
        <w:t>א.</w:t>
      </w:r>
      <w:r w:rsidRPr="00E56613">
        <w:rPr>
          <w:rFonts w:ascii="David" w:eastAsia="Times New Roman" w:hAnsi="David" w:cs="David"/>
          <w:sz w:val="24"/>
          <w:szCs w:val="24"/>
          <w:rtl/>
        </w:rPr>
        <w:tab/>
      </w:r>
      <w:r w:rsidR="001A64F5" w:rsidRPr="004D1D17">
        <w:rPr>
          <w:rFonts w:cs="David" w:hint="eastAsia"/>
          <w:sz w:val="24"/>
          <w:szCs w:val="24"/>
          <w:rtl/>
        </w:rPr>
        <w:t>הספק</w:t>
      </w:r>
      <w:r w:rsidR="001A64F5" w:rsidRPr="004D1D17">
        <w:rPr>
          <w:rFonts w:cs="David"/>
          <w:sz w:val="24"/>
          <w:szCs w:val="24"/>
          <w:rtl/>
        </w:rPr>
        <w:t xml:space="preserve"> </w:t>
      </w:r>
      <w:r w:rsidR="001A64F5" w:rsidRPr="004D1D17">
        <w:rPr>
          <w:rFonts w:cs="David" w:hint="eastAsia"/>
          <w:sz w:val="24"/>
          <w:szCs w:val="24"/>
          <w:rtl/>
        </w:rPr>
        <w:t>ימסור</w:t>
      </w:r>
      <w:r w:rsidR="001A64F5" w:rsidRPr="004D1D17">
        <w:rPr>
          <w:rFonts w:cs="David"/>
          <w:sz w:val="24"/>
          <w:szCs w:val="24"/>
          <w:rtl/>
        </w:rPr>
        <w:t xml:space="preserve"> </w:t>
      </w:r>
      <w:r w:rsidR="001A64F5" w:rsidRPr="004D1D17">
        <w:rPr>
          <w:rFonts w:cs="David" w:hint="eastAsia"/>
          <w:sz w:val="24"/>
          <w:szCs w:val="24"/>
          <w:rtl/>
        </w:rPr>
        <w:t>לקבלן</w:t>
      </w:r>
      <w:r w:rsidR="001A64F5" w:rsidRPr="004D1D17">
        <w:rPr>
          <w:rFonts w:cs="David"/>
          <w:sz w:val="24"/>
          <w:szCs w:val="24"/>
          <w:rtl/>
        </w:rPr>
        <w:t xml:space="preserve"> </w:t>
      </w:r>
      <w:r w:rsidR="001A64F5" w:rsidRPr="004D1D17">
        <w:rPr>
          <w:rFonts w:cs="David" w:hint="eastAsia"/>
          <w:sz w:val="24"/>
          <w:szCs w:val="24"/>
          <w:rtl/>
        </w:rPr>
        <w:t>ערבות</w:t>
      </w:r>
      <w:r w:rsidR="001A64F5" w:rsidRPr="004D1D17">
        <w:rPr>
          <w:rFonts w:cs="David"/>
          <w:sz w:val="24"/>
          <w:szCs w:val="24"/>
          <w:rtl/>
        </w:rPr>
        <w:t xml:space="preserve"> </w:t>
      </w:r>
      <w:r w:rsidR="001A64F5" w:rsidRPr="004D1D17">
        <w:rPr>
          <w:rFonts w:cs="David" w:hint="eastAsia"/>
          <w:sz w:val="24"/>
          <w:szCs w:val="24"/>
          <w:rtl/>
        </w:rPr>
        <w:t>אוטונומית</w:t>
      </w:r>
      <w:r w:rsidR="001A64F5" w:rsidRPr="004D1D17">
        <w:rPr>
          <w:rFonts w:cs="David"/>
          <w:sz w:val="24"/>
          <w:szCs w:val="24"/>
          <w:rtl/>
        </w:rPr>
        <w:t xml:space="preserve"> </w:t>
      </w:r>
      <w:r w:rsidR="001A64F5" w:rsidRPr="004D1D17">
        <w:rPr>
          <w:rFonts w:cs="David" w:hint="eastAsia"/>
          <w:sz w:val="24"/>
          <w:szCs w:val="24"/>
          <w:rtl/>
        </w:rPr>
        <w:t>בסך</w:t>
      </w:r>
      <w:r w:rsidR="001A64F5" w:rsidRPr="004D1D17">
        <w:rPr>
          <w:rFonts w:cs="David"/>
          <w:sz w:val="24"/>
          <w:szCs w:val="24"/>
          <w:rtl/>
        </w:rPr>
        <w:t xml:space="preserve"> 5% </w:t>
      </w:r>
      <w:r w:rsidR="001A64F5" w:rsidRPr="004D1D17">
        <w:rPr>
          <w:rFonts w:cs="David" w:hint="eastAsia"/>
          <w:sz w:val="24"/>
          <w:szCs w:val="24"/>
          <w:rtl/>
        </w:rPr>
        <w:t>מאומדן</w:t>
      </w:r>
      <w:r w:rsidR="001A64F5" w:rsidRPr="004D1D17">
        <w:rPr>
          <w:rFonts w:cs="David"/>
          <w:sz w:val="24"/>
          <w:szCs w:val="24"/>
          <w:rtl/>
        </w:rPr>
        <w:t xml:space="preserve"> </w:t>
      </w:r>
      <w:r w:rsidR="001A64F5" w:rsidRPr="004D1D17">
        <w:rPr>
          <w:rFonts w:cs="David" w:hint="eastAsia"/>
          <w:sz w:val="24"/>
          <w:szCs w:val="24"/>
          <w:rtl/>
        </w:rPr>
        <w:t>מחיר</w:t>
      </w:r>
      <w:r w:rsidR="001A64F5" w:rsidRPr="004D1D17">
        <w:rPr>
          <w:rFonts w:cs="David"/>
          <w:sz w:val="24"/>
          <w:szCs w:val="24"/>
          <w:rtl/>
        </w:rPr>
        <w:t xml:space="preserve"> </w:t>
      </w:r>
      <w:r w:rsidR="001A64F5" w:rsidRPr="004D1D17">
        <w:rPr>
          <w:rFonts w:cs="David" w:hint="eastAsia"/>
          <w:sz w:val="24"/>
          <w:szCs w:val="24"/>
          <w:rtl/>
        </w:rPr>
        <w:t>העבודות</w:t>
      </w:r>
      <w:r w:rsidR="001A64F5" w:rsidRPr="004D1D17">
        <w:rPr>
          <w:rFonts w:cs="David"/>
          <w:sz w:val="24"/>
          <w:szCs w:val="24"/>
          <w:rtl/>
        </w:rPr>
        <w:t xml:space="preserve"> </w:t>
      </w:r>
      <w:r w:rsidR="001A64F5" w:rsidRPr="004D1D17">
        <w:rPr>
          <w:rFonts w:cs="David" w:hint="eastAsia"/>
          <w:sz w:val="24"/>
          <w:szCs w:val="24"/>
          <w:rtl/>
        </w:rPr>
        <w:t>הכולל</w:t>
      </w:r>
      <w:r w:rsidR="001A64F5" w:rsidRPr="004D1D17">
        <w:rPr>
          <w:rFonts w:cs="David"/>
          <w:sz w:val="24"/>
          <w:szCs w:val="24"/>
          <w:rtl/>
        </w:rPr>
        <w:t xml:space="preserve"> </w:t>
      </w:r>
      <w:r w:rsidR="001A64F5" w:rsidRPr="004D1D17">
        <w:rPr>
          <w:rFonts w:cs="David" w:hint="eastAsia"/>
          <w:sz w:val="24"/>
          <w:szCs w:val="24"/>
          <w:rtl/>
        </w:rPr>
        <w:t>לפרויקט</w:t>
      </w:r>
      <w:r w:rsidR="001A64F5" w:rsidRPr="004D1D17">
        <w:rPr>
          <w:rFonts w:cs="David"/>
          <w:sz w:val="24"/>
          <w:szCs w:val="24"/>
          <w:rtl/>
        </w:rPr>
        <w:t>/</w:t>
      </w:r>
      <w:r w:rsidR="001A64F5" w:rsidRPr="004D1D17">
        <w:rPr>
          <w:rFonts w:cs="David" w:hint="eastAsia"/>
          <w:sz w:val="24"/>
          <w:szCs w:val="24"/>
          <w:rtl/>
        </w:rPr>
        <w:t>לבניין</w:t>
      </w:r>
      <w:r w:rsidR="001A64F5" w:rsidRPr="004D1D17">
        <w:rPr>
          <w:rFonts w:cs="David"/>
          <w:sz w:val="24"/>
          <w:szCs w:val="24"/>
          <w:rtl/>
        </w:rPr>
        <w:t>.</w:t>
      </w:r>
    </w:p>
    <w:p w14:paraId="61179BDC" w14:textId="77777777" w:rsidR="001A64F5" w:rsidRPr="004D1D17" w:rsidRDefault="001A64F5" w:rsidP="00C24089">
      <w:pPr>
        <w:spacing w:before="0" w:beforeAutospacing="0" w:line="240" w:lineRule="auto"/>
        <w:ind w:left="851"/>
        <w:rPr>
          <w:rFonts w:cs="David"/>
          <w:sz w:val="24"/>
          <w:szCs w:val="24"/>
          <w:rtl/>
        </w:rPr>
      </w:pPr>
      <w:r w:rsidRPr="004D1D17">
        <w:rPr>
          <w:rFonts w:cs="David" w:hint="eastAsia"/>
          <w:sz w:val="24"/>
          <w:szCs w:val="24"/>
          <w:rtl/>
        </w:rPr>
        <w:t>כתנאי</w:t>
      </w:r>
      <w:r w:rsidRPr="004D1D17">
        <w:rPr>
          <w:rFonts w:cs="David"/>
          <w:sz w:val="24"/>
          <w:szCs w:val="24"/>
          <w:rtl/>
        </w:rPr>
        <w:t xml:space="preserve"> </w:t>
      </w:r>
      <w:r w:rsidRPr="004D1D17">
        <w:rPr>
          <w:rFonts w:cs="David" w:hint="eastAsia"/>
          <w:sz w:val="24"/>
          <w:szCs w:val="24"/>
          <w:rtl/>
        </w:rPr>
        <w:t>לתשלום</w:t>
      </w:r>
      <w:r w:rsidRPr="004D1D17">
        <w:rPr>
          <w:rFonts w:cs="David"/>
          <w:sz w:val="24"/>
          <w:szCs w:val="24"/>
          <w:rtl/>
        </w:rPr>
        <w:t xml:space="preserve"> </w:t>
      </w:r>
      <w:r w:rsidRPr="004D1D17">
        <w:rPr>
          <w:rFonts w:cs="David" w:hint="eastAsia"/>
          <w:sz w:val="24"/>
          <w:szCs w:val="24"/>
          <w:rtl/>
        </w:rPr>
        <w:t>הח</w:t>
      </w:r>
      <w:r w:rsidRPr="004D1D17">
        <w:rPr>
          <w:rFonts w:cs="David"/>
          <w:sz w:val="24"/>
          <w:szCs w:val="24"/>
          <w:rtl/>
        </w:rPr>
        <w:t>-</w:t>
      </w:r>
      <w:r w:rsidRPr="004D1D17">
        <w:rPr>
          <w:rFonts w:cs="David" w:hint="eastAsia"/>
          <w:sz w:val="24"/>
          <w:szCs w:val="24"/>
          <w:rtl/>
        </w:rPr>
        <w:t>ן</w:t>
      </w:r>
      <w:r w:rsidRPr="004D1D17">
        <w:rPr>
          <w:rFonts w:cs="David"/>
          <w:sz w:val="24"/>
          <w:szCs w:val="24"/>
          <w:rtl/>
        </w:rPr>
        <w:t xml:space="preserve"> </w:t>
      </w:r>
      <w:r w:rsidRPr="004D1D17">
        <w:rPr>
          <w:rFonts w:cs="David" w:hint="eastAsia"/>
          <w:sz w:val="24"/>
          <w:szCs w:val="24"/>
          <w:rtl/>
        </w:rPr>
        <w:t>הסופי</w:t>
      </w:r>
      <w:r w:rsidRPr="004D1D17">
        <w:rPr>
          <w:rFonts w:cs="David"/>
          <w:sz w:val="24"/>
          <w:szCs w:val="24"/>
          <w:rtl/>
        </w:rPr>
        <w:t xml:space="preserve"> </w:t>
      </w:r>
      <w:r w:rsidRPr="004D1D17">
        <w:rPr>
          <w:rFonts w:cs="David" w:hint="eastAsia"/>
          <w:sz w:val="24"/>
          <w:szCs w:val="24"/>
          <w:rtl/>
        </w:rPr>
        <w:t>ימסור</w:t>
      </w:r>
      <w:r w:rsidRPr="004D1D17">
        <w:rPr>
          <w:rFonts w:cs="David"/>
          <w:sz w:val="24"/>
          <w:szCs w:val="24"/>
          <w:rtl/>
        </w:rPr>
        <w:t xml:space="preserve"> </w:t>
      </w:r>
      <w:r w:rsidRPr="004D1D17">
        <w:rPr>
          <w:rFonts w:cs="David" w:hint="eastAsia"/>
          <w:sz w:val="24"/>
          <w:szCs w:val="24"/>
          <w:rtl/>
        </w:rPr>
        <w:t>הספק</w:t>
      </w:r>
      <w:r w:rsidRPr="004D1D17">
        <w:rPr>
          <w:rFonts w:cs="David"/>
          <w:sz w:val="24"/>
          <w:szCs w:val="24"/>
          <w:rtl/>
        </w:rPr>
        <w:t xml:space="preserve"> </w:t>
      </w:r>
      <w:r w:rsidRPr="004D1D17">
        <w:rPr>
          <w:rFonts w:cs="David" w:hint="eastAsia"/>
          <w:sz w:val="24"/>
          <w:szCs w:val="24"/>
          <w:rtl/>
        </w:rPr>
        <w:t>למזמין</w:t>
      </w:r>
      <w:r w:rsidRPr="004D1D17">
        <w:rPr>
          <w:rFonts w:cs="David"/>
          <w:sz w:val="24"/>
          <w:szCs w:val="24"/>
          <w:rtl/>
        </w:rPr>
        <w:t xml:space="preserve"> </w:t>
      </w:r>
      <w:r w:rsidRPr="004D1D17">
        <w:rPr>
          <w:rFonts w:cs="David" w:hint="eastAsia"/>
          <w:sz w:val="24"/>
          <w:szCs w:val="24"/>
          <w:rtl/>
        </w:rPr>
        <w:t>ערבות</w:t>
      </w:r>
      <w:r w:rsidRPr="004D1D17">
        <w:rPr>
          <w:rFonts w:cs="David"/>
          <w:sz w:val="24"/>
          <w:szCs w:val="24"/>
          <w:rtl/>
        </w:rPr>
        <w:t xml:space="preserve"> </w:t>
      </w:r>
      <w:r w:rsidRPr="004D1D17">
        <w:rPr>
          <w:rFonts w:cs="David" w:hint="eastAsia"/>
          <w:sz w:val="24"/>
          <w:szCs w:val="24"/>
          <w:rtl/>
        </w:rPr>
        <w:t>בנקאית</w:t>
      </w:r>
      <w:r w:rsidRPr="004D1D17">
        <w:rPr>
          <w:rFonts w:cs="David"/>
          <w:sz w:val="24"/>
          <w:szCs w:val="24"/>
          <w:rtl/>
        </w:rPr>
        <w:t xml:space="preserve"> </w:t>
      </w:r>
      <w:r w:rsidRPr="004D1D17">
        <w:rPr>
          <w:rFonts w:cs="David" w:hint="eastAsia"/>
          <w:sz w:val="24"/>
          <w:szCs w:val="24"/>
          <w:rtl/>
        </w:rPr>
        <w:t>אוטונומית</w:t>
      </w:r>
      <w:r w:rsidRPr="004D1D17">
        <w:rPr>
          <w:rFonts w:cs="David"/>
          <w:sz w:val="24"/>
          <w:szCs w:val="24"/>
          <w:rtl/>
        </w:rPr>
        <w:t xml:space="preserve"> </w:t>
      </w:r>
      <w:r w:rsidRPr="004D1D17">
        <w:rPr>
          <w:rFonts w:cs="David" w:hint="eastAsia"/>
          <w:sz w:val="24"/>
          <w:szCs w:val="24"/>
          <w:rtl/>
        </w:rPr>
        <w:t>בסך</w:t>
      </w:r>
      <w:r w:rsidRPr="004D1D17">
        <w:rPr>
          <w:rFonts w:cs="David"/>
          <w:sz w:val="24"/>
          <w:szCs w:val="24"/>
          <w:rtl/>
        </w:rPr>
        <w:t xml:space="preserve"> 5% </w:t>
      </w:r>
      <w:r w:rsidRPr="004D1D17">
        <w:rPr>
          <w:rFonts w:cs="David" w:hint="eastAsia"/>
          <w:sz w:val="24"/>
          <w:szCs w:val="24"/>
          <w:rtl/>
        </w:rPr>
        <w:t>מסך</w:t>
      </w:r>
      <w:r w:rsidRPr="004D1D17">
        <w:rPr>
          <w:rFonts w:cs="David"/>
          <w:sz w:val="24"/>
          <w:szCs w:val="24"/>
          <w:rtl/>
        </w:rPr>
        <w:t xml:space="preserve"> </w:t>
      </w:r>
      <w:r w:rsidRPr="004D1D17">
        <w:rPr>
          <w:rFonts w:cs="David" w:hint="eastAsia"/>
          <w:sz w:val="24"/>
          <w:szCs w:val="24"/>
          <w:rtl/>
        </w:rPr>
        <w:t>החשבון</w:t>
      </w:r>
      <w:r w:rsidRPr="004D1D17">
        <w:rPr>
          <w:rFonts w:cs="David"/>
          <w:sz w:val="24"/>
          <w:szCs w:val="24"/>
          <w:rtl/>
        </w:rPr>
        <w:t xml:space="preserve"> </w:t>
      </w:r>
      <w:r w:rsidRPr="004D1D17">
        <w:rPr>
          <w:rFonts w:cs="David" w:hint="eastAsia"/>
          <w:sz w:val="24"/>
          <w:szCs w:val="24"/>
          <w:rtl/>
        </w:rPr>
        <w:t>הסופי</w:t>
      </w:r>
      <w:r w:rsidRPr="004D1D17">
        <w:rPr>
          <w:rFonts w:cs="David"/>
          <w:sz w:val="24"/>
          <w:szCs w:val="24"/>
          <w:rtl/>
        </w:rPr>
        <w:t xml:space="preserve"> </w:t>
      </w:r>
      <w:r w:rsidRPr="004D1D17">
        <w:rPr>
          <w:rFonts w:cs="David" w:hint="eastAsia"/>
          <w:sz w:val="24"/>
          <w:szCs w:val="24"/>
          <w:rtl/>
        </w:rPr>
        <w:t>המצטבר</w:t>
      </w:r>
      <w:r w:rsidRPr="004D1D17">
        <w:rPr>
          <w:rFonts w:cs="David"/>
          <w:sz w:val="24"/>
          <w:szCs w:val="24"/>
          <w:rtl/>
        </w:rPr>
        <w:t>.</w:t>
      </w:r>
    </w:p>
    <w:p w14:paraId="61C32302" w14:textId="77777777" w:rsidR="00E56613" w:rsidRPr="00E56613" w:rsidRDefault="00E56613" w:rsidP="00E56613">
      <w:pPr>
        <w:spacing w:before="0" w:beforeAutospacing="0" w:after="0" w:afterAutospacing="0" w:line="360" w:lineRule="auto"/>
        <w:ind w:left="1418" w:hanging="567"/>
        <w:jc w:val="both"/>
        <w:rPr>
          <w:rFonts w:ascii="David" w:eastAsia="Times New Roman" w:hAnsi="David" w:cs="David"/>
          <w:sz w:val="24"/>
          <w:szCs w:val="24"/>
          <w:rtl/>
        </w:rPr>
      </w:pPr>
    </w:p>
    <w:p w14:paraId="1622E6A3" w14:textId="77777777" w:rsidR="00E56613" w:rsidRPr="00E56613" w:rsidRDefault="00E56613" w:rsidP="001A64F5">
      <w:pPr>
        <w:spacing w:before="0" w:beforeAutospacing="0" w:after="0" w:afterAutospacing="0" w:line="360" w:lineRule="auto"/>
        <w:ind w:left="851" w:hanging="567"/>
        <w:jc w:val="both"/>
        <w:rPr>
          <w:rFonts w:ascii="David" w:eastAsia="Times New Roman" w:hAnsi="David" w:cs="David"/>
          <w:sz w:val="24"/>
          <w:szCs w:val="24"/>
          <w:rtl/>
        </w:rPr>
      </w:pPr>
      <w:r w:rsidRPr="00E56613">
        <w:rPr>
          <w:rFonts w:ascii="David" w:eastAsia="Times New Roman" w:hAnsi="David" w:cs="David"/>
          <w:sz w:val="24"/>
          <w:szCs w:val="24"/>
          <w:rtl/>
        </w:rPr>
        <w:t>ב.</w:t>
      </w:r>
      <w:r w:rsidRPr="00E56613">
        <w:rPr>
          <w:rFonts w:ascii="David" w:eastAsia="Times New Roman" w:hAnsi="David" w:cs="David"/>
          <w:sz w:val="24"/>
          <w:szCs w:val="24"/>
          <w:rtl/>
        </w:rPr>
        <w:tab/>
      </w:r>
      <w:r w:rsidR="001A64F5">
        <w:rPr>
          <w:rFonts w:ascii="David" w:eastAsia="Times New Roman" w:hAnsi="David" w:cs="David" w:hint="cs"/>
          <w:b/>
          <w:bCs/>
          <w:sz w:val="24"/>
          <w:szCs w:val="24"/>
          <w:u w:val="single"/>
          <w:rtl/>
        </w:rPr>
        <w:t xml:space="preserve">הקבלן אחראי כי </w:t>
      </w:r>
      <w:r w:rsidRPr="00E56613">
        <w:rPr>
          <w:rFonts w:ascii="David" w:eastAsia="Times New Roman" w:hAnsi="David" w:cs="David"/>
          <w:b/>
          <w:bCs/>
          <w:sz w:val="24"/>
          <w:szCs w:val="24"/>
          <w:u w:val="single"/>
          <w:rtl/>
        </w:rPr>
        <w:t xml:space="preserve">הספק </w:t>
      </w:r>
      <w:r w:rsidR="001A64F5">
        <w:rPr>
          <w:rFonts w:ascii="David" w:eastAsia="Times New Roman" w:hAnsi="David" w:cs="David" w:hint="cs"/>
          <w:b/>
          <w:bCs/>
          <w:sz w:val="24"/>
          <w:szCs w:val="24"/>
          <w:u w:val="single"/>
          <w:rtl/>
        </w:rPr>
        <w:t>י</w:t>
      </w:r>
      <w:r w:rsidRPr="00E56613">
        <w:rPr>
          <w:rFonts w:ascii="David" w:eastAsia="Times New Roman" w:hAnsi="David" w:cs="David"/>
          <w:b/>
          <w:bCs/>
          <w:sz w:val="24"/>
          <w:szCs w:val="24"/>
          <w:u w:val="single"/>
          <w:rtl/>
        </w:rPr>
        <w:t>תחייב לאפשר לרוכשים לקבל ממנו ערבות בנקאית אוטונומית על מלוא היקף הכספי של השדרוג (כולל מע"מ), כנגד כל תשלום. הספק מתחייב להודיע לרוכשים על האפשרות לקבלת את הערבות כאמור, תוך ציון מראש של עלות עמלת הערבות אשר תחול על הרוכשים</w:t>
      </w:r>
      <w:r w:rsidRPr="00E56613">
        <w:rPr>
          <w:rFonts w:ascii="David" w:eastAsia="Times New Roman" w:hAnsi="David" w:cs="David"/>
          <w:sz w:val="24"/>
          <w:szCs w:val="24"/>
          <w:rtl/>
        </w:rPr>
        <w:t xml:space="preserve">. </w:t>
      </w:r>
    </w:p>
    <w:p w14:paraId="53F6A5B3" w14:textId="77777777" w:rsidR="00E56613" w:rsidRPr="00E56613" w:rsidRDefault="00E56613" w:rsidP="00E56613">
      <w:pPr>
        <w:spacing w:before="0" w:beforeAutospacing="0" w:after="0" w:afterAutospacing="0" w:line="240" w:lineRule="auto"/>
        <w:jc w:val="both"/>
        <w:rPr>
          <w:rFonts w:ascii="David" w:eastAsia="Times New Roman" w:hAnsi="David" w:cs="David"/>
          <w:sz w:val="24"/>
          <w:szCs w:val="24"/>
          <w:rtl/>
        </w:rPr>
      </w:pPr>
    </w:p>
    <w:p w14:paraId="383F9D7E" w14:textId="77777777" w:rsidR="00E56613" w:rsidRPr="00E56613" w:rsidRDefault="00E56613" w:rsidP="00E56613">
      <w:pPr>
        <w:spacing w:before="0" w:beforeAutospacing="0" w:after="0" w:afterAutospacing="0" w:line="360" w:lineRule="auto"/>
        <w:ind w:left="284" w:hanging="284"/>
        <w:jc w:val="both"/>
        <w:rPr>
          <w:rFonts w:ascii="David" w:eastAsia="Times New Roman" w:hAnsi="David" w:cs="David"/>
          <w:sz w:val="24"/>
          <w:szCs w:val="24"/>
          <w:rtl/>
        </w:rPr>
      </w:pPr>
      <w:r w:rsidRPr="00E56613">
        <w:rPr>
          <w:rFonts w:ascii="David" w:eastAsia="Times New Roman" w:hAnsi="David" w:cs="David"/>
          <w:sz w:val="24"/>
          <w:szCs w:val="24"/>
          <w:rtl/>
        </w:rPr>
        <w:t>6.</w:t>
      </w:r>
      <w:r w:rsidRPr="00E56613">
        <w:rPr>
          <w:rFonts w:ascii="David" w:eastAsia="Times New Roman" w:hAnsi="David" w:cs="David"/>
          <w:sz w:val="24"/>
          <w:szCs w:val="24"/>
          <w:rtl/>
        </w:rPr>
        <w:tab/>
        <w:t xml:space="preserve"> מבוטל</w:t>
      </w:r>
    </w:p>
    <w:p w14:paraId="7B89BFF7"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6E9654B9" w14:textId="77777777" w:rsidR="00E56613" w:rsidRPr="00E56613" w:rsidRDefault="00E56613" w:rsidP="00E56613">
      <w:pPr>
        <w:spacing w:before="0" w:beforeAutospacing="0" w:after="0" w:afterAutospacing="0" w:line="360" w:lineRule="auto"/>
        <w:ind w:left="284" w:hanging="284"/>
        <w:jc w:val="both"/>
        <w:rPr>
          <w:rFonts w:ascii="David" w:eastAsia="Times New Roman" w:hAnsi="David" w:cs="David"/>
          <w:sz w:val="24"/>
          <w:szCs w:val="24"/>
          <w:rtl/>
        </w:rPr>
      </w:pPr>
      <w:r w:rsidRPr="00E56613">
        <w:rPr>
          <w:rFonts w:ascii="David" w:eastAsia="Times New Roman" w:hAnsi="David" w:cs="David"/>
          <w:sz w:val="24"/>
          <w:szCs w:val="24"/>
          <w:rtl/>
        </w:rPr>
        <w:t>7.</w:t>
      </w:r>
      <w:r w:rsidRPr="00E56613">
        <w:rPr>
          <w:rFonts w:ascii="David" w:eastAsia="Times New Roman" w:hAnsi="David" w:cs="David"/>
          <w:sz w:val="24"/>
          <w:szCs w:val="24"/>
          <w:rtl/>
        </w:rPr>
        <w:tab/>
      </w:r>
      <w:r w:rsidRPr="00E56613">
        <w:rPr>
          <w:rFonts w:ascii="David" w:eastAsia="Times New Roman" w:hAnsi="David" w:cs="David"/>
          <w:b/>
          <w:bCs/>
          <w:sz w:val="24"/>
          <w:szCs w:val="24"/>
          <w:u w:val="single"/>
          <w:rtl/>
        </w:rPr>
        <w:t>הפניית רוכשי הדירות לספק - שינויים ותוספות</w:t>
      </w:r>
    </w:p>
    <w:p w14:paraId="183D2FED" w14:textId="77777777" w:rsidR="00E56613" w:rsidRPr="00E56613" w:rsidRDefault="00E56613" w:rsidP="00E56613">
      <w:pPr>
        <w:spacing w:before="0" w:beforeAutospacing="0" w:after="0" w:afterAutospacing="0" w:line="360" w:lineRule="auto"/>
        <w:ind w:left="851" w:hanging="567"/>
        <w:jc w:val="both"/>
        <w:rPr>
          <w:rFonts w:ascii="David" w:eastAsia="Times New Roman" w:hAnsi="David" w:cs="David"/>
          <w:sz w:val="24"/>
          <w:szCs w:val="24"/>
          <w:rtl/>
        </w:rPr>
      </w:pPr>
      <w:r w:rsidRPr="00E56613">
        <w:rPr>
          <w:rFonts w:ascii="David" w:eastAsia="Times New Roman" w:hAnsi="David" w:cs="David"/>
          <w:sz w:val="24"/>
          <w:szCs w:val="24"/>
          <w:rtl/>
        </w:rPr>
        <w:t>א.</w:t>
      </w:r>
      <w:r w:rsidRPr="00E56613">
        <w:rPr>
          <w:rFonts w:ascii="David" w:eastAsia="Times New Roman" w:hAnsi="David" w:cs="David"/>
          <w:sz w:val="24"/>
          <w:szCs w:val="24"/>
          <w:rtl/>
        </w:rPr>
        <w:tab/>
        <w:t>הקבלן יעביר, מעת לעת, לספק את פרטי רוכשי הדירות בפרויקט/בבניין. הספק יצור קשר עם רוכשי הדירות ויזמינם לחנות הספק.</w:t>
      </w:r>
    </w:p>
    <w:p w14:paraId="7E644E2B" w14:textId="77777777" w:rsidR="00E56613" w:rsidRPr="00E56613" w:rsidRDefault="00E56613" w:rsidP="00E56613">
      <w:pPr>
        <w:spacing w:before="0" w:beforeAutospacing="0" w:after="0" w:afterAutospacing="0" w:line="360" w:lineRule="auto"/>
        <w:ind w:left="852"/>
        <w:jc w:val="both"/>
        <w:rPr>
          <w:rFonts w:ascii="David" w:eastAsia="Times New Roman" w:hAnsi="David" w:cs="David"/>
          <w:sz w:val="24"/>
          <w:szCs w:val="24"/>
          <w:rtl/>
        </w:rPr>
      </w:pPr>
      <w:r w:rsidRPr="00E56613">
        <w:rPr>
          <w:rFonts w:ascii="David" w:eastAsia="Times New Roman" w:hAnsi="David" w:cs="David"/>
          <w:sz w:val="24"/>
          <w:szCs w:val="24"/>
          <w:rtl/>
        </w:rPr>
        <w:lastRenderedPageBreak/>
        <w:t>מעצב/אדריכל פנים מטעם הספק יציג בפני הרוכש את תכניות הארונות בהתאם למפרט שנקבע בחוזה זה לרבות החלופות השונות המפורטות בו. הספק יחתים את הרוכש על התכניות בהם פרוט החלופות שנבחרו ע"י הרוכש, ויעביר עותק מהתכניות החתומות לקבלן ובתכנית יפורטו: שם הפרויקט, הבנין, הדירה, פרטי הרוכש, חתימת הרוכש, תאריך וזיהוי בחירות הרוכש מתוך החלופות הכלולות בסטנדרט.</w:t>
      </w:r>
    </w:p>
    <w:p w14:paraId="6917B4DD" w14:textId="77777777" w:rsidR="00E56613" w:rsidRPr="00E56613" w:rsidRDefault="00E56613" w:rsidP="00E56613">
      <w:pPr>
        <w:spacing w:before="0" w:beforeAutospacing="0" w:after="0" w:afterAutospacing="0" w:line="360" w:lineRule="auto"/>
        <w:ind w:left="851" w:hanging="567"/>
        <w:jc w:val="both"/>
        <w:rPr>
          <w:rFonts w:ascii="David" w:eastAsia="Times New Roman" w:hAnsi="David" w:cs="David"/>
          <w:sz w:val="24"/>
          <w:szCs w:val="24"/>
          <w:rtl/>
        </w:rPr>
      </w:pPr>
      <w:r w:rsidRPr="00E56613">
        <w:rPr>
          <w:rFonts w:ascii="David" w:eastAsia="Times New Roman" w:hAnsi="David" w:cs="David"/>
          <w:sz w:val="24"/>
          <w:szCs w:val="24"/>
          <w:rtl/>
        </w:rPr>
        <w:t>ב.</w:t>
      </w:r>
      <w:r w:rsidRPr="00E56613">
        <w:rPr>
          <w:rFonts w:ascii="David" w:eastAsia="Times New Roman" w:hAnsi="David" w:cs="David"/>
          <w:sz w:val="24"/>
          <w:szCs w:val="24"/>
          <w:rtl/>
        </w:rPr>
        <w:tab/>
        <w:t>רוכשים שלא יהיו מעוניינים בארונות הסטנדרטיים ולא יהיו מעוניינים בארונות חלופיים מתוצרת הקבלן יופנו ע"י הספק לקבלן.</w:t>
      </w:r>
    </w:p>
    <w:p w14:paraId="4D827C31" w14:textId="77777777" w:rsidR="00E56613" w:rsidRPr="00E56613" w:rsidRDefault="00E56613" w:rsidP="00E56613">
      <w:pPr>
        <w:spacing w:before="0" w:beforeAutospacing="0" w:after="0" w:afterAutospacing="0" w:line="360" w:lineRule="auto"/>
        <w:ind w:left="851" w:hanging="567"/>
        <w:jc w:val="both"/>
        <w:rPr>
          <w:rFonts w:ascii="David" w:eastAsia="Times New Roman" w:hAnsi="David" w:cs="David"/>
          <w:sz w:val="24"/>
          <w:szCs w:val="24"/>
          <w:rtl/>
        </w:rPr>
      </w:pPr>
      <w:r w:rsidRPr="00E56613">
        <w:rPr>
          <w:rFonts w:ascii="David" w:eastAsia="Times New Roman" w:hAnsi="David" w:cs="David"/>
          <w:sz w:val="24"/>
          <w:szCs w:val="24"/>
          <w:rtl/>
        </w:rPr>
        <w:t>ג.</w:t>
      </w:r>
      <w:r w:rsidRPr="00E56613">
        <w:rPr>
          <w:rFonts w:ascii="David" w:eastAsia="Times New Roman" w:hAnsi="David" w:cs="David"/>
          <w:sz w:val="24"/>
          <w:szCs w:val="24"/>
          <w:rtl/>
        </w:rPr>
        <w:tab/>
        <w:t>לרוכשים שיהיו מעוניינים להזמין מהספק ארונות אחרים  (שדרוג מהסטנדרט) מהארונות המפורטים בחוזה זה יוצעו, ע"י הספק הארונות האחרים במחיר הנמוך ב-20% ממחירון הספק וממחיר זה (לא כולל מע"מ) יופחת סך הגדול פי 2 ממחיר היסוד שנקבע בסעיף 4 בגין ארונות מטבח ובגין ארונות אמבטיה. (המדידה כמפורט לעיל). המזמין ישלם לספק את הסכום שנקבע בסעיף 4 לעיל.</w:t>
      </w:r>
    </w:p>
    <w:p w14:paraId="21E351F3" w14:textId="77777777" w:rsidR="00E56613" w:rsidRPr="00E56613" w:rsidRDefault="00E56613" w:rsidP="00E56613">
      <w:pPr>
        <w:spacing w:before="0" w:beforeAutospacing="0" w:after="0" w:afterAutospacing="0" w:line="360" w:lineRule="auto"/>
        <w:ind w:left="852"/>
        <w:jc w:val="both"/>
        <w:rPr>
          <w:rFonts w:ascii="David" w:eastAsia="Times New Roman" w:hAnsi="David" w:cs="David"/>
          <w:sz w:val="24"/>
          <w:szCs w:val="24"/>
          <w:rtl/>
        </w:rPr>
      </w:pPr>
      <w:r w:rsidRPr="00E56613">
        <w:rPr>
          <w:rFonts w:ascii="David" w:eastAsia="Times New Roman" w:hAnsi="David" w:cs="David"/>
          <w:sz w:val="24"/>
          <w:szCs w:val="24"/>
          <w:rtl/>
        </w:rPr>
        <w:t>התחשיב הנ"ל יערך רק במקרים בהם הארונות האחרים יהיו שונים בצורה מהותית מהארונות המפורטים בחוזה זה.</w:t>
      </w:r>
    </w:p>
    <w:p w14:paraId="28CB8B34" w14:textId="77777777" w:rsidR="00E56613" w:rsidRPr="00E56613" w:rsidRDefault="00E56613" w:rsidP="00237720">
      <w:pPr>
        <w:numPr>
          <w:ilvl w:val="0"/>
          <w:numId w:val="10"/>
        </w:numPr>
        <w:spacing w:before="0" w:beforeAutospacing="0" w:after="60" w:afterAutospacing="0" w:line="360" w:lineRule="auto"/>
        <w:jc w:val="both"/>
        <w:rPr>
          <w:rFonts w:ascii="David" w:eastAsia="Times New Roman" w:hAnsi="David" w:cs="David"/>
          <w:b/>
          <w:bCs/>
          <w:sz w:val="24"/>
          <w:szCs w:val="24"/>
          <w:u w:val="single"/>
        </w:rPr>
      </w:pPr>
      <w:r w:rsidRPr="00E56613">
        <w:rPr>
          <w:rFonts w:ascii="David" w:eastAsia="Times New Roman" w:hAnsi="David" w:cs="David"/>
          <w:b/>
          <w:bCs/>
          <w:sz w:val="24"/>
          <w:szCs w:val="24"/>
          <w:u w:val="single"/>
          <w:rtl/>
        </w:rPr>
        <w:t>ללא תוספת תשלום</w:t>
      </w:r>
    </w:p>
    <w:p w14:paraId="23A81F03" w14:textId="77777777" w:rsidR="00E56613" w:rsidRPr="00E56613" w:rsidRDefault="00E56613" w:rsidP="00E56613">
      <w:pPr>
        <w:spacing w:before="240" w:beforeAutospacing="0" w:after="0" w:afterAutospacing="0" w:line="360" w:lineRule="auto"/>
        <w:ind w:left="1440"/>
        <w:jc w:val="both"/>
        <w:rPr>
          <w:rFonts w:ascii="David" w:eastAsia="Times New Roman" w:hAnsi="David" w:cs="David"/>
          <w:sz w:val="24"/>
          <w:szCs w:val="24"/>
        </w:rPr>
      </w:pPr>
      <w:r w:rsidRPr="00E56613">
        <w:rPr>
          <w:rFonts w:ascii="David" w:eastAsia="Times New Roman" w:hAnsi="David" w:cs="David"/>
          <w:sz w:val="24"/>
          <w:szCs w:val="24"/>
          <w:rtl/>
        </w:rPr>
        <w:t xml:space="preserve">בגין התאמת שתי יחידות ארון תחתון עבור כיור כפול במקום כיור בודד  </w:t>
      </w:r>
      <w:r w:rsidRPr="00E56613">
        <w:rPr>
          <w:rFonts w:ascii="David" w:eastAsia="Times New Roman" w:hAnsi="David" w:cs="David"/>
          <w:b/>
          <w:bCs/>
          <w:sz w:val="24"/>
          <w:szCs w:val="24"/>
          <w:u w:val="single"/>
          <w:rtl/>
        </w:rPr>
        <w:t xml:space="preserve">ללא </w:t>
      </w:r>
      <w:r w:rsidRPr="00E56613">
        <w:rPr>
          <w:rFonts w:ascii="David" w:eastAsia="Times New Roman" w:hAnsi="David" w:cs="David"/>
          <w:sz w:val="24"/>
          <w:szCs w:val="24"/>
          <w:rtl/>
        </w:rPr>
        <w:t>גם במקרה שהרוכש יזמין מהספק ארונות אחרים מהארונות המפורטים בחוזה זה יכין הספק תכניות של הארונות האחרים (מבט על, חזיתות, איזומטריה, תכנית מיקום נק' חשמל, גז ואינסטלציה עם מידות מפורטות) ויחתים את הרוכש. בתכניות יפורטו הנתונים כאמור בסעיף 3 א לעיל וכן סוג העץ, צבע, פרזול, מסד וכיוב"ז.</w:t>
      </w:r>
    </w:p>
    <w:p w14:paraId="03BA76C2" w14:textId="77777777" w:rsidR="00E56613" w:rsidRPr="00E56613" w:rsidRDefault="00E56613" w:rsidP="00E56613">
      <w:pPr>
        <w:spacing w:before="0" w:beforeAutospacing="0" w:after="0" w:afterAutospacing="0" w:line="360" w:lineRule="auto"/>
        <w:ind w:left="284" w:hanging="284"/>
        <w:jc w:val="both"/>
        <w:rPr>
          <w:rFonts w:ascii="David" w:eastAsia="Times New Roman" w:hAnsi="David" w:cs="David"/>
          <w:sz w:val="24"/>
          <w:szCs w:val="24"/>
        </w:rPr>
      </w:pPr>
      <w:r w:rsidRPr="00E56613">
        <w:rPr>
          <w:rFonts w:ascii="David" w:eastAsia="Times New Roman" w:hAnsi="David" w:cs="David"/>
          <w:sz w:val="24"/>
          <w:szCs w:val="24"/>
          <w:rtl/>
        </w:rPr>
        <w:t>8.</w:t>
      </w:r>
      <w:r w:rsidRPr="00E56613">
        <w:rPr>
          <w:rFonts w:ascii="David" w:eastAsia="Times New Roman" w:hAnsi="David" w:cs="David"/>
          <w:sz w:val="24"/>
          <w:szCs w:val="24"/>
          <w:rtl/>
        </w:rPr>
        <w:tab/>
        <w:t>לפי דרישת הקבלן יעביר הספק טופס דיווח מודפס המרכז את סטטוס הטיפול מול כל רוכש. (לרבות התרעה לגבי רוכשים שטרם הגיעו לחנות הספק)</w:t>
      </w:r>
    </w:p>
    <w:p w14:paraId="236A9A97" w14:textId="77777777" w:rsidR="00E56613" w:rsidRPr="00E56613" w:rsidRDefault="00E56613" w:rsidP="00E56613">
      <w:pPr>
        <w:spacing w:before="0" w:beforeAutospacing="0" w:after="0" w:afterAutospacing="0" w:line="360" w:lineRule="auto"/>
        <w:ind w:left="284" w:hanging="284"/>
        <w:jc w:val="both"/>
        <w:rPr>
          <w:rFonts w:ascii="David" w:eastAsia="Times New Roman" w:hAnsi="David" w:cs="David"/>
          <w:sz w:val="24"/>
          <w:szCs w:val="24"/>
        </w:rPr>
      </w:pPr>
      <w:r w:rsidRPr="00E56613">
        <w:rPr>
          <w:rFonts w:ascii="David" w:eastAsia="Times New Roman" w:hAnsi="David" w:cs="David"/>
          <w:sz w:val="24"/>
          <w:szCs w:val="24"/>
          <w:rtl/>
        </w:rPr>
        <w:t>9.</w:t>
      </w:r>
      <w:r w:rsidRPr="00E56613">
        <w:rPr>
          <w:rFonts w:ascii="David" w:eastAsia="Times New Roman" w:hAnsi="David" w:cs="David"/>
          <w:sz w:val="24"/>
          <w:szCs w:val="24"/>
          <w:rtl/>
        </w:rPr>
        <w:tab/>
        <w:t>הספק מכיר את יתר התנאים הנהוגים  בחוזים בין קבלנים ראשיים לספקים (ובין היתר בנושאי בטיחות שמירה ובטוח) ומתחייב לחתום על החוזה בנוסח שנהוג אצל הקבלן שיבחר ע"י היזם לביצוע הפרויקט.</w:t>
      </w:r>
    </w:p>
    <w:p w14:paraId="4BB9497A" w14:textId="77777777" w:rsidR="00E56613" w:rsidRPr="00E56613" w:rsidRDefault="00E56613" w:rsidP="00E56613">
      <w:pPr>
        <w:tabs>
          <w:tab w:val="center" w:pos="2540"/>
          <w:tab w:val="right" w:pos="5600"/>
        </w:tabs>
        <w:spacing w:before="0" w:beforeAutospacing="0" w:after="0" w:afterAutospacing="0" w:line="360" w:lineRule="auto"/>
        <w:ind w:left="240"/>
        <w:jc w:val="center"/>
        <w:rPr>
          <w:rFonts w:ascii="David" w:eastAsia="Times New Roman" w:hAnsi="David" w:cs="David"/>
          <w:b/>
          <w:bCs/>
          <w:snapToGrid w:val="0"/>
          <w:sz w:val="26"/>
          <w:szCs w:val="24"/>
          <w:u w:val="single"/>
          <w:rtl/>
        </w:rPr>
      </w:pPr>
      <w:r w:rsidRPr="00E56613">
        <w:rPr>
          <w:rFonts w:ascii="David" w:eastAsia="Times New Roman" w:hAnsi="David" w:cs="David"/>
          <w:b/>
          <w:bCs/>
          <w:snapToGrid w:val="0"/>
          <w:sz w:val="24"/>
          <w:szCs w:val="24"/>
          <w:u w:val="single"/>
          <w:rtl/>
        </w:rPr>
        <w:br w:type="page"/>
      </w:r>
      <w:r w:rsidRPr="00E56613">
        <w:rPr>
          <w:rFonts w:ascii="David" w:eastAsia="Times New Roman" w:hAnsi="David" w:cs="David"/>
          <w:b/>
          <w:bCs/>
          <w:snapToGrid w:val="0"/>
          <w:sz w:val="26"/>
          <w:szCs w:val="24"/>
          <w:u w:val="single"/>
          <w:rtl/>
        </w:rPr>
        <w:lastRenderedPageBreak/>
        <w:t>נספח 3.1.28</w:t>
      </w:r>
    </w:p>
    <w:p w14:paraId="1E44B71F"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Pr>
      </w:pPr>
    </w:p>
    <w:p w14:paraId="4D31E605" w14:textId="77777777" w:rsidR="00E56613" w:rsidRPr="00E56613" w:rsidRDefault="00E56613" w:rsidP="00E56613">
      <w:pPr>
        <w:spacing w:before="120" w:beforeAutospacing="0" w:after="0" w:afterAutospacing="0" w:line="360" w:lineRule="auto"/>
        <w:jc w:val="center"/>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t xml:space="preserve">תנאים מיוחדים לאספקת והרכבת דלתות פנים </w:t>
      </w:r>
    </w:p>
    <w:p w14:paraId="0E522BC8" w14:textId="77777777" w:rsidR="00E56613" w:rsidRPr="00E56613" w:rsidRDefault="00E56613" w:rsidP="00E56613">
      <w:pPr>
        <w:spacing w:before="120" w:beforeAutospacing="0" w:after="0" w:afterAutospacing="0" w:line="360" w:lineRule="auto"/>
        <w:jc w:val="center"/>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t xml:space="preserve">פרויקט </w:t>
      </w:r>
      <w:sdt>
        <w:sdtPr>
          <w:rPr>
            <w:rFonts w:ascii="David" w:eastAsia="Times New Roman" w:hAnsi="David" w:cs="David"/>
            <w:b/>
            <w:bCs/>
            <w:color w:val="800080"/>
            <w:sz w:val="24"/>
            <w:szCs w:val="24"/>
            <w:u w:val="single"/>
            <w:rtl/>
          </w:rPr>
          <w:alias w:val="שם הפרויקט"/>
          <w:tag w:val="cntProjectName"/>
          <w:id w:val="1273358041"/>
          <w:placeholder>
            <w:docPart w:val="A07761CF87D24519ADE3B013629A358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35" w:author="Kook Sec" w:date="2024-07-28T13:13:00Z">
            <w:r w:rsidR="00945BF5">
              <w:rPr>
                <w:rFonts w:ascii="David" w:eastAsia="Times New Roman" w:hAnsi="David" w:cs="David"/>
                <w:b/>
                <w:bCs/>
                <w:color w:val="800080"/>
                <w:sz w:val="24"/>
                <w:szCs w:val="24"/>
                <w:u w:val="single"/>
                <w:rtl/>
              </w:rPr>
              <w:t>פ.א פיתוח ובנייה בירושלים בע"מ</w:t>
            </w:r>
          </w:ins>
        </w:sdtContent>
      </w:sdt>
    </w:p>
    <w:p w14:paraId="01664298"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4B1577C4" w14:textId="77777777" w:rsidR="00E56613" w:rsidRPr="00E56613" w:rsidRDefault="00E56613" w:rsidP="00237720">
      <w:pPr>
        <w:numPr>
          <w:ilvl w:val="0"/>
          <w:numId w:val="11"/>
        </w:numPr>
        <w:spacing w:before="0" w:beforeAutospacing="0" w:after="0" w:afterAutospacing="0" w:line="360" w:lineRule="auto"/>
        <w:ind w:left="720"/>
        <w:jc w:val="both"/>
        <w:rPr>
          <w:rFonts w:ascii="David" w:eastAsia="Times New Roman" w:hAnsi="David" w:cs="David"/>
          <w:sz w:val="24"/>
          <w:szCs w:val="24"/>
          <w:u w:val="single"/>
          <w:rtl/>
        </w:rPr>
      </w:pPr>
      <w:r w:rsidRPr="00E56613">
        <w:rPr>
          <w:rFonts w:ascii="David" w:eastAsia="Times New Roman" w:hAnsi="David" w:cs="David"/>
          <w:b/>
          <w:bCs/>
          <w:sz w:val="24"/>
          <w:szCs w:val="24"/>
          <w:u w:val="single"/>
          <w:rtl/>
        </w:rPr>
        <w:t>פרוט העבודה</w:t>
      </w:r>
      <w:r w:rsidRPr="00E56613">
        <w:rPr>
          <w:rFonts w:ascii="David" w:eastAsia="Times New Roman" w:hAnsi="David" w:cs="David"/>
          <w:sz w:val="24"/>
          <w:szCs w:val="24"/>
          <w:u w:val="single"/>
          <w:rtl/>
        </w:rPr>
        <w:t xml:space="preserve"> </w:t>
      </w:r>
    </w:p>
    <w:p w14:paraId="11A07D0A" w14:textId="77777777" w:rsidR="00E56613" w:rsidRPr="00E56613" w:rsidRDefault="00E56613" w:rsidP="00E56613">
      <w:pPr>
        <w:spacing w:before="120" w:beforeAutospacing="0" w:after="0" w:afterAutospacing="0" w:line="360" w:lineRule="auto"/>
        <w:ind w:left="1004" w:hanging="720"/>
        <w:jc w:val="both"/>
        <w:rPr>
          <w:rFonts w:ascii="David" w:eastAsia="Times New Roman" w:hAnsi="David" w:cs="David"/>
          <w:sz w:val="24"/>
          <w:szCs w:val="24"/>
          <w:rtl/>
        </w:rPr>
      </w:pPr>
      <w:r w:rsidRPr="00E56613">
        <w:rPr>
          <w:rFonts w:ascii="David" w:eastAsia="Times New Roman" w:hAnsi="David" w:cs="David"/>
          <w:b/>
          <w:bCs/>
          <w:sz w:val="24"/>
          <w:szCs w:val="24"/>
          <w:rtl/>
        </w:rPr>
        <w:t>א.</w:t>
      </w:r>
      <w:r w:rsidRPr="00E56613">
        <w:rPr>
          <w:rFonts w:ascii="David" w:eastAsia="Times New Roman" w:hAnsi="David" w:cs="David"/>
          <w:sz w:val="24"/>
          <w:szCs w:val="24"/>
          <w:rtl/>
        </w:rPr>
        <w:tab/>
        <w:t>ייצור,</w:t>
      </w:r>
      <w:r w:rsidR="00C96B78">
        <w:rPr>
          <w:rFonts w:ascii="David" w:eastAsia="Times New Roman" w:hAnsi="David" w:cs="David" w:hint="cs"/>
          <w:sz w:val="24"/>
          <w:szCs w:val="24"/>
          <w:rtl/>
        </w:rPr>
        <w:t xml:space="preserve"> </w:t>
      </w:r>
      <w:r w:rsidR="00C96B78">
        <w:rPr>
          <w:rFonts w:ascii="David" w:eastAsia="Times New Roman" w:hAnsi="David" w:cs="David"/>
          <w:sz w:val="24"/>
          <w:szCs w:val="24"/>
          <w:rtl/>
        </w:rPr>
        <w:t>אספקה</w:t>
      </w:r>
      <w:r w:rsidR="00C96B78">
        <w:rPr>
          <w:rFonts w:ascii="David" w:eastAsia="Times New Roman" w:hAnsi="David" w:cs="David" w:hint="cs"/>
          <w:sz w:val="24"/>
          <w:szCs w:val="24"/>
          <w:rtl/>
        </w:rPr>
        <w:t xml:space="preserve"> </w:t>
      </w:r>
      <w:r w:rsidRPr="00E56613">
        <w:rPr>
          <w:rFonts w:ascii="David" w:eastAsia="Times New Roman" w:hAnsi="David" w:cs="David"/>
          <w:sz w:val="24"/>
          <w:szCs w:val="24"/>
          <w:rtl/>
        </w:rPr>
        <w:t>והרכבה של משקופים ודלתות פנים  במידות שונות עפ"י תכניות, מפרט וכתב כמויות.</w:t>
      </w:r>
    </w:p>
    <w:p w14:paraId="54E9979D" w14:textId="77777777" w:rsidR="00E56613" w:rsidRPr="00E56613" w:rsidRDefault="00E56613" w:rsidP="00E56613">
      <w:pPr>
        <w:spacing w:before="120" w:beforeAutospacing="0" w:after="0" w:afterAutospacing="0" w:line="360" w:lineRule="auto"/>
        <w:ind w:left="1004"/>
        <w:rPr>
          <w:rFonts w:ascii="David" w:eastAsia="Times New Roman" w:hAnsi="David" w:cs="David"/>
          <w:sz w:val="24"/>
          <w:szCs w:val="24"/>
          <w:rtl/>
        </w:rPr>
      </w:pPr>
      <w:r w:rsidRPr="00E56613">
        <w:rPr>
          <w:rFonts w:ascii="David" w:eastAsia="Times New Roman" w:hAnsi="David" w:cs="David"/>
          <w:sz w:val="24"/>
          <w:szCs w:val="24"/>
          <w:rtl/>
        </w:rPr>
        <w:t xml:space="preserve">באחריות הספק לבצע מדידות באתר להתקנת כל משקוף לאחר בניה וטיח, להתריע </w:t>
      </w:r>
      <w:r w:rsidRPr="00E56613">
        <w:rPr>
          <w:rFonts w:ascii="David" w:eastAsia="Times New Roman" w:hAnsi="David" w:cs="David"/>
          <w:sz w:val="24"/>
          <w:szCs w:val="24"/>
          <w:rtl/>
        </w:rPr>
        <w:br/>
        <w:t>במקרים בהם הבניה בפועל אינה תואמת את התכנון .</w:t>
      </w:r>
    </w:p>
    <w:p w14:paraId="206A379B" w14:textId="77777777" w:rsidR="00E56613" w:rsidRPr="00E56613" w:rsidRDefault="00E56613" w:rsidP="00E56613">
      <w:pPr>
        <w:spacing w:before="120" w:beforeAutospacing="0" w:after="0" w:afterAutospacing="0" w:line="360" w:lineRule="auto"/>
        <w:ind w:left="1004" w:hanging="720"/>
        <w:jc w:val="both"/>
        <w:rPr>
          <w:rFonts w:ascii="David" w:eastAsia="Times New Roman" w:hAnsi="David" w:cs="David"/>
          <w:sz w:val="24"/>
          <w:szCs w:val="24"/>
          <w:rtl/>
        </w:rPr>
      </w:pPr>
      <w:r w:rsidRPr="00E56613">
        <w:rPr>
          <w:rFonts w:ascii="David" w:eastAsia="Times New Roman" w:hAnsi="David" w:cs="David"/>
          <w:b/>
          <w:bCs/>
          <w:sz w:val="24"/>
          <w:szCs w:val="24"/>
          <w:rtl/>
        </w:rPr>
        <w:t xml:space="preserve"> ב</w:t>
      </w:r>
      <w:r w:rsidRPr="00E56613">
        <w:rPr>
          <w:rFonts w:ascii="David" w:eastAsia="Times New Roman" w:hAnsi="David" w:cs="David"/>
          <w:sz w:val="24"/>
          <w:szCs w:val="24"/>
          <w:rtl/>
        </w:rPr>
        <w:t>.</w:t>
      </w:r>
      <w:r w:rsidRPr="00E56613">
        <w:rPr>
          <w:rFonts w:ascii="David" w:eastAsia="Times New Roman" w:hAnsi="David" w:cs="David"/>
          <w:sz w:val="24"/>
          <w:szCs w:val="24"/>
          <w:rtl/>
        </w:rPr>
        <w:tab/>
        <w:t>בגמר ההרכבה הספק יגן על הדלתות והמשקופים  מפני פגיעות ורסיסי צבע, ע"י עטיפתם.</w:t>
      </w:r>
    </w:p>
    <w:p w14:paraId="25E3F96C" w14:textId="77777777" w:rsidR="00E56613" w:rsidRPr="00E56613" w:rsidRDefault="00E56613" w:rsidP="00E56613">
      <w:pPr>
        <w:spacing w:before="120" w:beforeAutospacing="0" w:after="0" w:afterAutospacing="0" w:line="360" w:lineRule="auto"/>
        <w:ind w:left="1004" w:hanging="720"/>
        <w:jc w:val="both"/>
        <w:rPr>
          <w:rFonts w:ascii="David" w:eastAsia="Times New Roman" w:hAnsi="David" w:cs="David"/>
          <w:sz w:val="24"/>
          <w:szCs w:val="24"/>
          <w:rtl/>
        </w:rPr>
      </w:pPr>
      <w:r w:rsidRPr="00E56613">
        <w:rPr>
          <w:rFonts w:ascii="David" w:eastAsia="Times New Roman" w:hAnsi="David" w:cs="David"/>
          <w:b/>
          <w:bCs/>
          <w:sz w:val="24"/>
          <w:szCs w:val="24"/>
          <w:rtl/>
        </w:rPr>
        <w:t>ג</w:t>
      </w:r>
      <w:r w:rsidRPr="00E56613">
        <w:rPr>
          <w:rFonts w:ascii="David" w:eastAsia="Times New Roman" w:hAnsi="David" w:cs="David"/>
          <w:sz w:val="24"/>
          <w:szCs w:val="24"/>
          <w:rtl/>
        </w:rPr>
        <w:t>.</w:t>
      </w:r>
      <w:r w:rsidRPr="00E56613">
        <w:rPr>
          <w:rFonts w:ascii="David" w:eastAsia="Times New Roman" w:hAnsi="David" w:cs="David"/>
          <w:sz w:val="24"/>
          <w:szCs w:val="24"/>
          <w:rtl/>
        </w:rPr>
        <w:tab/>
        <w:t>הספק מצהיר ומתחייב שכל העבודות שיבוצעו על- ידו יבוצעו  בהתאם לתקנים ישראליים ומפרטי מכון התקנים , כי הוא מודע למיקום המיועד להתקנת כל פריט, ושהעבודות תבוצענה בהתאם לתנאים הצפויים במקום המיועד . הספק מצהיר שהוצג בפניו מפרט המכר הסטנדרטי לרוכשי הדירות ושהעבודות שיבוצעו על- ידו לא תבוצענה בסתירה לאמור בו.</w:t>
      </w:r>
    </w:p>
    <w:p w14:paraId="35E45BFB" w14:textId="77777777" w:rsidR="00E56613" w:rsidRPr="00E56613" w:rsidRDefault="00E56613" w:rsidP="00E56613">
      <w:pPr>
        <w:spacing w:before="120" w:beforeAutospacing="0" w:after="0" w:afterAutospacing="0" w:line="360" w:lineRule="auto"/>
        <w:ind w:left="1004" w:hanging="720"/>
        <w:jc w:val="both"/>
        <w:rPr>
          <w:rFonts w:ascii="David" w:eastAsia="Times New Roman" w:hAnsi="David" w:cs="David"/>
          <w:sz w:val="24"/>
          <w:szCs w:val="24"/>
          <w:rtl/>
        </w:rPr>
      </w:pPr>
      <w:r w:rsidRPr="00E56613">
        <w:rPr>
          <w:rFonts w:ascii="David" w:eastAsia="Times New Roman" w:hAnsi="David" w:cs="David"/>
          <w:b/>
          <w:bCs/>
          <w:sz w:val="24"/>
          <w:szCs w:val="24"/>
          <w:rtl/>
        </w:rPr>
        <w:t>ד</w:t>
      </w:r>
      <w:r w:rsidRPr="00E56613">
        <w:rPr>
          <w:rFonts w:ascii="David" w:eastAsia="Times New Roman" w:hAnsi="David" w:cs="David"/>
          <w:sz w:val="24"/>
          <w:szCs w:val="24"/>
          <w:rtl/>
        </w:rPr>
        <w:t>.      למען הסר ספק יובהר כי באחריות הקבלן לשמור על שלמות ותקינות החומרים, המוצרים והעבודות אשר סופקו ובוצעו על ידו או על ידי מי מטעמו, וזאת עד למועד מסירת הדירה בה הותקנו המוצרים ובוצעו העבודות.</w:t>
      </w:r>
    </w:p>
    <w:p w14:paraId="14A98B6C" w14:textId="77777777" w:rsidR="00E56613" w:rsidRPr="00E56613" w:rsidRDefault="00E56613" w:rsidP="00E56613">
      <w:pPr>
        <w:spacing w:before="0" w:beforeAutospacing="0" w:after="0" w:afterAutospacing="0" w:line="240" w:lineRule="auto"/>
        <w:jc w:val="both"/>
        <w:rPr>
          <w:rFonts w:ascii="David" w:eastAsia="Times New Roman" w:hAnsi="David" w:cs="David"/>
          <w:sz w:val="24"/>
          <w:szCs w:val="24"/>
          <w:rtl/>
        </w:rPr>
      </w:pPr>
    </w:p>
    <w:p w14:paraId="47565C8A" w14:textId="77777777" w:rsidR="00E56613" w:rsidRPr="00E56613" w:rsidRDefault="00E56613" w:rsidP="00E56613">
      <w:pPr>
        <w:spacing w:before="0" w:beforeAutospacing="0" w:after="0" w:afterAutospacing="0" w:line="240" w:lineRule="auto"/>
        <w:jc w:val="both"/>
        <w:rPr>
          <w:rFonts w:ascii="David" w:eastAsia="Times New Roman" w:hAnsi="David" w:cs="David"/>
          <w:sz w:val="24"/>
          <w:szCs w:val="24"/>
          <w:rtl/>
        </w:rPr>
      </w:pPr>
    </w:p>
    <w:p w14:paraId="5728FDB6" w14:textId="77777777" w:rsidR="00E56613" w:rsidRPr="00E56613" w:rsidRDefault="00E56613" w:rsidP="00237720">
      <w:pPr>
        <w:numPr>
          <w:ilvl w:val="0"/>
          <w:numId w:val="11"/>
        </w:num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b/>
          <w:bCs/>
          <w:sz w:val="24"/>
          <w:szCs w:val="24"/>
          <w:u w:val="single"/>
          <w:rtl/>
        </w:rPr>
        <w:t>כללי</w:t>
      </w:r>
      <w:r w:rsidRPr="00E56613">
        <w:rPr>
          <w:rFonts w:ascii="David" w:eastAsia="Times New Roman" w:hAnsi="David" w:cs="David"/>
          <w:sz w:val="24"/>
          <w:szCs w:val="24"/>
          <w:rtl/>
        </w:rPr>
        <w:t xml:space="preserve">  </w:t>
      </w:r>
    </w:p>
    <w:p w14:paraId="5A9A1851" w14:textId="77777777" w:rsidR="00E56613" w:rsidRPr="00E56613" w:rsidRDefault="00E56613" w:rsidP="00E56613">
      <w:pPr>
        <w:spacing w:before="120" w:beforeAutospacing="0" w:after="0" w:afterAutospacing="0" w:line="360" w:lineRule="auto"/>
        <w:ind w:left="1004" w:hanging="720"/>
        <w:jc w:val="both"/>
        <w:rPr>
          <w:rFonts w:ascii="David" w:eastAsia="Times New Roman" w:hAnsi="David" w:cs="David"/>
          <w:sz w:val="24"/>
          <w:szCs w:val="24"/>
          <w:rtl/>
        </w:rPr>
      </w:pPr>
      <w:r w:rsidRPr="00E56613">
        <w:rPr>
          <w:rFonts w:ascii="David" w:eastAsia="Times New Roman" w:hAnsi="David" w:cs="David"/>
          <w:b/>
          <w:bCs/>
          <w:sz w:val="24"/>
          <w:szCs w:val="24"/>
          <w:rtl/>
        </w:rPr>
        <w:t>א.</w:t>
      </w:r>
      <w:r w:rsidRPr="00E56613">
        <w:rPr>
          <w:rFonts w:ascii="David" w:eastAsia="Times New Roman" w:hAnsi="David" w:cs="David"/>
          <w:sz w:val="24"/>
          <w:szCs w:val="24"/>
          <w:rtl/>
        </w:rPr>
        <w:tab/>
        <w:t>ידוע לספק כי למזמין/לקבלן זכות להתקשר בחוזה עם ספקים/קבלן/ים נוספים ליצור אספקת והתקנת דלתות ומשקופים בפרויקט / בבניין.</w:t>
      </w:r>
    </w:p>
    <w:p w14:paraId="64A3B629" w14:textId="77777777" w:rsidR="00E56613" w:rsidRPr="00E56613" w:rsidRDefault="00E56613" w:rsidP="00E56613">
      <w:pPr>
        <w:spacing w:before="0" w:beforeAutospacing="0" w:after="0" w:afterAutospacing="0" w:line="360" w:lineRule="auto"/>
        <w:ind w:left="1724" w:hanging="720"/>
        <w:jc w:val="both"/>
        <w:rPr>
          <w:rFonts w:ascii="David" w:eastAsia="Times New Roman" w:hAnsi="David" w:cs="David"/>
          <w:sz w:val="24"/>
          <w:szCs w:val="24"/>
          <w:rtl/>
        </w:rPr>
      </w:pPr>
      <w:r w:rsidRPr="00E56613">
        <w:rPr>
          <w:rFonts w:ascii="David" w:eastAsia="Times New Roman" w:hAnsi="David" w:cs="David"/>
          <w:sz w:val="24"/>
          <w:szCs w:val="24"/>
          <w:rtl/>
        </w:rPr>
        <w:t xml:space="preserve">המזמין רשאי לאפשר לרוכשי הדירות בפרויקט/ בבניינים לבחור מאיזה ספק  </w:t>
      </w:r>
    </w:p>
    <w:p w14:paraId="779041D2" w14:textId="77777777" w:rsidR="00E56613" w:rsidRPr="00E56613" w:rsidRDefault="00E56613" w:rsidP="00E56613">
      <w:pPr>
        <w:spacing w:before="0" w:beforeAutospacing="0" w:after="0" w:afterAutospacing="0" w:line="360" w:lineRule="auto"/>
        <w:ind w:left="1724" w:hanging="720"/>
        <w:jc w:val="both"/>
        <w:rPr>
          <w:rFonts w:ascii="David" w:eastAsia="Times New Roman" w:hAnsi="David" w:cs="David"/>
          <w:sz w:val="24"/>
          <w:szCs w:val="24"/>
          <w:rtl/>
        </w:rPr>
      </w:pPr>
      <w:r w:rsidRPr="00E56613">
        <w:rPr>
          <w:rFonts w:ascii="David" w:eastAsia="Times New Roman" w:hAnsi="David" w:cs="David"/>
          <w:sz w:val="24"/>
          <w:szCs w:val="24"/>
          <w:rtl/>
        </w:rPr>
        <w:t>תוזמן העבודה .</w:t>
      </w:r>
    </w:p>
    <w:p w14:paraId="743A09F3" w14:textId="77777777" w:rsidR="00E56613" w:rsidRPr="00E56613" w:rsidRDefault="00C96B78" w:rsidP="00E56613">
      <w:pPr>
        <w:spacing w:before="0" w:beforeAutospacing="0" w:after="0" w:afterAutospacing="0" w:line="360" w:lineRule="auto"/>
        <w:ind w:left="1724" w:hanging="720"/>
        <w:jc w:val="both"/>
        <w:rPr>
          <w:rFonts w:ascii="David" w:eastAsia="Times New Roman" w:hAnsi="David" w:cs="David"/>
          <w:sz w:val="24"/>
          <w:szCs w:val="24"/>
          <w:rtl/>
        </w:rPr>
      </w:pPr>
      <w:r>
        <w:rPr>
          <w:rFonts w:ascii="David" w:eastAsia="Times New Roman" w:hAnsi="David" w:cs="David"/>
          <w:sz w:val="24"/>
          <w:szCs w:val="24"/>
          <w:rtl/>
        </w:rPr>
        <w:t>דלתות הפרו</w:t>
      </w:r>
      <w:r w:rsidR="00E56613" w:rsidRPr="00E56613">
        <w:rPr>
          <w:rFonts w:ascii="David" w:eastAsia="Times New Roman" w:hAnsi="David" w:cs="David"/>
          <w:sz w:val="24"/>
          <w:szCs w:val="24"/>
          <w:rtl/>
        </w:rPr>
        <w:t>יקט</w:t>
      </w:r>
      <w:r>
        <w:rPr>
          <w:rFonts w:ascii="David" w:eastAsia="Times New Roman" w:hAnsi="David" w:cs="David"/>
          <w:sz w:val="24"/>
          <w:szCs w:val="24"/>
          <w:rtl/>
        </w:rPr>
        <w:t xml:space="preserve"> יהיו בגובה סטנדרטי ורוחב ע"פ ת</w:t>
      </w:r>
      <w:r w:rsidR="00E56613" w:rsidRPr="00E56613">
        <w:rPr>
          <w:rFonts w:ascii="David" w:eastAsia="Times New Roman" w:hAnsi="David" w:cs="David"/>
          <w:sz w:val="24"/>
          <w:szCs w:val="24"/>
          <w:rtl/>
        </w:rPr>
        <w:t xml:space="preserve">כנית אדריכלות.  </w:t>
      </w:r>
    </w:p>
    <w:p w14:paraId="719CA86F" w14:textId="77777777" w:rsidR="00E56613" w:rsidRPr="00E56613" w:rsidRDefault="00E56613" w:rsidP="00E56613">
      <w:pPr>
        <w:spacing w:before="0" w:beforeAutospacing="0" w:after="0" w:afterAutospacing="0" w:line="360" w:lineRule="auto"/>
        <w:ind w:left="1724" w:hanging="720"/>
        <w:jc w:val="both"/>
        <w:rPr>
          <w:rFonts w:ascii="David" w:eastAsia="Times New Roman" w:hAnsi="David" w:cs="David"/>
          <w:sz w:val="24"/>
          <w:szCs w:val="24"/>
          <w:rtl/>
        </w:rPr>
      </w:pPr>
      <w:r w:rsidRPr="00E56613">
        <w:rPr>
          <w:rFonts w:ascii="David" w:eastAsia="Times New Roman" w:hAnsi="David" w:cs="David"/>
          <w:sz w:val="24"/>
          <w:szCs w:val="24"/>
          <w:rtl/>
        </w:rPr>
        <w:t>לספק אין התנגדות לאמור לעיל ו/או טענות בקשר לכך.</w:t>
      </w:r>
    </w:p>
    <w:p w14:paraId="21F69F97" w14:textId="77777777" w:rsidR="00E56613" w:rsidRPr="00E56613" w:rsidRDefault="00E56613" w:rsidP="00E56613">
      <w:pPr>
        <w:spacing w:before="0" w:beforeAutospacing="0" w:after="0" w:afterAutospacing="0" w:line="360" w:lineRule="auto"/>
        <w:ind w:left="2160" w:hanging="720"/>
        <w:jc w:val="both"/>
        <w:rPr>
          <w:rFonts w:ascii="David" w:eastAsia="Times New Roman" w:hAnsi="David" w:cs="David"/>
          <w:sz w:val="24"/>
          <w:szCs w:val="24"/>
          <w:rtl/>
        </w:rPr>
      </w:pPr>
    </w:p>
    <w:p w14:paraId="0D5521AD" w14:textId="77777777" w:rsidR="00E56613" w:rsidRPr="00E56613" w:rsidRDefault="00E56613" w:rsidP="00237720">
      <w:pPr>
        <w:numPr>
          <w:ilvl w:val="0"/>
          <w:numId w:val="11"/>
        </w:num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b/>
          <w:bCs/>
          <w:sz w:val="24"/>
          <w:szCs w:val="24"/>
          <w:u w:val="single"/>
          <w:rtl/>
        </w:rPr>
        <w:t>סוגי עץ לעבודות נגרות</w:t>
      </w:r>
    </w:p>
    <w:p w14:paraId="15F997B5" w14:textId="77777777" w:rsidR="00E56613" w:rsidRPr="00E56613" w:rsidRDefault="00E56613" w:rsidP="00E56613">
      <w:pPr>
        <w:spacing w:before="120" w:beforeAutospacing="0" w:after="0" w:afterAutospacing="0" w:line="360" w:lineRule="auto"/>
        <w:ind w:left="1004" w:hanging="720"/>
        <w:jc w:val="both"/>
        <w:rPr>
          <w:rFonts w:ascii="David" w:eastAsia="Times New Roman" w:hAnsi="David" w:cs="David"/>
          <w:sz w:val="24"/>
          <w:szCs w:val="24"/>
        </w:rPr>
      </w:pPr>
      <w:r w:rsidRPr="00E56613">
        <w:rPr>
          <w:rFonts w:ascii="David" w:eastAsia="Times New Roman" w:hAnsi="David" w:cs="David"/>
          <w:sz w:val="24"/>
          <w:szCs w:val="24"/>
          <w:rtl/>
        </w:rPr>
        <w:t>א.</w:t>
      </w:r>
      <w:r w:rsidRPr="00E56613">
        <w:rPr>
          <w:rFonts w:ascii="David" w:eastAsia="Times New Roman" w:hAnsi="David" w:cs="David"/>
          <w:sz w:val="24"/>
          <w:szCs w:val="24"/>
          <w:rtl/>
        </w:rPr>
        <w:tab/>
        <w:t>כל העץ יהיה חדש, יבש,</w:t>
      </w:r>
      <w:r w:rsidR="00C96B78">
        <w:rPr>
          <w:rFonts w:ascii="David" w:eastAsia="Times New Roman" w:hAnsi="David" w:cs="David" w:hint="cs"/>
          <w:sz w:val="24"/>
          <w:szCs w:val="24"/>
          <w:rtl/>
        </w:rPr>
        <w:t xml:space="preserve"> </w:t>
      </w:r>
      <w:r w:rsidRPr="00E56613">
        <w:rPr>
          <w:rFonts w:ascii="David" w:eastAsia="Times New Roman" w:hAnsi="David" w:cs="David"/>
          <w:sz w:val="24"/>
          <w:szCs w:val="24"/>
          <w:rtl/>
        </w:rPr>
        <w:t>בריא וללא תולעים, מחלות ופגמים מכל סוג אפשרי. הספק חייב לוודא שהעץ בא ממקור אשר דאג לטפל טיפול כימי מוקדם על מנת למנוע כל אפשרות של הימצאות מזיקים ו/או תולעים בעץ.</w:t>
      </w:r>
    </w:p>
    <w:p w14:paraId="233DB487" w14:textId="77777777" w:rsidR="00E56613" w:rsidRPr="00E56613" w:rsidRDefault="00E56613" w:rsidP="00E56613">
      <w:pPr>
        <w:spacing w:before="0" w:beforeAutospacing="0" w:after="0" w:afterAutospacing="0" w:line="360" w:lineRule="auto"/>
        <w:ind w:left="1004"/>
        <w:jc w:val="both"/>
        <w:rPr>
          <w:rFonts w:ascii="David" w:eastAsia="Times New Roman" w:hAnsi="David" w:cs="David"/>
          <w:sz w:val="24"/>
          <w:szCs w:val="24"/>
        </w:rPr>
      </w:pPr>
      <w:r w:rsidRPr="00E56613">
        <w:rPr>
          <w:rFonts w:ascii="David" w:eastAsia="Times New Roman" w:hAnsi="David" w:cs="David"/>
          <w:sz w:val="24"/>
          <w:szCs w:val="24"/>
          <w:rtl/>
        </w:rPr>
        <w:t>לפי דרישת המפקח יהיה חייב הספק להוכיח בצורה ברורה שאכן העץ ללא תולעים ו/או מזיקים אחרים כנ"ל.</w:t>
      </w:r>
    </w:p>
    <w:p w14:paraId="1143543F" w14:textId="77777777" w:rsidR="00E56613" w:rsidRPr="00E56613" w:rsidRDefault="00E56613" w:rsidP="00E56613">
      <w:pPr>
        <w:spacing w:before="0" w:beforeAutospacing="0" w:after="0" w:afterAutospacing="0" w:line="360" w:lineRule="auto"/>
        <w:ind w:left="1004"/>
        <w:jc w:val="both"/>
        <w:rPr>
          <w:rFonts w:ascii="David" w:eastAsia="Times New Roman" w:hAnsi="David" w:cs="David"/>
          <w:sz w:val="24"/>
          <w:szCs w:val="24"/>
          <w:rtl/>
        </w:rPr>
      </w:pPr>
      <w:r w:rsidRPr="00E56613">
        <w:rPr>
          <w:rFonts w:ascii="David" w:eastAsia="Times New Roman" w:hAnsi="David" w:cs="David"/>
          <w:sz w:val="24"/>
          <w:szCs w:val="24"/>
          <w:rtl/>
        </w:rPr>
        <w:t>עצים החשופים לרטיבות יטופלו בהתאם.</w:t>
      </w:r>
    </w:p>
    <w:p w14:paraId="5F03A703" w14:textId="77777777" w:rsidR="00E56613" w:rsidRPr="00E56613" w:rsidRDefault="00E56613" w:rsidP="00E56613">
      <w:pPr>
        <w:spacing w:before="120" w:beforeAutospacing="0" w:after="0" w:afterAutospacing="0" w:line="360" w:lineRule="auto"/>
        <w:ind w:left="1004" w:hanging="720"/>
        <w:jc w:val="both"/>
        <w:rPr>
          <w:rFonts w:ascii="David" w:eastAsia="Times New Roman" w:hAnsi="David" w:cs="David"/>
          <w:sz w:val="24"/>
          <w:szCs w:val="24"/>
          <w:rtl/>
        </w:rPr>
      </w:pPr>
      <w:r w:rsidRPr="00E56613">
        <w:rPr>
          <w:rFonts w:ascii="David" w:eastAsia="Times New Roman" w:hAnsi="David" w:cs="David"/>
          <w:sz w:val="24"/>
          <w:szCs w:val="24"/>
          <w:rtl/>
        </w:rPr>
        <w:lastRenderedPageBreak/>
        <w:t>ב.</w:t>
      </w:r>
      <w:r w:rsidRPr="00E56613">
        <w:rPr>
          <w:rFonts w:ascii="David" w:eastAsia="Times New Roman" w:hAnsi="David" w:cs="David"/>
          <w:sz w:val="24"/>
          <w:szCs w:val="24"/>
          <w:rtl/>
        </w:rPr>
        <w:tab/>
        <w:t>אין להשתמש בלוחות שבביים ("סיבית") אלה אם צוין אחרת במפורש  ו/או אושר מראש על ידי האדריכל בכתב.</w:t>
      </w:r>
      <w:r w:rsidRPr="00E56613">
        <w:rPr>
          <w:rFonts w:ascii="David" w:eastAsia="Times New Roman" w:hAnsi="David" w:cs="David"/>
          <w:sz w:val="24"/>
          <w:szCs w:val="24"/>
          <w:rtl/>
        </w:rPr>
        <w:tab/>
      </w:r>
    </w:p>
    <w:p w14:paraId="2A2B0BC9"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Pr>
      </w:pPr>
    </w:p>
    <w:p w14:paraId="506FF4DC" w14:textId="77777777" w:rsidR="00E56613" w:rsidRPr="00E56613" w:rsidRDefault="00E56613" w:rsidP="00237720">
      <w:pPr>
        <w:numPr>
          <w:ilvl w:val="0"/>
          <w:numId w:val="11"/>
        </w:numPr>
        <w:spacing w:before="0" w:beforeAutospacing="0" w:after="0" w:afterAutospacing="0" w:line="360" w:lineRule="auto"/>
        <w:jc w:val="both"/>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t>פורמייקה</w:t>
      </w:r>
    </w:p>
    <w:p w14:paraId="721189C4" w14:textId="77777777" w:rsidR="00E56613" w:rsidRPr="00E56613" w:rsidRDefault="00E56613" w:rsidP="00237720">
      <w:pPr>
        <w:numPr>
          <w:ilvl w:val="1"/>
          <w:numId w:val="12"/>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 xml:space="preserve">הפורמייקה לציפויים השונים תהיה מהסוג המעולה ביותר המיוצרת בארץ לפי ת"י 507 בגוונים ובגמר לפי בחירת האדריכל. לוחות הפורמייקה  על כל אלמנט יהיו שלמים ללא חיבורים, ללא חפיות, ללא בקיעים וכו' . עובי הפורמייקה יהיה </w:t>
      </w:r>
      <w:smartTag w:uri="urn:schemas-microsoft-com:office:smarttags" w:element="metricconverter">
        <w:smartTagPr>
          <w:attr w:name="ProductID" w:val="1.0 מ&quot;מ"/>
        </w:smartTagPr>
        <w:r w:rsidRPr="00E56613">
          <w:rPr>
            <w:rFonts w:ascii="David" w:eastAsia="Times New Roman" w:hAnsi="David" w:cs="David"/>
            <w:sz w:val="24"/>
            <w:szCs w:val="24"/>
            <w:rtl/>
          </w:rPr>
          <w:t>1.0 מ"מ</w:t>
        </w:r>
      </w:smartTag>
      <w:r w:rsidRPr="00E56613">
        <w:rPr>
          <w:rFonts w:ascii="David" w:eastAsia="Times New Roman" w:hAnsi="David" w:cs="David"/>
          <w:sz w:val="24"/>
          <w:szCs w:val="24"/>
          <w:rtl/>
        </w:rPr>
        <w:t xml:space="preserve"> לפחות , למעט ציפוי הפורמייקה בצידם הפנימי של האלמנטים (שאינם גלויים לעין) בהם ניתן להשתמש בפורמייקה גב דקה בעובי </w:t>
      </w:r>
      <w:smartTag w:uri="urn:schemas-microsoft-com:office:smarttags" w:element="metricconverter">
        <w:smartTagPr>
          <w:attr w:name="ProductID" w:val="0.8 מ&quot;מ"/>
        </w:smartTagPr>
        <w:r w:rsidRPr="00E56613">
          <w:rPr>
            <w:rFonts w:ascii="David" w:eastAsia="Times New Roman" w:hAnsi="David" w:cs="David"/>
            <w:sz w:val="24"/>
            <w:szCs w:val="24"/>
            <w:rtl/>
          </w:rPr>
          <w:t>0.8 מ"מ</w:t>
        </w:r>
      </w:smartTag>
      <w:r w:rsidRPr="00E56613">
        <w:rPr>
          <w:rFonts w:ascii="David" w:eastAsia="Times New Roman" w:hAnsi="David" w:cs="David"/>
          <w:sz w:val="24"/>
          <w:szCs w:val="24"/>
          <w:rtl/>
        </w:rPr>
        <w:t xml:space="preserve"> (אולם רק באישור מראש של האדריכל).</w:t>
      </w:r>
    </w:p>
    <w:p w14:paraId="25DF08FC" w14:textId="77777777" w:rsidR="00E56613" w:rsidRPr="00E56613" w:rsidRDefault="00E56613" w:rsidP="00237720">
      <w:pPr>
        <w:numPr>
          <w:ilvl w:val="1"/>
          <w:numId w:val="12"/>
        </w:num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 xml:space="preserve">הדבק לשימוש בהדבקת הפורמייקה יהיה מעולה ומתאים לתפקידו, ויהיה ניתן להסרה בקלות משטחי פורמייקה שהתלכלכו בדבק הנ"ל בצורה שלא תקלקל או תשנה  את אופי משטחי הפורמייקה מהם הוסר הדבק. </w:t>
      </w:r>
    </w:p>
    <w:p w14:paraId="78686ADC" w14:textId="77777777" w:rsidR="00E56613" w:rsidRPr="00E56613" w:rsidRDefault="00E56613" w:rsidP="00237720">
      <w:pPr>
        <w:numPr>
          <w:ilvl w:val="1"/>
          <w:numId w:val="12"/>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כל הדלתות המצופות פורמייקה יכללו בביצוען סרגל מסביב מעץ גושני מאסיבי "אשה" צבוע"דור לק" או "הולצלזור 2000 " .</w:t>
      </w:r>
    </w:p>
    <w:p w14:paraId="58D8666B" w14:textId="77777777" w:rsidR="00E56613" w:rsidRPr="00E56613" w:rsidRDefault="00E56613" w:rsidP="00237720">
      <w:pPr>
        <w:numPr>
          <w:ilvl w:val="1"/>
          <w:numId w:val="12"/>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 xml:space="preserve">משקופי עץ לדלתות מצופות פורמייקה או פורניר ייצבעו במערכת צבע "סופרלק".ו/או יקבלו ציפוי דוגמת הדלתות. </w:t>
      </w:r>
    </w:p>
    <w:p w14:paraId="00DDF150"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Pr>
      </w:pPr>
    </w:p>
    <w:p w14:paraId="5D7F46C1" w14:textId="77777777" w:rsidR="00E56613" w:rsidRPr="00E56613" w:rsidRDefault="00E56613" w:rsidP="00237720">
      <w:pPr>
        <w:numPr>
          <w:ilvl w:val="0"/>
          <w:numId w:val="11"/>
        </w:numPr>
        <w:spacing w:before="0" w:beforeAutospacing="0" w:after="0" w:afterAutospacing="0" w:line="360" w:lineRule="auto"/>
        <w:jc w:val="both"/>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t xml:space="preserve">פורניר </w:t>
      </w:r>
    </w:p>
    <w:p w14:paraId="76CA38E5" w14:textId="77777777" w:rsidR="00E56613" w:rsidRPr="00E56613" w:rsidRDefault="00E56613" w:rsidP="00237720">
      <w:pPr>
        <w:numPr>
          <w:ilvl w:val="0"/>
          <w:numId w:val="13"/>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משטחים המיועדים לציפוי פורניר יצופו בפורניר שתבחר על ידי האדריכל. באם הדלת אינה מייצור מתועש, יש לבצע את ההדבקה בכבישה (</w:t>
      </w:r>
      <w:r w:rsidRPr="00E56613">
        <w:rPr>
          <w:rFonts w:ascii="David" w:eastAsia="Times New Roman" w:hAnsi="David" w:cs="David"/>
          <w:sz w:val="24"/>
          <w:szCs w:val="24"/>
        </w:rPr>
        <w:t>PRESS</w:t>
      </w:r>
      <w:r w:rsidRPr="00E56613">
        <w:rPr>
          <w:rFonts w:ascii="David" w:eastAsia="Times New Roman" w:hAnsi="David" w:cs="David"/>
          <w:sz w:val="24"/>
          <w:szCs w:val="24"/>
          <w:rtl/>
        </w:rPr>
        <w:t xml:space="preserve"> ).</w:t>
      </w:r>
    </w:p>
    <w:p w14:paraId="46F5AC3E" w14:textId="77777777" w:rsidR="00E56613" w:rsidRPr="00E56613" w:rsidRDefault="00E56613" w:rsidP="00237720">
      <w:pPr>
        <w:numPr>
          <w:ilvl w:val="0"/>
          <w:numId w:val="13"/>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דפי הפורניר יהיו אחידים באופיים ובגוונם, שלמים וללא פיצוצים ו/או סדקים.</w:t>
      </w:r>
    </w:p>
    <w:p w14:paraId="59DD9486" w14:textId="77777777" w:rsidR="00E56613" w:rsidRPr="00E56613" w:rsidRDefault="00E56613" w:rsidP="00237720">
      <w:pPr>
        <w:numPr>
          <w:ilvl w:val="0"/>
          <w:numId w:val="13"/>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 xml:space="preserve">כמו כן יכללו כל מוצרי הנגרות המצופים בפורניר גם </w:t>
      </w:r>
      <w:r w:rsidRPr="00E56613">
        <w:rPr>
          <w:rFonts w:ascii="David" w:eastAsia="Times New Roman" w:hAnsi="David" w:cs="David"/>
          <w:sz w:val="24"/>
          <w:szCs w:val="24"/>
          <w:u w:val="single"/>
          <w:rtl/>
        </w:rPr>
        <w:t xml:space="preserve">משקופי עץ מצופים בפורניר </w:t>
      </w:r>
      <w:r w:rsidRPr="00E56613">
        <w:rPr>
          <w:rFonts w:ascii="David" w:eastAsia="Times New Roman" w:hAnsi="David" w:cs="David"/>
          <w:sz w:val="24"/>
          <w:szCs w:val="24"/>
          <w:rtl/>
        </w:rPr>
        <w:t>ואת צביעת כל  משטחי הפורניר ללא יוצא מן הכלל במערכת צבע "דור לק" או "הולצלזור 2000 " כולל קנטים של כנפי הדלתות.</w:t>
      </w:r>
    </w:p>
    <w:p w14:paraId="2497B5E4" w14:textId="77777777" w:rsidR="00E56613" w:rsidRPr="00E56613" w:rsidRDefault="00E56613" w:rsidP="00237720">
      <w:pPr>
        <w:numPr>
          <w:ilvl w:val="0"/>
          <w:numId w:val="13"/>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תחתית הדלת מוגנת מים עם פס ברוחב שלא יפחת מ 7 ס"מ ברוחב כל הדלת, למניעת רטיבות.</w:t>
      </w:r>
    </w:p>
    <w:p w14:paraId="6B29C42B"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Pr>
      </w:pPr>
    </w:p>
    <w:p w14:paraId="3C578561" w14:textId="77777777" w:rsidR="00E56613" w:rsidRPr="00E56613" w:rsidRDefault="00E56613" w:rsidP="00237720">
      <w:pPr>
        <w:numPr>
          <w:ilvl w:val="0"/>
          <w:numId w:val="11"/>
        </w:num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b/>
          <w:bCs/>
          <w:sz w:val="24"/>
          <w:szCs w:val="24"/>
          <w:u w:val="single"/>
          <w:rtl/>
        </w:rPr>
        <w:t>פרזול</w:t>
      </w:r>
    </w:p>
    <w:p w14:paraId="04A4B97A" w14:textId="77777777" w:rsidR="00E56613" w:rsidRPr="00E56613" w:rsidRDefault="00E56613" w:rsidP="00E56613">
      <w:pPr>
        <w:spacing w:before="0" w:beforeAutospacing="0" w:after="0" w:afterAutospacing="0" w:line="360" w:lineRule="auto"/>
        <w:ind w:left="861"/>
        <w:jc w:val="both"/>
        <w:rPr>
          <w:rFonts w:ascii="David" w:eastAsia="Times New Roman" w:hAnsi="David" w:cs="David"/>
          <w:sz w:val="24"/>
          <w:szCs w:val="24"/>
          <w:rtl/>
        </w:rPr>
      </w:pPr>
      <w:r w:rsidRPr="00E56613">
        <w:rPr>
          <w:rFonts w:ascii="David" w:eastAsia="Times New Roman" w:hAnsi="David" w:cs="David"/>
          <w:sz w:val="24"/>
          <w:szCs w:val="24"/>
          <w:rtl/>
        </w:rPr>
        <w:t>אלה אם צויין אחרת בפירוט הדלתות להלן/או עפ"י דרישת האדריכל, הידיות, המנעולים, לרבות מפתחות ושיניים ורוזטות  בדלתות לחדרים והשירותים  יהיו תוצרת אלבה מסוג אפולו ניקל מוברש או מט לבחירת המזמין או שוו"ע באישור המזמין, שני צירים תואמים למשקוף ולמשקל הדלת.</w:t>
      </w:r>
    </w:p>
    <w:p w14:paraId="3E6C2BA0" w14:textId="77777777" w:rsidR="00E56613" w:rsidRPr="00E56613" w:rsidRDefault="00E56613" w:rsidP="00E56613">
      <w:pPr>
        <w:spacing w:before="0" w:beforeAutospacing="0" w:after="0" w:afterAutospacing="0" w:line="360" w:lineRule="auto"/>
        <w:ind w:left="861"/>
        <w:jc w:val="both"/>
        <w:rPr>
          <w:rFonts w:ascii="David" w:eastAsia="Times New Roman" w:hAnsi="David" w:cs="David"/>
          <w:sz w:val="24"/>
          <w:szCs w:val="24"/>
          <w:rtl/>
        </w:rPr>
      </w:pPr>
      <w:r w:rsidRPr="00E56613">
        <w:rPr>
          <w:rFonts w:ascii="David" w:eastAsia="Times New Roman" w:hAnsi="David" w:cs="David"/>
          <w:sz w:val="24"/>
          <w:szCs w:val="24"/>
          <w:rtl/>
        </w:rPr>
        <w:t xml:space="preserve">מנעול מגנטי לכל הדלתות. דלתות בחדר רחצה ושירותים כוללות צוהר (עיגול מעל הידית)/זיגוג (צוהר מזוגג) + תפוס פנוי. </w:t>
      </w:r>
    </w:p>
    <w:p w14:paraId="56D27CB4" w14:textId="77777777" w:rsidR="00E56613" w:rsidRPr="00E56613" w:rsidRDefault="00E56613" w:rsidP="00E56613">
      <w:pPr>
        <w:spacing w:before="0" w:beforeAutospacing="0" w:after="0" w:afterAutospacing="0" w:line="360" w:lineRule="auto"/>
        <w:ind w:left="861"/>
        <w:jc w:val="both"/>
        <w:rPr>
          <w:rFonts w:ascii="David" w:eastAsia="Times New Roman" w:hAnsi="David" w:cs="David"/>
          <w:sz w:val="24"/>
          <w:szCs w:val="24"/>
        </w:rPr>
      </w:pPr>
      <w:r w:rsidRPr="00E56613">
        <w:rPr>
          <w:rFonts w:ascii="David" w:eastAsia="Times New Roman" w:hAnsi="David" w:cs="David"/>
          <w:sz w:val="24"/>
          <w:szCs w:val="24"/>
          <w:rtl/>
        </w:rPr>
        <w:t>לכל הדלתות יותקן מעצור כולל לחדרי אמבטיה וש</w:t>
      </w:r>
      <w:r w:rsidR="00C96B78">
        <w:rPr>
          <w:rFonts w:ascii="David" w:eastAsia="Times New Roman" w:hAnsi="David" w:cs="David" w:hint="cs"/>
          <w:sz w:val="24"/>
          <w:szCs w:val="24"/>
          <w:rtl/>
        </w:rPr>
        <w:t>י</w:t>
      </w:r>
      <w:r w:rsidRPr="00E56613">
        <w:rPr>
          <w:rFonts w:ascii="David" w:eastAsia="Times New Roman" w:hAnsi="David" w:cs="David"/>
          <w:sz w:val="24"/>
          <w:szCs w:val="24"/>
          <w:rtl/>
        </w:rPr>
        <w:t xml:space="preserve">רותים ( בחדרים רטובים בהדבקה).     </w:t>
      </w:r>
    </w:p>
    <w:p w14:paraId="6406EE97" w14:textId="77777777" w:rsidR="00E56613" w:rsidRPr="00E56613" w:rsidRDefault="00E56613" w:rsidP="00E56613">
      <w:pPr>
        <w:spacing w:before="0" w:beforeAutospacing="0" w:after="0" w:afterAutospacing="0" w:line="360" w:lineRule="auto"/>
        <w:ind w:left="1054"/>
        <w:jc w:val="both"/>
        <w:rPr>
          <w:rFonts w:ascii="David" w:eastAsia="Times New Roman" w:hAnsi="David" w:cs="David"/>
          <w:sz w:val="24"/>
          <w:szCs w:val="24"/>
          <w:rtl/>
        </w:rPr>
      </w:pPr>
    </w:p>
    <w:p w14:paraId="78FBF197" w14:textId="77777777" w:rsidR="00E56613" w:rsidRPr="00E56613" w:rsidRDefault="00E56613" w:rsidP="00237720">
      <w:pPr>
        <w:numPr>
          <w:ilvl w:val="0"/>
          <w:numId w:val="11"/>
        </w:numPr>
        <w:spacing w:before="0" w:beforeAutospacing="0" w:after="0" w:afterAutospacing="0" w:line="360" w:lineRule="auto"/>
        <w:jc w:val="both"/>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t>אגפי דלתות</w:t>
      </w:r>
    </w:p>
    <w:p w14:paraId="74702CC8" w14:textId="77777777" w:rsidR="00E56613" w:rsidRPr="00E56613" w:rsidRDefault="00E56613" w:rsidP="00237720">
      <w:pPr>
        <w:numPr>
          <w:ilvl w:val="0"/>
          <w:numId w:val="14"/>
        </w:num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lastRenderedPageBreak/>
        <w:t>הדלתות מתועשות</w:t>
      </w:r>
      <w:r w:rsidRPr="00E56613">
        <w:rPr>
          <w:rFonts w:ascii="David" w:eastAsia="Times New Roman" w:hAnsi="David" w:cs="David"/>
          <w:b/>
          <w:bCs/>
          <w:sz w:val="24"/>
          <w:szCs w:val="24"/>
          <w:rtl/>
        </w:rPr>
        <w:t xml:space="preserve">, </w:t>
      </w:r>
      <w:r w:rsidRPr="00E56613">
        <w:rPr>
          <w:rFonts w:ascii="David" w:eastAsia="Times New Roman" w:hAnsi="David" w:cs="David"/>
          <w:sz w:val="24"/>
          <w:szCs w:val="24"/>
          <w:rtl/>
        </w:rPr>
        <w:t xml:space="preserve">תהינה ברחבים שונים במחיר יסוד ממוצע של </w:t>
      </w:r>
      <w:r w:rsidRPr="00E56613">
        <w:rPr>
          <w:rFonts w:ascii="David" w:eastAsia="Times New Roman" w:hAnsi="David" w:cs="David"/>
          <w:b/>
          <w:bCs/>
          <w:sz w:val="24"/>
          <w:szCs w:val="24"/>
          <w:u w:val="single"/>
          <w:rtl/>
        </w:rPr>
        <w:t xml:space="preserve">        ₪</w:t>
      </w:r>
      <w:r w:rsidRPr="00E56613">
        <w:rPr>
          <w:rFonts w:ascii="David" w:eastAsia="Times New Roman" w:hAnsi="David" w:cs="David"/>
          <w:b/>
          <w:bCs/>
          <w:sz w:val="24"/>
          <w:szCs w:val="24"/>
          <w:rtl/>
        </w:rPr>
        <w:t xml:space="preserve"> </w:t>
      </w:r>
      <w:r w:rsidRPr="00E56613">
        <w:rPr>
          <w:rFonts w:ascii="David" w:eastAsia="Times New Roman" w:hAnsi="David" w:cs="David"/>
          <w:b/>
          <w:bCs/>
          <w:sz w:val="24"/>
          <w:szCs w:val="24"/>
          <w:u w:val="single"/>
          <w:rtl/>
        </w:rPr>
        <w:t>/דלת</w:t>
      </w:r>
      <w:r w:rsidRPr="00E56613">
        <w:rPr>
          <w:rFonts w:ascii="David" w:eastAsia="Times New Roman" w:hAnsi="David" w:cs="David"/>
          <w:sz w:val="24"/>
          <w:szCs w:val="24"/>
          <w:rtl/>
        </w:rPr>
        <w:t xml:space="preserve"> (העבודה כוללת משקוף עיוור וביטון).</w:t>
      </w:r>
    </w:p>
    <w:p w14:paraId="0E72E979" w14:textId="77777777" w:rsidR="00E56613" w:rsidRPr="00E56613" w:rsidRDefault="00E56613" w:rsidP="00237720">
      <w:pPr>
        <w:numPr>
          <w:ilvl w:val="0"/>
          <w:numId w:val="14"/>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מילוי אגפי דלתות ייעשה בשימוש עץ לבן יבש ובריא בלבד/פלקסבורד.</w:t>
      </w:r>
    </w:p>
    <w:p w14:paraId="69738153" w14:textId="77777777" w:rsidR="00E56613" w:rsidRPr="00E56613" w:rsidRDefault="00E56613" w:rsidP="00237720">
      <w:pPr>
        <w:numPr>
          <w:ilvl w:val="0"/>
          <w:numId w:val="14"/>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 xml:space="preserve">לכל כנף יבוצע </w:t>
      </w:r>
      <w:r w:rsidRPr="00E56613">
        <w:rPr>
          <w:rFonts w:ascii="David" w:eastAsia="Times New Roman" w:hAnsi="David" w:cs="David"/>
          <w:sz w:val="24"/>
          <w:szCs w:val="24"/>
          <w:u w:val="single"/>
          <w:rtl/>
        </w:rPr>
        <w:t>תופס רצפה קפיצי דגם "ליפסקי" או שו"ע.</w:t>
      </w:r>
    </w:p>
    <w:p w14:paraId="0F353A1A" w14:textId="77777777" w:rsidR="00E56613" w:rsidRPr="00E56613" w:rsidRDefault="00E56613" w:rsidP="00237720">
      <w:pPr>
        <w:numPr>
          <w:ilvl w:val="0"/>
          <w:numId w:val="14"/>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הכנף תיצבע גם בחלקה התחתון בלכה שקופה לעמידות בפני מים וכן יינתן פתרון נגד מים להלבשות הדלתות</w:t>
      </w:r>
      <w:r w:rsidRPr="00E56613">
        <w:rPr>
          <w:rFonts w:ascii="David" w:eastAsia="Times New Roman" w:hAnsi="David" w:cs="David"/>
          <w:sz w:val="24"/>
          <w:szCs w:val="24"/>
          <w:u w:val="single"/>
          <w:rtl/>
        </w:rPr>
        <w:t>. כל המכלול יאושר בכתב ע"י האדריכל והמזמין לאחר</w:t>
      </w:r>
      <w:r w:rsidRPr="00E56613">
        <w:rPr>
          <w:rFonts w:ascii="David" w:eastAsia="Times New Roman" w:hAnsi="David" w:cs="David"/>
          <w:sz w:val="24"/>
          <w:szCs w:val="24"/>
          <w:rtl/>
        </w:rPr>
        <w:t xml:space="preserve"> </w:t>
      </w:r>
      <w:r w:rsidRPr="00E56613">
        <w:rPr>
          <w:rFonts w:ascii="David" w:eastAsia="Times New Roman" w:hAnsi="David" w:cs="David"/>
          <w:sz w:val="24"/>
          <w:szCs w:val="24"/>
          <w:u w:val="single"/>
          <w:rtl/>
        </w:rPr>
        <w:t>הבאת דוגמא ע"י הספק לאתר</w:t>
      </w:r>
      <w:r w:rsidRPr="00E56613">
        <w:rPr>
          <w:rFonts w:ascii="David" w:eastAsia="Times New Roman" w:hAnsi="David" w:cs="David"/>
          <w:sz w:val="24"/>
          <w:szCs w:val="24"/>
          <w:rtl/>
        </w:rPr>
        <w:t xml:space="preserve"> .</w:t>
      </w:r>
    </w:p>
    <w:p w14:paraId="0802AEF9" w14:textId="77777777" w:rsidR="00E56613" w:rsidRPr="00E56613" w:rsidRDefault="00E56613" w:rsidP="00237720">
      <w:pPr>
        <w:numPr>
          <w:ilvl w:val="0"/>
          <w:numId w:val="14"/>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יש לצבוע את כל המשקופים  בצבע אוטם עד גובה פני הריצוף.</w:t>
      </w:r>
    </w:p>
    <w:p w14:paraId="69FF2A6C" w14:textId="77777777" w:rsidR="00E56613" w:rsidRPr="00E56613" w:rsidRDefault="00E56613" w:rsidP="00237720">
      <w:pPr>
        <w:numPr>
          <w:ilvl w:val="0"/>
          <w:numId w:val="14"/>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כל הדלתות בכל דירה יהיו בגוון אחיד לבחירת הרוכש מתוך 4 גוונים (לרבות לבן ושמנת) שונים שיבחרו ע"י המזמין מתוך כלל המבחר המיוצר ע"י הספק המאושר.</w:t>
      </w:r>
    </w:p>
    <w:p w14:paraId="7D0B5243" w14:textId="77777777" w:rsidR="00E56613" w:rsidRPr="00E56613" w:rsidRDefault="00E56613" w:rsidP="00237720">
      <w:pPr>
        <w:numPr>
          <w:ilvl w:val="0"/>
          <w:numId w:val="14"/>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 xml:space="preserve">דלתות ומשקופים חדרי השירותים ומרפסת שרות כנ"ל, אך עם צוהר בגודל לפי בחירת האדריכל, כולל זכוכית מחוסמת </w:t>
      </w:r>
      <w:smartTag w:uri="urn:schemas-microsoft-com:office:smarttags" w:element="metricconverter">
        <w:smartTagPr>
          <w:attr w:name="ProductID" w:val="6 מ&quot;מ"/>
        </w:smartTagPr>
        <w:r w:rsidRPr="00E56613">
          <w:rPr>
            <w:rFonts w:ascii="David" w:eastAsia="Times New Roman" w:hAnsi="David" w:cs="David"/>
            <w:sz w:val="24"/>
            <w:szCs w:val="24"/>
            <w:rtl/>
          </w:rPr>
          <w:t>6 מ"מ</w:t>
        </w:r>
      </w:smartTag>
      <w:r w:rsidRPr="00E56613">
        <w:rPr>
          <w:rFonts w:ascii="David" w:eastAsia="Times New Roman" w:hAnsi="David" w:cs="David"/>
          <w:sz w:val="24"/>
          <w:szCs w:val="24"/>
          <w:rtl/>
        </w:rPr>
        <w:t xml:space="preserve"> חלבית או שתי וערב , או שקופה לבחירת האדריכל .לדלתות השירותים יורכב מנגנון סגירה בהתאם לדרישות התקנים.</w:t>
      </w:r>
    </w:p>
    <w:p w14:paraId="365FDD29" w14:textId="77777777" w:rsidR="00E56613" w:rsidRPr="00E56613" w:rsidRDefault="00E56613" w:rsidP="00237720">
      <w:pPr>
        <w:numPr>
          <w:ilvl w:val="0"/>
          <w:numId w:val="14"/>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 xml:space="preserve">דלת חדר ארונות עם תריס תחתון.          </w:t>
      </w:r>
    </w:p>
    <w:p w14:paraId="16B43B73" w14:textId="77777777" w:rsidR="00E56613" w:rsidRPr="00E56613" w:rsidRDefault="00E56613" w:rsidP="00237720">
      <w:pPr>
        <w:numPr>
          <w:ilvl w:val="0"/>
          <w:numId w:val="14"/>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 xml:space="preserve">כנף עץ לדלת על גבי משקוף ממ"ד.   </w:t>
      </w:r>
    </w:p>
    <w:p w14:paraId="1B595E2E" w14:textId="77777777" w:rsidR="00E56613" w:rsidRPr="00E56613" w:rsidRDefault="00E56613" w:rsidP="00237720">
      <w:pPr>
        <w:numPr>
          <w:ilvl w:val="0"/>
          <w:numId w:val="14"/>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לדירות המיוחדות יסופק זהה ובנוסף דלתות צבע ב-2 אופציות צבע לבחירת היזם.</w:t>
      </w:r>
    </w:p>
    <w:p w14:paraId="4E7ED56A" w14:textId="77777777" w:rsidR="00C96B78" w:rsidRPr="00C96B78" w:rsidRDefault="00C96B78" w:rsidP="00C96B78">
      <w:pPr>
        <w:pStyle w:val="af7"/>
        <w:numPr>
          <w:ilvl w:val="0"/>
          <w:numId w:val="11"/>
        </w:numPr>
        <w:tabs>
          <w:tab w:val="clear" w:pos="861"/>
          <w:tab w:val="num" w:pos="1502"/>
        </w:tabs>
        <w:ind w:left="1502" w:hanging="1361"/>
        <w:rPr>
          <w:rFonts w:ascii="David" w:hAnsi="David"/>
          <w:sz w:val="24"/>
          <w:szCs w:val="24"/>
        </w:rPr>
      </w:pPr>
      <w:r w:rsidRPr="00C96B78">
        <w:rPr>
          <w:rFonts w:ascii="David" w:hAnsi="David"/>
          <w:sz w:val="24"/>
          <w:szCs w:val="24"/>
          <w:rtl/>
        </w:rPr>
        <w:t>המחירים יהיו צמודים ל-</w:t>
      </w:r>
      <w:sdt>
        <w:sdtPr>
          <w:rPr>
            <w:rFonts w:ascii="David" w:hAnsi="David"/>
            <w:color w:val="000080"/>
            <w:sz w:val="24"/>
            <w:szCs w:val="24"/>
            <w:rtl/>
          </w:rPr>
          <w:alias w:val="סוג מדד כותרת"/>
          <w:tag w:val="cntMadadTypeTitle"/>
          <w:id w:val="894931214"/>
          <w:placeholder>
            <w:docPart w:val="8F6C341BB54D4D66BDBED3CEB8652A7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r w:rsidRPr="00C96B78">
            <w:rPr>
              <w:rStyle w:val="a8"/>
              <w:color w:val="00B0F0"/>
              <w:sz w:val="24"/>
              <w:szCs w:val="24"/>
              <w:rtl/>
            </w:rPr>
            <w:t>[סוג מדד כותרת]</w:t>
          </w:r>
        </w:sdtContent>
      </w:sdt>
      <w:r w:rsidRPr="00C96B78">
        <w:rPr>
          <w:rFonts w:ascii="David" w:hAnsi="David"/>
          <w:sz w:val="24"/>
          <w:szCs w:val="24"/>
          <w:rtl/>
        </w:rPr>
        <w:t xml:space="preserve"> </w:t>
      </w:r>
      <w:sdt>
        <w:sdtPr>
          <w:rPr>
            <w:rFonts w:ascii="David" w:hAnsi="David"/>
            <w:color w:val="000080"/>
            <w:sz w:val="24"/>
            <w:szCs w:val="24"/>
            <w:rtl/>
          </w:rPr>
          <w:alias w:val="מדד בגין/ידוע - כותרת"/>
          <w:tag w:val="cntIsKnownTitle"/>
          <w:id w:val="635072869"/>
          <w:placeholder>
            <w:docPart w:val="F9BF23AF95694D878D5C1A2BDFFEEFA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r w:rsidRPr="00C96B78">
            <w:rPr>
              <w:rStyle w:val="a8"/>
              <w:color w:val="00B0F0"/>
              <w:sz w:val="24"/>
              <w:szCs w:val="24"/>
              <w:rtl/>
            </w:rPr>
            <w:t>[מדד בגין/ידוע - כותרת]</w:t>
          </w:r>
        </w:sdtContent>
      </w:sdt>
      <w:r w:rsidRPr="00C96B78">
        <w:rPr>
          <w:rFonts w:ascii="David" w:hAnsi="David"/>
          <w:sz w:val="24"/>
          <w:szCs w:val="24"/>
          <w:rtl/>
        </w:rPr>
        <w:t xml:space="preserve"> בתאריך </w:t>
      </w:r>
      <w:sdt>
        <w:sdtPr>
          <w:rPr>
            <w:color w:val="000080"/>
            <w:sz w:val="24"/>
            <w:szCs w:val="24"/>
            <w:rtl/>
          </w:rPr>
          <w:alias w:val="מדד בסיס"/>
          <w:tag w:val="cntMadadBase"/>
          <w:id w:val="-1711637847"/>
          <w:placeholder>
            <w:docPart w:val="6114CAB1F9984323BBC2601C4761272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dateFormat w:val="dd/MM/yyyy"/>
            <w:lid w:val="he-IL"/>
            <w:storeMappedDataAs w:val="dateTime"/>
            <w:calendar w:val="gregorian"/>
          </w:date>
        </w:sdtPr>
        <w:sdtEndPr/>
        <w:sdtContent>
          <w:r w:rsidRPr="00C96B78">
            <w:rPr>
              <w:rStyle w:val="a8"/>
              <w:color w:val="00B0F0"/>
              <w:sz w:val="24"/>
              <w:szCs w:val="24"/>
              <w:rtl/>
            </w:rPr>
            <w:t>[מדד בסיס]</w:t>
          </w:r>
        </w:sdtContent>
      </w:sdt>
      <w:r w:rsidRPr="00C96B78">
        <w:rPr>
          <w:rFonts w:ascii="David" w:hAnsi="David"/>
          <w:sz w:val="24"/>
          <w:szCs w:val="24"/>
          <w:rtl/>
        </w:rPr>
        <w:t xml:space="preserve"> אשר עמד על </w:t>
      </w:r>
      <w:sdt>
        <w:sdtPr>
          <w:rPr>
            <w:color w:val="000080"/>
            <w:sz w:val="24"/>
            <w:szCs w:val="24"/>
            <w:rtl/>
          </w:rPr>
          <w:alias w:val="נקודות מדד"/>
          <w:tag w:val="cntMadadPoints"/>
          <w:id w:val="-225369610"/>
          <w:placeholder>
            <w:docPart w:val="4D1FFA1590424E2BB546A77D4240CE3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r w:rsidRPr="00C96B78">
            <w:rPr>
              <w:rStyle w:val="a8"/>
              <w:color w:val="00B0F0"/>
              <w:sz w:val="24"/>
              <w:szCs w:val="24"/>
              <w:rtl/>
            </w:rPr>
            <w:t>[נקודות מדד]</w:t>
          </w:r>
        </w:sdtContent>
      </w:sdt>
      <w:r w:rsidRPr="00C96B78">
        <w:rPr>
          <w:rFonts w:ascii="David" w:hAnsi="David"/>
          <w:sz w:val="24"/>
          <w:szCs w:val="24"/>
          <w:rtl/>
        </w:rPr>
        <w:t xml:space="preserve"> נקודות.</w:t>
      </w:r>
    </w:p>
    <w:p w14:paraId="72CE2104" w14:textId="77777777" w:rsidR="00E56613" w:rsidRPr="00C96B78" w:rsidRDefault="00E56613" w:rsidP="00C96B78">
      <w:pPr>
        <w:pStyle w:val="af7"/>
        <w:numPr>
          <w:ilvl w:val="0"/>
          <w:numId w:val="11"/>
        </w:numPr>
        <w:rPr>
          <w:rFonts w:ascii="David" w:hAnsi="David"/>
          <w:sz w:val="24"/>
          <w:szCs w:val="24"/>
          <w:rtl/>
        </w:rPr>
      </w:pPr>
      <w:r w:rsidRPr="00C96B78">
        <w:rPr>
          <w:rFonts w:ascii="David" w:hAnsi="David"/>
          <w:b/>
          <w:bCs/>
          <w:sz w:val="24"/>
          <w:szCs w:val="24"/>
          <w:u w:val="single"/>
          <w:rtl/>
        </w:rPr>
        <w:t>ערבויות</w:t>
      </w:r>
    </w:p>
    <w:p w14:paraId="68D58AAA" w14:textId="77777777" w:rsidR="00E56613" w:rsidRPr="00E56613" w:rsidRDefault="00E56613" w:rsidP="00237720">
      <w:pPr>
        <w:numPr>
          <w:ilvl w:val="0"/>
          <w:numId w:val="15"/>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הספק ימסור לקבלן ערבות אוטונומית בסך 5% מאומדן מחיר החומרים (אביזרים) העבודות הכולל לפרויקט/ לבניין.</w:t>
      </w:r>
    </w:p>
    <w:p w14:paraId="63359178" w14:textId="77777777" w:rsidR="00E56613" w:rsidRPr="00E56613" w:rsidRDefault="00E56613" w:rsidP="00E56613">
      <w:pPr>
        <w:spacing w:before="0" w:beforeAutospacing="0" w:after="0" w:afterAutospacing="0" w:line="360" w:lineRule="auto"/>
        <w:ind w:left="1440"/>
        <w:jc w:val="both"/>
        <w:rPr>
          <w:rFonts w:ascii="David" w:eastAsia="Times New Roman" w:hAnsi="David" w:cs="David"/>
          <w:sz w:val="24"/>
          <w:szCs w:val="24"/>
          <w:rtl/>
        </w:rPr>
      </w:pPr>
      <w:r w:rsidRPr="00E56613">
        <w:rPr>
          <w:rFonts w:ascii="David" w:eastAsia="Times New Roman" w:hAnsi="David" w:cs="David"/>
          <w:sz w:val="24"/>
          <w:szCs w:val="24"/>
          <w:rtl/>
        </w:rPr>
        <w:t>כתנאי לתשלום הח-ן הסופי ימסור הספק לקבלן ערבות בנקאית אוטונומית בסך 5% מסך החשבון הסופי המצטבר.</w:t>
      </w:r>
    </w:p>
    <w:p w14:paraId="191A9026" w14:textId="77777777" w:rsidR="00E56613" w:rsidRPr="00C96B78" w:rsidRDefault="00E74841" w:rsidP="00E74841">
      <w:pPr>
        <w:numPr>
          <w:ilvl w:val="0"/>
          <w:numId w:val="15"/>
        </w:numPr>
        <w:spacing w:before="0" w:beforeAutospacing="0" w:after="0" w:afterAutospacing="0" w:line="360" w:lineRule="auto"/>
        <w:jc w:val="both"/>
        <w:rPr>
          <w:rFonts w:ascii="David" w:eastAsia="Times New Roman" w:hAnsi="David" w:cs="David"/>
          <w:sz w:val="24"/>
          <w:szCs w:val="24"/>
          <w:rtl/>
        </w:rPr>
      </w:pPr>
      <w:r>
        <w:rPr>
          <w:rFonts w:ascii="David" w:eastAsia="Times New Roman" w:hAnsi="David" w:cs="David"/>
          <w:sz w:val="24"/>
          <w:szCs w:val="24"/>
          <w:rtl/>
        </w:rPr>
        <w:t xml:space="preserve">הקבלן אחראי כי הספק </w:t>
      </w:r>
      <w:r w:rsidRPr="00E74841">
        <w:rPr>
          <w:rFonts w:ascii="David" w:eastAsia="Times New Roman" w:hAnsi="David" w:cs="David"/>
          <w:sz w:val="24"/>
          <w:szCs w:val="24"/>
          <w:rtl/>
        </w:rPr>
        <w:t>יתחייב</w:t>
      </w:r>
      <w:r>
        <w:rPr>
          <w:rFonts w:ascii="David" w:eastAsia="Times New Roman" w:hAnsi="David" w:cs="David" w:hint="cs"/>
          <w:sz w:val="24"/>
          <w:szCs w:val="24"/>
          <w:rtl/>
        </w:rPr>
        <w:t xml:space="preserve"> </w:t>
      </w:r>
      <w:r w:rsidR="00E56613" w:rsidRPr="00E56613">
        <w:rPr>
          <w:rFonts w:ascii="David" w:eastAsia="Times New Roman" w:hAnsi="David" w:cs="David"/>
          <w:sz w:val="24"/>
          <w:szCs w:val="24"/>
          <w:rtl/>
        </w:rPr>
        <w:t xml:space="preserve">לאפשר לרוכשים לקבל ממנו ערבות בנקאית אוטונומית על מלוא היקף הכספי של השדרוג (כולל מע"מ), כנגד כל תשלום. הספק מתחייב להודיע לרוכשים על האפשרות לקבלת את הערבות כאמור, תוך ציון מראש של עלות עמלת הערבות אשר תחול על הרוכשים. </w:t>
      </w:r>
    </w:p>
    <w:p w14:paraId="2B18B655" w14:textId="77777777" w:rsidR="00E56613" w:rsidRPr="00E56613" w:rsidRDefault="00E56613" w:rsidP="00E56613">
      <w:pPr>
        <w:spacing w:before="0" w:beforeAutospacing="0" w:after="0" w:afterAutospacing="0" w:line="360" w:lineRule="auto"/>
        <w:jc w:val="both"/>
        <w:rPr>
          <w:rFonts w:ascii="David" w:eastAsia="Times New Roman" w:hAnsi="David" w:cs="David"/>
          <w:b/>
          <w:bCs/>
          <w:sz w:val="24"/>
          <w:szCs w:val="24"/>
          <w:u w:val="single"/>
          <w:rtl/>
        </w:rPr>
      </w:pPr>
    </w:p>
    <w:p w14:paraId="6E179B04" w14:textId="77777777" w:rsidR="00E56613" w:rsidRPr="00E56613" w:rsidRDefault="00E56613" w:rsidP="00237720">
      <w:pPr>
        <w:numPr>
          <w:ilvl w:val="0"/>
          <w:numId w:val="11"/>
        </w:numPr>
        <w:spacing w:before="0" w:beforeAutospacing="0" w:after="0" w:afterAutospacing="0" w:line="360" w:lineRule="auto"/>
        <w:jc w:val="both"/>
        <w:rPr>
          <w:rFonts w:ascii="David" w:eastAsia="Times New Roman" w:hAnsi="David" w:cs="David"/>
          <w:b/>
          <w:bCs/>
          <w:sz w:val="24"/>
          <w:szCs w:val="24"/>
          <w:u w:val="single"/>
        </w:rPr>
      </w:pPr>
      <w:r w:rsidRPr="00E56613">
        <w:rPr>
          <w:rFonts w:ascii="David" w:eastAsia="Times New Roman" w:hAnsi="David" w:cs="David"/>
          <w:b/>
          <w:bCs/>
          <w:sz w:val="24"/>
          <w:szCs w:val="24"/>
          <w:u w:val="single"/>
          <w:rtl/>
        </w:rPr>
        <w:t>שלבי תשלום</w:t>
      </w:r>
    </w:p>
    <w:p w14:paraId="1AA2D4E1" w14:textId="77777777" w:rsidR="00E56613" w:rsidRPr="00E56613" w:rsidRDefault="00E56613" w:rsidP="00E56613">
      <w:pPr>
        <w:spacing w:before="0" w:beforeAutospacing="0" w:after="0" w:afterAutospacing="0" w:line="360" w:lineRule="auto"/>
        <w:jc w:val="both"/>
        <w:rPr>
          <w:rFonts w:ascii="David" w:eastAsia="Times New Roman" w:hAnsi="David" w:cs="David"/>
          <w:b/>
          <w:bCs/>
          <w:sz w:val="24"/>
          <w:szCs w:val="24"/>
          <w:u w:val="single"/>
        </w:rPr>
      </w:pPr>
    </w:p>
    <w:p w14:paraId="73CD68EB" w14:textId="77777777" w:rsidR="00E56613" w:rsidRPr="00E56613" w:rsidRDefault="00E56613" w:rsidP="00237720">
      <w:pPr>
        <w:numPr>
          <w:ilvl w:val="0"/>
          <w:numId w:val="16"/>
        </w:num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לאחר הספקת החומרים / האביזרים לדירה באתר</w:t>
      </w:r>
      <w:r w:rsidRPr="00E56613">
        <w:rPr>
          <w:rFonts w:ascii="David" w:eastAsia="Times New Roman" w:hAnsi="David" w:cs="David"/>
          <w:sz w:val="24"/>
          <w:szCs w:val="24"/>
          <w:rtl/>
        </w:rPr>
        <w:tab/>
        <w:t xml:space="preserve"> </w:t>
      </w:r>
      <w:r w:rsidRPr="00E56613">
        <w:rPr>
          <w:rFonts w:ascii="David" w:eastAsia="Times New Roman" w:hAnsi="David" w:cs="David"/>
          <w:b/>
          <w:bCs/>
          <w:sz w:val="24"/>
          <w:szCs w:val="24"/>
          <w:rtl/>
        </w:rPr>
        <w:t xml:space="preserve">60% </w:t>
      </w:r>
    </w:p>
    <w:p w14:paraId="2A3EED84" w14:textId="77777777" w:rsidR="00E56613" w:rsidRPr="00E56613" w:rsidRDefault="00E56613" w:rsidP="00237720">
      <w:pPr>
        <w:numPr>
          <w:ilvl w:val="0"/>
          <w:numId w:val="16"/>
        </w:num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לאחר גמר התקנת החומרים / האביזרים בדירה –</w:t>
      </w:r>
      <w:r w:rsidRPr="00E56613">
        <w:rPr>
          <w:rFonts w:ascii="David" w:eastAsia="Times New Roman" w:hAnsi="David" w:cs="David"/>
          <w:sz w:val="24"/>
          <w:szCs w:val="24"/>
          <w:rtl/>
        </w:rPr>
        <w:tab/>
      </w:r>
      <w:r w:rsidRPr="00E56613">
        <w:rPr>
          <w:rFonts w:ascii="David" w:eastAsia="Times New Roman" w:hAnsi="David" w:cs="David"/>
          <w:b/>
          <w:bCs/>
          <w:sz w:val="24"/>
          <w:szCs w:val="24"/>
          <w:rtl/>
        </w:rPr>
        <w:t xml:space="preserve"> 30%</w:t>
      </w:r>
      <w:r w:rsidRPr="00E56613">
        <w:rPr>
          <w:rFonts w:ascii="David" w:eastAsia="Times New Roman" w:hAnsi="David" w:cs="David"/>
          <w:sz w:val="24"/>
          <w:szCs w:val="24"/>
          <w:rtl/>
        </w:rPr>
        <w:t xml:space="preserve"> </w:t>
      </w:r>
    </w:p>
    <w:p w14:paraId="4B2ABB64" w14:textId="77777777" w:rsidR="00E56613" w:rsidRPr="00E56613" w:rsidRDefault="00E56613" w:rsidP="00237720">
      <w:pPr>
        <w:numPr>
          <w:ilvl w:val="0"/>
          <w:numId w:val="16"/>
        </w:num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 xml:space="preserve">לאחר גמר התקנת כל  החומרים /האביזרים </w:t>
      </w:r>
    </w:p>
    <w:p w14:paraId="4163CE62" w14:textId="77777777" w:rsidR="00E56613" w:rsidRPr="00E56613" w:rsidRDefault="00E56613" w:rsidP="00E56613">
      <w:pPr>
        <w:spacing w:before="0" w:beforeAutospacing="0" w:after="0" w:afterAutospacing="0" w:line="360" w:lineRule="auto"/>
        <w:ind w:left="1440"/>
        <w:jc w:val="both"/>
        <w:rPr>
          <w:rFonts w:ascii="David" w:eastAsia="Times New Roman" w:hAnsi="David" w:cs="David"/>
          <w:sz w:val="24"/>
          <w:szCs w:val="24"/>
        </w:rPr>
      </w:pPr>
      <w:r w:rsidRPr="00E56613">
        <w:rPr>
          <w:rFonts w:ascii="David" w:eastAsia="Times New Roman" w:hAnsi="David" w:cs="David"/>
          <w:sz w:val="24"/>
          <w:szCs w:val="24"/>
          <w:rtl/>
        </w:rPr>
        <w:t xml:space="preserve">שהוזמנו מהספק בפרויקט/ בבניין ואישור </w:t>
      </w:r>
    </w:p>
    <w:p w14:paraId="2CF16463" w14:textId="77777777" w:rsidR="00E56613" w:rsidRPr="00E56613" w:rsidRDefault="00E56613" w:rsidP="00E56613">
      <w:pPr>
        <w:spacing w:before="0" w:beforeAutospacing="0" w:after="0" w:afterAutospacing="0" w:line="360" w:lineRule="auto"/>
        <w:ind w:left="1440"/>
        <w:jc w:val="both"/>
        <w:rPr>
          <w:rFonts w:ascii="David" w:eastAsia="Times New Roman" w:hAnsi="David" w:cs="David"/>
          <w:sz w:val="24"/>
          <w:szCs w:val="24"/>
          <w:rtl/>
        </w:rPr>
      </w:pPr>
      <w:r w:rsidRPr="00E56613">
        <w:rPr>
          <w:rFonts w:ascii="David" w:eastAsia="Times New Roman" w:hAnsi="David" w:cs="David"/>
          <w:sz w:val="24"/>
          <w:szCs w:val="24"/>
          <w:rtl/>
        </w:rPr>
        <w:t xml:space="preserve">קבלתם לשביעת רצונם ע"י היזם/הקבלן והרוכש </w:t>
      </w:r>
      <w:r w:rsidRPr="00E56613">
        <w:rPr>
          <w:rFonts w:ascii="David" w:eastAsia="Times New Roman" w:hAnsi="David" w:cs="David"/>
          <w:b/>
          <w:bCs/>
          <w:sz w:val="24"/>
          <w:szCs w:val="24"/>
          <w:rtl/>
        </w:rPr>
        <w:tab/>
        <w:t>10%.</w:t>
      </w:r>
    </w:p>
    <w:p w14:paraId="43A4FB30" w14:textId="77777777" w:rsidR="00E56613" w:rsidRPr="00E56613" w:rsidRDefault="00E56613" w:rsidP="00E56613">
      <w:pPr>
        <w:spacing w:before="0" w:beforeAutospacing="0" w:after="0" w:afterAutospacing="0" w:line="360" w:lineRule="auto"/>
        <w:ind w:left="1440" w:firstLine="720"/>
        <w:jc w:val="both"/>
        <w:rPr>
          <w:rFonts w:ascii="David" w:eastAsia="Times New Roman" w:hAnsi="David" w:cs="David"/>
          <w:sz w:val="24"/>
          <w:szCs w:val="24"/>
          <w:rtl/>
        </w:rPr>
      </w:pPr>
    </w:p>
    <w:p w14:paraId="2B453662" w14:textId="77777777" w:rsidR="00E56613" w:rsidRPr="00E56613" w:rsidRDefault="00E56613" w:rsidP="00E56613">
      <w:pPr>
        <w:spacing w:before="0" w:beforeAutospacing="0" w:after="0" w:afterAutospacing="0" w:line="360" w:lineRule="auto"/>
        <w:jc w:val="both"/>
        <w:rPr>
          <w:rFonts w:ascii="David" w:eastAsia="Times New Roman" w:hAnsi="David" w:cs="David"/>
          <w:b/>
          <w:bCs/>
          <w:sz w:val="24"/>
          <w:szCs w:val="24"/>
          <w:u w:val="single"/>
          <w:rtl/>
        </w:rPr>
      </w:pPr>
    </w:p>
    <w:p w14:paraId="19440E31" w14:textId="77777777" w:rsidR="00E56613" w:rsidRPr="00E56613" w:rsidRDefault="00E56613" w:rsidP="00237720">
      <w:pPr>
        <w:numPr>
          <w:ilvl w:val="0"/>
          <w:numId w:val="11"/>
        </w:numPr>
        <w:spacing w:before="0" w:beforeAutospacing="0" w:after="0" w:afterAutospacing="0" w:line="360" w:lineRule="auto"/>
        <w:jc w:val="both"/>
        <w:rPr>
          <w:rFonts w:ascii="David" w:eastAsia="Times New Roman" w:hAnsi="David" w:cs="David"/>
          <w:b/>
          <w:bCs/>
          <w:sz w:val="24"/>
          <w:szCs w:val="24"/>
          <w:u w:val="single"/>
        </w:rPr>
      </w:pPr>
      <w:r w:rsidRPr="00E56613">
        <w:rPr>
          <w:rFonts w:ascii="David" w:eastAsia="Times New Roman" w:hAnsi="David" w:cs="David"/>
          <w:b/>
          <w:bCs/>
          <w:sz w:val="24"/>
          <w:szCs w:val="24"/>
          <w:u w:val="single"/>
          <w:rtl/>
        </w:rPr>
        <w:t>הפניית רוכשי בדירות לספק- שינויים ותוספות</w:t>
      </w:r>
    </w:p>
    <w:p w14:paraId="62E1374E" w14:textId="77777777" w:rsidR="00E56613" w:rsidRPr="00E56613" w:rsidRDefault="00E56613" w:rsidP="00237720">
      <w:pPr>
        <w:numPr>
          <w:ilvl w:val="0"/>
          <w:numId w:val="17"/>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lastRenderedPageBreak/>
        <w:t>הקבלן יעביר מעת לעת, לספק את פרטי רוכשי הדירות בפרויקט/בבני</w:t>
      </w:r>
      <w:r w:rsidR="00C96B78">
        <w:rPr>
          <w:rFonts w:ascii="David" w:eastAsia="Times New Roman" w:hAnsi="David" w:cs="David" w:hint="cs"/>
          <w:sz w:val="24"/>
          <w:szCs w:val="24"/>
          <w:rtl/>
        </w:rPr>
        <w:t>י</w:t>
      </w:r>
      <w:r w:rsidRPr="00E56613">
        <w:rPr>
          <w:rFonts w:ascii="David" w:eastAsia="Times New Roman" w:hAnsi="David" w:cs="David"/>
          <w:sz w:val="24"/>
          <w:szCs w:val="24"/>
          <w:rtl/>
        </w:rPr>
        <w:t>ן. הספק יצור קשר עם רוכשי הדירות ויזמינם לחנות/לאולם התצוגה של הספק ב</w:t>
      </w:r>
      <w:r w:rsidRPr="00E56613">
        <w:rPr>
          <w:rFonts w:ascii="David" w:eastAsia="Times New Roman" w:hAnsi="David" w:cs="David"/>
          <w:sz w:val="24"/>
          <w:szCs w:val="24"/>
          <w:u w:val="single"/>
          <w:rtl/>
        </w:rPr>
        <w:t xml:space="preserve">-(כתובת אולם התצוגה) </w:t>
      </w:r>
      <w:r w:rsidRPr="00E56613">
        <w:rPr>
          <w:rFonts w:ascii="David" w:eastAsia="Times New Roman" w:hAnsi="David" w:cs="David"/>
          <w:sz w:val="24"/>
          <w:szCs w:val="24"/>
          <w:rtl/>
        </w:rPr>
        <w:t>.</w:t>
      </w:r>
    </w:p>
    <w:p w14:paraId="75138C71" w14:textId="77777777" w:rsidR="00E56613" w:rsidRPr="00E56613" w:rsidRDefault="00E56613" w:rsidP="00E56613">
      <w:pPr>
        <w:tabs>
          <w:tab w:val="left" w:pos="720"/>
          <w:tab w:val="left" w:pos="3131"/>
        </w:tabs>
        <w:spacing w:before="0" w:beforeAutospacing="0" w:after="0" w:afterAutospacing="0" w:line="360" w:lineRule="auto"/>
        <w:jc w:val="both"/>
        <w:rPr>
          <w:rFonts w:ascii="David" w:eastAsia="Times New Roman" w:hAnsi="David" w:cs="David"/>
          <w:sz w:val="24"/>
          <w:szCs w:val="24"/>
        </w:rPr>
      </w:pPr>
    </w:p>
    <w:p w14:paraId="09FFB47B" w14:textId="77777777" w:rsidR="00E56613" w:rsidRPr="00E56613" w:rsidRDefault="00E56613" w:rsidP="00E56613">
      <w:pPr>
        <w:tabs>
          <w:tab w:val="left" w:pos="720"/>
          <w:tab w:val="left" w:pos="3131"/>
        </w:tabs>
        <w:spacing w:before="0" w:beforeAutospacing="0" w:after="0" w:afterAutospacing="0" w:line="360" w:lineRule="auto"/>
        <w:ind w:left="1440"/>
        <w:rPr>
          <w:rFonts w:ascii="David" w:eastAsia="Times New Roman" w:hAnsi="David" w:cs="David"/>
          <w:sz w:val="24"/>
          <w:szCs w:val="24"/>
          <w:rtl/>
        </w:rPr>
      </w:pPr>
      <w:r w:rsidRPr="00E56613">
        <w:rPr>
          <w:rFonts w:ascii="David" w:eastAsia="Times New Roman" w:hAnsi="David" w:cs="David"/>
          <w:sz w:val="24"/>
          <w:szCs w:val="24"/>
          <w:rtl/>
        </w:rPr>
        <w:t>הספק ימקם במרוכז אחד האזורים המרכזיים, המוארים והבולטים באולם דוגמאות מכל החומרים/אביזרים בהתאם למפרט שנקבע בחוזה זה לרבות החלופות השונות המפורטות בו. איש מכירות מטעם הספק יציג בפני הרוכש את החומרים/ אביזרים , ויתאר את איכותם הגבוה.</w:t>
      </w:r>
      <w:r w:rsidR="00C96B78">
        <w:rPr>
          <w:rFonts w:ascii="David" w:eastAsia="Times New Roman" w:hAnsi="David" w:cs="David" w:hint="cs"/>
          <w:sz w:val="24"/>
          <w:szCs w:val="24"/>
          <w:rtl/>
        </w:rPr>
        <w:t xml:space="preserve"> </w:t>
      </w:r>
      <w:r w:rsidRPr="00E56613">
        <w:rPr>
          <w:rFonts w:ascii="David" w:eastAsia="Times New Roman" w:hAnsi="David" w:cs="David"/>
          <w:sz w:val="24"/>
          <w:szCs w:val="24"/>
          <w:rtl/>
        </w:rPr>
        <w:t>הספק יחתים את הרוכש על רשימה בה יופיע פרוט החלופות שנבחרו ע"י הרוכש, ויעביר עותק מהרשימות החתומות לקבלן . הרשימה תפרט את : שם הפרויקט, הבניין, הדירה, פרטי הרוכש , חתימת הרוכש, תאריך וזיהוי בחירת הרוכש מתוך החלופות הכלולות בסטנדרט.</w:t>
      </w:r>
    </w:p>
    <w:p w14:paraId="31BB75AD" w14:textId="77777777" w:rsidR="00E56613" w:rsidRPr="00E56613" w:rsidRDefault="00E56613" w:rsidP="00E56613">
      <w:pPr>
        <w:tabs>
          <w:tab w:val="left" w:pos="720"/>
          <w:tab w:val="left" w:pos="3131"/>
        </w:tabs>
        <w:spacing w:before="0" w:beforeAutospacing="0" w:after="0" w:afterAutospacing="0" w:line="360" w:lineRule="auto"/>
        <w:jc w:val="both"/>
        <w:rPr>
          <w:rFonts w:ascii="David" w:eastAsia="Times New Roman" w:hAnsi="David" w:cs="David"/>
          <w:sz w:val="24"/>
          <w:szCs w:val="24"/>
          <w:rtl/>
        </w:rPr>
      </w:pPr>
    </w:p>
    <w:p w14:paraId="7F9E4104" w14:textId="77777777" w:rsidR="00E56613" w:rsidRPr="00E56613" w:rsidRDefault="00E56613" w:rsidP="00237720">
      <w:pPr>
        <w:numPr>
          <w:ilvl w:val="0"/>
          <w:numId w:val="17"/>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רוכשים שלא יהיו מעוניינים בפריטים הסטנדרטים או בחלקם ולא יהיו מעוניינים בפריטים חלופיים המשווקים ע"י הספק יופנו ע"י הספק לקבלן.</w:t>
      </w:r>
    </w:p>
    <w:p w14:paraId="7531281E" w14:textId="77777777" w:rsidR="00E56613" w:rsidRPr="00E56613" w:rsidRDefault="00E56613" w:rsidP="00E56613">
      <w:pPr>
        <w:tabs>
          <w:tab w:val="left" w:pos="720"/>
          <w:tab w:val="left" w:pos="3131"/>
        </w:tabs>
        <w:spacing w:before="0" w:beforeAutospacing="0" w:after="0" w:afterAutospacing="0" w:line="360" w:lineRule="auto"/>
        <w:jc w:val="both"/>
        <w:rPr>
          <w:rFonts w:ascii="David" w:eastAsia="Times New Roman" w:hAnsi="David" w:cs="David"/>
          <w:sz w:val="24"/>
          <w:szCs w:val="24"/>
        </w:rPr>
      </w:pPr>
    </w:p>
    <w:p w14:paraId="79DCF5DD" w14:textId="77777777" w:rsidR="00E56613" w:rsidRPr="00E56613" w:rsidRDefault="00E56613" w:rsidP="00237720">
      <w:pPr>
        <w:numPr>
          <w:ilvl w:val="0"/>
          <w:numId w:val="17"/>
        </w:num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 xml:space="preserve">לרוכשים שיהיו מעוניינים להזמין מהספק פריטים אחרים מהפריטים המפורטים בחוזה זה יבוצעו, ע"י הספק , בכפוף לאישור הקבלן שמצב העבודות באתר מאפשר זאת, את הפריטים האחרים במחיר הנמוך ב </w:t>
      </w:r>
      <w:r w:rsidRPr="00E56613">
        <w:rPr>
          <w:rFonts w:ascii="David" w:eastAsia="Times New Roman" w:hAnsi="David" w:cs="David"/>
          <w:sz w:val="24"/>
          <w:szCs w:val="24"/>
          <w:u w:val="single"/>
          <w:rtl/>
        </w:rPr>
        <w:tab/>
      </w:r>
      <w:r w:rsidRPr="00E56613">
        <w:rPr>
          <w:rFonts w:ascii="David" w:eastAsia="Times New Roman" w:hAnsi="David" w:cs="David"/>
          <w:sz w:val="24"/>
          <w:szCs w:val="24"/>
          <w:rtl/>
        </w:rPr>
        <w:t xml:space="preserve">אחוז ממחירון הספק. </w:t>
      </w:r>
      <w:r w:rsidRPr="00E56613">
        <w:rPr>
          <w:rFonts w:ascii="David" w:eastAsia="Times New Roman" w:hAnsi="David" w:cs="David"/>
          <w:sz w:val="24"/>
          <w:szCs w:val="24"/>
          <w:rtl/>
        </w:rPr>
        <w:tab/>
      </w:r>
    </w:p>
    <w:p w14:paraId="2CD11FF0" w14:textId="77777777" w:rsidR="00E56613" w:rsidRPr="00E56613" w:rsidRDefault="00E56613" w:rsidP="00E56613">
      <w:pPr>
        <w:spacing w:before="0" w:beforeAutospacing="0" w:after="0" w:afterAutospacing="0" w:line="360" w:lineRule="auto"/>
        <w:jc w:val="both"/>
        <w:rPr>
          <w:rFonts w:ascii="David" w:eastAsia="Times New Roman" w:hAnsi="David" w:cs="David"/>
          <w:b/>
          <w:bCs/>
          <w:sz w:val="24"/>
          <w:szCs w:val="24"/>
          <w:u w:val="single"/>
          <w:rtl/>
        </w:rPr>
      </w:pPr>
    </w:p>
    <w:p w14:paraId="6DC30F61" w14:textId="77777777" w:rsidR="00E56613" w:rsidRPr="00E56613" w:rsidRDefault="00E56613" w:rsidP="00237720">
      <w:pPr>
        <w:numPr>
          <w:ilvl w:val="0"/>
          <w:numId w:val="11"/>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לפי דרישת הקבלן יעביר הספק טופס דיווח מודפס המרכז את סטטוס הטיפול של כל רוכש ( לרבות התרעה לגבי רוכשים שטרם הגיעו לחנות הספק).</w:t>
      </w:r>
    </w:p>
    <w:p w14:paraId="6F31EA3B" w14:textId="77777777" w:rsidR="00E56613" w:rsidRPr="00E56613" w:rsidRDefault="00E56613" w:rsidP="00E56613">
      <w:pPr>
        <w:spacing w:before="0" w:beforeAutospacing="0" w:after="0" w:afterAutospacing="0" w:line="360" w:lineRule="auto"/>
        <w:jc w:val="both"/>
        <w:rPr>
          <w:rFonts w:ascii="David" w:eastAsia="Times New Roman" w:hAnsi="David" w:cs="David"/>
          <w:b/>
          <w:bCs/>
          <w:sz w:val="24"/>
          <w:szCs w:val="24"/>
          <w:u w:val="single"/>
        </w:rPr>
      </w:pPr>
    </w:p>
    <w:p w14:paraId="68F3CC26" w14:textId="77777777" w:rsidR="00E56613" w:rsidRPr="00E56613" w:rsidRDefault="00E56613" w:rsidP="00237720">
      <w:pPr>
        <w:numPr>
          <w:ilvl w:val="0"/>
          <w:numId w:val="11"/>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הספק מכיר את יתר התנאים הנהוגים בחוזים בין קבלנים ראשים לספקים (ובין היתר בנושאי בטיחות שמירה ובטוח) ומתחייב לחתום על החוזה בנוסח שנהוג אצל הקבלן הראשי שיבחר ע"י היזם לביצוע הפרויקט.</w:t>
      </w:r>
    </w:p>
    <w:p w14:paraId="6BEBAB3D" w14:textId="77777777" w:rsidR="00E56613" w:rsidRPr="00E56613" w:rsidRDefault="00E56613" w:rsidP="00E56613">
      <w:pPr>
        <w:tabs>
          <w:tab w:val="center" w:pos="2540"/>
          <w:tab w:val="right" w:pos="5600"/>
        </w:tabs>
        <w:spacing w:before="0" w:beforeAutospacing="0" w:after="0" w:afterAutospacing="0" w:line="240" w:lineRule="auto"/>
        <w:ind w:left="240"/>
        <w:jc w:val="center"/>
        <w:rPr>
          <w:rFonts w:ascii="David" w:eastAsia="Times New Roman" w:hAnsi="David" w:cs="David"/>
          <w:b/>
          <w:bCs/>
          <w:snapToGrid w:val="0"/>
          <w:sz w:val="26"/>
          <w:szCs w:val="24"/>
          <w:u w:val="single"/>
          <w:rtl/>
        </w:rPr>
      </w:pPr>
      <w:r w:rsidRPr="00E56613">
        <w:rPr>
          <w:rFonts w:ascii="David" w:eastAsia="Times New Roman" w:hAnsi="David" w:cs="David"/>
          <w:b/>
          <w:bCs/>
          <w:snapToGrid w:val="0"/>
          <w:sz w:val="26"/>
          <w:szCs w:val="24"/>
          <w:u w:val="single"/>
          <w:rtl/>
        </w:rPr>
        <w:br w:type="page"/>
      </w:r>
      <w:r w:rsidRPr="00E56613">
        <w:rPr>
          <w:rFonts w:ascii="David" w:eastAsia="Times New Roman" w:hAnsi="David" w:cs="David"/>
          <w:b/>
          <w:bCs/>
          <w:snapToGrid w:val="0"/>
          <w:sz w:val="26"/>
          <w:szCs w:val="24"/>
          <w:u w:val="single"/>
          <w:rtl/>
        </w:rPr>
        <w:lastRenderedPageBreak/>
        <w:t>נספח 3.1.29</w:t>
      </w:r>
    </w:p>
    <w:p w14:paraId="4B153068"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Pr>
      </w:pPr>
    </w:p>
    <w:p w14:paraId="06EED955" w14:textId="77777777" w:rsidR="00E56613" w:rsidRPr="00E56613" w:rsidRDefault="00E56613" w:rsidP="00E56613">
      <w:pPr>
        <w:spacing w:before="120" w:beforeAutospacing="0" w:after="0" w:afterAutospacing="0" w:line="360" w:lineRule="auto"/>
        <w:jc w:val="center"/>
        <w:rPr>
          <w:rFonts w:ascii="David" w:eastAsia="Times New Roman" w:hAnsi="David" w:cs="David"/>
          <w:b/>
          <w:bCs/>
          <w:sz w:val="24"/>
          <w:szCs w:val="24"/>
          <w:u w:val="single"/>
        </w:rPr>
      </w:pPr>
      <w:r w:rsidRPr="00E56613">
        <w:rPr>
          <w:rFonts w:ascii="David" w:eastAsia="Times New Roman" w:hAnsi="David" w:cs="David"/>
          <w:b/>
          <w:bCs/>
          <w:sz w:val="24"/>
          <w:szCs w:val="24"/>
          <w:u w:val="single"/>
          <w:rtl/>
        </w:rPr>
        <w:t xml:space="preserve">תנאים מיוחדים לאספקת והתקנת חיפוי פרקט לרצפה, לפנלים וכיוצ"ב עבודות הקשורות לפרקט בחדר שינה הורים ו/או בחדרים נוספים לפי החלטת היזם </w:t>
      </w:r>
    </w:p>
    <w:p w14:paraId="1414334D" w14:textId="77777777" w:rsidR="00E56613" w:rsidRPr="00E56613" w:rsidRDefault="00E56613" w:rsidP="00E56613">
      <w:pPr>
        <w:spacing w:before="120" w:beforeAutospacing="0" w:after="0" w:afterAutospacing="0" w:line="360" w:lineRule="auto"/>
        <w:jc w:val="center"/>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t xml:space="preserve">פרויקט </w:t>
      </w:r>
      <w:sdt>
        <w:sdtPr>
          <w:rPr>
            <w:rFonts w:ascii="David" w:eastAsia="Times New Roman" w:hAnsi="David" w:cs="David"/>
            <w:b/>
            <w:bCs/>
            <w:color w:val="800080"/>
            <w:sz w:val="24"/>
            <w:szCs w:val="24"/>
            <w:u w:val="single"/>
            <w:rtl/>
          </w:rPr>
          <w:alias w:val="שם הפרויקט"/>
          <w:tag w:val="cntProjectName"/>
          <w:id w:val="-1673562658"/>
          <w:placeholder>
            <w:docPart w:val="A6ACC1E631174F56A827CC4D23F4F63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36" w:author="Kook Sec" w:date="2024-07-28T13:13:00Z">
            <w:r w:rsidR="00945BF5">
              <w:rPr>
                <w:rFonts w:ascii="David" w:eastAsia="Times New Roman" w:hAnsi="David" w:cs="David"/>
                <w:b/>
                <w:bCs/>
                <w:color w:val="800080"/>
                <w:sz w:val="24"/>
                <w:szCs w:val="24"/>
                <w:u w:val="single"/>
                <w:rtl/>
              </w:rPr>
              <w:t>פ.א פיתוח ובנייה בירושלים בע"מ</w:t>
            </w:r>
          </w:ins>
        </w:sdtContent>
      </w:sdt>
    </w:p>
    <w:p w14:paraId="6600C4E5"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468E80AC"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63EB2D82" w14:textId="77777777" w:rsidR="00E56613" w:rsidRPr="00E56613" w:rsidRDefault="00E56613" w:rsidP="00237720">
      <w:pPr>
        <w:numPr>
          <w:ilvl w:val="0"/>
          <w:numId w:val="2"/>
        </w:num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אספקה והתקנת חיפוי פרקט למינציה מדגמים כמפורט להלן אשר יסופק בגוונים אחידים,</w:t>
      </w:r>
      <w:r w:rsidR="00C96B78">
        <w:rPr>
          <w:rFonts w:ascii="David" w:eastAsia="Times New Roman" w:hAnsi="David" w:cs="David" w:hint="cs"/>
          <w:sz w:val="24"/>
          <w:szCs w:val="24"/>
          <w:rtl/>
        </w:rPr>
        <w:t xml:space="preserve"> </w:t>
      </w:r>
      <w:r w:rsidRPr="00E56613">
        <w:rPr>
          <w:rFonts w:ascii="David" w:eastAsia="Times New Roman" w:hAnsi="David" w:cs="David"/>
          <w:sz w:val="24"/>
          <w:szCs w:val="24"/>
          <w:rtl/>
        </w:rPr>
        <w:t>על פי בחירת הדייר,</w:t>
      </w:r>
      <w:r w:rsidR="00C96B78">
        <w:rPr>
          <w:rFonts w:ascii="David" w:eastAsia="Times New Roman" w:hAnsi="David" w:cs="David" w:hint="cs"/>
          <w:sz w:val="24"/>
          <w:szCs w:val="24"/>
          <w:rtl/>
        </w:rPr>
        <w:t xml:space="preserve"> </w:t>
      </w:r>
      <w:r w:rsidRPr="00E56613">
        <w:rPr>
          <w:rFonts w:ascii="David" w:eastAsia="Times New Roman" w:hAnsi="David" w:cs="David"/>
          <w:sz w:val="24"/>
          <w:szCs w:val="24"/>
          <w:rtl/>
        </w:rPr>
        <w:t xml:space="preserve">על גבי מצע ספוג לבן רגיל. הקבלן מצהיר ומתחייב בזאת כי הפרקט הינו מסוג א' , " דאבל קליק" בעל גב ירוק 3- </w:t>
      </w:r>
      <w:r w:rsidRPr="00E56613">
        <w:rPr>
          <w:rFonts w:ascii="David" w:eastAsia="Times New Roman" w:hAnsi="David" w:cs="David"/>
          <w:sz w:val="24"/>
          <w:szCs w:val="24"/>
        </w:rPr>
        <w:t xml:space="preserve">AC </w:t>
      </w:r>
      <w:r w:rsidRPr="00E56613">
        <w:rPr>
          <w:rFonts w:ascii="David" w:eastAsia="Times New Roman" w:hAnsi="David" w:cs="David"/>
          <w:sz w:val="24"/>
          <w:szCs w:val="24"/>
          <w:rtl/>
        </w:rPr>
        <w:t xml:space="preserve"> 7  מ"מ וכי הוא מת</w:t>
      </w:r>
      <w:r w:rsidR="00C96B78">
        <w:rPr>
          <w:rFonts w:ascii="David" w:eastAsia="Times New Roman" w:hAnsi="David" w:cs="David"/>
          <w:sz w:val="24"/>
          <w:szCs w:val="24"/>
          <w:rtl/>
        </w:rPr>
        <w:t>אים ועומד בכל  תקן ישראלי</w:t>
      </w:r>
      <w:r w:rsidRPr="00E56613">
        <w:rPr>
          <w:rFonts w:ascii="David" w:eastAsia="Times New Roman" w:hAnsi="David" w:cs="David"/>
          <w:sz w:val="24"/>
          <w:szCs w:val="24"/>
          <w:rtl/>
        </w:rPr>
        <w:t xml:space="preserve"> מחייב ובכלל זה בכל תקן אש מחייב. הדגמים יהיו מפורטים בנספח </w:t>
      </w:r>
      <w:r w:rsidR="00C96B78">
        <w:rPr>
          <w:rFonts w:ascii="David" w:eastAsia="Times New Roman" w:hAnsi="David" w:cs="David"/>
          <w:sz w:val="24"/>
          <w:szCs w:val="24"/>
          <w:rtl/>
        </w:rPr>
        <w:t>טבלת סטנדרט הפרוי</w:t>
      </w:r>
      <w:r w:rsidRPr="00E56613">
        <w:rPr>
          <w:rFonts w:ascii="David" w:eastAsia="Times New Roman" w:hAnsi="David" w:cs="David"/>
          <w:sz w:val="24"/>
          <w:szCs w:val="24"/>
          <w:rtl/>
        </w:rPr>
        <w:t>קט.</w:t>
      </w:r>
    </w:p>
    <w:p w14:paraId="503DCB10"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6DA401CC" w14:textId="77777777" w:rsidR="00E56613" w:rsidRPr="00E56613" w:rsidRDefault="00E56613" w:rsidP="00E56613">
      <w:pPr>
        <w:tabs>
          <w:tab w:val="left" w:pos="1508"/>
        </w:tabs>
        <w:spacing w:before="0" w:beforeAutospacing="0" w:after="0" w:afterAutospacing="0" w:line="360" w:lineRule="auto"/>
        <w:ind w:left="941"/>
        <w:jc w:val="both"/>
        <w:rPr>
          <w:rFonts w:ascii="David" w:eastAsia="Times New Roman" w:hAnsi="David" w:cs="David"/>
          <w:sz w:val="24"/>
          <w:szCs w:val="24"/>
        </w:rPr>
      </w:pPr>
    </w:p>
    <w:p w14:paraId="47E5D8E8" w14:textId="77777777" w:rsidR="00E56613" w:rsidRPr="00E56613" w:rsidRDefault="00E56613" w:rsidP="00237720">
      <w:pPr>
        <w:numPr>
          <w:ilvl w:val="0"/>
          <w:numId w:val="2"/>
        </w:num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הספק יבצע על חשבונו את כל העבודות והפעולות הכרוכות בביצוע אספקת והתקנת הפרקט, לרבות אך לא רק אספקת הפרקט וכל החומרים והמוצרים הנלווים  ובכלל זה פנלים וספים לפרקט, ביצוע המדידות והבדיקות הנדרשות, התקנת וחיבור הפרקט(לרבות מצע צף), התקנת וחיבור פנלים, התקנת וחיבור ספים לפרקט.</w:t>
      </w:r>
    </w:p>
    <w:p w14:paraId="57BF2867"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5B7DD560"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Pr>
      </w:pPr>
    </w:p>
    <w:p w14:paraId="056FBB8A" w14:textId="77777777" w:rsidR="00E56613" w:rsidRPr="00E56613" w:rsidRDefault="00E56613" w:rsidP="00237720">
      <w:pPr>
        <w:numPr>
          <w:ilvl w:val="0"/>
          <w:numId w:val="2"/>
        </w:num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מבלי לגרוע מאחריות הספק על פי החוזה ועל פי כל דין, ימסור הספק לכל דייר תעודת אחריות עם סיום התקנת הפרקט בכל דירה ויהא אחראי , במשך 5 שנים (להלן: תקופת האחריות) מיום ביצוע ההתקנה באופן בלעדי, מוחלט ומלא, לכל פגם, ליקוי או נזק לפרקט/או לכל חומר או מוצר אחר שיותקן על ידו , בין אם מקור הליקוי , הפגם או הנזק  הינו בכל  מוצר, חומר או בעבודה .הספק יחליף ו/או יתקן, על פי הצורך ובאופן מיידי, בעצמו ועל חשבונו, כל פגם ו/או ליקוי ו/או נזק כאמור שהתגלה במהלך תקופת האחריות. למרות האמור, תקופת האחריות לגבי פנלים  תעמוד על שנה אחת בלבד.</w:t>
      </w:r>
    </w:p>
    <w:p w14:paraId="2A7A53AF"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31E91D0B" w14:textId="77777777" w:rsidR="00E56613" w:rsidRPr="00E56613" w:rsidRDefault="00E56613" w:rsidP="00237720">
      <w:pPr>
        <w:numPr>
          <w:ilvl w:val="0"/>
          <w:numId w:val="2"/>
        </w:num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הספק יחזיק ויקיים במשך כל תקופת החוזה, סניף ו/או משרדים מסודרים, לצורך מתן שרות לדיירים על פי חוזה זה, בהם יוצגו המוצרים וגווני הפרקט השונים אשר מספק ומתקין הקבלן על פי הוראות חוזה זה.</w:t>
      </w:r>
    </w:p>
    <w:p w14:paraId="570BF8E0"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Pr>
      </w:pPr>
    </w:p>
    <w:p w14:paraId="015786F7" w14:textId="77777777" w:rsidR="00E56613" w:rsidRPr="00E56613" w:rsidRDefault="00E56613" w:rsidP="00237720">
      <w:pPr>
        <w:numPr>
          <w:ilvl w:val="0"/>
          <w:numId w:val="2"/>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לאורך כל תקופת החוזה, יחזיק הספק במלאי את כל סוגי וגווני הפרקט נשוא חוזה זה. לאחר חתימת הזמנה ועד להתקנה, יחזיק הספק במלאי את החומרים נשוא ההזמנה.</w:t>
      </w:r>
    </w:p>
    <w:p w14:paraId="15E16030"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0233DC99" w14:textId="77777777" w:rsidR="00E56613" w:rsidRPr="00E56613" w:rsidRDefault="00E56613" w:rsidP="00237720">
      <w:pPr>
        <w:numPr>
          <w:ilvl w:val="0"/>
          <w:numId w:val="2"/>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במשך כל תקופת החוזה, יעניק הקבלן לדיירים הנחה בגובה של לפחות 10% ממחירון הספק שיהיה נהוג אצלו באותה עת, וזאת לגבי תוספות ושינויים שיוזמנו על ידי הדיירים, ועל חשבונם.</w:t>
      </w:r>
    </w:p>
    <w:p w14:paraId="1AA27951" w14:textId="77777777" w:rsidR="00E56613" w:rsidRPr="00E56613" w:rsidRDefault="00E56613" w:rsidP="00E56613">
      <w:pPr>
        <w:spacing w:before="0" w:beforeAutospacing="0" w:after="0" w:afterAutospacing="0" w:line="360" w:lineRule="auto"/>
        <w:ind w:left="720"/>
        <w:jc w:val="both"/>
        <w:rPr>
          <w:rFonts w:ascii="David" w:eastAsia="Times New Roman" w:hAnsi="David" w:cs="David"/>
          <w:sz w:val="24"/>
          <w:szCs w:val="24"/>
          <w:rtl/>
        </w:rPr>
      </w:pPr>
    </w:p>
    <w:p w14:paraId="6614DC33" w14:textId="77777777" w:rsidR="00E56613" w:rsidRPr="00E56613" w:rsidRDefault="00E56613" w:rsidP="00237720">
      <w:pPr>
        <w:numPr>
          <w:ilvl w:val="0"/>
          <w:numId w:val="2"/>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lastRenderedPageBreak/>
        <w:t>למען הסר ספק יובהר כי באחריות הקבלן לשמור על שלמות ותקינות החומרים, המוצרים והעבודות אשר סופקו ובוצעו על ידו או על ידי מי מטעמו, וזאת עד למועד מסירת הדירה בה הותקנו המוצרים ובוצעו העבודות.</w:t>
      </w:r>
    </w:p>
    <w:p w14:paraId="49507977"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2F509FCD"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Pr>
      </w:pPr>
    </w:p>
    <w:p w14:paraId="430F3F95"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3B07153D"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Pr>
      </w:pPr>
    </w:p>
    <w:p w14:paraId="19C6A466"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749D8B5C"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5AF82C00"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7DBCE545" w14:textId="77777777" w:rsidR="00E56613" w:rsidRPr="00E56613" w:rsidRDefault="00E56613" w:rsidP="00E56613">
      <w:pPr>
        <w:spacing w:before="0" w:beforeAutospacing="0" w:after="0" w:afterAutospacing="0" w:line="240" w:lineRule="auto"/>
        <w:jc w:val="center"/>
        <w:rPr>
          <w:rFonts w:ascii="David" w:eastAsia="Times New Roman" w:hAnsi="David" w:cs="David"/>
          <w:b/>
          <w:bCs/>
          <w:snapToGrid w:val="0"/>
          <w:sz w:val="24"/>
          <w:szCs w:val="24"/>
          <w:u w:val="single"/>
          <w:rtl/>
        </w:rPr>
      </w:pPr>
      <w:r w:rsidRPr="00E56613">
        <w:rPr>
          <w:rFonts w:ascii="David" w:eastAsia="Times New Roman" w:hAnsi="David" w:cs="David"/>
          <w:snapToGrid w:val="0"/>
          <w:sz w:val="24"/>
          <w:szCs w:val="24"/>
          <w:rtl/>
        </w:rPr>
        <w:br w:type="page"/>
      </w:r>
      <w:r w:rsidRPr="00E56613">
        <w:rPr>
          <w:rFonts w:ascii="David" w:eastAsia="Times New Roman" w:hAnsi="David" w:cs="David"/>
          <w:b/>
          <w:bCs/>
          <w:snapToGrid w:val="0"/>
          <w:sz w:val="24"/>
          <w:szCs w:val="24"/>
          <w:u w:val="single"/>
          <w:rtl/>
        </w:rPr>
        <w:lastRenderedPageBreak/>
        <w:t>נספח 3.1.30</w:t>
      </w:r>
    </w:p>
    <w:p w14:paraId="52B49023" w14:textId="77777777" w:rsidR="00E56613" w:rsidRPr="00E56613" w:rsidRDefault="00E56613" w:rsidP="00E56613">
      <w:pPr>
        <w:spacing w:before="0" w:beforeAutospacing="0" w:after="0" w:afterAutospacing="0" w:line="240" w:lineRule="auto"/>
        <w:jc w:val="center"/>
        <w:rPr>
          <w:rFonts w:ascii="David" w:eastAsia="Times New Roman" w:hAnsi="David" w:cs="David"/>
          <w:b/>
          <w:bCs/>
          <w:snapToGrid w:val="0"/>
          <w:sz w:val="24"/>
          <w:szCs w:val="24"/>
          <w:u w:val="single"/>
          <w:rtl/>
        </w:rPr>
      </w:pPr>
    </w:p>
    <w:p w14:paraId="740A6328" w14:textId="77777777" w:rsidR="00E56613" w:rsidRPr="00E56613" w:rsidRDefault="00E56613" w:rsidP="00E56613">
      <w:pPr>
        <w:spacing w:before="0" w:beforeAutospacing="0" w:after="0" w:afterAutospacing="0" w:line="240" w:lineRule="auto"/>
        <w:jc w:val="center"/>
        <w:rPr>
          <w:rFonts w:ascii="David" w:eastAsia="Times New Roman" w:hAnsi="David" w:cs="David"/>
          <w:b/>
          <w:bCs/>
          <w:snapToGrid w:val="0"/>
          <w:sz w:val="24"/>
          <w:szCs w:val="24"/>
          <w:u w:val="single"/>
          <w:rtl/>
        </w:rPr>
      </w:pPr>
      <w:r w:rsidRPr="00E56613">
        <w:rPr>
          <w:rFonts w:ascii="David" w:eastAsia="Times New Roman" w:hAnsi="David" w:cs="David"/>
          <w:b/>
          <w:bCs/>
          <w:snapToGrid w:val="0"/>
          <w:sz w:val="24"/>
          <w:szCs w:val="24"/>
          <w:u w:val="single"/>
          <w:rtl/>
        </w:rPr>
        <w:t>פרוגרמה לבדיקות מעבדה</w:t>
      </w:r>
    </w:p>
    <w:p w14:paraId="4D8AEA92" w14:textId="77777777" w:rsidR="00E56613" w:rsidRPr="00E56613" w:rsidRDefault="00E56613" w:rsidP="00E56613">
      <w:pPr>
        <w:spacing w:before="0" w:beforeAutospacing="0" w:after="0" w:afterAutospacing="0" w:line="240" w:lineRule="auto"/>
        <w:ind w:left="657" w:hanging="709"/>
        <w:rPr>
          <w:rFonts w:ascii="David" w:eastAsia="Calibri" w:hAnsi="David" w:cs="David"/>
          <w:sz w:val="24"/>
          <w:szCs w:val="24"/>
          <w:rtl/>
        </w:rPr>
      </w:pPr>
      <w:r w:rsidRPr="00E56613">
        <w:rPr>
          <w:rFonts w:ascii="David" w:eastAsia="Calibri" w:hAnsi="David" w:cs="David"/>
          <w:sz w:val="24"/>
          <w:szCs w:val="24"/>
          <w:rtl/>
        </w:rPr>
        <w:t>1.         כל הבדיקות הנדרשות עפ"י חוק, תקן, ע"י הועדה המקומית לתכנון ובניה, הרשות המקומית והרשויות האחרות כמפורט בתנאי היתר הבניה ולפי דרישות הרשויות כתנאי לקבלת אשור לאכלוס ולתעודת גמר (לרבות: בדיקות בטונים וברזל לשלד המבנה, אינסטלציה סניטרית, מערכת גז, מערכת סולרית, המטרת קירות/חלונות, הצפת גגות/מרפסות, בדיקות טיב האבן לחיפוי חוץ לפי מפמ"כ 378, שליפת אבן לפי מפמ"כ 378, זיהוי מוצרים בעלי תו תקן 921, אנטנה מרכזית, מערכת ספרינקלרים, מערכת גילוי אש, אטימות ממ"דים, טיח בממ"דים, זיהוי פרטי מסגרות ממ"דים, מערכות חשמל, מערכות אלקטרומכניות ובדיקות אינטגרציה).</w:t>
      </w:r>
    </w:p>
    <w:p w14:paraId="6555B263" w14:textId="77777777" w:rsidR="00E56613" w:rsidRPr="00E56613" w:rsidRDefault="00E56613" w:rsidP="00E56613">
      <w:pPr>
        <w:spacing w:before="0" w:beforeAutospacing="0" w:after="0" w:afterAutospacing="0" w:line="240" w:lineRule="auto"/>
        <w:ind w:left="657" w:hanging="709"/>
        <w:rPr>
          <w:rFonts w:ascii="David" w:eastAsia="Calibri" w:hAnsi="David" w:cs="David"/>
          <w:sz w:val="24"/>
          <w:szCs w:val="24"/>
          <w:rtl/>
        </w:rPr>
      </w:pPr>
      <w:r w:rsidRPr="00E56613">
        <w:rPr>
          <w:rFonts w:ascii="David" w:eastAsia="Calibri" w:hAnsi="David" w:cs="David"/>
          <w:sz w:val="24"/>
          <w:szCs w:val="24"/>
          <w:rtl/>
        </w:rPr>
        <w:t>2.         בדיקות רשות בקרה בתהליך (בכל דירה ודירה וברכוש המשותף/בדירה אופיינית לדוגמא/בקומה אופיינית לדוגמא):</w:t>
      </w:r>
    </w:p>
    <w:p w14:paraId="23A96785" w14:textId="77777777" w:rsidR="00E56613" w:rsidRPr="00E56613" w:rsidRDefault="00E56613" w:rsidP="00E56613">
      <w:pPr>
        <w:spacing w:before="0" w:beforeAutospacing="0" w:after="0" w:afterAutospacing="0" w:line="240" w:lineRule="auto"/>
        <w:ind w:left="657"/>
        <w:rPr>
          <w:rFonts w:ascii="David" w:eastAsia="Calibri" w:hAnsi="David" w:cs="David"/>
          <w:sz w:val="24"/>
          <w:szCs w:val="24"/>
          <w:rtl/>
        </w:rPr>
      </w:pPr>
      <w:r w:rsidRPr="00E56613">
        <w:rPr>
          <w:rFonts w:ascii="David" w:eastAsia="Calibri" w:hAnsi="David" w:cs="David"/>
          <w:sz w:val="24"/>
          <w:szCs w:val="24"/>
          <w:rtl/>
        </w:rPr>
        <w:t>בדיקות מערכת אינסטלציה לפי ת"י 1025, ת"י 1317, ת"י 1138, ת"י 1347, ת"י 1119, ת"י 1682, ת"י 239, ת"י 972, ת"י 579, ת"י 69, ת"י 238, ת"י 146, ת"י 851, ת"י 1172, ת"י 602 והל"ת בדיקת צנרת פקסגול לפי התקנים הבאים: 5433 חלק 6, 2242 חלק 2, תקן 1205 והל"ת  2007.</w:t>
      </w:r>
    </w:p>
    <w:p w14:paraId="34F50DD8" w14:textId="77777777" w:rsidR="00E56613" w:rsidRPr="00E56613" w:rsidRDefault="00E56613" w:rsidP="00E56613">
      <w:pPr>
        <w:spacing w:before="0" w:beforeAutospacing="0" w:after="0" w:afterAutospacing="0" w:line="240" w:lineRule="auto"/>
        <w:ind w:left="657"/>
        <w:rPr>
          <w:rFonts w:ascii="David" w:eastAsia="Calibri" w:hAnsi="David" w:cs="David"/>
          <w:sz w:val="24"/>
          <w:szCs w:val="24"/>
          <w:rtl/>
        </w:rPr>
      </w:pPr>
      <w:r w:rsidRPr="00E56613">
        <w:rPr>
          <w:rFonts w:ascii="David" w:eastAsia="Calibri" w:hAnsi="David" w:cs="David"/>
          <w:sz w:val="24"/>
          <w:szCs w:val="24"/>
          <w:rtl/>
        </w:rPr>
        <w:t>-           צילומי קווי ביוב וניקוז חיצוני לפי התקן.</w:t>
      </w:r>
    </w:p>
    <w:p w14:paraId="3820D79C" w14:textId="77777777" w:rsidR="00E56613" w:rsidRPr="00E56613" w:rsidRDefault="00E56613" w:rsidP="00E56613">
      <w:pPr>
        <w:spacing w:before="0" w:beforeAutospacing="0" w:after="0" w:afterAutospacing="0" w:line="240" w:lineRule="auto"/>
        <w:ind w:left="657"/>
        <w:rPr>
          <w:rFonts w:ascii="David" w:eastAsia="Calibri" w:hAnsi="David" w:cs="David"/>
          <w:sz w:val="24"/>
          <w:szCs w:val="24"/>
          <w:rtl/>
        </w:rPr>
      </w:pPr>
      <w:r w:rsidRPr="00E56613">
        <w:rPr>
          <w:rFonts w:ascii="David" w:eastAsia="Calibri" w:hAnsi="David" w:cs="David"/>
          <w:sz w:val="24"/>
          <w:szCs w:val="24"/>
          <w:rtl/>
        </w:rPr>
        <w:t>-           בדיקות טיח בכל ממ"ד והתאמתו לתקן 5075.</w:t>
      </w:r>
    </w:p>
    <w:p w14:paraId="5EFC41BA" w14:textId="77777777" w:rsidR="00E56613" w:rsidRPr="00E56613" w:rsidRDefault="00E56613" w:rsidP="00E56613">
      <w:pPr>
        <w:spacing w:before="0" w:beforeAutospacing="0" w:after="0" w:afterAutospacing="0" w:line="240" w:lineRule="auto"/>
        <w:ind w:left="1366" w:hanging="709"/>
        <w:rPr>
          <w:rFonts w:ascii="David" w:eastAsia="Calibri" w:hAnsi="David" w:cs="David"/>
          <w:sz w:val="24"/>
          <w:szCs w:val="24"/>
          <w:rtl/>
        </w:rPr>
      </w:pPr>
      <w:r w:rsidRPr="00E56613">
        <w:rPr>
          <w:rFonts w:ascii="David" w:eastAsia="Calibri" w:hAnsi="David" w:cs="David"/>
          <w:sz w:val="24"/>
          <w:szCs w:val="24"/>
          <w:rtl/>
        </w:rPr>
        <w:t>-           בדיקות מעקות טיפוסיים והתאמתם לתקן 1142 (בכל מקרה יבדקו כל המעקות הטיפוסיים בבניין).</w:t>
      </w:r>
    </w:p>
    <w:p w14:paraId="0E727668" w14:textId="77777777" w:rsidR="00E56613" w:rsidRPr="00E56613" w:rsidRDefault="00E56613" w:rsidP="00E56613">
      <w:pPr>
        <w:spacing w:before="0" w:beforeAutospacing="0" w:after="0" w:afterAutospacing="0" w:line="240" w:lineRule="auto"/>
        <w:ind w:left="657"/>
        <w:rPr>
          <w:rFonts w:ascii="David" w:eastAsia="Calibri" w:hAnsi="David" w:cs="David"/>
          <w:sz w:val="24"/>
          <w:szCs w:val="24"/>
          <w:rtl/>
        </w:rPr>
      </w:pPr>
      <w:r w:rsidRPr="00E56613">
        <w:rPr>
          <w:rFonts w:ascii="David" w:eastAsia="Calibri" w:hAnsi="David" w:cs="David"/>
          <w:sz w:val="24"/>
          <w:szCs w:val="24"/>
          <w:rtl/>
        </w:rPr>
        <w:t>-           בדיקות הצפה/אטימות של כל מרפסת וכל גג ע"פ תקן 1476.</w:t>
      </w:r>
    </w:p>
    <w:p w14:paraId="58353498" w14:textId="77777777" w:rsidR="00E56613" w:rsidRPr="00E56613" w:rsidRDefault="00E56613" w:rsidP="00E56613">
      <w:pPr>
        <w:spacing w:before="0" w:beforeAutospacing="0" w:after="0" w:afterAutospacing="0" w:line="240" w:lineRule="auto"/>
        <w:ind w:left="1366" w:hanging="709"/>
        <w:rPr>
          <w:rFonts w:ascii="David" w:eastAsia="Calibri" w:hAnsi="David" w:cs="David"/>
          <w:sz w:val="24"/>
          <w:szCs w:val="24"/>
          <w:rtl/>
        </w:rPr>
      </w:pPr>
      <w:r w:rsidRPr="00E56613">
        <w:rPr>
          <w:rFonts w:ascii="David" w:eastAsia="Calibri" w:hAnsi="David" w:cs="David"/>
          <w:sz w:val="24"/>
          <w:szCs w:val="24"/>
          <w:rtl/>
        </w:rPr>
        <w:t>-           המטרה של כל החלונות לבדיקת אטימותם לחדירות מים, ע"פ נספח א' בתקן 4068.</w:t>
      </w:r>
    </w:p>
    <w:p w14:paraId="0C2F89A2" w14:textId="77777777" w:rsidR="00E56613" w:rsidRPr="00E56613" w:rsidRDefault="00E56613" w:rsidP="00E56613">
      <w:pPr>
        <w:spacing w:before="0" w:beforeAutospacing="0" w:after="0" w:afterAutospacing="0" w:line="240" w:lineRule="auto"/>
        <w:ind w:left="1366" w:hanging="709"/>
        <w:rPr>
          <w:rFonts w:ascii="David" w:eastAsia="Calibri" w:hAnsi="David" w:cs="David"/>
          <w:sz w:val="24"/>
          <w:szCs w:val="24"/>
          <w:rtl/>
        </w:rPr>
      </w:pPr>
      <w:r w:rsidRPr="00E56613">
        <w:rPr>
          <w:rFonts w:ascii="David" w:eastAsia="Calibri" w:hAnsi="David" w:cs="David"/>
          <w:sz w:val="24"/>
          <w:szCs w:val="24"/>
          <w:rtl/>
        </w:rPr>
        <w:t>-           בדיקות כל משלוחי האבנים המיועדות לחיפוי קירות החוץ והתאמתם לדרישות ת"י 2378.</w:t>
      </w:r>
    </w:p>
    <w:p w14:paraId="16BFBA3C" w14:textId="77777777" w:rsidR="00E56613" w:rsidRPr="00E56613" w:rsidRDefault="00E56613" w:rsidP="00E56613">
      <w:pPr>
        <w:spacing w:before="0" w:beforeAutospacing="0" w:after="0" w:afterAutospacing="0" w:line="240" w:lineRule="auto"/>
        <w:ind w:left="1366" w:hanging="709"/>
        <w:rPr>
          <w:rFonts w:ascii="David" w:eastAsia="Calibri" w:hAnsi="David" w:cs="David"/>
          <w:sz w:val="24"/>
          <w:szCs w:val="24"/>
          <w:rtl/>
        </w:rPr>
      </w:pPr>
      <w:r w:rsidRPr="00E56613">
        <w:rPr>
          <w:rFonts w:ascii="David" w:eastAsia="Calibri" w:hAnsi="David" w:cs="David"/>
          <w:sz w:val="24"/>
          <w:szCs w:val="24"/>
          <w:rtl/>
        </w:rPr>
        <w:t>-           בדיקות אנכיות, מישוריות, גליות וחוזק ההדבקות של הטיח בשליפה והתאמתו לדרישות ת"י 1920.2 ולת"י 1275.</w:t>
      </w:r>
    </w:p>
    <w:p w14:paraId="545853FB" w14:textId="77777777" w:rsidR="00E56613" w:rsidRPr="00E56613" w:rsidRDefault="00E56613" w:rsidP="00E56613">
      <w:pPr>
        <w:spacing w:before="0" w:beforeAutospacing="0" w:after="0" w:afterAutospacing="0" w:line="240" w:lineRule="auto"/>
        <w:ind w:left="1366" w:hanging="709"/>
        <w:rPr>
          <w:rFonts w:ascii="David" w:eastAsia="Calibri" w:hAnsi="David" w:cs="David"/>
          <w:sz w:val="24"/>
          <w:szCs w:val="24"/>
          <w:rtl/>
        </w:rPr>
      </w:pPr>
      <w:r w:rsidRPr="00E56613">
        <w:rPr>
          <w:rFonts w:ascii="David" w:eastAsia="Calibri" w:hAnsi="David" w:cs="David"/>
          <w:sz w:val="24"/>
          <w:szCs w:val="24"/>
          <w:rtl/>
        </w:rPr>
        <w:t>-           בדיקות מישוריות הריצוף, הפרשי מפלסים בין אריחים סמוכים, פגמים באריחים, חוזק ההדבקות של האריחים (באמצעות בדיקות שליפה), סף מודרג, שיפולים, מישקים, כמות רזרבית והתאמת מצע הריצוף הכל עפ"י כל הנדרש בתקן הרלוונטי (ת"י 1629 לטראצו, ת"י 1555.3 לקרמיקה ופורצלן).</w:t>
      </w:r>
    </w:p>
    <w:p w14:paraId="5B9AA943" w14:textId="77777777" w:rsidR="00E56613" w:rsidRPr="00E56613" w:rsidRDefault="00E56613" w:rsidP="00E56613">
      <w:pPr>
        <w:spacing w:before="0" w:beforeAutospacing="0" w:after="0" w:afterAutospacing="0" w:line="240" w:lineRule="auto"/>
        <w:ind w:left="1366" w:hanging="709"/>
        <w:rPr>
          <w:rFonts w:ascii="David" w:eastAsia="Calibri" w:hAnsi="David" w:cs="David"/>
          <w:sz w:val="24"/>
          <w:szCs w:val="24"/>
          <w:rtl/>
        </w:rPr>
      </w:pPr>
      <w:r w:rsidRPr="00E56613">
        <w:rPr>
          <w:rFonts w:ascii="David" w:eastAsia="Calibri" w:hAnsi="David" w:cs="David"/>
          <w:sz w:val="24"/>
          <w:szCs w:val="24"/>
          <w:rtl/>
        </w:rPr>
        <w:t>-           בדיקות רטיבות חול המילוי מתחת לאריחים ואת התאמתו לנדרש בתקן.</w:t>
      </w:r>
    </w:p>
    <w:p w14:paraId="575C4A74" w14:textId="77777777" w:rsidR="00E56613" w:rsidRPr="00E56613" w:rsidRDefault="00E56613" w:rsidP="00E56613">
      <w:pPr>
        <w:spacing w:before="0" w:beforeAutospacing="0" w:after="0" w:afterAutospacing="0" w:line="240" w:lineRule="auto"/>
        <w:ind w:left="1366" w:hanging="709"/>
        <w:rPr>
          <w:rFonts w:ascii="David" w:eastAsia="Calibri" w:hAnsi="David" w:cs="David"/>
          <w:sz w:val="24"/>
          <w:szCs w:val="24"/>
          <w:rtl/>
        </w:rPr>
      </w:pPr>
      <w:r w:rsidRPr="00E56613">
        <w:rPr>
          <w:rFonts w:ascii="David" w:eastAsia="Calibri" w:hAnsi="David" w:cs="David"/>
          <w:sz w:val="24"/>
          <w:szCs w:val="24"/>
          <w:rtl/>
        </w:rPr>
        <w:t>-           בדיקות דלתות העץ לנדרש בת"י 23.</w:t>
      </w:r>
    </w:p>
    <w:p w14:paraId="0AA11930" w14:textId="77777777" w:rsidR="00E56613" w:rsidRPr="00E56613" w:rsidRDefault="00E56613" w:rsidP="00E56613">
      <w:pPr>
        <w:spacing w:before="0" w:beforeAutospacing="0" w:after="0" w:afterAutospacing="0" w:line="240" w:lineRule="auto"/>
        <w:ind w:left="1366" w:hanging="709"/>
        <w:rPr>
          <w:rFonts w:ascii="David" w:eastAsia="Calibri" w:hAnsi="David" w:cs="David"/>
          <w:sz w:val="24"/>
          <w:szCs w:val="24"/>
          <w:rtl/>
        </w:rPr>
      </w:pPr>
      <w:r w:rsidRPr="00E56613">
        <w:rPr>
          <w:rFonts w:ascii="David" w:eastAsia="Calibri" w:hAnsi="David" w:cs="David"/>
          <w:sz w:val="24"/>
          <w:szCs w:val="24"/>
          <w:rtl/>
        </w:rPr>
        <w:t>-           בדיקות מלבני פלדה וכנפי פלדה לנדרש בת"י 1161 ובמפמ"כ 27.</w:t>
      </w:r>
    </w:p>
    <w:p w14:paraId="61500021" w14:textId="77777777" w:rsidR="00E56613" w:rsidRPr="00E56613" w:rsidRDefault="00E56613" w:rsidP="00E56613">
      <w:pPr>
        <w:spacing w:before="0" w:beforeAutospacing="0" w:after="0" w:afterAutospacing="0" w:line="240" w:lineRule="auto"/>
        <w:ind w:left="1366" w:hanging="709"/>
        <w:rPr>
          <w:rFonts w:ascii="David" w:eastAsia="Calibri" w:hAnsi="David" w:cs="David"/>
          <w:sz w:val="24"/>
          <w:szCs w:val="24"/>
          <w:rtl/>
        </w:rPr>
      </w:pPr>
      <w:r w:rsidRPr="00E56613">
        <w:rPr>
          <w:rFonts w:ascii="David" w:eastAsia="Calibri" w:hAnsi="David" w:cs="David"/>
          <w:sz w:val="24"/>
          <w:szCs w:val="24"/>
          <w:rtl/>
        </w:rPr>
        <w:t>-           בדיקות דלתות פלדה בממ"דים לנדרש בת"י 4422.</w:t>
      </w:r>
    </w:p>
    <w:p w14:paraId="5521ECF2" w14:textId="77777777" w:rsidR="00E56613" w:rsidRPr="00E56613" w:rsidRDefault="00E56613" w:rsidP="00E56613">
      <w:pPr>
        <w:spacing w:before="0" w:beforeAutospacing="0" w:after="0" w:afterAutospacing="0" w:line="240" w:lineRule="auto"/>
        <w:ind w:left="1366" w:hanging="709"/>
        <w:rPr>
          <w:rFonts w:ascii="David" w:eastAsia="Calibri" w:hAnsi="David" w:cs="David"/>
          <w:sz w:val="24"/>
          <w:szCs w:val="24"/>
          <w:rtl/>
        </w:rPr>
      </w:pPr>
      <w:r w:rsidRPr="00E56613">
        <w:rPr>
          <w:rFonts w:ascii="David" w:eastAsia="Calibri" w:hAnsi="David" w:cs="David"/>
          <w:sz w:val="24"/>
          <w:szCs w:val="24"/>
          <w:rtl/>
        </w:rPr>
        <w:t>-           בדיקות התאמת מידות החדרים, לתכניות המכר ואת הסטייה הזוויתית (קלינים) לנדרש בת"י 789.</w:t>
      </w:r>
    </w:p>
    <w:p w14:paraId="118BDC87" w14:textId="77777777" w:rsidR="00E56613" w:rsidRPr="00E56613" w:rsidRDefault="00E56613" w:rsidP="00E56613">
      <w:pPr>
        <w:spacing w:before="0" w:beforeAutospacing="0" w:after="0" w:afterAutospacing="0" w:line="240" w:lineRule="auto"/>
        <w:ind w:left="657"/>
        <w:rPr>
          <w:rFonts w:ascii="David" w:eastAsia="Calibri" w:hAnsi="David" w:cs="David"/>
          <w:sz w:val="24"/>
          <w:szCs w:val="24"/>
          <w:rtl/>
        </w:rPr>
      </w:pPr>
      <w:r w:rsidRPr="00E56613">
        <w:rPr>
          <w:rFonts w:ascii="David" w:eastAsia="Calibri" w:hAnsi="David" w:cs="David"/>
          <w:sz w:val="24"/>
          <w:szCs w:val="24"/>
          <w:rtl/>
        </w:rPr>
        <w:t>-           בדיקות צפיפות מצעים בפתוח המגרש.</w:t>
      </w:r>
    </w:p>
    <w:p w14:paraId="3D97EE00" w14:textId="77777777" w:rsidR="00E56613" w:rsidRPr="00E56613" w:rsidRDefault="00E56613" w:rsidP="00E56613">
      <w:pPr>
        <w:spacing w:before="0" w:beforeAutospacing="0" w:after="0" w:afterAutospacing="0" w:line="240" w:lineRule="auto"/>
        <w:ind w:left="657"/>
        <w:rPr>
          <w:rFonts w:ascii="David" w:eastAsia="Calibri" w:hAnsi="David" w:cs="David"/>
          <w:sz w:val="24"/>
          <w:szCs w:val="24"/>
          <w:rtl/>
        </w:rPr>
      </w:pPr>
      <w:r w:rsidRPr="00E56613">
        <w:rPr>
          <w:rFonts w:ascii="David" w:eastAsia="Calibri" w:hAnsi="David" w:cs="David"/>
          <w:sz w:val="24"/>
          <w:szCs w:val="24"/>
          <w:rtl/>
        </w:rPr>
        <w:t>-           בדיקות איכות אדמת הגן.</w:t>
      </w:r>
    </w:p>
    <w:p w14:paraId="0892505E" w14:textId="77777777" w:rsidR="00E56613" w:rsidRPr="00E56613" w:rsidRDefault="00E56613" w:rsidP="00E56613">
      <w:pPr>
        <w:spacing w:before="0" w:beforeAutospacing="0" w:after="0" w:afterAutospacing="0" w:line="240" w:lineRule="auto"/>
        <w:ind w:left="657"/>
        <w:rPr>
          <w:rFonts w:ascii="David" w:eastAsia="Calibri" w:hAnsi="David" w:cs="David"/>
          <w:sz w:val="24"/>
          <w:szCs w:val="24"/>
          <w:rtl/>
        </w:rPr>
      </w:pPr>
      <w:r w:rsidRPr="00E56613">
        <w:rPr>
          <w:rFonts w:ascii="David" w:eastAsia="Calibri" w:hAnsi="David" w:cs="David"/>
          <w:sz w:val="24"/>
          <w:szCs w:val="24"/>
          <w:rtl/>
        </w:rPr>
        <w:t>-           בדיקות אלומיניום.</w:t>
      </w:r>
    </w:p>
    <w:p w14:paraId="7021DBDF" w14:textId="77777777" w:rsidR="00E56613" w:rsidRPr="00E56613" w:rsidRDefault="00E56613" w:rsidP="00E56613">
      <w:pPr>
        <w:spacing w:before="0" w:beforeAutospacing="0" w:after="0" w:afterAutospacing="0" w:line="240" w:lineRule="auto"/>
        <w:ind w:left="657"/>
        <w:rPr>
          <w:rFonts w:ascii="David" w:eastAsia="Calibri" w:hAnsi="David" w:cs="David"/>
          <w:sz w:val="24"/>
          <w:szCs w:val="24"/>
          <w:rtl/>
        </w:rPr>
      </w:pPr>
      <w:r w:rsidRPr="00E56613">
        <w:rPr>
          <w:rFonts w:ascii="David" w:eastAsia="Calibri" w:hAnsi="David" w:cs="David"/>
          <w:sz w:val="24"/>
          <w:szCs w:val="24"/>
          <w:rtl/>
        </w:rPr>
        <w:t>-           בדיקות סימון ארונות מטבח בתו תקן 1271.11.</w:t>
      </w:r>
    </w:p>
    <w:p w14:paraId="5DFCDCEA" w14:textId="77777777" w:rsidR="00E56613" w:rsidRPr="00E56613" w:rsidRDefault="00E56613" w:rsidP="00E56613">
      <w:pPr>
        <w:spacing w:before="0" w:beforeAutospacing="0" w:after="0" w:afterAutospacing="0" w:line="240" w:lineRule="auto"/>
        <w:ind w:left="657"/>
        <w:rPr>
          <w:rFonts w:ascii="David" w:eastAsia="Calibri" w:hAnsi="David" w:cs="David"/>
          <w:sz w:val="24"/>
          <w:szCs w:val="24"/>
          <w:rtl/>
        </w:rPr>
      </w:pPr>
      <w:r w:rsidRPr="00E56613">
        <w:rPr>
          <w:rFonts w:ascii="David" w:eastAsia="Calibri" w:hAnsi="David" w:cs="David"/>
          <w:sz w:val="24"/>
          <w:szCs w:val="24"/>
          <w:rtl/>
        </w:rPr>
        <w:t>-           בדיקות סימון דלתות אש בתו תקן.</w:t>
      </w:r>
    </w:p>
    <w:p w14:paraId="48B3F438" w14:textId="77777777" w:rsidR="00E56613" w:rsidRPr="00E56613" w:rsidRDefault="00E56613" w:rsidP="00E56613">
      <w:pPr>
        <w:spacing w:before="0" w:beforeAutospacing="0" w:after="0" w:afterAutospacing="0" w:line="240" w:lineRule="auto"/>
        <w:ind w:left="657"/>
        <w:rPr>
          <w:rFonts w:ascii="David" w:eastAsia="Calibri" w:hAnsi="David" w:cs="David"/>
          <w:sz w:val="24"/>
          <w:szCs w:val="24"/>
          <w:rtl/>
        </w:rPr>
      </w:pPr>
      <w:r w:rsidRPr="00E56613">
        <w:rPr>
          <w:rFonts w:ascii="David" w:eastAsia="Calibri" w:hAnsi="David" w:cs="David"/>
          <w:sz w:val="24"/>
          <w:szCs w:val="24"/>
          <w:rtl/>
        </w:rPr>
        <w:t>-           בדיקות הדבקות חיפויים בלובי כניסה ראשי ובמבואות קומתיות.</w:t>
      </w:r>
    </w:p>
    <w:p w14:paraId="3AACE1CF" w14:textId="77777777" w:rsidR="00E56613" w:rsidRPr="00E56613" w:rsidRDefault="00E56613" w:rsidP="00E56613">
      <w:pPr>
        <w:spacing w:before="0" w:beforeAutospacing="0" w:after="0" w:afterAutospacing="0" w:line="240" w:lineRule="auto"/>
        <w:ind w:left="657"/>
        <w:rPr>
          <w:rFonts w:ascii="David" w:eastAsia="Calibri" w:hAnsi="David" w:cs="David"/>
          <w:sz w:val="24"/>
          <w:szCs w:val="24"/>
          <w:rtl/>
        </w:rPr>
      </w:pPr>
      <w:r w:rsidRPr="00E56613">
        <w:rPr>
          <w:rFonts w:ascii="David" w:eastAsia="Calibri" w:hAnsi="David" w:cs="David"/>
          <w:sz w:val="24"/>
          <w:szCs w:val="24"/>
          <w:rtl/>
        </w:rPr>
        <w:t>-           בדיקות התאמת תיבות דואר לנדרש בת"י 816.</w:t>
      </w:r>
    </w:p>
    <w:p w14:paraId="155F9765" w14:textId="77777777" w:rsidR="00E56613" w:rsidRPr="00E56613" w:rsidRDefault="00E56613" w:rsidP="00E56613">
      <w:pPr>
        <w:spacing w:before="0" w:beforeAutospacing="0" w:after="0" w:afterAutospacing="0" w:line="240" w:lineRule="auto"/>
        <w:ind w:left="1366" w:hanging="709"/>
        <w:rPr>
          <w:rFonts w:ascii="David" w:eastAsia="Calibri" w:hAnsi="David" w:cs="David"/>
          <w:sz w:val="24"/>
          <w:szCs w:val="24"/>
          <w:rtl/>
        </w:rPr>
      </w:pPr>
      <w:r w:rsidRPr="00E56613">
        <w:rPr>
          <w:rFonts w:ascii="David" w:eastAsia="Calibri" w:hAnsi="David" w:cs="David"/>
          <w:sz w:val="24"/>
          <w:szCs w:val="24"/>
          <w:rtl/>
        </w:rPr>
        <w:t>-           בדיקות התאמת ברזים, סוללות ומיקום קבועות סניטריות לנדרש בת"י 1317 ובת"י 1205.3 (בדירות טיפוסיות בלבד).</w:t>
      </w:r>
    </w:p>
    <w:p w14:paraId="0F3FC553" w14:textId="77777777" w:rsidR="00E56613" w:rsidRPr="00E56613" w:rsidRDefault="00E56613" w:rsidP="00E56613">
      <w:pPr>
        <w:spacing w:before="0" w:beforeAutospacing="0" w:after="0" w:afterAutospacing="0" w:line="240" w:lineRule="auto"/>
        <w:ind w:left="657"/>
        <w:rPr>
          <w:rFonts w:ascii="David" w:eastAsia="Calibri" w:hAnsi="David" w:cs="David"/>
          <w:sz w:val="24"/>
          <w:szCs w:val="24"/>
          <w:rtl/>
        </w:rPr>
      </w:pPr>
      <w:r w:rsidRPr="00E56613">
        <w:rPr>
          <w:rFonts w:ascii="David" w:eastAsia="Calibri" w:hAnsi="David" w:cs="David"/>
          <w:sz w:val="24"/>
          <w:szCs w:val="24"/>
          <w:rtl/>
        </w:rPr>
        <w:t>-           בדיקות מערכת גז לנדרש בת"י 158.</w:t>
      </w:r>
    </w:p>
    <w:p w14:paraId="1C81CD82" w14:textId="77777777" w:rsidR="00E56613" w:rsidRPr="00E56613" w:rsidRDefault="00E56613" w:rsidP="00E56613">
      <w:pPr>
        <w:spacing w:before="0" w:beforeAutospacing="0" w:after="0" w:afterAutospacing="0" w:line="240" w:lineRule="auto"/>
        <w:ind w:left="657"/>
        <w:rPr>
          <w:rFonts w:ascii="David" w:eastAsia="Calibri" w:hAnsi="David" w:cs="David"/>
          <w:sz w:val="24"/>
          <w:szCs w:val="24"/>
          <w:rtl/>
        </w:rPr>
      </w:pPr>
      <w:r w:rsidRPr="00E56613">
        <w:rPr>
          <w:rFonts w:ascii="David" w:eastAsia="Calibri" w:hAnsi="David" w:cs="David"/>
          <w:sz w:val="24"/>
          <w:szCs w:val="24"/>
          <w:rtl/>
        </w:rPr>
        <w:t>-           בדיקות אביזרי חשמל לנדרש בת"י 33.</w:t>
      </w:r>
    </w:p>
    <w:p w14:paraId="3AB5AB39" w14:textId="77777777" w:rsidR="00E56613" w:rsidRPr="00E56613" w:rsidRDefault="00E56613" w:rsidP="00E56613">
      <w:pPr>
        <w:spacing w:before="0" w:beforeAutospacing="0" w:after="0" w:afterAutospacing="0" w:line="240" w:lineRule="auto"/>
        <w:ind w:left="1366" w:hanging="709"/>
        <w:rPr>
          <w:rFonts w:ascii="David" w:eastAsia="Calibri" w:hAnsi="David" w:cs="David"/>
          <w:sz w:val="24"/>
          <w:szCs w:val="24"/>
          <w:rtl/>
        </w:rPr>
      </w:pPr>
      <w:r w:rsidRPr="00E56613">
        <w:rPr>
          <w:rFonts w:ascii="David" w:eastAsia="Calibri" w:hAnsi="David" w:cs="David"/>
          <w:sz w:val="24"/>
          <w:szCs w:val="24"/>
          <w:rtl/>
        </w:rPr>
        <w:t>-           בדיקות משטחי טרצו/מדרגות/אדני חלונות/ספים לנדרש בת"י 42, בת"י 1554, ובת"י 1182.</w:t>
      </w:r>
    </w:p>
    <w:p w14:paraId="66768FFB" w14:textId="77777777" w:rsidR="00E56613" w:rsidRPr="00E56613" w:rsidRDefault="00E56613" w:rsidP="00E56613">
      <w:pPr>
        <w:spacing w:before="0" w:beforeAutospacing="0" w:after="0" w:afterAutospacing="0" w:line="240" w:lineRule="auto"/>
        <w:ind w:left="657"/>
        <w:rPr>
          <w:rFonts w:ascii="David" w:eastAsia="Calibri" w:hAnsi="David" w:cs="David"/>
          <w:sz w:val="24"/>
          <w:szCs w:val="24"/>
          <w:rtl/>
        </w:rPr>
      </w:pPr>
      <w:r w:rsidRPr="00E56613">
        <w:rPr>
          <w:rFonts w:ascii="David" w:eastAsia="Calibri" w:hAnsi="David" w:cs="David"/>
          <w:sz w:val="24"/>
          <w:szCs w:val="24"/>
          <w:rtl/>
        </w:rPr>
        <w:t>-           בדיקות פרטי אלומיניום לנדרש בת"י 1068, בת"י 4001 ובת"י 1099.</w:t>
      </w:r>
    </w:p>
    <w:p w14:paraId="6D7E8E10" w14:textId="77777777" w:rsidR="00E56613" w:rsidRPr="00E56613" w:rsidRDefault="00E56613" w:rsidP="00E56613">
      <w:pPr>
        <w:spacing w:before="0" w:beforeAutospacing="0" w:after="0" w:afterAutospacing="0" w:line="240" w:lineRule="auto"/>
        <w:ind w:left="657"/>
        <w:rPr>
          <w:rFonts w:ascii="David" w:eastAsia="Calibri" w:hAnsi="David" w:cs="David"/>
          <w:sz w:val="24"/>
          <w:szCs w:val="24"/>
          <w:rtl/>
        </w:rPr>
      </w:pPr>
      <w:r w:rsidRPr="00E56613">
        <w:rPr>
          <w:rFonts w:ascii="David" w:eastAsia="Calibri" w:hAnsi="David" w:cs="David"/>
          <w:sz w:val="24"/>
          <w:szCs w:val="24"/>
          <w:rtl/>
        </w:rPr>
        <w:t>-           בדיקות תריסים (רפפה/גלילה) לנדרש בת"י 1509.</w:t>
      </w:r>
    </w:p>
    <w:p w14:paraId="2B1CDBA6" w14:textId="77777777" w:rsidR="00E56613" w:rsidRPr="00E56613" w:rsidRDefault="00E56613" w:rsidP="00E56613">
      <w:pPr>
        <w:spacing w:before="0" w:beforeAutospacing="0" w:after="0" w:afterAutospacing="0" w:line="240" w:lineRule="auto"/>
        <w:ind w:left="657"/>
        <w:rPr>
          <w:rFonts w:ascii="David" w:eastAsia="Calibri" w:hAnsi="David" w:cs="David"/>
          <w:sz w:val="24"/>
          <w:szCs w:val="24"/>
          <w:rtl/>
        </w:rPr>
      </w:pPr>
      <w:r w:rsidRPr="00E56613">
        <w:rPr>
          <w:rFonts w:ascii="David" w:eastAsia="Calibri" w:hAnsi="David" w:cs="David"/>
          <w:sz w:val="24"/>
          <w:szCs w:val="24"/>
          <w:rtl/>
        </w:rPr>
        <w:t>-           בדיקות הימצאות גז רדון בבניין.</w:t>
      </w:r>
    </w:p>
    <w:p w14:paraId="0D232F12" w14:textId="77777777" w:rsidR="00E56613" w:rsidRPr="00E56613" w:rsidRDefault="00E56613" w:rsidP="00E56613">
      <w:pPr>
        <w:spacing w:before="0" w:beforeAutospacing="0" w:after="0" w:afterAutospacing="0" w:line="240" w:lineRule="auto"/>
        <w:ind w:left="657"/>
        <w:rPr>
          <w:rFonts w:ascii="David" w:eastAsia="Calibri" w:hAnsi="David" w:cs="David"/>
          <w:sz w:val="24"/>
          <w:szCs w:val="24"/>
          <w:rtl/>
        </w:rPr>
      </w:pPr>
      <w:r w:rsidRPr="00E56613">
        <w:rPr>
          <w:rFonts w:ascii="David" w:eastAsia="Calibri" w:hAnsi="David" w:cs="David"/>
          <w:sz w:val="24"/>
          <w:szCs w:val="24"/>
          <w:rtl/>
        </w:rPr>
        <w:t>-           מעברי אש לפי ת"י 931</w:t>
      </w:r>
    </w:p>
    <w:p w14:paraId="19D18F1F" w14:textId="77777777" w:rsidR="00E56613" w:rsidRPr="00E56613" w:rsidRDefault="00E56613" w:rsidP="00E56613">
      <w:pPr>
        <w:spacing w:before="0" w:beforeAutospacing="0" w:after="0" w:afterAutospacing="0" w:line="240" w:lineRule="auto"/>
        <w:ind w:left="657"/>
        <w:rPr>
          <w:rFonts w:ascii="David" w:eastAsia="Calibri" w:hAnsi="David" w:cs="David"/>
          <w:sz w:val="24"/>
          <w:szCs w:val="24"/>
          <w:rtl/>
        </w:rPr>
      </w:pPr>
      <w:r w:rsidRPr="00E56613">
        <w:rPr>
          <w:rFonts w:ascii="David" w:eastAsia="Calibri" w:hAnsi="David" w:cs="David"/>
          <w:sz w:val="24"/>
          <w:szCs w:val="24"/>
          <w:rtl/>
        </w:rPr>
        <w:t>-           דיחוס חדרי מדרגות לפי ת"י 1001 חלק 2</w:t>
      </w:r>
    </w:p>
    <w:p w14:paraId="176C59FA" w14:textId="77777777" w:rsidR="00E56613" w:rsidRPr="00E56613" w:rsidRDefault="00E56613" w:rsidP="00E56613">
      <w:pPr>
        <w:spacing w:before="0" w:beforeAutospacing="0" w:after="0" w:afterAutospacing="0" w:line="240" w:lineRule="auto"/>
        <w:ind w:left="515" w:hanging="708"/>
        <w:rPr>
          <w:rFonts w:ascii="David" w:eastAsia="Calibri" w:hAnsi="David" w:cs="David"/>
          <w:sz w:val="24"/>
          <w:szCs w:val="24"/>
          <w:rtl/>
        </w:rPr>
      </w:pPr>
      <w:r w:rsidRPr="00E56613">
        <w:rPr>
          <w:rFonts w:ascii="David" w:eastAsia="Calibri" w:hAnsi="David" w:cs="David"/>
          <w:sz w:val="24"/>
          <w:szCs w:val="24"/>
          <w:rtl/>
        </w:rPr>
        <w:t>3.         על הקבלן לשלב את כל מערך הבדיקות כפי שיאושר על ידי המפקח בלו"ז הזמנים של הקמת הפרויקט, באופן שלו"ז הבדיקות יתאים להתקדמות העבודות ולא יעקבו את מהלך העבודות ו/או את הליך קבלת האשור לאכלוס ולתעודת גמר</w:t>
      </w:r>
    </w:p>
    <w:p w14:paraId="32C48AC3" w14:textId="77777777" w:rsidR="00E56613" w:rsidRPr="00E56613" w:rsidRDefault="00E56613" w:rsidP="00E56613">
      <w:pPr>
        <w:spacing w:before="0" w:beforeAutospacing="0" w:after="0" w:afterAutospacing="0" w:line="360" w:lineRule="auto"/>
        <w:jc w:val="both"/>
        <w:rPr>
          <w:rFonts w:ascii="David" w:eastAsia="Times New Roman" w:hAnsi="David" w:cs="David"/>
          <w:sz w:val="26"/>
          <w:szCs w:val="26"/>
          <w:rtl/>
        </w:rPr>
      </w:pPr>
    </w:p>
    <w:p w14:paraId="390C247F" w14:textId="77777777" w:rsidR="00E56613" w:rsidRPr="00E56613" w:rsidRDefault="00E56613" w:rsidP="00E56613">
      <w:pPr>
        <w:spacing w:before="0" w:beforeAutospacing="0" w:after="0" w:afterAutospacing="0" w:line="360" w:lineRule="auto"/>
        <w:ind w:left="720"/>
        <w:jc w:val="center"/>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br w:type="page"/>
      </w:r>
      <w:r w:rsidRPr="00E56613">
        <w:rPr>
          <w:rFonts w:ascii="David" w:eastAsia="Times New Roman" w:hAnsi="David" w:cs="David"/>
          <w:b/>
          <w:bCs/>
          <w:sz w:val="24"/>
          <w:szCs w:val="24"/>
          <w:u w:val="single"/>
          <w:rtl/>
        </w:rPr>
        <w:lastRenderedPageBreak/>
        <w:t>נספח 3.1.33</w:t>
      </w:r>
    </w:p>
    <w:p w14:paraId="21E0E4D2" w14:textId="77777777" w:rsidR="00E56613" w:rsidRPr="00E56613" w:rsidRDefault="00E56613" w:rsidP="00E56613">
      <w:pPr>
        <w:spacing w:before="0" w:beforeAutospacing="0" w:after="0" w:afterAutospacing="0" w:line="360" w:lineRule="auto"/>
        <w:ind w:left="720"/>
        <w:jc w:val="center"/>
        <w:rPr>
          <w:rFonts w:ascii="David" w:eastAsia="Times New Roman" w:hAnsi="David" w:cs="David"/>
          <w:b/>
          <w:bCs/>
          <w:sz w:val="24"/>
          <w:szCs w:val="24"/>
          <w:u w:val="single"/>
        </w:rPr>
      </w:pPr>
      <w:r w:rsidRPr="00E56613">
        <w:rPr>
          <w:rFonts w:ascii="David" w:eastAsia="Times New Roman" w:hAnsi="David" w:cs="David"/>
          <w:b/>
          <w:bCs/>
          <w:sz w:val="24"/>
          <w:szCs w:val="24"/>
          <w:u w:val="single"/>
          <w:rtl/>
        </w:rPr>
        <w:t>מפרט לגידור אתר הפרויקט</w:t>
      </w:r>
    </w:p>
    <w:p w14:paraId="4BB7071B" w14:textId="77777777" w:rsidR="00E56613" w:rsidRPr="00E56613" w:rsidRDefault="00E56613" w:rsidP="00E56613">
      <w:pPr>
        <w:spacing w:before="0" w:beforeAutospacing="0" w:after="0" w:afterAutospacing="0" w:line="360" w:lineRule="auto"/>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t>הקבלן יגדר את אתר הפרויקט בהתאם למפורט להלן:</w:t>
      </w:r>
    </w:p>
    <w:p w14:paraId="47988733" w14:textId="77777777" w:rsidR="00E56613" w:rsidRPr="00E56613" w:rsidRDefault="00E56613" w:rsidP="00237720">
      <w:pPr>
        <w:numPr>
          <w:ilvl w:val="0"/>
          <w:numId w:val="18"/>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b/>
          <w:bCs/>
          <w:sz w:val="24"/>
          <w:szCs w:val="24"/>
          <w:rtl/>
        </w:rPr>
        <w:t>חומר:</w:t>
      </w:r>
      <w:r w:rsidRPr="00E56613">
        <w:rPr>
          <w:rFonts w:ascii="David" w:eastAsia="Times New Roman" w:hAnsi="David" w:cs="David"/>
          <w:sz w:val="24"/>
          <w:szCs w:val="24"/>
          <w:rtl/>
        </w:rPr>
        <w:t xml:space="preserve"> פח חדש , קשיח, מגולוון וחלק אשר יאפשר הדבקת פרסום הפרויקט.</w:t>
      </w:r>
    </w:p>
    <w:p w14:paraId="41879B0D" w14:textId="77777777" w:rsidR="00E56613" w:rsidRPr="00E56613" w:rsidRDefault="00E56613" w:rsidP="00237720">
      <w:pPr>
        <w:numPr>
          <w:ilvl w:val="0"/>
          <w:numId w:val="18"/>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b/>
          <w:bCs/>
          <w:sz w:val="24"/>
          <w:szCs w:val="24"/>
          <w:rtl/>
        </w:rPr>
        <w:t>צבע:</w:t>
      </w:r>
      <w:r w:rsidRPr="00E56613">
        <w:rPr>
          <w:rFonts w:ascii="David" w:eastAsia="Times New Roman" w:hAnsi="David" w:cs="David"/>
          <w:sz w:val="24"/>
          <w:szCs w:val="24"/>
          <w:rtl/>
        </w:rPr>
        <w:t xml:space="preserve"> לבן.</w:t>
      </w:r>
    </w:p>
    <w:p w14:paraId="0A540E4E" w14:textId="77777777" w:rsidR="00E56613" w:rsidRPr="00E56613" w:rsidRDefault="00E56613" w:rsidP="00237720">
      <w:pPr>
        <w:numPr>
          <w:ilvl w:val="0"/>
          <w:numId w:val="18"/>
        </w:numPr>
        <w:spacing w:before="0" w:beforeAutospacing="0" w:after="0" w:afterAutospacing="0" w:line="360" w:lineRule="auto"/>
        <w:jc w:val="both"/>
        <w:rPr>
          <w:rFonts w:ascii="David" w:eastAsia="Times New Roman" w:hAnsi="David" w:cs="David"/>
          <w:b/>
          <w:bCs/>
          <w:sz w:val="24"/>
          <w:szCs w:val="24"/>
        </w:rPr>
      </w:pPr>
      <w:r w:rsidRPr="00E56613">
        <w:rPr>
          <w:rFonts w:ascii="David" w:eastAsia="Times New Roman" w:hAnsi="David" w:cs="David"/>
          <w:b/>
          <w:bCs/>
          <w:sz w:val="24"/>
          <w:szCs w:val="24"/>
          <w:rtl/>
        </w:rPr>
        <w:t xml:space="preserve">מידות: </w:t>
      </w:r>
    </w:p>
    <w:p w14:paraId="55B56BE0" w14:textId="77777777" w:rsidR="00E56613" w:rsidRPr="00E56613" w:rsidRDefault="00E56613" w:rsidP="00237720">
      <w:pPr>
        <w:numPr>
          <w:ilvl w:val="0"/>
          <w:numId w:val="19"/>
        </w:numPr>
        <w:spacing w:before="0" w:beforeAutospacing="0" w:after="0" w:afterAutospacing="0" w:line="360" w:lineRule="auto"/>
        <w:ind w:right="1440"/>
        <w:contextualSpacing/>
        <w:jc w:val="both"/>
        <w:rPr>
          <w:rFonts w:ascii="David" w:eastAsia="Times New Roman" w:hAnsi="David" w:cs="David"/>
          <w:sz w:val="24"/>
          <w:szCs w:val="24"/>
        </w:rPr>
      </w:pPr>
      <w:r w:rsidRPr="00E56613">
        <w:rPr>
          <w:rFonts w:ascii="David" w:eastAsia="Times New Roman" w:hAnsi="David" w:cs="David"/>
          <w:sz w:val="24"/>
          <w:szCs w:val="24"/>
          <w:rtl/>
        </w:rPr>
        <w:t xml:space="preserve">מידת אורך: הארוך הנדרש לתחימת האתר. </w:t>
      </w:r>
    </w:p>
    <w:p w14:paraId="2BF84A4A" w14:textId="77777777" w:rsidR="00E56613" w:rsidRPr="00E56613" w:rsidRDefault="00E56613" w:rsidP="00237720">
      <w:pPr>
        <w:numPr>
          <w:ilvl w:val="0"/>
          <w:numId w:val="19"/>
        </w:numPr>
        <w:spacing w:before="0" w:beforeAutospacing="0" w:after="0" w:afterAutospacing="0" w:line="276" w:lineRule="auto"/>
        <w:contextualSpacing/>
        <w:jc w:val="both"/>
        <w:rPr>
          <w:rFonts w:ascii="David" w:eastAsia="Calibri" w:hAnsi="David" w:cs="David"/>
          <w:sz w:val="24"/>
          <w:szCs w:val="24"/>
        </w:rPr>
      </w:pPr>
      <w:r w:rsidRPr="00E56613">
        <w:rPr>
          <w:rFonts w:ascii="David" w:eastAsia="Calibri" w:hAnsi="David" w:cs="David"/>
          <w:sz w:val="24"/>
          <w:szCs w:val="24"/>
          <w:rtl/>
        </w:rPr>
        <w:t>מידת גובה: מידה קבועה ומינימלית של 2מ' ו/או בהתאם להנחיית הרשות המקומית.</w:t>
      </w:r>
    </w:p>
    <w:p w14:paraId="6F46D185" w14:textId="77777777" w:rsidR="00E56613" w:rsidRPr="00E56613" w:rsidRDefault="00E56613" w:rsidP="00237720">
      <w:pPr>
        <w:numPr>
          <w:ilvl w:val="0"/>
          <w:numId w:val="18"/>
        </w:numPr>
        <w:spacing w:before="0" w:beforeAutospacing="0" w:after="0" w:afterAutospacing="0" w:line="360" w:lineRule="auto"/>
        <w:jc w:val="both"/>
        <w:rPr>
          <w:rFonts w:ascii="David" w:eastAsia="Calibri" w:hAnsi="David" w:cs="David"/>
          <w:sz w:val="24"/>
          <w:szCs w:val="24"/>
        </w:rPr>
      </w:pPr>
      <w:r w:rsidRPr="00E56613">
        <w:rPr>
          <w:rFonts w:ascii="David" w:eastAsia="Times New Roman" w:hAnsi="David" w:cs="David"/>
          <w:b/>
          <w:bCs/>
          <w:sz w:val="24"/>
          <w:szCs w:val="24"/>
          <w:rtl/>
        </w:rPr>
        <w:t>ניראות וחוזק:</w:t>
      </w:r>
      <w:r w:rsidRPr="00E56613">
        <w:rPr>
          <w:rFonts w:ascii="David" w:eastAsia="Times New Roman" w:hAnsi="David" w:cs="David"/>
          <w:sz w:val="24"/>
          <w:szCs w:val="24"/>
          <w:rtl/>
        </w:rPr>
        <w:t xml:space="preserve"> חזית הגדר (הצד הפונה כלפי חוץ) צריכה להיות לבנה, חלקה, רציפה ומיושרת לאורך כל היקף האתר.</w:t>
      </w:r>
      <w:r w:rsidRPr="00E56613">
        <w:rPr>
          <w:rFonts w:ascii="David" w:eastAsia="Calibri" w:hAnsi="David" w:cs="David"/>
          <w:sz w:val="24"/>
          <w:szCs w:val="24"/>
          <w:rtl/>
        </w:rPr>
        <w:t xml:space="preserve"> קונסטרטקציית הגדר, החיזוקים והחיבורים לקרקע יבוצעו מהצד הפנימי של האתר כך שישמרו על חזית רחוב חיצונית נקייה וללא מכשול ומפגע לעוברי אורח. </w:t>
      </w:r>
    </w:p>
    <w:p w14:paraId="0AE0D6F4" w14:textId="77777777" w:rsidR="00E56613" w:rsidRPr="00E56613" w:rsidRDefault="00E56613" w:rsidP="00E56613">
      <w:pPr>
        <w:spacing w:before="0" w:beforeAutospacing="0" w:after="0" w:afterAutospacing="0" w:line="360" w:lineRule="auto"/>
        <w:ind w:left="360"/>
        <w:rPr>
          <w:rFonts w:ascii="David" w:eastAsia="Calibri" w:hAnsi="David" w:cs="David"/>
          <w:sz w:val="24"/>
          <w:szCs w:val="24"/>
        </w:rPr>
      </w:pPr>
      <w:r w:rsidRPr="00E56613">
        <w:rPr>
          <w:rFonts w:ascii="David" w:eastAsia="Times New Roman" w:hAnsi="David" w:cs="David"/>
          <w:sz w:val="24"/>
          <w:szCs w:val="24"/>
          <w:rtl/>
        </w:rPr>
        <w:t>ב</w:t>
      </w:r>
      <w:r w:rsidRPr="00E56613">
        <w:rPr>
          <w:rFonts w:ascii="David" w:eastAsia="Calibri" w:hAnsi="David" w:cs="David"/>
          <w:sz w:val="24"/>
          <w:szCs w:val="24"/>
          <w:rtl/>
        </w:rPr>
        <w:t>גדר אשר נמצאת בסמיכות לכביש פעיל, יש לבצע קיר הגנה כנגד נפילת רכב מתפרץ.</w:t>
      </w:r>
    </w:p>
    <w:p w14:paraId="6EA2F706" w14:textId="77777777" w:rsidR="00E56613" w:rsidRPr="00E56613" w:rsidRDefault="00E56613" w:rsidP="00237720">
      <w:pPr>
        <w:numPr>
          <w:ilvl w:val="0"/>
          <w:numId w:val="18"/>
        </w:numPr>
        <w:spacing w:before="0" w:beforeAutospacing="0" w:after="0" w:afterAutospacing="0" w:line="360" w:lineRule="auto"/>
        <w:jc w:val="both"/>
        <w:rPr>
          <w:rFonts w:ascii="David" w:eastAsia="Calibri" w:hAnsi="David" w:cs="David"/>
          <w:sz w:val="24"/>
          <w:szCs w:val="24"/>
        </w:rPr>
      </w:pPr>
      <w:r w:rsidRPr="00E56613">
        <w:rPr>
          <w:rFonts w:ascii="David" w:eastAsia="Times New Roman" w:hAnsi="David" w:cs="David"/>
          <w:sz w:val="24"/>
          <w:szCs w:val="24"/>
          <w:rtl/>
        </w:rPr>
        <w:t>הלוחות יעמדו בדרישות המחלקה לאיכות הסביבה לעניין מטרדי ומפגעי רעש (קירות אקוסטיים) ואבק בהתאם להנחיות לאיכות הסביבה</w:t>
      </w:r>
      <w:r w:rsidRPr="00E56613">
        <w:rPr>
          <w:rFonts w:ascii="David" w:eastAsia="Times New Roman" w:hAnsi="David" w:cs="David"/>
          <w:b/>
          <w:bCs/>
          <w:sz w:val="24"/>
          <w:szCs w:val="24"/>
          <w:rtl/>
        </w:rPr>
        <w:t>.</w:t>
      </w:r>
    </w:p>
    <w:p w14:paraId="7CEB9DB5" w14:textId="77777777" w:rsidR="00E56613" w:rsidRPr="00E56613" w:rsidRDefault="00E56613" w:rsidP="00237720">
      <w:pPr>
        <w:numPr>
          <w:ilvl w:val="0"/>
          <w:numId w:val="18"/>
        </w:numPr>
        <w:spacing w:before="0" w:beforeAutospacing="0" w:after="0" w:afterAutospacing="0" w:line="360" w:lineRule="auto"/>
        <w:jc w:val="both"/>
        <w:rPr>
          <w:rFonts w:ascii="David" w:eastAsia="Times New Roman" w:hAnsi="David" w:cs="David"/>
          <w:b/>
          <w:bCs/>
          <w:sz w:val="24"/>
          <w:szCs w:val="24"/>
        </w:rPr>
      </w:pPr>
      <w:r w:rsidRPr="00E56613">
        <w:rPr>
          <w:rFonts w:ascii="David" w:eastAsia="Times New Roman" w:hAnsi="David" w:cs="David"/>
          <w:b/>
          <w:bCs/>
          <w:sz w:val="24"/>
          <w:szCs w:val="24"/>
          <w:rtl/>
        </w:rPr>
        <w:t xml:space="preserve">פתחים: </w:t>
      </w:r>
    </w:p>
    <w:p w14:paraId="760E24C2" w14:textId="77777777" w:rsidR="00E56613" w:rsidRPr="00E56613" w:rsidRDefault="00E56613" w:rsidP="00237720">
      <w:pPr>
        <w:numPr>
          <w:ilvl w:val="0"/>
          <w:numId w:val="20"/>
        </w:numPr>
        <w:spacing w:before="0" w:beforeAutospacing="0" w:after="0" w:afterAutospacing="0" w:line="276" w:lineRule="auto"/>
        <w:contextualSpacing/>
        <w:jc w:val="both"/>
        <w:rPr>
          <w:rFonts w:ascii="David" w:eastAsia="Calibri" w:hAnsi="David" w:cs="David"/>
          <w:sz w:val="24"/>
          <w:szCs w:val="24"/>
        </w:rPr>
      </w:pPr>
      <w:r w:rsidRPr="00E56613">
        <w:rPr>
          <w:rFonts w:ascii="David" w:eastAsia="Calibri" w:hAnsi="David" w:cs="David"/>
          <w:sz w:val="24"/>
          <w:szCs w:val="24"/>
          <w:rtl/>
        </w:rPr>
        <w:t>שערי כניסה יפתחו כלפי פנים האתר, רוחבם יאפשר כניסת למשאיות, שער/דלת כניסה למעבר רוכשי דירות ככל ונדרש, מאותו החומר ממנה בנויה הגדר.</w:t>
      </w:r>
    </w:p>
    <w:p w14:paraId="17A517FF" w14:textId="77777777" w:rsidR="00E56613" w:rsidRPr="00E56613" w:rsidRDefault="00E56613" w:rsidP="00E56613">
      <w:pPr>
        <w:spacing w:before="0" w:beforeAutospacing="0" w:after="0" w:afterAutospacing="0" w:line="276" w:lineRule="auto"/>
        <w:ind w:left="1440"/>
        <w:jc w:val="both"/>
        <w:rPr>
          <w:rFonts w:ascii="David" w:eastAsia="Times New Roman" w:hAnsi="David" w:cs="David"/>
          <w:sz w:val="24"/>
          <w:szCs w:val="24"/>
        </w:rPr>
      </w:pPr>
      <w:r w:rsidRPr="00E56613">
        <w:rPr>
          <w:rFonts w:ascii="David" w:eastAsia="Times New Roman" w:hAnsi="David" w:cs="David"/>
          <w:sz w:val="24"/>
          <w:szCs w:val="24"/>
          <w:rtl/>
        </w:rPr>
        <w:t>השערים יכללו שילוט הכוונה ואזהרה על אתר.</w:t>
      </w:r>
    </w:p>
    <w:p w14:paraId="33964C4F" w14:textId="77777777" w:rsidR="00E56613" w:rsidRPr="00E56613" w:rsidRDefault="00E56613" w:rsidP="00237720">
      <w:pPr>
        <w:numPr>
          <w:ilvl w:val="0"/>
          <w:numId w:val="20"/>
        </w:numPr>
        <w:spacing w:before="0" w:beforeAutospacing="0" w:after="0" w:afterAutospacing="0" w:line="360" w:lineRule="auto"/>
        <w:contextualSpacing/>
        <w:jc w:val="both"/>
        <w:rPr>
          <w:rFonts w:ascii="David" w:eastAsia="Calibri" w:hAnsi="David" w:cs="David"/>
          <w:sz w:val="24"/>
          <w:szCs w:val="24"/>
        </w:rPr>
      </w:pPr>
      <w:r w:rsidRPr="00E56613">
        <w:rPr>
          <w:rFonts w:ascii="David" w:eastAsia="Calibri" w:hAnsi="David" w:cs="David"/>
          <w:sz w:val="24"/>
          <w:szCs w:val="24"/>
          <w:rtl/>
        </w:rPr>
        <w:t>חלונות אטומים בשני מוקדים שונים בגדר, הסגורים ע"י חומר קשיח ושקוף המאפשר הצצה אל האתר. גובה  התחתון של הפתחים יהיה לפחות 1.10מ' מעל הקרקע. מידותיהם: 200ס"מ רוחב על 80ס"מ גובה כל אחד.</w:t>
      </w:r>
    </w:p>
    <w:p w14:paraId="27FA2ECB" w14:textId="77777777" w:rsidR="00E56613" w:rsidRPr="00E56613" w:rsidRDefault="00E56613" w:rsidP="00237720">
      <w:pPr>
        <w:numPr>
          <w:ilvl w:val="0"/>
          <w:numId w:val="18"/>
        </w:numPr>
        <w:spacing w:before="0" w:beforeAutospacing="0" w:after="0" w:afterAutospacing="0" w:line="360" w:lineRule="auto"/>
        <w:jc w:val="both"/>
        <w:rPr>
          <w:rFonts w:ascii="David" w:eastAsia="Times New Roman" w:hAnsi="David" w:cs="David"/>
          <w:b/>
          <w:bCs/>
          <w:sz w:val="24"/>
          <w:szCs w:val="24"/>
        </w:rPr>
      </w:pPr>
      <w:r w:rsidRPr="00E56613">
        <w:rPr>
          <w:rFonts w:ascii="David" w:eastAsia="Times New Roman" w:hAnsi="David" w:cs="David"/>
          <w:b/>
          <w:bCs/>
          <w:sz w:val="24"/>
          <w:szCs w:val="24"/>
          <w:rtl/>
        </w:rPr>
        <w:t>כל המפורט לעיל כולל התקנה.</w:t>
      </w:r>
    </w:p>
    <w:p w14:paraId="43E1EF26" w14:textId="77777777" w:rsidR="00E56613" w:rsidRPr="00E56613" w:rsidRDefault="00E56613" w:rsidP="00237720">
      <w:pPr>
        <w:numPr>
          <w:ilvl w:val="0"/>
          <w:numId w:val="18"/>
        </w:numPr>
        <w:spacing w:before="0" w:beforeAutospacing="0" w:after="0" w:afterAutospacing="0" w:line="360" w:lineRule="auto"/>
        <w:jc w:val="both"/>
        <w:rPr>
          <w:rFonts w:ascii="David" w:eastAsia="Times New Roman" w:hAnsi="David" w:cs="David"/>
          <w:b/>
          <w:bCs/>
          <w:sz w:val="24"/>
          <w:szCs w:val="24"/>
        </w:rPr>
      </w:pPr>
      <w:r w:rsidRPr="00E56613">
        <w:rPr>
          <w:rFonts w:ascii="David" w:eastAsia="Times New Roman" w:hAnsi="David" w:cs="David"/>
          <w:b/>
          <w:bCs/>
          <w:sz w:val="24"/>
          <w:szCs w:val="24"/>
          <w:rtl/>
        </w:rPr>
        <w:t>הנ"ל צריך להתאים לדרישות הרשות המקומית ככל וישנן.</w:t>
      </w:r>
    </w:p>
    <w:p w14:paraId="4DA050A2" w14:textId="77777777" w:rsidR="00E56613" w:rsidRPr="00E56613" w:rsidRDefault="00E56613" w:rsidP="00E56613">
      <w:pPr>
        <w:spacing w:before="0" w:beforeAutospacing="0" w:after="0" w:afterAutospacing="0" w:line="360" w:lineRule="auto"/>
        <w:ind w:left="360"/>
        <w:rPr>
          <w:rFonts w:ascii="David" w:eastAsia="Times New Roman" w:hAnsi="David" w:cs="David"/>
          <w:b/>
          <w:bCs/>
          <w:sz w:val="24"/>
          <w:szCs w:val="24"/>
        </w:rPr>
      </w:pPr>
    </w:p>
    <w:p w14:paraId="1A4229CD" w14:textId="77777777" w:rsidR="00E56613" w:rsidRPr="00E56613" w:rsidRDefault="00E56613" w:rsidP="00E56613">
      <w:pPr>
        <w:bidi w:val="0"/>
        <w:spacing w:before="0" w:beforeAutospacing="0" w:after="160" w:afterAutospacing="0" w:line="259" w:lineRule="auto"/>
        <w:rPr>
          <w:rFonts w:ascii="David" w:eastAsia="Times New Roman" w:hAnsi="David" w:cs="David"/>
          <w:b/>
          <w:bCs/>
          <w:sz w:val="24"/>
          <w:szCs w:val="24"/>
          <w:u w:val="single"/>
          <w:rtl/>
        </w:rPr>
      </w:pPr>
      <w:r w:rsidRPr="00E56613">
        <w:rPr>
          <w:rFonts w:ascii="David" w:eastAsia="Times New Roman" w:hAnsi="David" w:cs="David"/>
          <w:sz w:val="24"/>
          <w:szCs w:val="24"/>
          <w:rtl/>
        </w:rPr>
        <w:br w:type="page"/>
      </w:r>
    </w:p>
    <w:p w14:paraId="774A53DE"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lastRenderedPageBreak/>
        <w:t>נספח 3.1.35</w:t>
      </w:r>
    </w:p>
    <w:p w14:paraId="798066E7"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t>שלט יועצים</w:t>
      </w:r>
    </w:p>
    <w:p w14:paraId="4DF8A47A"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8"/>
          <w:szCs w:val="28"/>
          <w:u w:val="single"/>
          <w:rtl/>
        </w:rPr>
      </w:pPr>
    </w:p>
    <w:p w14:paraId="56CAC033" w14:textId="77777777" w:rsidR="00E56613" w:rsidRPr="00E56613" w:rsidRDefault="00E56613" w:rsidP="00E56613">
      <w:pPr>
        <w:spacing w:before="0" w:beforeAutospacing="0" w:after="0" w:afterAutospacing="0" w:line="360" w:lineRule="auto"/>
        <w:ind w:left="-760"/>
        <w:jc w:val="center"/>
        <w:rPr>
          <w:rFonts w:ascii="David" w:eastAsia="Times New Roman" w:hAnsi="David" w:cs="David"/>
          <w:b/>
          <w:bCs/>
          <w:sz w:val="28"/>
          <w:szCs w:val="28"/>
          <w:u w:val="single"/>
        </w:rPr>
      </w:pPr>
      <w:r w:rsidRPr="00E56613">
        <w:rPr>
          <w:rFonts w:ascii="David" w:eastAsia="Times New Roman" w:hAnsi="David" w:cs="David"/>
          <w:b/>
          <w:bCs/>
          <w:noProof/>
          <w:sz w:val="28"/>
          <w:szCs w:val="28"/>
          <w:u w:val="single"/>
        </w:rPr>
        <w:drawing>
          <wp:inline distT="0" distB="0" distL="0" distR="0" wp14:anchorId="1B733002" wp14:editId="2D058C4D">
            <wp:extent cx="5953125" cy="6934200"/>
            <wp:effectExtent l="0" t="0" r="9525" b="0"/>
            <wp:docPr id="21" name="תמונה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53125" cy="6934200"/>
                    </a:xfrm>
                    <a:prstGeom prst="rect">
                      <a:avLst/>
                    </a:prstGeom>
                    <a:noFill/>
                    <a:ln>
                      <a:noFill/>
                    </a:ln>
                  </pic:spPr>
                </pic:pic>
              </a:graphicData>
            </a:graphic>
          </wp:inline>
        </w:drawing>
      </w:r>
    </w:p>
    <w:p w14:paraId="3B3C433D" w14:textId="77777777" w:rsidR="00E56613" w:rsidRPr="00E56613" w:rsidRDefault="00E56613" w:rsidP="00E56613">
      <w:pPr>
        <w:spacing w:before="0" w:beforeAutospacing="0" w:after="0" w:afterAutospacing="0" w:line="360" w:lineRule="auto"/>
        <w:jc w:val="both"/>
        <w:rPr>
          <w:rFonts w:ascii="David" w:eastAsia="Times New Roman" w:hAnsi="David" w:cs="David"/>
          <w:sz w:val="26"/>
          <w:szCs w:val="26"/>
          <w:rtl/>
        </w:rPr>
      </w:pPr>
    </w:p>
    <w:p w14:paraId="11EC456B" w14:textId="77777777" w:rsidR="00E56613" w:rsidRPr="00E56613" w:rsidRDefault="00E56613" w:rsidP="00E56613">
      <w:pPr>
        <w:spacing w:before="0" w:beforeAutospacing="0" w:after="0" w:afterAutospacing="0" w:line="360" w:lineRule="auto"/>
        <w:jc w:val="both"/>
        <w:rPr>
          <w:rFonts w:ascii="David" w:eastAsia="Times New Roman" w:hAnsi="David" w:cs="David"/>
          <w:sz w:val="26"/>
          <w:szCs w:val="26"/>
          <w:rtl/>
        </w:rPr>
      </w:pPr>
    </w:p>
    <w:p w14:paraId="302FCD93" w14:textId="77777777" w:rsidR="00C96B78" w:rsidRDefault="00C96B78" w:rsidP="00E56613">
      <w:pPr>
        <w:spacing w:before="0" w:beforeAutospacing="0" w:after="0" w:afterAutospacing="0" w:line="360" w:lineRule="auto"/>
        <w:jc w:val="center"/>
        <w:rPr>
          <w:rFonts w:ascii="David" w:eastAsia="Times New Roman" w:hAnsi="David" w:cs="David"/>
          <w:b/>
          <w:bCs/>
          <w:sz w:val="24"/>
          <w:szCs w:val="24"/>
          <w:u w:val="single"/>
          <w:rtl/>
        </w:rPr>
      </w:pPr>
      <w:r>
        <w:rPr>
          <w:rFonts w:ascii="David" w:eastAsia="Times New Roman" w:hAnsi="David" w:cs="David"/>
          <w:b/>
          <w:bCs/>
          <w:sz w:val="24"/>
          <w:szCs w:val="24"/>
          <w:u w:val="single"/>
          <w:rtl/>
        </w:rPr>
        <w:br w:type="page"/>
      </w:r>
    </w:p>
    <w:p w14:paraId="34EE409E"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lastRenderedPageBreak/>
        <w:t>נספח 3.1.3</w:t>
      </w:r>
      <w:r w:rsidRPr="00E56613">
        <w:rPr>
          <w:rFonts w:ascii="David" w:eastAsia="Times New Roman" w:hAnsi="David" w:cs="David" w:hint="cs"/>
          <w:b/>
          <w:bCs/>
          <w:sz w:val="24"/>
          <w:szCs w:val="24"/>
          <w:u w:val="single"/>
          <w:rtl/>
        </w:rPr>
        <w:t>6</w:t>
      </w:r>
    </w:p>
    <w:p w14:paraId="3331BA6D"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4"/>
          <w:szCs w:val="24"/>
          <w:u w:val="single"/>
          <w:rtl/>
        </w:rPr>
      </w:pPr>
      <w:r w:rsidRPr="00E56613">
        <w:rPr>
          <w:rFonts w:ascii="David" w:eastAsia="Times New Roman" w:hAnsi="David" w:cs="David" w:hint="cs"/>
          <w:b/>
          <w:bCs/>
          <w:sz w:val="24"/>
          <w:szCs w:val="24"/>
          <w:u w:val="single"/>
          <w:rtl/>
        </w:rPr>
        <w:t xml:space="preserve">סטנדרט יזם </w:t>
      </w:r>
    </w:p>
    <w:p w14:paraId="15C9B6F3" w14:textId="77777777" w:rsidR="00E56613" w:rsidRPr="00E56613" w:rsidRDefault="00E56613" w:rsidP="00967621">
      <w:pPr>
        <w:spacing w:before="0" w:beforeAutospacing="0" w:after="0" w:afterAutospacing="0" w:line="360" w:lineRule="auto"/>
        <w:jc w:val="center"/>
        <w:rPr>
          <w:rFonts w:ascii="David" w:eastAsia="Times New Roman" w:hAnsi="David" w:cs="David"/>
          <w:sz w:val="24"/>
          <w:szCs w:val="24"/>
          <w:rtl/>
        </w:rPr>
      </w:pPr>
      <w:r w:rsidRPr="00967621">
        <w:rPr>
          <w:rFonts w:ascii="David" w:eastAsia="Times New Roman" w:hAnsi="David" w:cs="David" w:hint="cs"/>
          <w:sz w:val="24"/>
          <w:szCs w:val="24"/>
          <w:highlight w:val="yellow"/>
          <w:rtl/>
        </w:rPr>
        <w:t>המסמך שמור בנתיב הבא:</w:t>
      </w:r>
      <w:r w:rsidR="00C96B78" w:rsidRPr="00967621">
        <w:rPr>
          <w:rFonts w:ascii="David" w:eastAsia="Times New Roman" w:hAnsi="David" w:cs="David"/>
          <w:sz w:val="24"/>
          <w:szCs w:val="24"/>
          <w:highlight w:val="yellow"/>
          <w:rtl/>
        </w:rPr>
        <w:t xml:space="preserve"> סטנדרט פרוי</w:t>
      </w:r>
      <w:r w:rsidRPr="00967621">
        <w:rPr>
          <w:rFonts w:ascii="David" w:eastAsia="Times New Roman" w:hAnsi="David" w:cs="David"/>
          <w:sz w:val="24"/>
          <w:szCs w:val="24"/>
          <w:highlight w:val="yellow"/>
          <w:rtl/>
        </w:rPr>
        <w:t>קטים</w:t>
      </w:r>
      <w:r w:rsidRPr="00967621">
        <w:rPr>
          <w:rFonts w:ascii="David" w:eastAsia="Times New Roman" w:hAnsi="David" w:cs="David" w:hint="cs"/>
          <w:sz w:val="24"/>
          <w:szCs w:val="24"/>
          <w:highlight w:val="yellow"/>
          <w:rtl/>
        </w:rPr>
        <w:t xml:space="preserve"> \</w:t>
      </w:r>
      <w:r w:rsidRPr="00967621">
        <w:rPr>
          <w:rFonts w:ascii="David" w:eastAsia="Times New Roman" w:hAnsi="David" w:cs="David"/>
          <w:sz w:val="24"/>
          <w:szCs w:val="24"/>
          <w:highlight w:val="yellow"/>
        </w:rPr>
        <w:t>I\Residence\Engineering</w:t>
      </w:r>
    </w:p>
    <w:p w14:paraId="767C4976"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4"/>
          <w:szCs w:val="24"/>
          <w:u w:val="single"/>
          <w:rtl/>
        </w:rPr>
      </w:pPr>
    </w:p>
    <w:p w14:paraId="191B351F"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4"/>
          <w:szCs w:val="24"/>
          <w:u w:val="single"/>
          <w:rtl/>
        </w:rPr>
      </w:pPr>
    </w:p>
    <w:p w14:paraId="43D1A67A"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4"/>
          <w:szCs w:val="24"/>
          <w:u w:val="single"/>
        </w:rPr>
      </w:pPr>
      <w:r w:rsidRPr="00E56613">
        <w:rPr>
          <w:rFonts w:ascii="David" w:eastAsia="Times New Roman" w:hAnsi="David" w:cs="David"/>
          <w:b/>
          <w:bCs/>
          <w:sz w:val="24"/>
          <w:szCs w:val="24"/>
          <w:u w:val="single"/>
          <w:rtl/>
        </w:rPr>
        <w:br w:type="page"/>
      </w:r>
      <w:r w:rsidRPr="00E56613">
        <w:rPr>
          <w:rFonts w:ascii="David" w:eastAsia="Times New Roman" w:hAnsi="David" w:cs="David"/>
          <w:b/>
          <w:bCs/>
          <w:sz w:val="24"/>
          <w:szCs w:val="24"/>
          <w:u w:val="single"/>
          <w:rtl/>
        </w:rPr>
        <w:lastRenderedPageBreak/>
        <w:t xml:space="preserve">נספח 3.1.41 </w:t>
      </w:r>
    </w:p>
    <w:p w14:paraId="5CEC6358"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t xml:space="preserve">שכר טרחת יועצים בגין שינויי דיירים </w:t>
      </w:r>
    </w:p>
    <w:p w14:paraId="73AC1CAE" w14:textId="77777777" w:rsidR="00E56613" w:rsidRPr="00E56613" w:rsidRDefault="00E56613" w:rsidP="00E56613">
      <w:pPr>
        <w:spacing w:before="0" w:beforeAutospacing="0" w:after="0" w:afterAutospacing="0" w:line="360" w:lineRule="auto"/>
        <w:ind w:left="-1327"/>
        <w:jc w:val="center"/>
        <w:rPr>
          <w:rFonts w:ascii="David" w:eastAsia="Times New Roman" w:hAnsi="David" w:cs="David"/>
          <w:b/>
          <w:bCs/>
          <w:sz w:val="24"/>
          <w:szCs w:val="24"/>
          <w:u w:val="single"/>
          <w:rtl/>
        </w:rPr>
      </w:pPr>
      <w:r w:rsidRPr="00E56613">
        <w:rPr>
          <w:rFonts w:ascii="Times New Roman" w:eastAsia="Times New Roman" w:hAnsi="Times New Roman" w:cs="David"/>
          <w:b/>
          <w:bCs/>
          <w:noProof/>
          <w:sz w:val="25"/>
          <w:szCs w:val="25"/>
          <w:u w:val="single"/>
        </w:rPr>
        <w:drawing>
          <wp:inline distT="0" distB="0" distL="0" distR="0" wp14:anchorId="48E43C11" wp14:editId="76E126B3">
            <wp:extent cx="7048500" cy="1009650"/>
            <wp:effectExtent l="0" t="0" r="0" b="0"/>
            <wp:docPr id="20" name="תמונה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7048500" cy="1009650"/>
                    </a:xfrm>
                    <a:prstGeom prst="rect">
                      <a:avLst/>
                    </a:prstGeom>
                    <a:noFill/>
                    <a:ln>
                      <a:noFill/>
                    </a:ln>
                  </pic:spPr>
                </pic:pic>
              </a:graphicData>
            </a:graphic>
          </wp:inline>
        </w:drawing>
      </w:r>
    </w:p>
    <w:p w14:paraId="2CD526C3" w14:textId="77777777" w:rsidR="00E56613" w:rsidRPr="00E56613" w:rsidRDefault="00E56613" w:rsidP="00E56613">
      <w:pPr>
        <w:spacing w:before="0" w:beforeAutospacing="0" w:after="0" w:afterAutospacing="0" w:line="360" w:lineRule="auto"/>
        <w:ind w:left="-1186"/>
        <w:jc w:val="both"/>
        <w:rPr>
          <w:rFonts w:ascii="David" w:eastAsia="Times New Roman" w:hAnsi="David" w:cs="David"/>
          <w:sz w:val="24"/>
          <w:szCs w:val="24"/>
          <w:rtl/>
        </w:rPr>
      </w:pPr>
      <w:r w:rsidRPr="00E56613">
        <w:rPr>
          <w:rFonts w:ascii="David" w:eastAsia="Times New Roman" w:hAnsi="David" w:cs="David"/>
          <w:sz w:val="26"/>
          <w:szCs w:val="26"/>
          <w:rtl/>
        </w:rPr>
        <w:t xml:space="preserve">* </w:t>
      </w:r>
      <w:r w:rsidRPr="00E56613">
        <w:rPr>
          <w:rFonts w:ascii="David" w:eastAsia="Times New Roman" w:hAnsi="David" w:cs="David"/>
          <w:sz w:val="24"/>
          <w:szCs w:val="24"/>
          <w:rtl/>
        </w:rPr>
        <w:t>המחירים אינם כוללים מע"מ</w:t>
      </w:r>
    </w:p>
    <w:p w14:paraId="083CE1E2" w14:textId="77777777" w:rsidR="00E56613" w:rsidRPr="00E56613" w:rsidRDefault="00E56613" w:rsidP="00E56613">
      <w:pPr>
        <w:spacing w:before="0" w:beforeAutospacing="0" w:after="0" w:afterAutospacing="0" w:line="360" w:lineRule="auto"/>
        <w:ind w:left="-1186"/>
        <w:jc w:val="both"/>
        <w:rPr>
          <w:rFonts w:ascii="David" w:eastAsia="Times New Roman" w:hAnsi="David" w:cs="David"/>
          <w:sz w:val="24"/>
          <w:szCs w:val="24"/>
          <w:rtl/>
        </w:rPr>
      </w:pPr>
      <w:r w:rsidRPr="00E56613">
        <w:rPr>
          <w:rFonts w:ascii="David" w:eastAsia="Times New Roman" w:hAnsi="David" w:cs="David"/>
          <w:sz w:val="24"/>
          <w:szCs w:val="24"/>
          <w:rtl/>
        </w:rPr>
        <w:t>* המחירים הינם לתכנון כל הדירות בפרויקט</w:t>
      </w:r>
    </w:p>
    <w:p w14:paraId="22B242D1" w14:textId="77777777" w:rsidR="00E56613" w:rsidRPr="00E56613" w:rsidRDefault="00E56613" w:rsidP="00E56613">
      <w:pPr>
        <w:spacing w:before="0" w:beforeAutospacing="0" w:after="0" w:afterAutospacing="0" w:line="360" w:lineRule="auto"/>
        <w:ind w:left="-1186"/>
        <w:jc w:val="both"/>
        <w:rPr>
          <w:rFonts w:ascii="David" w:eastAsia="Times New Roman" w:hAnsi="David" w:cs="David"/>
          <w:sz w:val="24"/>
          <w:szCs w:val="24"/>
          <w:rtl/>
        </w:rPr>
      </w:pPr>
      <w:r w:rsidRPr="00E56613">
        <w:rPr>
          <w:rFonts w:ascii="David" w:eastAsia="Times New Roman" w:hAnsi="David" w:cs="David"/>
          <w:sz w:val="24"/>
          <w:szCs w:val="24"/>
          <w:rtl/>
        </w:rPr>
        <w:t>* המחירים במסגרת תיק דייר ולכן אין תוספת רווח קבלן</w:t>
      </w:r>
    </w:p>
    <w:p w14:paraId="2BBA09BE" w14:textId="77777777" w:rsidR="00E56613" w:rsidRPr="00E56613" w:rsidRDefault="00E56613" w:rsidP="00E56613">
      <w:pPr>
        <w:spacing w:before="0" w:beforeAutospacing="0" w:after="0" w:afterAutospacing="0" w:line="360" w:lineRule="auto"/>
        <w:ind w:left="-1044" w:hanging="142"/>
        <w:jc w:val="both"/>
        <w:rPr>
          <w:rFonts w:ascii="David" w:eastAsia="Times New Roman" w:hAnsi="David" w:cs="David"/>
          <w:sz w:val="24"/>
          <w:szCs w:val="24"/>
          <w:rtl/>
        </w:rPr>
      </w:pPr>
      <w:r w:rsidRPr="00E56613">
        <w:rPr>
          <w:rFonts w:ascii="David" w:eastAsia="Times New Roman" w:hAnsi="David" w:cs="David"/>
          <w:sz w:val="24"/>
          <w:szCs w:val="24"/>
          <w:rtl/>
        </w:rPr>
        <w:t xml:space="preserve">* במידה והדיייר מבקש תכנון מערכות אינסטלציה סניטרית וספרינקלרים יחד- יהא המחיר עבור </w:t>
      </w:r>
      <w:r w:rsidRPr="00E56613">
        <w:rPr>
          <w:rFonts w:ascii="David" w:eastAsia="Times New Roman" w:hAnsi="David" w:cs="David" w:hint="cs"/>
          <w:sz w:val="24"/>
          <w:szCs w:val="24"/>
          <w:rtl/>
        </w:rPr>
        <w:t xml:space="preserve">   </w:t>
      </w:r>
      <w:r w:rsidRPr="00E56613">
        <w:rPr>
          <w:rFonts w:ascii="David" w:eastAsia="Times New Roman" w:hAnsi="David" w:cs="David"/>
          <w:sz w:val="24"/>
          <w:szCs w:val="24"/>
          <w:rtl/>
        </w:rPr>
        <w:t>מקצוע אחד בלבד, 3500 ₪ + מע"מ</w:t>
      </w:r>
    </w:p>
    <w:p w14:paraId="1B14923F" w14:textId="77777777" w:rsidR="00E56613" w:rsidRPr="00E56613" w:rsidRDefault="00E56613" w:rsidP="00E56613">
      <w:pPr>
        <w:spacing w:before="0" w:beforeAutospacing="0" w:after="0" w:afterAutospacing="0" w:line="360" w:lineRule="auto"/>
        <w:ind w:left="-1044" w:hanging="142"/>
        <w:jc w:val="both"/>
        <w:rPr>
          <w:rFonts w:ascii="David" w:eastAsia="Times New Roman" w:hAnsi="David" w:cs="David"/>
          <w:sz w:val="24"/>
          <w:szCs w:val="24"/>
          <w:rtl/>
        </w:rPr>
      </w:pPr>
      <w:r w:rsidRPr="00E56613">
        <w:rPr>
          <w:rFonts w:ascii="David" w:eastAsia="Times New Roman" w:hAnsi="David" w:cs="David"/>
          <w:sz w:val="24"/>
          <w:szCs w:val="24"/>
          <w:rtl/>
        </w:rPr>
        <w:t>*</w:t>
      </w:r>
      <w:r w:rsidRPr="00E56613">
        <w:rPr>
          <w:rFonts w:ascii="David" w:eastAsia="Times New Roman" w:hAnsi="David" w:cs="David" w:hint="cs"/>
          <w:sz w:val="24"/>
          <w:szCs w:val="24"/>
          <w:rtl/>
        </w:rPr>
        <w:t xml:space="preserve"> </w:t>
      </w:r>
      <w:r w:rsidRPr="00E56613">
        <w:rPr>
          <w:rFonts w:ascii="David" w:eastAsia="Times New Roman" w:hAnsi="David" w:cs="David"/>
          <w:sz w:val="24"/>
          <w:szCs w:val="24"/>
          <w:rtl/>
        </w:rPr>
        <w:t xml:space="preserve">מובהר כי לא תהיה לקבלן אפשרות לגבות כל תוספת בגין ניהול השינויים אל מול היועצים </w:t>
      </w:r>
      <w:r w:rsidRPr="00E56613">
        <w:rPr>
          <w:rFonts w:ascii="David" w:eastAsia="Times New Roman" w:hAnsi="David" w:cs="David" w:hint="cs"/>
          <w:sz w:val="24"/>
          <w:szCs w:val="24"/>
          <w:rtl/>
        </w:rPr>
        <w:t xml:space="preserve"> </w:t>
      </w:r>
      <w:r w:rsidRPr="00E56613">
        <w:rPr>
          <w:rFonts w:ascii="David" w:eastAsia="Times New Roman" w:hAnsi="David" w:cs="David"/>
          <w:sz w:val="24"/>
          <w:szCs w:val="24"/>
          <w:rtl/>
        </w:rPr>
        <w:t>והמתכננים של הפרויקט.</w:t>
      </w:r>
    </w:p>
    <w:p w14:paraId="7F3B34A7" w14:textId="77777777" w:rsidR="00E56613" w:rsidRPr="00E56613" w:rsidRDefault="00E56613" w:rsidP="00E56613">
      <w:pPr>
        <w:spacing w:before="0" w:beforeAutospacing="0" w:after="0" w:afterAutospacing="0" w:line="360" w:lineRule="auto"/>
        <w:ind w:left="-1044" w:hanging="142"/>
        <w:jc w:val="both"/>
        <w:rPr>
          <w:rFonts w:ascii="David" w:eastAsia="Times New Roman" w:hAnsi="David" w:cs="David"/>
          <w:sz w:val="24"/>
          <w:szCs w:val="24"/>
          <w:rtl/>
        </w:rPr>
      </w:pPr>
      <w:r w:rsidRPr="00E56613">
        <w:rPr>
          <w:rFonts w:ascii="David" w:eastAsia="Times New Roman" w:hAnsi="David" w:cs="David" w:hint="cs"/>
          <w:sz w:val="24"/>
          <w:szCs w:val="24"/>
          <w:rtl/>
        </w:rPr>
        <w:t>* במקומות שלא צויין מחיר, תינתן הצעת מחיר לפי הסיטואציה.</w:t>
      </w:r>
    </w:p>
    <w:p w14:paraId="1D5FEC99" w14:textId="77777777" w:rsidR="00E56613" w:rsidRPr="00E56613" w:rsidRDefault="00E56613" w:rsidP="00E56613">
      <w:pPr>
        <w:spacing w:before="0" w:beforeAutospacing="0" w:after="0" w:afterAutospacing="0" w:line="360" w:lineRule="auto"/>
        <w:ind w:left="-1186"/>
        <w:jc w:val="both"/>
        <w:rPr>
          <w:rFonts w:ascii="David" w:eastAsia="Times New Roman" w:hAnsi="David" w:cs="David"/>
          <w:sz w:val="26"/>
          <w:szCs w:val="26"/>
          <w:rtl/>
        </w:rPr>
      </w:pPr>
    </w:p>
    <w:p w14:paraId="04045BDD" w14:textId="77777777" w:rsidR="00E56613" w:rsidRPr="00E56613" w:rsidRDefault="00E56613" w:rsidP="00E56613">
      <w:pPr>
        <w:spacing w:before="0" w:beforeAutospacing="0" w:after="0" w:afterAutospacing="0" w:line="360" w:lineRule="auto"/>
        <w:ind w:left="-1186"/>
        <w:rPr>
          <w:rFonts w:ascii="David" w:eastAsia="Times New Roman" w:hAnsi="David" w:cs="David"/>
          <w:sz w:val="26"/>
          <w:szCs w:val="26"/>
          <w:rtl/>
        </w:rPr>
      </w:pPr>
    </w:p>
    <w:p w14:paraId="3644DC31" w14:textId="77777777" w:rsidR="00E56613" w:rsidRPr="00E56613" w:rsidRDefault="00E56613" w:rsidP="00E56613">
      <w:pPr>
        <w:spacing w:before="0" w:beforeAutospacing="0" w:after="0" w:afterAutospacing="0" w:line="360" w:lineRule="auto"/>
        <w:rPr>
          <w:rFonts w:ascii="David" w:eastAsia="Times New Roman" w:hAnsi="David" w:cs="David"/>
          <w:sz w:val="26"/>
          <w:szCs w:val="26"/>
          <w:rtl/>
        </w:rPr>
      </w:pPr>
    </w:p>
    <w:p w14:paraId="0AC01267" w14:textId="77777777" w:rsidR="00E56613" w:rsidRPr="00E56613" w:rsidRDefault="00E56613" w:rsidP="00E56613">
      <w:pPr>
        <w:spacing w:before="0" w:beforeAutospacing="0" w:after="0" w:afterAutospacing="0" w:line="360" w:lineRule="auto"/>
        <w:rPr>
          <w:rFonts w:ascii="David" w:eastAsia="Times New Roman" w:hAnsi="David" w:cs="David"/>
          <w:sz w:val="26"/>
          <w:szCs w:val="26"/>
          <w:rtl/>
        </w:rPr>
      </w:pPr>
    </w:p>
    <w:p w14:paraId="058EC1A7" w14:textId="77777777" w:rsidR="00E56613" w:rsidRPr="00E56613" w:rsidRDefault="00E56613" w:rsidP="00E56613">
      <w:pPr>
        <w:spacing w:before="0" w:beforeAutospacing="0" w:after="0" w:afterAutospacing="0" w:line="360" w:lineRule="auto"/>
        <w:rPr>
          <w:rFonts w:ascii="David" w:eastAsia="Times New Roman" w:hAnsi="David" w:cs="David"/>
          <w:sz w:val="26"/>
          <w:szCs w:val="26"/>
          <w:rtl/>
        </w:rPr>
      </w:pPr>
    </w:p>
    <w:p w14:paraId="50A7DB0A" w14:textId="77777777" w:rsidR="00E56613" w:rsidRPr="00E56613" w:rsidRDefault="00E56613" w:rsidP="00E56613">
      <w:pPr>
        <w:spacing w:before="0" w:beforeAutospacing="0" w:after="0" w:afterAutospacing="0" w:line="360" w:lineRule="auto"/>
        <w:rPr>
          <w:rFonts w:ascii="David" w:eastAsia="Times New Roman" w:hAnsi="David" w:cs="David"/>
          <w:sz w:val="26"/>
          <w:szCs w:val="26"/>
          <w:rtl/>
        </w:rPr>
      </w:pPr>
    </w:p>
    <w:p w14:paraId="528AF163" w14:textId="77777777" w:rsidR="00E56613" w:rsidRPr="00E56613" w:rsidRDefault="00E56613" w:rsidP="00E56613">
      <w:pPr>
        <w:spacing w:before="0" w:beforeAutospacing="0" w:after="0" w:afterAutospacing="0" w:line="360" w:lineRule="auto"/>
        <w:rPr>
          <w:rFonts w:ascii="David" w:eastAsia="Times New Roman" w:hAnsi="David" w:cs="David"/>
          <w:sz w:val="26"/>
          <w:szCs w:val="26"/>
          <w:rtl/>
        </w:rPr>
      </w:pPr>
    </w:p>
    <w:p w14:paraId="375B4C3D" w14:textId="77777777" w:rsidR="00E56613" w:rsidRPr="00E56613" w:rsidRDefault="00E56613" w:rsidP="00E56613">
      <w:pPr>
        <w:spacing w:before="0" w:beforeAutospacing="0" w:after="0" w:afterAutospacing="0" w:line="360" w:lineRule="auto"/>
        <w:rPr>
          <w:rFonts w:ascii="David" w:eastAsia="Times New Roman" w:hAnsi="David" w:cs="David"/>
          <w:sz w:val="26"/>
          <w:szCs w:val="26"/>
          <w:rtl/>
        </w:rPr>
      </w:pPr>
    </w:p>
    <w:p w14:paraId="4488A1DE" w14:textId="77777777" w:rsidR="00F239A0" w:rsidRPr="00F239A0" w:rsidRDefault="00E56613" w:rsidP="00F239A0">
      <w:pPr>
        <w:spacing w:before="0" w:beforeAutospacing="0" w:after="0" w:afterAutospacing="0" w:line="360" w:lineRule="auto"/>
        <w:jc w:val="center"/>
        <w:rPr>
          <w:rFonts w:ascii="David" w:eastAsia="Times New Roman" w:hAnsi="David" w:cs="David"/>
          <w:b/>
          <w:bCs/>
          <w:sz w:val="26"/>
          <w:szCs w:val="26"/>
          <w:rtl/>
        </w:rPr>
      </w:pPr>
      <w:r w:rsidRPr="00E56613">
        <w:rPr>
          <w:rFonts w:ascii="David" w:eastAsia="Times New Roman" w:hAnsi="David" w:cs="David"/>
          <w:b/>
          <w:bCs/>
          <w:sz w:val="26"/>
          <w:szCs w:val="26"/>
          <w:u w:val="single"/>
          <w:rtl/>
        </w:rPr>
        <w:br w:type="page"/>
      </w:r>
      <w:r w:rsidR="00F239A0" w:rsidRPr="00F239A0">
        <w:rPr>
          <w:rFonts w:ascii="David" w:eastAsia="Times New Roman" w:hAnsi="David" w:cs="David" w:hint="cs"/>
          <w:b/>
          <w:bCs/>
          <w:sz w:val="26"/>
          <w:szCs w:val="26"/>
          <w:highlight w:val="yellow"/>
          <w:rtl/>
        </w:rPr>
        <w:lastRenderedPageBreak/>
        <w:t xml:space="preserve">הערה: </w:t>
      </w:r>
      <w:r w:rsidR="00F239A0">
        <w:rPr>
          <w:rFonts w:ascii="David" w:eastAsia="Times New Roman" w:hAnsi="David" w:cs="David" w:hint="cs"/>
          <w:b/>
          <w:bCs/>
          <w:sz w:val="26"/>
          <w:szCs w:val="26"/>
          <w:highlight w:val="yellow"/>
          <w:rtl/>
        </w:rPr>
        <w:t xml:space="preserve">לפני העברת החוזה לקבלן המבצע, </w:t>
      </w:r>
      <w:r w:rsidR="00F239A0" w:rsidRPr="00F239A0">
        <w:rPr>
          <w:rFonts w:ascii="David" w:eastAsia="Times New Roman" w:hAnsi="David" w:cs="David" w:hint="cs"/>
          <w:b/>
          <w:bCs/>
          <w:sz w:val="26"/>
          <w:szCs w:val="26"/>
          <w:highlight w:val="yellow"/>
          <w:rtl/>
        </w:rPr>
        <w:t>יש לוודא כי ה</w:t>
      </w:r>
      <w:r w:rsidR="00F239A0">
        <w:rPr>
          <w:rFonts w:ascii="David" w:eastAsia="Times New Roman" w:hAnsi="David" w:cs="David" w:hint="cs"/>
          <w:b/>
          <w:bCs/>
          <w:sz w:val="26"/>
          <w:szCs w:val="26"/>
          <w:highlight w:val="yellow"/>
          <w:rtl/>
        </w:rPr>
        <w:t>טפסים</w:t>
      </w:r>
      <w:r w:rsidR="00F239A0" w:rsidRPr="00F239A0">
        <w:rPr>
          <w:rFonts w:ascii="David" w:eastAsia="Times New Roman" w:hAnsi="David" w:cs="David" w:hint="cs"/>
          <w:b/>
          <w:bCs/>
          <w:sz w:val="26"/>
          <w:szCs w:val="26"/>
          <w:highlight w:val="yellow"/>
          <w:rtl/>
        </w:rPr>
        <w:t xml:space="preserve"> הנ"</w:t>
      </w:r>
      <w:r w:rsidR="00F239A0">
        <w:rPr>
          <w:rFonts w:ascii="David" w:eastAsia="Times New Roman" w:hAnsi="David" w:cs="David" w:hint="cs"/>
          <w:b/>
          <w:bCs/>
          <w:sz w:val="26"/>
          <w:szCs w:val="26"/>
          <w:highlight w:val="yellow"/>
          <w:rtl/>
        </w:rPr>
        <w:t>ל תואמים</w:t>
      </w:r>
      <w:r w:rsidR="00F239A0" w:rsidRPr="00F239A0">
        <w:rPr>
          <w:rFonts w:ascii="David" w:eastAsia="Times New Roman" w:hAnsi="David" w:cs="David" w:hint="cs"/>
          <w:b/>
          <w:bCs/>
          <w:sz w:val="26"/>
          <w:szCs w:val="26"/>
          <w:highlight w:val="yellow"/>
          <w:rtl/>
        </w:rPr>
        <w:t xml:space="preserve"> </w:t>
      </w:r>
      <w:r w:rsidR="00F239A0">
        <w:rPr>
          <w:rFonts w:ascii="David" w:eastAsia="Times New Roman" w:hAnsi="David" w:cs="David" w:hint="cs"/>
          <w:b/>
          <w:bCs/>
          <w:sz w:val="26"/>
          <w:szCs w:val="26"/>
          <w:highlight w:val="yellow"/>
          <w:rtl/>
        </w:rPr>
        <w:t xml:space="preserve">לטפסים </w:t>
      </w:r>
      <w:r w:rsidR="00F239A0" w:rsidRPr="00F239A0">
        <w:rPr>
          <w:rFonts w:ascii="David" w:eastAsia="Times New Roman" w:hAnsi="David" w:cs="David" w:hint="cs"/>
          <w:b/>
          <w:bCs/>
          <w:sz w:val="26"/>
          <w:szCs w:val="26"/>
          <w:highlight w:val="yellow"/>
          <w:rtl/>
        </w:rPr>
        <w:t>בפורטל</w:t>
      </w:r>
      <w:r w:rsidR="00F239A0">
        <w:rPr>
          <w:rFonts w:ascii="David" w:eastAsia="Times New Roman" w:hAnsi="David" w:cs="David" w:hint="cs"/>
          <w:b/>
          <w:bCs/>
          <w:sz w:val="26"/>
          <w:szCs w:val="26"/>
          <w:highlight w:val="yellow"/>
          <w:rtl/>
        </w:rPr>
        <w:t xml:space="preserve"> החברה</w:t>
      </w:r>
      <w:r w:rsidR="00F239A0" w:rsidRPr="00F239A0">
        <w:rPr>
          <w:rFonts w:ascii="David" w:eastAsia="Times New Roman" w:hAnsi="David" w:cs="David" w:hint="cs"/>
          <w:b/>
          <w:bCs/>
          <w:sz w:val="26"/>
          <w:szCs w:val="26"/>
          <w:highlight w:val="yellow"/>
          <w:rtl/>
        </w:rPr>
        <w:t>.</w:t>
      </w:r>
    </w:p>
    <w:p w14:paraId="48B69618"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6"/>
          <w:szCs w:val="26"/>
          <w:u w:val="single"/>
          <w:rtl/>
        </w:rPr>
      </w:pPr>
      <w:r w:rsidRPr="00E56613">
        <w:rPr>
          <w:rFonts w:ascii="David" w:eastAsia="Times New Roman" w:hAnsi="David" w:cs="David" w:hint="cs"/>
          <w:b/>
          <w:bCs/>
          <w:sz w:val="26"/>
          <w:szCs w:val="26"/>
          <w:u w:val="single"/>
          <w:rtl/>
        </w:rPr>
        <w:t>נספח 3.1.42</w:t>
      </w:r>
    </w:p>
    <w:p w14:paraId="1FA8E565" w14:textId="77777777" w:rsidR="00E56613" w:rsidRPr="00E56613" w:rsidRDefault="00E56613" w:rsidP="00E56613">
      <w:pPr>
        <w:spacing w:before="0" w:beforeAutospacing="0" w:after="0" w:afterAutospacing="0" w:line="360" w:lineRule="auto"/>
        <w:jc w:val="right"/>
        <w:rPr>
          <w:rFonts w:ascii="David" w:eastAsia="Times New Roman" w:hAnsi="David" w:cs="David"/>
          <w:b/>
          <w:bCs/>
          <w:sz w:val="26"/>
          <w:szCs w:val="26"/>
          <w:u w:val="single"/>
          <w:rtl/>
        </w:rPr>
      </w:pPr>
      <w:r w:rsidRPr="00E56613">
        <w:rPr>
          <w:rFonts w:ascii="David" w:eastAsia="Times New Roman" w:hAnsi="David" w:cs="David" w:hint="cs"/>
          <w:b/>
          <w:bCs/>
          <w:sz w:val="26"/>
          <w:szCs w:val="26"/>
          <w:u w:val="single"/>
          <w:rtl/>
        </w:rPr>
        <w:t>טופס מס' ______</w:t>
      </w:r>
    </w:p>
    <w:p w14:paraId="2D7522E4" w14:textId="77777777" w:rsidR="00E56613" w:rsidRPr="00E56613" w:rsidRDefault="00E56613" w:rsidP="00E56613">
      <w:pPr>
        <w:spacing w:before="0" w:beforeAutospacing="0" w:after="0" w:afterAutospacing="0" w:line="360" w:lineRule="auto"/>
        <w:jc w:val="right"/>
        <w:rPr>
          <w:rFonts w:ascii="David" w:eastAsia="Times New Roman" w:hAnsi="David" w:cs="David"/>
          <w:b/>
          <w:bCs/>
          <w:sz w:val="26"/>
          <w:szCs w:val="26"/>
          <w:u w:val="single"/>
          <w:rtl/>
        </w:rPr>
      </w:pPr>
      <w:r w:rsidRPr="00E56613">
        <w:rPr>
          <w:rFonts w:ascii="David" w:eastAsia="Times New Roman" w:hAnsi="David" w:cs="David" w:hint="cs"/>
          <w:b/>
          <w:bCs/>
          <w:sz w:val="26"/>
          <w:szCs w:val="26"/>
          <w:u w:val="single"/>
          <w:rtl/>
        </w:rPr>
        <w:t>תאריך:________</w:t>
      </w:r>
    </w:p>
    <w:p w14:paraId="01C85E72" w14:textId="77777777" w:rsidR="00E56613" w:rsidRPr="00E56613" w:rsidRDefault="00E56613" w:rsidP="00E56613">
      <w:pPr>
        <w:spacing w:before="0" w:beforeAutospacing="0" w:after="0" w:afterAutospacing="0" w:line="360" w:lineRule="auto"/>
        <w:jc w:val="both"/>
        <w:rPr>
          <w:rFonts w:ascii="David" w:eastAsia="Times New Roman" w:hAnsi="David" w:cs="David"/>
          <w:b/>
          <w:bCs/>
          <w:sz w:val="26"/>
          <w:szCs w:val="26"/>
          <w:u w:val="single"/>
          <w:rtl/>
        </w:rPr>
      </w:pPr>
    </w:p>
    <w:p w14:paraId="7EDBF82D" w14:textId="77777777" w:rsidR="00E56613" w:rsidRPr="00E56613" w:rsidRDefault="00E56613" w:rsidP="00E56613">
      <w:pPr>
        <w:spacing w:before="0" w:beforeAutospacing="0" w:after="0" w:afterAutospacing="0" w:line="360" w:lineRule="auto"/>
        <w:jc w:val="center"/>
        <w:rPr>
          <w:rFonts w:ascii="Times New Roman" w:eastAsia="Times New Roman" w:hAnsi="Times New Roman" w:cs="David"/>
          <w:b/>
          <w:bCs/>
          <w:sz w:val="24"/>
          <w:szCs w:val="24"/>
          <w:u w:val="single"/>
          <w:rtl/>
          <w:lang w:eastAsia="he-IL"/>
        </w:rPr>
      </w:pPr>
      <w:r w:rsidRPr="00E56613">
        <w:rPr>
          <w:rFonts w:ascii="Times New Roman" w:eastAsia="Times New Roman" w:hAnsi="Times New Roman" w:cs="David"/>
          <w:b/>
          <w:bCs/>
          <w:sz w:val="24"/>
          <w:szCs w:val="24"/>
          <w:u w:val="single"/>
          <w:rtl/>
          <w:lang w:eastAsia="he-IL"/>
        </w:rPr>
        <w:t xml:space="preserve">אישור </w:t>
      </w:r>
      <w:r w:rsidRPr="00E56613">
        <w:rPr>
          <w:rFonts w:ascii="Times New Roman" w:eastAsia="Times New Roman" w:hAnsi="Times New Roman" w:cs="David" w:hint="cs"/>
          <w:b/>
          <w:bCs/>
          <w:sz w:val="24"/>
          <w:szCs w:val="24"/>
          <w:u w:val="single"/>
          <w:rtl/>
          <w:lang w:eastAsia="he-IL"/>
        </w:rPr>
        <w:t>זימון רוכשים לביצוע פרוטוקול ראשוני למסירת דירה</w:t>
      </w:r>
    </w:p>
    <w:p w14:paraId="57CCE277"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u w:val="single"/>
          <w:rtl/>
          <w:lang w:eastAsia="he-IL"/>
        </w:rPr>
      </w:pPr>
      <w:r w:rsidRPr="00E56613">
        <w:rPr>
          <w:rFonts w:ascii="Times New Roman" w:eastAsia="Times New Roman" w:hAnsi="Times New Roman" w:cs="David" w:hint="cs"/>
          <w:sz w:val="24"/>
          <w:szCs w:val="24"/>
          <w:u w:val="single"/>
          <w:rtl/>
          <w:lang w:eastAsia="he-IL"/>
        </w:rPr>
        <w:t>להלן רשמית הדירות שנבדקו ואושרו לזימון ב</w:t>
      </w:r>
      <w:r w:rsidRPr="00E56613">
        <w:rPr>
          <w:rFonts w:ascii="Times New Roman" w:eastAsia="Times New Roman" w:hAnsi="Times New Roman" w:cs="David"/>
          <w:sz w:val="24"/>
          <w:szCs w:val="24"/>
          <w:u w:val="single"/>
          <w:rtl/>
          <w:lang w:eastAsia="he-IL"/>
        </w:rPr>
        <w:t xml:space="preserve">בניין מס'              פרויקט                                </w:t>
      </w:r>
      <w:r w:rsidRPr="00E56613">
        <w:rPr>
          <w:rFonts w:ascii="Times New Roman" w:eastAsia="Times New Roman" w:hAnsi="Times New Roman" w:cs="David" w:hint="cs"/>
          <w:sz w:val="24"/>
          <w:szCs w:val="24"/>
          <w:u w:val="single"/>
          <w:rtl/>
          <w:lang w:eastAsia="he-IL"/>
        </w:rPr>
        <w:t xml:space="preserve">   :</w:t>
      </w:r>
    </w:p>
    <w:p w14:paraId="6A18D368"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573375D" w14:textId="77777777" w:rsidR="00E56613" w:rsidRPr="00E56613" w:rsidRDefault="00E56613" w:rsidP="00E56613">
      <w:pPr>
        <w:spacing w:before="0" w:beforeAutospacing="0" w:after="0" w:afterAutospacing="0" w:line="360" w:lineRule="auto"/>
        <w:jc w:val="both"/>
        <w:rPr>
          <w:rFonts w:ascii="Times New Roman" w:eastAsia="Times New Roman" w:hAnsi="Times New Roman" w:cs="David"/>
          <w:sz w:val="24"/>
          <w:szCs w:val="24"/>
          <w:rtl/>
          <w:lang w:eastAsia="he-IL"/>
        </w:rPr>
      </w:pPr>
    </w:p>
    <w:p w14:paraId="401FCAEB" w14:textId="77777777" w:rsidR="00E56613" w:rsidRPr="00E56613" w:rsidRDefault="00E56613" w:rsidP="00E56613">
      <w:pPr>
        <w:spacing w:before="0" w:beforeAutospacing="0" w:after="0" w:afterAutospacing="0" w:line="360" w:lineRule="auto"/>
        <w:jc w:val="both"/>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אני הח"מ ______________  החתום עמכם בהסכם למתן שירותי ניהול פקוח בפרויקט שבנדון, מגיש בזאת דו"ח המאשר לקבלן הראשי</w:t>
      </w:r>
      <w:r w:rsidRPr="00E56613">
        <w:rPr>
          <w:rFonts w:ascii="Times New Roman" w:eastAsia="Times New Roman" w:hAnsi="Times New Roman" w:cs="David" w:hint="cs"/>
          <w:b/>
          <w:bCs/>
          <w:sz w:val="24"/>
          <w:szCs w:val="24"/>
          <w:rtl/>
          <w:lang w:eastAsia="he-IL"/>
        </w:rPr>
        <w:t xml:space="preserve"> </w:t>
      </w:r>
      <w:r w:rsidRPr="00E56613">
        <w:rPr>
          <w:rFonts w:ascii="Times New Roman" w:eastAsia="Times New Roman" w:hAnsi="Times New Roman" w:cs="David" w:hint="cs"/>
          <w:sz w:val="24"/>
          <w:szCs w:val="24"/>
          <w:rtl/>
          <w:lang w:eastAsia="he-IL"/>
        </w:rPr>
        <w:t>לזמן את דיירי הדירות הנ"ל לביצוע פרוטוקול מסירה ראשוני לדירותיהם לאחר בדיקה ואישור מוכנות הדירות בנושאים הבאים:</w:t>
      </w:r>
    </w:p>
    <w:p w14:paraId="1EB874F0" w14:textId="77777777" w:rsidR="00E56613" w:rsidRPr="00E56613" w:rsidRDefault="00E56613" w:rsidP="00237720">
      <w:pPr>
        <w:numPr>
          <w:ilvl w:val="0"/>
          <w:numId w:val="29"/>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דלתות פנים גמורות כולל משקופים וללא כל פגע</w:t>
      </w:r>
    </w:p>
    <w:p w14:paraId="256ACD51" w14:textId="77777777" w:rsidR="00E56613" w:rsidRPr="00E56613" w:rsidRDefault="00E56613" w:rsidP="00237720">
      <w:pPr>
        <w:numPr>
          <w:ilvl w:val="0"/>
          <w:numId w:val="29"/>
        </w:num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דלת כניסה מושלמת כולל עינית וסוגר ומוגנת ומכוסה</w:t>
      </w:r>
    </w:p>
    <w:p w14:paraId="0D5363C3" w14:textId="77777777" w:rsidR="00E56613" w:rsidRPr="00E56613" w:rsidRDefault="00E56613" w:rsidP="00237720">
      <w:pPr>
        <w:numPr>
          <w:ilvl w:val="0"/>
          <w:numId w:val="29"/>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צבע ושפכטל גמור סופית</w:t>
      </w:r>
    </w:p>
    <w:p w14:paraId="5326E051" w14:textId="77777777" w:rsidR="00E56613" w:rsidRPr="00E56613" w:rsidRDefault="00E56613" w:rsidP="00237720">
      <w:pPr>
        <w:numPr>
          <w:ilvl w:val="0"/>
          <w:numId w:val="29"/>
        </w:num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ריצופים גמור סופית ללא כל סדק או שבר</w:t>
      </w:r>
    </w:p>
    <w:p w14:paraId="15787146" w14:textId="77777777" w:rsidR="00E56613" w:rsidRPr="00E56613" w:rsidRDefault="00E56613" w:rsidP="00237720">
      <w:pPr>
        <w:numPr>
          <w:ilvl w:val="0"/>
          <w:numId w:val="29"/>
        </w:num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 xml:space="preserve">מעקה במרפסת מושלם כולל מאחז יד </w:t>
      </w:r>
    </w:p>
    <w:p w14:paraId="489E48D8" w14:textId="77777777" w:rsidR="00E56613" w:rsidRPr="00E56613" w:rsidRDefault="00E56613" w:rsidP="00237720">
      <w:pPr>
        <w:numPr>
          <w:ilvl w:val="0"/>
          <w:numId w:val="29"/>
        </w:num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גמר אלומיניום כולל תריס מושלם ללא פגמים ונזקים  </w:t>
      </w:r>
    </w:p>
    <w:p w14:paraId="7B5D6C11" w14:textId="77777777" w:rsidR="00E56613" w:rsidRPr="00E56613" w:rsidRDefault="00E56613" w:rsidP="00237720">
      <w:pPr>
        <w:numPr>
          <w:ilvl w:val="0"/>
          <w:numId w:val="29"/>
        </w:num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התקנת מטבח קומפלט (לא חייב עם שיש וחיפוי מעל)</w:t>
      </w:r>
    </w:p>
    <w:p w14:paraId="4A07D411" w14:textId="77777777" w:rsidR="00E56613" w:rsidRPr="00E56613" w:rsidRDefault="00E56613" w:rsidP="00237720">
      <w:pPr>
        <w:numPr>
          <w:ilvl w:val="0"/>
          <w:numId w:val="29"/>
        </w:num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כלים סניטריים מותקנים ותקינים ללא כל פגע (ללא אביזרי קצה-ברזים)</w:t>
      </w:r>
    </w:p>
    <w:p w14:paraId="295F6ED0" w14:textId="77777777" w:rsidR="00E56613" w:rsidRPr="00E56613" w:rsidRDefault="00E56613" w:rsidP="00237720">
      <w:pPr>
        <w:numPr>
          <w:ilvl w:val="0"/>
          <w:numId w:val="29"/>
        </w:num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התקנת כלל הארונות אמבטיה בדירה</w:t>
      </w:r>
    </w:p>
    <w:p w14:paraId="4D2AE4D9" w14:textId="77777777" w:rsidR="00E56613" w:rsidRPr="00E56613" w:rsidRDefault="00E56613" w:rsidP="00237720">
      <w:pPr>
        <w:numPr>
          <w:ilvl w:val="0"/>
          <w:numId w:val="29"/>
        </w:num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אביזרי חשמל קצה גמורים כולל מפסקים ושקעים.</w:t>
      </w:r>
    </w:p>
    <w:p w14:paraId="019A3705" w14:textId="77777777" w:rsidR="00E56613" w:rsidRPr="00E56613" w:rsidRDefault="00E56613" w:rsidP="00237720">
      <w:pPr>
        <w:numPr>
          <w:ilvl w:val="0"/>
          <w:numId w:val="29"/>
        </w:num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 xml:space="preserve">השלמת כלל הגרילים של מיזוג האוויר בדירה </w:t>
      </w:r>
    </w:p>
    <w:p w14:paraId="143D7AA9" w14:textId="77777777" w:rsidR="00E56613" w:rsidRPr="00E56613" w:rsidRDefault="00E56613" w:rsidP="00E56613">
      <w:pPr>
        <w:spacing w:before="0" w:beforeAutospacing="0" w:after="0" w:afterAutospacing="0" w:line="360" w:lineRule="auto"/>
        <w:jc w:val="both"/>
        <w:rPr>
          <w:rFonts w:ascii="David" w:eastAsia="Times New Roman" w:hAnsi="David" w:cs="David"/>
          <w:b/>
          <w:bCs/>
          <w:sz w:val="26"/>
          <w:szCs w:val="26"/>
          <w:u w:val="single"/>
          <w:rtl/>
        </w:rPr>
      </w:pPr>
    </w:p>
    <w:p w14:paraId="15974F95" w14:textId="77777777" w:rsidR="00E56613" w:rsidRPr="00E56613" w:rsidRDefault="00E56613" w:rsidP="00E56613">
      <w:pPr>
        <w:spacing w:before="0" w:beforeAutospacing="0" w:after="0" w:afterAutospacing="0" w:line="360" w:lineRule="auto"/>
        <w:jc w:val="both"/>
        <w:rPr>
          <w:rFonts w:ascii="David" w:eastAsia="Times New Roman" w:hAnsi="David" w:cs="David"/>
          <w:b/>
          <w:bCs/>
          <w:sz w:val="26"/>
          <w:szCs w:val="26"/>
          <w:u w:val="single"/>
          <w:rtl/>
        </w:rPr>
      </w:pPr>
    </w:p>
    <w:p w14:paraId="68D4D038" w14:textId="77777777" w:rsidR="00E56613" w:rsidRPr="00E56613" w:rsidRDefault="00E56613" w:rsidP="00E56613">
      <w:pPr>
        <w:spacing w:before="0" w:beforeAutospacing="0" w:after="0" w:afterAutospacing="0" w:line="360" w:lineRule="auto"/>
        <w:jc w:val="both"/>
        <w:rPr>
          <w:rFonts w:ascii="David" w:eastAsia="Times New Roman" w:hAnsi="David" w:cs="David"/>
          <w:b/>
          <w:bCs/>
          <w:sz w:val="26"/>
          <w:szCs w:val="26"/>
          <w:u w:val="single"/>
          <w:rtl/>
        </w:rPr>
      </w:pPr>
    </w:p>
    <w:p w14:paraId="4744E8AB" w14:textId="77777777" w:rsidR="00E56613" w:rsidRPr="00E56613" w:rsidRDefault="00E56613" w:rsidP="00E56613">
      <w:pPr>
        <w:spacing w:before="0" w:beforeAutospacing="0" w:after="0" w:afterAutospacing="0" w:line="360" w:lineRule="auto"/>
        <w:jc w:val="both"/>
        <w:rPr>
          <w:rFonts w:ascii="David" w:eastAsia="Times New Roman" w:hAnsi="David" w:cs="David"/>
          <w:b/>
          <w:bCs/>
          <w:sz w:val="26"/>
          <w:szCs w:val="26"/>
          <w:u w:val="single"/>
          <w:rtl/>
        </w:rPr>
      </w:pPr>
      <w:r w:rsidRPr="00E56613">
        <w:rPr>
          <w:rFonts w:ascii="David" w:eastAsia="Times New Roman" w:hAnsi="David" w:cs="David"/>
          <w:b/>
          <w:bCs/>
          <w:sz w:val="26"/>
          <w:szCs w:val="26"/>
          <w:u w:val="single"/>
          <w:rtl/>
        </w:rPr>
        <w:br w:type="page"/>
      </w:r>
    </w:p>
    <w:p w14:paraId="399ED511" w14:textId="77777777" w:rsidR="00E56613" w:rsidRPr="00E56613" w:rsidRDefault="00E56613" w:rsidP="00E56613">
      <w:pPr>
        <w:tabs>
          <w:tab w:val="center" w:pos="4153"/>
          <w:tab w:val="right" w:pos="8306"/>
        </w:tabs>
        <w:spacing w:before="0" w:beforeAutospacing="0" w:after="0" w:afterAutospacing="0" w:line="360" w:lineRule="auto"/>
        <w:jc w:val="center"/>
        <w:rPr>
          <w:rFonts w:ascii="Times New Roman" w:eastAsia="Times New Roman" w:hAnsi="Times New Roman" w:cs="Times New Roman"/>
          <w:sz w:val="26"/>
          <w:szCs w:val="26"/>
          <w:rtl/>
          <w:lang w:val="x-none" w:eastAsia="x-none"/>
        </w:rPr>
      </w:pPr>
      <w:r w:rsidRPr="00E56613">
        <w:rPr>
          <w:rFonts w:ascii="Times New Roman" w:eastAsia="Times New Roman" w:hAnsi="Times New Roman" w:cs="Times New Roman"/>
          <w:noProof/>
          <w:sz w:val="26"/>
          <w:szCs w:val="26"/>
        </w:rPr>
        <w:lastRenderedPageBreak/>
        <w:drawing>
          <wp:inline distT="0" distB="0" distL="0" distR="0" wp14:anchorId="369688A7" wp14:editId="48055099">
            <wp:extent cx="5276850" cy="466725"/>
            <wp:effectExtent l="0" t="0" r="0" b="9525"/>
            <wp:docPr id="19" name="תמונה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5">
                      <a:extLst>
                        <a:ext uri="{28A0092B-C50C-407E-A947-70E740481C1C}">
                          <a14:useLocalDpi xmlns:a14="http://schemas.microsoft.com/office/drawing/2010/main" val="0"/>
                        </a:ext>
                      </a:extLst>
                    </a:blip>
                    <a:srcRect t="30597" b="23880"/>
                    <a:stretch>
                      <a:fillRect/>
                    </a:stretch>
                  </pic:blipFill>
                  <pic:spPr bwMode="auto">
                    <a:xfrm>
                      <a:off x="0" y="0"/>
                      <a:ext cx="5276850" cy="466725"/>
                    </a:xfrm>
                    <a:prstGeom prst="rect">
                      <a:avLst/>
                    </a:prstGeom>
                    <a:noFill/>
                    <a:ln>
                      <a:noFill/>
                    </a:ln>
                  </pic:spPr>
                </pic:pic>
              </a:graphicData>
            </a:graphic>
          </wp:inline>
        </w:drawing>
      </w:r>
    </w:p>
    <w:p w14:paraId="1D60CB10" w14:textId="77777777" w:rsidR="00E56613" w:rsidRPr="00967621" w:rsidRDefault="00E56613" w:rsidP="00967621">
      <w:pPr>
        <w:tabs>
          <w:tab w:val="center" w:pos="4153"/>
          <w:tab w:val="right" w:pos="8306"/>
        </w:tabs>
        <w:spacing w:before="0" w:beforeAutospacing="0" w:after="0" w:afterAutospacing="0" w:line="360" w:lineRule="auto"/>
        <w:ind w:left="720"/>
        <w:jc w:val="right"/>
        <w:rPr>
          <w:rFonts w:ascii="Times New Roman" w:eastAsia="Times New Roman" w:hAnsi="Times New Roman" w:cs="David"/>
          <w:rtl/>
        </w:rPr>
      </w:pPr>
      <w:r w:rsidRPr="00E56613">
        <w:rPr>
          <w:rFonts w:ascii="Times New Roman" w:eastAsia="Times New Roman" w:hAnsi="Times New Roman" w:cs="David" w:hint="cs"/>
          <w:sz w:val="26"/>
          <w:szCs w:val="26"/>
          <w:rtl/>
        </w:rPr>
        <w:tab/>
      </w:r>
      <w:r w:rsidRPr="00967621">
        <w:rPr>
          <w:rFonts w:ascii="Times New Roman" w:eastAsia="Times New Roman" w:hAnsi="Times New Roman" w:cs="David" w:hint="cs"/>
          <w:rtl/>
        </w:rPr>
        <w:t xml:space="preserve">טופס מס' </w:t>
      </w:r>
      <w:r w:rsidRPr="00967621">
        <w:rPr>
          <w:rFonts w:ascii="Times New Roman" w:eastAsia="Times New Roman" w:hAnsi="Times New Roman" w:cs="David"/>
        </w:rPr>
        <w:t>3.1</w:t>
      </w:r>
    </w:p>
    <w:p w14:paraId="255AEF25" w14:textId="77777777" w:rsidR="00E56613" w:rsidRDefault="00E56613" w:rsidP="00967621">
      <w:pPr>
        <w:spacing w:before="0" w:beforeAutospacing="0" w:after="0" w:afterAutospacing="0" w:line="360" w:lineRule="auto"/>
        <w:jc w:val="right"/>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תאריך : _________</w:t>
      </w:r>
    </w:p>
    <w:p w14:paraId="2C95191D" w14:textId="77777777" w:rsidR="00E56613" w:rsidRPr="00E56613" w:rsidRDefault="00E56613" w:rsidP="00967621">
      <w:pPr>
        <w:spacing w:before="0" w:beforeAutospacing="0" w:after="0" w:afterAutospacing="0" w:line="360" w:lineRule="auto"/>
        <w:jc w:val="center"/>
        <w:rPr>
          <w:rFonts w:ascii="Times New Roman" w:eastAsia="Times New Roman" w:hAnsi="Times New Roman" w:cs="David"/>
          <w:b/>
          <w:bCs/>
          <w:sz w:val="24"/>
          <w:szCs w:val="24"/>
          <w:u w:val="single"/>
          <w:rtl/>
          <w:lang w:eastAsia="he-IL"/>
        </w:rPr>
      </w:pPr>
      <w:r w:rsidRPr="00E56613">
        <w:rPr>
          <w:rFonts w:ascii="Times New Roman" w:eastAsia="Times New Roman" w:hAnsi="Times New Roman" w:cs="David"/>
          <w:b/>
          <w:bCs/>
          <w:sz w:val="24"/>
          <w:szCs w:val="24"/>
          <w:u w:val="single"/>
          <w:rtl/>
          <w:lang w:eastAsia="he-IL"/>
        </w:rPr>
        <w:t xml:space="preserve">אישור </w:t>
      </w:r>
      <w:r w:rsidRPr="00E56613">
        <w:rPr>
          <w:rFonts w:ascii="Times New Roman" w:eastAsia="Times New Roman" w:hAnsi="Times New Roman" w:cs="David" w:hint="cs"/>
          <w:b/>
          <w:bCs/>
          <w:sz w:val="24"/>
          <w:szCs w:val="24"/>
          <w:u w:val="single"/>
          <w:rtl/>
          <w:lang w:eastAsia="he-IL"/>
        </w:rPr>
        <w:t xml:space="preserve">על </w:t>
      </w:r>
      <w:r w:rsidRPr="00E56613">
        <w:rPr>
          <w:rFonts w:ascii="Times New Roman" w:eastAsia="Times New Roman" w:hAnsi="Times New Roman" w:cs="David"/>
          <w:b/>
          <w:bCs/>
          <w:sz w:val="24"/>
          <w:szCs w:val="24"/>
          <w:u w:val="single"/>
          <w:rtl/>
          <w:lang w:eastAsia="he-IL"/>
        </w:rPr>
        <w:t xml:space="preserve">סיום </w:t>
      </w:r>
      <w:r w:rsidRPr="00E56613">
        <w:rPr>
          <w:rFonts w:ascii="Times New Roman" w:eastAsia="Times New Roman" w:hAnsi="Times New Roman" w:cs="David" w:hint="cs"/>
          <w:b/>
          <w:bCs/>
          <w:sz w:val="24"/>
          <w:szCs w:val="24"/>
          <w:u w:val="single"/>
          <w:rtl/>
          <w:lang w:eastAsia="he-IL"/>
        </w:rPr>
        <w:t>ה</w:t>
      </w:r>
      <w:r w:rsidRPr="00E56613">
        <w:rPr>
          <w:rFonts w:ascii="Times New Roman" w:eastAsia="Times New Roman" w:hAnsi="Times New Roman" w:cs="David"/>
          <w:b/>
          <w:bCs/>
          <w:sz w:val="24"/>
          <w:szCs w:val="24"/>
          <w:u w:val="single"/>
          <w:rtl/>
          <w:lang w:eastAsia="he-IL"/>
        </w:rPr>
        <w:t>עבודות בדיר</w:t>
      </w:r>
      <w:r w:rsidRPr="00E56613">
        <w:rPr>
          <w:rFonts w:ascii="Times New Roman" w:eastAsia="Times New Roman" w:hAnsi="Times New Roman" w:cs="David" w:hint="cs"/>
          <w:b/>
          <w:bCs/>
          <w:sz w:val="24"/>
          <w:szCs w:val="24"/>
          <w:u w:val="single"/>
          <w:rtl/>
          <w:lang w:eastAsia="he-IL"/>
        </w:rPr>
        <w:t>ות</w:t>
      </w:r>
      <w:r w:rsidRPr="00E56613">
        <w:rPr>
          <w:rFonts w:ascii="Times New Roman" w:eastAsia="Times New Roman" w:hAnsi="Times New Roman" w:cs="David"/>
          <w:b/>
          <w:bCs/>
          <w:sz w:val="24"/>
          <w:szCs w:val="24"/>
          <w:u w:val="single"/>
          <w:rtl/>
          <w:lang w:eastAsia="he-IL"/>
        </w:rPr>
        <w:t xml:space="preserve"> מס'</w:t>
      </w:r>
      <w:r w:rsidRPr="00E56613">
        <w:rPr>
          <w:rFonts w:ascii="Times New Roman" w:eastAsia="Times New Roman" w:hAnsi="Times New Roman" w:cs="David" w:hint="cs"/>
          <w:b/>
          <w:bCs/>
          <w:sz w:val="24"/>
          <w:szCs w:val="24"/>
          <w:u w:val="single"/>
          <w:rtl/>
          <w:lang w:eastAsia="he-IL"/>
        </w:rPr>
        <w:t>:</w:t>
      </w:r>
    </w:p>
    <w:p w14:paraId="6EF129A0"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4D6D2E4"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u w:val="single"/>
          <w:rtl/>
          <w:lang w:eastAsia="he-IL"/>
        </w:rPr>
      </w:pPr>
    </w:p>
    <w:p w14:paraId="306540BB"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u w:val="single"/>
          <w:rtl/>
          <w:lang w:eastAsia="he-IL"/>
        </w:rPr>
      </w:pPr>
      <w:r w:rsidRPr="00E56613">
        <w:rPr>
          <w:rFonts w:ascii="Times New Roman" w:eastAsia="Times New Roman" w:hAnsi="Times New Roman" w:cs="David" w:hint="cs"/>
          <w:sz w:val="24"/>
          <w:szCs w:val="24"/>
          <w:u w:val="single"/>
          <w:rtl/>
          <w:lang w:eastAsia="he-IL"/>
        </w:rPr>
        <w:t>שב</w:t>
      </w:r>
      <w:r w:rsidRPr="00E56613">
        <w:rPr>
          <w:rFonts w:ascii="Times New Roman" w:eastAsia="Times New Roman" w:hAnsi="Times New Roman" w:cs="David"/>
          <w:sz w:val="24"/>
          <w:szCs w:val="24"/>
          <w:u w:val="single"/>
          <w:rtl/>
          <w:lang w:eastAsia="he-IL"/>
        </w:rPr>
        <w:t xml:space="preserve">בניין מס'              פרויקט                                </w:t>
      </w:r>
      <w:r w:rsidRPr="00E56613">
        <w:rPr>
          <w:rFonts w:ascii="Times New Roman" w:eastAsia="Times New Roman" w:hAnsi="Times New Roman" w:cs="David" w:hint="cs"/>
          <w:sz w:val="24"/>
          <w:szCs w:val="24"/>
          <w:u w:val="single"/>
          <w:rtl/>
          <w:lang w:eastAsia="he-IL"/>
        </w:rPr>
        <w:t xml:space="preserve">        </w:t>
      </w:r>
      <w:r w:rsidRPr="00E56613">
        <w:rPr>
          <w:rFonts w:ascii="Times New Roman" w:eastAsia="Times New Roman" w:hAnsi="Times New Roman" w:cs="David"/>
          <w:sz w:val="24"/>
          <w:szCs w:val="24"/>
          <w:u w:val="single"/>
          <w:rtl/>
          <w:lang w:eastAsia="he-IL"/>
        </w:rPr>
        <w:t xml:space="preserve">         .</w:t>
      </w:r>
    </w:p>
    <w:p w14:paraId="37711FD9" w14:textId="77777777" w:rsidR="00E56613" w:rsidRPr="00E56613" w:rsidRDefault="00E56613" w:rsidP="00E56613">
      <w:pPr>
        <w:spacing w:before="0" w:beforeAutospacing="0" w:after="0" w:afterAutospacing="0" w:line="360" w:lineRule="auto"/>
        <w:rPr>
          <w:rFonts w:ascii="Times New Roman" w:eastAsia="Times New Roman" w:hAnsi="Times New Roman" w:cs="David"/>
          <w:i/>
          <w:iCs/>
          <w:sz w:val="20"/>
          <w:szCs w:val="20"/>
          <w:rtl/>
          <w:lang w:eastAsia="he-IL"/>
        </w:rPr>
      </w:pPr>
    </w:p>
    <w:p w14:paraId="09DFA07A" w14:textId="77777777" w:rsidR="00E56613" w:rsidRPr="00E56613" w:rsidRDefault="00E56613" w:rsidP="00E56613">
      <w:pPr>
        <w:spacing w:before="0" w:beforeAutospacing="0" w:after="0" w:afterAutospacing="0" w:line="360" w:lineRule="auto"/>
        <w:jc w:val="both"/>
        <w:rPr>
          <w:rFonts w:ascii="Times New Roman" w:eastAsia="Times New Roman" w:hAnsi="Times New Roman" w:cs="David"/>
          <w:sz w:val="24"/>
          <w:szCs w:val="24"/>
          <w:rtl/>
          <w:lang w:eastAsia="he-IL"/>
        </w:rPr>
      </w:pPr>
    </w:p>
    <w:p w14:paraId="631C1739" w14:textId="77777777" w:rsidR="00E56613" w:rsidRPr="00E56613" w:rsidRDefault="00E56613" w:rsidP="00E56613">
      <w:pPr>
        <w:spacing w:before="0" w:beforeAutospacing="0" w:after="0" w:afterAutospacing="0" w:line="360" w:lineRule="auto"/>
        <w:jc w:val="both"/>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 xml:space="preserve">אני הח"מ ______________  החתום עמכם בהסכם למתן שירותי ניהול פקוח בפרויקט שבנדון מגיש בזאת דו"ח סופי המאשר לאחר בדיקת הדירות </w:t>
      </w:r>
      <w:r w:rsidRPr="00E56613">
        <w:rPr>
          <w:rFonts w:ascii="Times New Roman" w:eastAsia="Times New Roman" w:hAnsi="Times New Roman" w:cs="David" w:hint="cs"/>
          <w:b/>
          <w:bCs/>
          <w:sz w:val="24"/>
          <w:szCs w:val="24"/>
          <w:rtl/>
          <w:lang w:eastAsia="he-IL"/>
        </w:rPr>
        <w:t>גמר סופי ומוחלט של כל העבודות הנדרשות ביחידות הדיור</w:t>
      </w:r>
      <w:r w:rsidRPr="00E56613">
        <w:rPr>
          <w:rFonts w:ascii="Times New Roman" w:eastAsia="Times New Roman" w:hAnsi="Times New Roman" w:cs="David" w:hint="cs"/>
          <w:sz w:val="24"/>
          <w:szCs w:val="24"/>
          <w:rtl/>
          <w:lang w:eastAsia="he-IL"/>
        </w:rPr>
        <w:t xml:space="preserve">  לרבות : תיקונים , ניקיו</w:t>
      </w:r>
      <w:r w:rsidRPr="00E56613">
        <w:rPr>
          <w:rFonts w:ascii="Times New Roman" w:eastAsia="Times New Roman" w:hAnsi="Times New Roman" w:cs="David" w:hint="eastAsia"/>
          <w:sz w:val="24"/>
          <w:szCs w:val="24"/>
          <w:rtl/>
          <w:lang w:eastAsia="he-IL"/>
        </w:rPr>
        <w:t>ן</w:t>
      </w:r>
      <w:r w:rsidRPr="00E56613">
        <w:rPr>
          <w:rFonts w:ascii="Times New Roman" w:eastAsia="Times New Roman" w:hAnsi="Times New Roman" w:cs="David" w:hint="cs"/>
          <w:sz w:val="24"/>
          <w:szCs w:val="24"/>
          <w:rtl/>
          <w:lang w:eastAsia="he-IL"/>
        </w:rPr>
        <w:t xml:space="preserve"> , אישורים , תעודות וכיו"ב .</w:t>
      </w:r>
    </w:p>
    <w:p w14:paraId="47B3DAAC"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59D8C0B7"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u w:val="single"/>
          <w:rtl/>
          <w:lang w:eastAsia="he-IL"/>
        </w:rPr>
      </w:pPr>
      <w:r w:rsidRPr="00E56613">
        <w:rPr>
          <w:rFonts w:ascii="Times New Roman" w:eastAsia="Times New Roman" w:hAnsi="Times New Roman" w:cs="David" w:hint="cs"/>
          <w:sz w:val="24"/>
          <w:szCs w:val="24"/>
          <w:u w:val="single"/>
          <w:rtl/>
          <w:lang w:eastAsia="he-IL"/>
        </w:rPr>
        <w:t xml:space="preserve">להלן סטאטוס הנושאים העיקריים שנבדקו על-ידנו ונמצאו כמוכנים סופית וכי לא נותרו כל רג'קטים בנושא: </w:t>
      </w:r>
    </w:p>
    <w:p w14:paraId="6B660A37"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 xml:space="preserve">בניה בדירה ללא קלינים </w:t>
      </w:r>
    </w:p>
    <w:p w14:paraId="44A2C2BC"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 xml:space="preserve">טיח וצבע מושלם וחלק לרבות תקרות וקירות </w:t>
      </w:r>
    </w:p>
    <w:p w14:paraId="33158FB9"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 xml:space="preserve">עבודת ריצוף בדירה לרבות פאנלים ללא אריחים </w:t>
      </w:r>
    </w:p>
    <w:p w14:paraId="5D37757C"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 xml:space="preserve">עבודות ריצוף וחיפוי בחדרים רטובים </w:t>
      </w:r>
    </w:p>
    <w:p w14:paraId="33A3089D"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 xml:space="preserve">התקנה מושלמת של אמבטיות , מקלחות  , ( ג'קוזי ככל שיש ) </w:t>
      </w:r>
    </w:p>
    <w:p w14:paraId="108E3E76"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בצוע רובע ברצפה וקירות</w:t>
      </w:r>
    </w:p>
    <w:p w14:paraId="3BFEFD06"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 xml:space="preserve">נקודות חשמל במקומם </w:t>
      </w:r>
    </w:p>
    <w:p w14:paraId="403DA5F2"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מספורי ושמות מעגלים בלוח חשמל מצוינים</w:t>
      </w:r>
    </w:p>
    <w:p w14:paraId="18141BCB"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 xml:space="preserve">תריסים מתפקדים ללא תקלות ( נקיים וללא שריטות פנים חוץ לבנין ) </w:t>
      </w:r>
    </w:p>
    <w:p w14:paraId="567AFD48"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חלונות דלתות אלומיניו</w:t>
      </w:r>
      <w:r w:rsidRPr="00E56613">
        <w:rPr>
          <w:rFonts w:ascii="Times New Roman" w:eastAsia="Times New Roman" w:hAnsi="Times New Roman" w:cs="David" w:hint="eastAsia"/>
          <w:sz w:val="24"/>
          <w:szCs w:val="24"/>
          <w:rtl/>
          <w:lang w:eastAsia="he-IL"/>
        </w:rPr>
        <w:t>ם</w:t>
      </w:r>
      <w:r w:rsidRPr="00E56613">
        <w:rPr>
          <w:rFonts w:ascii="Times New Roman" w:eastAsia="Times New Roman" w:hAnsi="Times New Roman" w:cs="David" w:hint="cs"/>
          <w:sz w:val="24"/>
          <w:szCs w:val="24"/>
          <w:rtl/>
          <w:lang w:eastAsia="he-IL"/>
        </w:rPr>
        <w:t xml:space="preserve">  נפתחים/נסגרים וננעלים כנדרש , זיגוג תקין</w:t>
      </w:r>
    </w:p>
    <w:p w14:paraId="47539862"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דלת כניסה הכוללת כיסוי, הגנה וגמר לובי קומתי בסביבתה מושלם</w:t>
      </w:r>
    </w:p>
    <w:p w14:paraId="6D09D0A6"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דלתות פנים כולל הלבשות תקינות</w:t>
      </w:r>
    </w:p>
    <w:p w14:paraId="2C966379"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דירה נקייה לאחר שטיפה , כולל ניקוי אלומיניו</w:t>
      </w:r>
      <w:r w:rsidRPr="00E56613">
        <w:rPr>
          <w:rFonts w:ascii="Times New Roman" w:eastAsia="Times New Roman" w:hAnsi="Times New Roman" w:cs="David" w:hint="eastAsia"/>
          <w:sz w:val="24"/>
          <w:szCs w:val="24"/>
          <w:rtl/>
          <w:lang w:eastAsia="he-IL"/>
        </w:rPr>
        <w:t>ם</w:t>
      </w:r>
      <w:r w:rsidRPr="00E56613">
        <w:rPr>
          <w:rFonts w:ascii="Times New Roman" w:eastAsia="Times New Roman" w:hAnsi="Times New Roman" w:cs="David" w:hint="cs"/>
          <w:sz w:val="24"/>
          <w:szCs w:val="24"/>
          <w:rtl/>
          <w:lang w:eastAsia="he-IL"/>
        </w:rPr>
        <w:t xml:space="preserve"> זיגו</w:t>
      </w:r>
      <w:r w:rsidRPr="00E56613">
        <w:rPr>
          <w:rFonts w:ascii="Times New Roman" w:eastAsia="Times New Roman" w:hAnsi="Times New Roman" w:cs="David" w:hint="eastAsia"/>
          <w:sz w:val="24"/>
          <w:szCs w:val="24"/>
          <w:rtl/>
          <w:lang w:eastAsia="he-IL"/>
        </w:rPr>
        <w:t>ג</w:t>
      </w:r>
      <w:r w:rsidRPr="00E56613">
        <w:rPr>
          <w:rFonts w:ascii="Times New Roman" w:eastAsia="Times New Roman" w:hAnsi="Times New Roman" w:cs="David" w:hint="cs"/>
          <w:sz w:val="24"/>
          <w:szCs w:val="24"/>
          <w:rtl/>
          <w:lang w:eastAsia="he-IL"/>
        </w:rPr>
        <w:t xml:space="preserve"> וכו' </w:t>
      </w:r>
    </w:p>
    <w:p w14:paraId="2072D37A"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גינה נקייה , מלאי אדמה ללא שיירי בניה/קוצים ( לדירות צמודי קרקע בלבד )</w:t>
      </w:r>
    </w:p>
    <w:p w14:paraId="7027C3D6"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 xml:space="preserve">מטבח נגרות תקין , מדויק וללא שריטות </w:t>
      </w:r>
    </w:p>
    <w:p w14:paraId="4090E4C0"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שיש ע"ג ארונות מטבח הותקן כנדרש לרבות עב' גמר .</w:t>
      </w:r>
    </w:p>
    <w:p w14:paraId="11A464E8"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 xml:space="preserve">סיוד מושלם בדירה לרבות קירות , תקרות ובחדרים רטובים ( אקרינול ) </w:t>
      </w:r>
    </w:p>
    <w:p w14:paraId="6ABFD2DF"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מלאי מספיק של אריחים מכל הסוגים למסירה לרוכשים .</w:t>
      </w:r>
    </w:p>
    <w:p w14:paraId="5C09B6DC"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אדני שיש שלמים , בעלי שיפוע מתאים , אטומים , אף מים לאורכם ונקיים</w:t>
      </w:r>
    </w:p>
    <w:p w14:paraId="7BB90DCE"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 xml:space="preserve">גמר התקנת אביזרי גמר </w:t>
      </w:r>
      <w:r w:rsidRPr="00E56613">
        <w:rPr>
          <w:rFonts w:ascii="Times New Roman" w:eastAsia="Times New Roman" w:hAnsi="Times New Roman" w:cs="David"/>
          <w:sz w:val="24"/>
          <w:szCs w:val="24"/>
          <w:rtl/>
          <w:lang w:eastAsia="he-IL"/>
        </w:rPr>
        <w:t>–</w:t>
      </w:r>
      <w:r w:rsidRPr="00E56613">
        <w:rPr>
          <w:rFonts w:ascii="Times New Roman" w:eastAsia="Times New Roman" w:hAnsi="Times New Roman" w:cs="David" w:hint="cs"/>
          <w:sz w:val="24"/>
          <w:szCs w:val="24"/>
          <w:rtl/>
          <w:lang w:eastAsia="he-IL"/>
        </w:rPr>
        <w:t xml:space="preserve"> ברזים , מכסי אסלות , מכסים לקופסאות ביקורת</w:t>
      </w:r>
    </w:p>
    <w:p w14:paraId="055389A8"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מכסים לג"ת בחדרים רטובים , מרפסות פתוחות , גינה מוצמדת וכו'</w:t>
      </w:r>
    </w:p>
    <w:p w14:paraId="70D4A235"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מעקות תקינים ומושלמים במרפסות</w:t>
      </w:r>
    </w:p>
    <w:p w14:paraId="285FC397"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 xml:space="preserve">שיפועים תקינים וגמר בפודסט כביסה ( ככל וקיים ) </w:t>
      </w:r>
    </w:p>
    <w:p w14:paraId="7CDF46E7"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 xml:space="preserve">אביזרי חשמל מותקנים כנדרש במקומם ותקינים לרבות שקעים , מתגים וכיו"ב </w:t>
      </w:r>
    </w:p>
    <w:p w14:paraId="1CAFFDF6"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 xml:space="preserve">תוספות נגרות מושלמות ( ארונות אמבטיה וכיו"ב ) </w:t>
      </w:r>
    </w:p>
    <w:p w14:paraId="26AE8B87"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מערכת מיזוג אוויר מושלמת ותקינה לרבות הנמכות גבס , תאורה וכו' .</w:t>
      </w:r>
    </w:p>
    <w:p w14:paraId="112B869F"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4DD84DAA"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7E284CAB"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6B123B1F" w14:textId="77777777" w:rsidR="00E56613" w:rsidRPr="00E56613" w:rsidRDefault="00E56613" w:rsidP="00237720">
      <w:pPr>
        <w:numPr>
          <w:ilvl w:val="0"/>
          <w:numId w:val="26"/>
        </w:numPr>
        <w:spacing w:before="0" w:beforeAutospacing="0" w:after="0" w:afterAutospacing="0" w:line="240" w:lineRule="auto"/>
        <w:jc w:val="both"/>
        <w:rPr>
          <w:rFonts w:ascii="Times New Roman" w:eastAsia="Times New Roman" w:hAnsi="Times New Roman" w:cs="David"/>
          <w:b/>
          <w:bCs/>
          <w:sz w:val="24"/>
          <w:szCs w:val="24"/>
          <w:lang w:eastAsia="he-IL"/>
        </w:rPr>
      </w:pPr>
      <w:r w:rsidRPr="00E56613">
        <w:rPr>
          <w:rFonts w:ascii="Times New Roman" w:eastAsia="Times New Roman" w:hAnsi="Times New Roman" w:cs="David" w:hint="cs"/>
          <w:b/>
          <w:bCs/>
          <w:sz w:val="24"/>
          <w:szCs w:val="24"/>
          <w:rtl/>
          <w:lang w:eastAsia="he-IL"/>
        </w:rPr>
        <w:t xml:space="preserve">הערות ניתנו כמפורט בפרוטוקולים המצורפים. </w:t>
      </w:r>
    </w:p>
    <w:p w14:paraId="35730FF8" w14:textId="77777777" w:rsidR="00E56613" w:rsidRPr="00E56613" w:rsidRDefault="00E56613" w:rsidP="00237720">
      <w:pPr>
        <w:numPr>
          <w:ilvl w:val="0"/>
          <w:numId w:val="26"/>
        </w:numPr>
        <w:spacing w:before="0" w:beforeAutospacing="0" w:after="0" w:afterAutospacing="0" w:line="240" w:lineRule="auto"/>
        <w:jc w:val="both"/>
        <w:rPr>
          <w:rFonts w:ascii="Times New Roman" w:eastAsia="Times New Roman" w:hAnsi="Times New Roman" w:cs="David"/>
          <w:b/>
          <w:bCs/>
          <w:sz w:val="24"/>
          <w:szCs w:val="24"/>
          <w:lang w:eastAsia="he-IL"/>
        </w:rPr>
      </w:pPr>
      <w:r w:rsidRPr="00E56613">
        <w:rPr>
          <w:rFonts w:ascii="Times New Roman" w:eastAsia="Times New Roman" w:hAnsi="Times New Roman" w:cs="David" w:hint="cs"/>
          <w:b/>
          <w:bCs/>
          <w:sz w:val="24"/>
          <w:szCs w:val="24"/>
          <w:rtl/>
          <w:lang w:eastAsia="he-IL"/>
        </w:rPr>
        <w:t xml:space="preserve">בדיקה מדגמית לניקוי הערות הפרוטוקולים והרשימה המפורטת לעיל בוצעה בדירות מס' :                                                                                                                                      </w:t>
      </w:r>
    </w:p>
    <w:p w14:paraId="1A3872BD" w14:textId="77777777" w:rsidR="00E56613" w:rsidRPr="00E56613" w:rsidRDefault="00E56613" w:rsidP="00E56613">
      <w:pPr>
        <w:spacing w:before="0" w:beforeAutospacing="0" w:after="0" w:afterAutospacing="0" w:line="360" w:lineRule="auto"/>
        <w:ind w:left="360"/>
        <w:rPr>
          <w:rFonts w:ascii="Times New Roman" w:eastAsia="Times New Roman" w:hAnsi="Times New Roman" w:cs="David"/>
          <w:b/>
          <w:bCs/>
          <w:sz w:val="24"/>
          <w:szCs w:val="24"/>
          <w:u w:val="single"/>
          <w:rtl/>
          <w:lang w:eastAsia="he-IL"/>
        </w:rPr>
      </w:pPr>
      <w:r w:rsidRPr="00E56613">
        <w:rPr>
          <w:rFonts w:ascii="Times New Roman" w:eastAsia="Times New Roman" w:hAnsi="Times New Roman" w:cs="David" w:hint="cs"/>
          <w:b/>
          <w:bCs/>
          <w:sz w:val="24"/>
          <w:szCs w:val="24"/>
          <w:rtl/>
          <w:lang w:eastAsia="he-IL"/>
        </w:rPr>
        <w:t xml:space="preserve">       </w:t>
      </w:r>
      <w:r w:rsidRPr="00E56613">
        <w:rPr>
          <w:rFonts w:ascii="Times New Roman" w:eastAsia="Times New Roman" w:hAnsi="Times New Roman" w:cs="David" w:hint="cs"/>
          <w:b/>
          <w:bCs/>
          <w:sz w:val="24"/>
          <w:szCs w:val="24"/>
          <w:u w:val="single"/>
          <w:rtl/>
          <w:lang w:eastAsia="he-IL"/>
        </w:rPr>
        <w:t xml:space="preserve">                                                                                                                                                          -</w:t>
      </w:r>
    </w:p>
    <w:p w14:paraId="029687BE" w14:textId="77777777" w:rsidR="00E56613" w:rsidRPr="00E56613" w:rsidRDefault="00E56613" w:rsidP="00E56613">
      <w:pPr>
        <w:spacing w:before="0" w:beforeAutospacing="0" w:after="0" w:afterAutospacing="0" w:line="360" w:lineRule="auto"/>
        <w:ind w:left="662" w:firstLine="103"/>
        <w:rPr>
          <w:rFonts w:ascii="Times New Roman" w:eastAsia="Times New Roman" w:hAnsi="Times New Roman" w:cs="David"/>
          <w:b/>
          <w:bCs/>
          <w:sz w:val="24"/>
          <w:szCs w:val="24"/>
          <w:lang w:eastAsia="he-IL"/>
        </w:rPr>
      </w:pPr>
      <w:r w:rsidRPr="00E56613">
        <w:rPr>
          <w:rFonts w:ascii="Times New Roman" w:eastAsia="Times New Roman" w:hAnsi="Times New Roman" w:cs="David" w:hint="cs"/>
          <w:b/>
          <w:bCs/>
          <w:sz w:val="24"/>
          <w:szCs w:val="24"/>
          <w:u w:val="single"/>
          <w:rtl/>
          <w:lang w:eastAsia="he-IL"/>
        </w:rPr>
        <w:t xml:space="preserve">                                                                                                                                                         -</w:t>
      </w:r>
      <w:r w:rsidRPr="00E56613">
        <w:rPr>
          <w:rFonts w:ascii="Times New Roman" w:eastAsia="Times New Roman" w:hAnsi="Times New Roman" w:cs="David" w:hint="cs"/>
          <w:b/>
          <w:bCs/>
          <w:sz w:val="24"/>
          <w:szCs w:val="24"/>
          <w:rtl/>
          <w:lang w:eastAsia="he-IL"/>
        </w:rPr>
        <w:t>הבדיקה המדגמית נמצאה תקינה למעט תריסים חשמליים, מיזוג אוויר וכל הדורש חשמל קבוע.</w:t>
      </w:r>
    </w:p>
    <w:p w14:paraId="63E237A6" w14:textId="77777777" w:rsidR="00E56613" w:rsidRPr="00E56613" w:rsidRDefault="00E56613" w:rsidP="00E56613">
      <w:pPr>
        <w:spacing w:before="0" w:beforeAutospacing="0" w:after="0" w:afterAutospacing="0" w:line="360" w:lineRule="auto"/>
        <w:rPr>
          <w:rFonts w:ascii="Times New Roman" w:eastAsia="Times New Roman" w:hAnsi="Times New Roman" w:cs="David"/>
          <w:b/>
          <w:bCs/>
          <w:sz w:val="24"/>
          <w:szCs w:val="24"/>
          <w:rtl/>
          <w:lang w:eastAsia="he-IL"/>
        </w:rPr>
      </w:pPr>
    </w:p>
    <w:p w14:paraId="787DBAEA" w14:textId="77777777" w:rsidR="00E56613" w:rsidRPr="00E56613" w:rsidRDefault="00E56613" w:rsidP="00E56613">
      <w:pPr>
        <w:spacing w:before="0" w:beforeAutospacing="0" w:after="0" w:afterAutospacing="0" w:line="360" w:lineRule="auto"/>
        <w:rPr>
          <w:rFonts w:ascii="Times New Roman" w:eastAsia="Times New Roman" w:hAnsi="Times New Roman" w:cs="David"/>
          <w:b/>
          <w:bCs/>
          <w:sz w:val="24"/>
          <w:szCs w:val="24"/>
          <w:rtl/>
          <w:lang w:eastAsia="he-IL"/>
        </w:rPr>
      </w:pPr>
    </w:p>
    <w:p w14:paraId="0A788B29" w14:textId="77777777" w:rsidR="00E56613" w:rsidRPr="00E56613" w:rsidRDefault="00E56613" w:rsidP="00E56613">
      <w:pPr>
        <w:spacing w:before="0" w:beforeAutospacing="0" w:after="0" w:afterAutospacing="0" w:line="360" w:lineRule="auto"/>
        <w:rPr>
          <w:rFonts w:ascii="Times New Roman" w:eastAsia="Times New Roman" w:hAnsi="Times New Roman" w:cs="David"/>
          <w:b/>
          <w:bCs/>
          <w:sz w:val="24"/>
          <w:szCs w:val="24"/>
          <w:lang w:eastAsia="he-IL"/>
        </w:rPr>
      </w:pPr>
    </w:p>
    <w:p w14:paraId="4D7F69F4" w14:textId="77777777" w:rsidR="00E56613" w:rsidRPr="00E56613" w:rsidRDefault="00E56613" w:rsidP="00E56613">
      <w:pPr>
        <w:spacing w:before="0" w:beforeAutospacing="0" w:after="0" w:afterAutospacing="0" w:line="360" w:lineRule="auto"/>
        <w:rPr>
          <w:rFonts w:ascii="Times New Roman" w:eastAsia="Times New Roman" w:hAnsi="Times New Roman" w:cs="David"/>
          <w:b/>
          <w:bCs/>
          <w:sz w:val="24"/>
          <w:szCs w:val="24"/>
          <w:rtl/>
          <w:lang w:eastAsia="he-IL"/>
        </w:rPr>
      </w:pPr>
      <w:r w:rsidRPr="00E56613">
        <w:rPr>
          <w:rFonts w:ascii="Times New Roman" w:eastAsia="Times New Roman" w:hAnsi="Times New Roman" w:cs="David" w:hint="cs"/>
          <w:b/>
          <w:bCs/>
          <w:sz w:val="24"/>
          <w:szCs w:val="24"/>
          <w:rtl/>
          <w:lang w:eastAsia="he-IL"/>
        </w:rPr>
        <w:t xml:space="preserve">אני הח"מ מאשר בזאת כי כל הסעיפים הנ"ל הושלמו למעט הערות המפורטות מטה. כמו כן, הנני מאשר כי בניית הדירות הנ"ל הושלמו ונמצאו ראויות למגורים ואין מניעה למסור אותן. </w:t>
      </w:r>
    </w:p>
    <w:p w14:paraId="2C10891D" w14:textId="77777777" w:rsidR="00E56613" w:rsidRPr="00E56613" w:rsidRDefault="00E56613" w:rsidP="00E56613">
      <w:pPr>
        <w:spacing w:before="0" w:beforeAutospacing="0" w:after="0" w:afterAutospacing="0" w:line="360" w:lineRule="auto"/>
        <w:rPr>
          <w:rFonts w:ascii="Times New Roman" w:eastAsia="Times New Roman" w:hAnsi="Times New Roman" w:cs="David"/>
          <w:b/>
          <w:bCs/>
          <w:sz w:val="24"/>
          <w:szCs w:val="24"/>
          <w:rtl/>
          <w:lang w:eastAsia="he-IL"/>
        </w:rPr>
      </w:pPr>
      <w:r w:rsidRPr="00E56613">
        <w:rPr>
          <w:rFonts w:ascii="Times New Roman" w:eastAsia="Times New Roman" w:hAnsi="Times New Roman" w:cs="David" w:hint="cs"/>
          <w:b/>
          <w:bCs/>
          <w:sz w:val="24"/>
          <w:szCs w:val="24"/>
          <w:rtl/>
          <w:lang w:eastAsia="he-IL"/>
        </w:rPr>
        <w:t>הערות: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168DE5A" w14:textId="77777777" w:rsidR="00E56613" w:rsidRPr="00E56613" w:rsidRDefault="00E56613" w:rsidP="00E56613">
      <w:pPr>
        <w:spacing w:before="0" w:beforeAutospacing="0" w:after="0" w:afterAutospacing="0" w:line="360" w:lineRule="auto"/>
        <w:rPr>
          <w:rFonts w:ascii="Times New Roman" w:eastAsia="Times New Roman" w:hAnsi="Times New Roman" w:cs="David"/>
          <w:b/>
          <w:bCs/>
          <w:sz w:val="24"/>
          <w:szCs w:val="24"/>
          <w:rtl/>
          <w:lang w:eastAsia="he-IL"/>
        </w:rPr>
      </w:pPr>
    </w:p>
    <w:p w14:paraId="7F26DABD" w14:textId="77777777" w:rsidR="00E56613" w:rsidRPr="00E56613" w:rsidRDefault="00E56613" w:rsidP="00E56613">
      <w:pPr>
        <w:spacing w:before="0" w:beforeAutospacing="0" w:after="0" w:afterAutospacing="0" w:line="360" w:lineRule="auto"/>
        <w:rPr>
          <w:rFonts w:ascii="Times New Roman" w:eastAsia="Times New Roman" w:hAnsi="Times New Roman" w:cs="David"/>
          <w:b/>
          <w:bCs/>
          <w:sz w:val="24"/>
          <w:szCs w:val="24"/>
          <w:rtl/>
          <w:lang w:eastAsia="he-IL"/>
        </w:rPr>
      </w:pPr>
    </w:p>
    <w:p w14:paraId="10A27FC5" w14:textId="77777777" w:rsidR="00E56613" w:rsidRPr="00E56613" w:rsidRDefault="00E56613" w:rsidP="00E56613">
      <w:pPr>
        <w:spacing w:before="0" w:beforeAutospacing="0" w:after="0" w:afterAutospacing="0" w:line="360" w:lineRule="auto"/>
        <w:rPr>
          <w:rFonts w:ascii="Times New Roman" w:eastAsia="Times New Roman" w:hAnsi="Times New Roman" w:cs="David"/>
          <w:b/>
          <w:bCs/>
          <w:sz w:val="24"/>
          <w:szCs w:val="24"/>
          <w:rtl/>
          <w:lang w:eastAsia="he-IL"/>
        </w:rPr>
      </w:pPr>
      <w:r w:rsidRPr="00E56613">
        <w:rPr>
          <w:rFonts w:ascii="Times New Roman" w:eastAsia="Times New Roman" w:hAnsi="Times New Roman" w:cs="David" w:hint="cs"/>
          <w:b/>
          <w:bCs/>
          <w:noProof/>
          <w:sz w:val="24"/>
          <w:szCs w:val="24"/>
          <w:rtl/>
        </w:rPr>
        <mc:AlternateContent>
          <mc:Choice Requires="wps">
            <w:drawing>
              <wp:anchor distT="0" distB="0" distL="114300" distR="114300" simplePos="0" relativeHeight="251660288" behindDoc="0" locked="0" layoutInCell="1" allowOverlap="1" wp14:anchorId="0EF1E6EF" wp14:editId="71352122">
                <wp:simplePos x="0" y="0"/>
                <wp:positionH relativeFrom="column">
                  <wp:posOffset>1703705</wp:posOffset>
                </wp:positionH>
                <wp:positionV relativeFrom="paragraph">
                  <wp:posOffset>224790</wp:posOffset>
                </wp:positionV>
                <wp:extent cx="1604645" cy="0"/>
                <wp:effectExtent l="12700" t="13335" r="11430" b="5715"/>
                <wp:wrapNone/>
                <wp:docPr id="28" name="מחבר ישר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6046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B1D991" id="מחבר ישר 28" o:spid="_x0000_s1026" style="position:absolute;left:0;text-align:left;flip:x;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4.15pt,17.7pt" to="260.5pt,1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"/>
            </w:pict>
          </mc:Fallback>
        </mc:AlternateContent>
      </w:r>
      <w:r w:rsidRPr="00E56613">
        <w:rPr>
          <w:rFonts w:ascii="Times New Roman" w:eastAsia="Times New Roman" w:hAnsi="Times New Roman" w:cs="David" w:hint="cs"/>
          <w:b/>
          <w:bCs/>
          <w:noProof/>
          <w:sz w:val="24"/>
          <w:szCs w:val="24"/>
          <w:rtl/>
        </w:rPr>
        <mc:AlternateContent>
          <mc:Choice Requires="wps">
            <w:drawing>
              <wp:anchor distT="0" distB="0" distL="114300" distR="114300" simplePos="0" relativeHeight="251658240" behindDoc="0" locked="0" layoutInCell="1" allowOverlap="1" wp14:anchorId="1E450C0A" wp14:editId="59EBAAAE">
                <wp:simplePos x="0" y="0"/>
                <wp:positionH relativeFrom="column">
                  <wp:posOffset>3919855</wp:posOffset>
                </wp:positionH>
                <wp:positionV relativeFrom="paragraph">
                  <wp:posOffset>224790</wp:posOffset>
                </wp:positionV>
                <wp:extent cx="1407795" cy="0"/>
                <wp:effectExtent l="9525" t="13335" r="11430" b="5715"/>
                <wp:wrapNone/>
                <wp:docPr id="27" name="מחבר ישר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4077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D58CB4" id="מחבר ישר 27" o:spid="_x0000_s1026" style="position:absolute;left:0;text-align:left;flip:x;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8.65pt,17.7pt" to="419.5pt,1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"/>
            </w:pict>
          </mc:Fallback>
        </mc:AlternateContent>
      </w:r>
      <w:r w:rsidRPr="00E56613">
        <w:rPr>
          <w:rFonts w:ascii="Times New Roman" w:eastAsia="Times New Roman" w:hAnsi="Times New Roman" w:cs="David" w:hint="cs"/>
          <w:b/>
          <w:bCs/>
          <w:sz w:val="24"/>
          <w:szCs w:val="24"/>
          <w:rtl/>
          <w:lang w:eastAsia="he-IL"/>
        </w:rPr>
        <w:t xml:space="preserve"> </w:t>
      </w:r>
    </w:p>
    <w:p w14:paraId="450C6CD3" w14:textId="77777777" w:rsidR="00E56613" w:rsidRPr="00E56613" w:rsidRDefault="00E56613" w:rsidP="00E56613">
      <w:pPr>
        <w:spacing w:before="0" w:beforeAutospacing="0" w:after="0" w:afterAutospacing="0" w:line="360" w:lineRule="auto"/>
        <w:rPr>
          <w:rFonts w:ascii="Times New Roman" w:eastAsia="Times New Roman" w:hAnsi="Times New Roman" w:cs="David"/>
          <w:b/>
          <w:bCs/>
          <w:sz w:val="24"/>
          <w:szCs w:val="24"/>
          <w:lang w:eastAsia="he-IL"/>
        </w:rPr>
      </w:pPr>
      <w:r w:rsidRPr="00E56613">
        <w:rPr>
          <w:rFonts w:ascii="Times New Roman" w:eastAsia="Times New Roman" w:hAnsi="Times New Roman" w:cs="David" w:hint="cs"/>
          <w:b/>
          <w:bCs/>
          <w:noProof/>
          <w:sz w:val="24"/>
          <w:szCs w:val="24"/>
          <w:rtl/>
        </w:rPr>
        <mc:AlternateContent>
          <mc:Choice Requires="wps">
            <w:drawing>
              <wp:anchor distT="0" distB="0" distL="114300" distR="114300" simplePos="0" relativeHeight="251662336" behindDoc="0" locked="0" layoutInCell="1" allowOverlap="1" wp14:anchorId="40FFC741" wp14:editId="2F8BCDA0">
                <wp:simplePos x="0" y="0"/>
                <wp:positionH relativeFrom="column">
                  <wp:posOffset>209550</wp:posOffset>
                </wp:positionH>
                <wp:positionV relativeFrom="paragraph">
                  <wp:posOffset>12700</wp:posOffset>
                </wp:positionV>
                <wp:extent cx="800100" cy="0"/>
                <wp:effectExtent l="13970" t="6985" r="5080" b="12065"/>
                <wp:wrapNone/>
                <wp:docPr id="26" name="מחבר ישר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1FD4C9" id="מחבר ישר 26" o:spid="_x0000_s1026" style="position:absolute;left:0;text-align:left;flip:x;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5pt,1pt" to="79.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"/>
            </w:pict>
          </mc:Fallback>
        </mc:AlternateContent>
      </w:r>
      <w:r w:rsidRPr="00E56613">
        <w:rPr>
          <w:rFonts w:ascii="Times New Roman" w:eastAsia="Times New Roman" w:hAnsi="Times New Roman" w:cs="David" w:hint="cs"/>
          <w:b/>
          <w:bCs/>
          <w:sz w:val="24"/>
          <w:szCs w:val="24"/>
          <w:rtl/>
          <w:lang w:eastAsia="he-IL"/>
        </w:rPr>
        <w:t xml:space="preserve">נציג חב' הניהול והפקוח </w:t>
      </w:r>
      <w:r w:rsidRPr="00E56613">
        <w:rPr>
          <w:rFonts w:ascii="Times New Roman" w:eastAsia="Times New Roman" w:hAnsi="Times New Roman" w:cs="David" w:hint="cs"/>
          <w:b/>
          <w:bCs/>
          <w:sz w:val="24"/>
          <w:szCs w:val="24"/>
          <w:rtl/>
          <w:lang w:eastAsia="he-IL"/>
        </w:rPr>
        <w:tab/>
      </w:r>
      <w:r w:rsidRPr="00E56613">
        <w:rPr>
          <w:rFonts w:ascii="Times New Roman" w:eastAsia="Times New Roman" w:hAnsi="Times New Roman" w:cs="David" w:hint="cs"/>
          <w:b/>
          <w:bCs/>
          <w:sz w:val="24"/>
          <w:szCs w:val="24"/>
          <w:rtl/>
          <w:lang w:eastAsia="he-IL"/>
        </w:rPr>
        <w:tab/>
        <w:t xml:space="preserve">       בעל  חב' הניהול והפקוח </w:t>
      </w:r>
      <w:r w:rsidRPr="00E56613">
        <w:rPr>
          <w:rFonts w:ascii="Times New Roman" w:eastAsia="Times New Roman" w:hAnsi="Times New Roman" w:cs="David" w:hint="cs"/>
          <w:b/>
          <w:bCs/>
          <w:sz w:val="24"/>
          <w:szCs w:val="24"/>
          <w:rtl/>
          <w:lang w:eastAsia="he-IL"/>
        </w:rPr>
        <w:tab/>
      </w:r>
      <w:r w:rsidRPr="00E56613">
        <w:rPr>
          <w:rFonts w:ascii="Times New Roman" w:eastAsia="Times New Roman" w:hAnsi="Times New Roman" w:cs="David" w:hint="cs"/>
          <w:b/>
          <w:bCs/>
          <w:sz w:val="24"/>
          <w:szCs w:val="24"/>
          <w:rtl/>
          <w:lang w:eastAsia="he-IL"/>
        </w:rPr>
        <w:tab/>
        <w:t xml:space="preserve">           תאריך </w:t>
      </w:r>
    </w:p>
    <w:p w14:paraId="08B7C6B4" w14:textId="77777777" w:rsidR="00E56613" w:rsidRPr="00E56613" w:rsidRDefault="00E56613" w:rsidP="00E56613">
      <w:pPr>
        <w:spacing w:before="0" w:beforeAutospacing="0" w:after="0" w:afterAutospacing="0" w:line="240" w:lineRule="auto"/>
        <w:rPr>
          <w:rFonts w:ascii="Times New Roman" w:eastAsia="Times New Roman" w:hAnsi="Times New Roman" w:cs="David"/>
          <w:noProof/>
          <w:sz w:val="20"/>
          <w:szCs w:val="24"/>
          <w:lang w:eastAsia="he-IL"/>
        </w:rPr>
      </w:pPr>
    </w:p>
    <w:p w14:paraId="0D4E9806" w14:textId="77777777" w:rsidR="00E56613" w:rsidRPr="00E56613" w:rsidRDefault="00E56613" w:rsidP="00E56613">
      <w:pPr>
        <w:spacing w:before="0" w:beforeAutospacing="0" w:after="0" w:afterAutospacing="0" w:line="240" w:lineRule="auto"/>
        <w:rPr>
          <w:rFonts w:ascii="Times New Roman" w:eastAsia="Times New Roman" w:hAnsi="Times New Roman" w:cs="David"/>
          <w:noProof/>
          <w:sz w:val="20"/>
          <w:szCs w:val="20"/>
          <w:rtl/>
          <w:lang w:eastAsia="he-IL"/>
        </w:rPr>
      </w:pPr>
      <w:r w:rsidRPr="00E56613">
        <w:rPr>
          <w:rFonts w:ascii="Times New Roman" w:eastAsia="Times New Roman" w:hAnsi="Times New Roman" w:cs="David" w:hint="cs"/>
          <w:noProof/>
          <w:sz w:val="20"/>
          <w:szCs w:val="20"/>
          <w:rtl/>
          <w:lang w:eastAsia="he-IL"/>
        </w:rPr>
        <w:t xml:space="preserve"> </w:t>
      </w:r>
    </w:p>
    <w:p w14:paraId="1B2ACD3D" w14:textId="77777777" w:rsidR="00E56613" w:rsidRPr="00E56613" w:rsidRDefault="00E56613" w:rsidP="00E56613">
      <w:pPr>
        <w:spacing w:before="0" w:beforeAutospacing="0" w:after="0" w:afterAutospacing="0" w:line="240" w:lineRule="auto"/>
        <w:rPr>
          <w:rFonts w:ascii="Times New Roman" w:eastAsia="Times New Roman" w:hAnsi="Times New Roman" w:cs="David"/>
          <w:noProof/>
          <w:sz w:val="20"/>
          <w:szCs w:val="24"/>
          <w:rtl/>
          <w:lang w:eastAsia="he-IL"/>
        </w:rPr>
      </w:pPr>
    </w:p>
    <w:p w14:paraId="54105355" w14:textId="77777777" w:rsidR="00E56613" w:rsidRPr="00E56613" w:rsidRDefault="00E56613" w:rsidP="00E56613">
      <w:pPr>
        <w:spacing w:before="0" w:beforeAutospacing="0" w:after="0" w:afterAutospacing="0" w:line="240" w:lineRule="auto"/>
        <w:rPr>
          <w:rFonts w:ascii="Times New Roman" w:eastAsia="Times New Roman" w:hAnsi="Times New Roman" w:cs="David"/>
          <w:noProof/>
          <w:sz w:val="20"/>
          <w:szCs w:val="24"/>
          <w:rtl/>
          <w:lang w:eastAsia="he-IL"/>
        </w:rPr>
      </w:pPr>
    </w:p>
    <w:p w14:paraId="1159CA3C" w14:textId="77777777" w:rsidR="00E56613" w:rsidRPr="00E56613" w:rsidRDefault="00E56613" w:rsidP="00E56613">
      <w:pPr>
        <w:spacing w:before="0" w:beforeAutospacing="0" w:after="0" w:afterAutospacing="0" w:line="240" w:lineRule="auto"/>
        <w:rPr>
          <w:rFonts w:ascii="Times New Roman" w:eastAsia="Times New Roman" w:hAnsi="Times New Roman" w:cs="David"/>
          <w:noProof/>
          <w:sz w:val="20"/>
          <w:szCs w:val="24"/>
          <w:rtl/>
          <w:lang w:eastAsia="he-IL"/>
        </w:rPr>
      </w:pPr>
    </w:p>
    <w:p w14:paraId="3CB017EB" w14:textId="77777777" w:rsidR="00E56613" w:rsidRDefault="00E56613" w:rsidP="00E56613">
      <w:pPr>
        <w:spacing w:before="0" w:beforeAutospacing="0" w:after="0" w:afterAutospacing="0" w:line="240" w:lineRule="auto"/>
        <w:rPr>
          <w:rFonts w:ascii="Times New Roman" w:eastAsia="Times New Roman" w:hAnsi="Times New Roman" w:cs="David"/>
          <w:noProof/>
          <w:sz w:val="20"/>
          <w:szCs w:val="24"/>
          <w:rtl/>
          <w:lang w:eastAsia="he-IL"/>
        </w:rPr>
      </w:pPr>
    </w:p>
    <w:p w14:paraId="4A926E15" w14:textId="77777777" w:rsidR="00C96B78" w:rsidRDefault="00C96B78" w:rsidP="00E56613">
      <w:pPr>
        <w:spacing w:before="0" w:beforeAutospacing="0" w:after="0" w:afterAutospacing="0" w:line="240" w:lineRule="auto"/>
        <w:rPr>
          <w:rFonts w:ascii="Times New Roman" w:eastAsia="Times New Roman" w:hAnsi="Times New Roman" w:cs="David"/>
          <w:noProof/>
          <w:sz w:val="20"/>
          <w:szCs w:val="24"/>
          <w:rtl/>
          <w:lang w:eastAsia="he-IL"/>
        </w:rPr>
      </w:pPr>
    </w:p>
    <w:p w14:paraId="6E96020E" w14:textId="77777777" w:rsidR="00C96B78" w:rsidRDefault="00C96B78" w:rsidP="00E56613">
      <w:pPr>
        <w:spacing w:before="0" w:beforeAutospacing="0" w:after="0" w:afterAutospacing="0" w:line="240" w:lineRule="auto"/>
        <w:rPr>
          <w:rFonts w:ascii="Times New Roman" w:eastAsia="Times New Roman" w:hAnsi="Times New Roman" w:cs="David"/>
          <w:noProof/>
          <w:sz w:val="20"/>
          <w:szCs w:val="24"/>
          <w:rtl/>
          <w:lang w:eastAsia="he-IL"/>
        </w:rPr>
      </w:pPr>
    </w:p>
    <w:p w14:paraId="0BD9B88B" w14:textId="77777777" w:rsidR="00C96B78" w:rsidRDefault="00C96B78" w:rsidP="00E56613">
      <w:pPr>
        <w:spacing w:before="0" w:beforeAutospacing="0" w:after="0" w:afterAutospacing="0" w:line="240" w:lineRule="auto"/>
        <w:rPr>
          <w:rFonts w:ascii="Times New Roman" w:eastAsia="Times New Roman" w:hAnsi="Times New Roman" w:cs="David"/>
          <w:noProof/>
          <w:sz w:val="20"/>
          <w:szCs w:val="24"/>
          <w:rtl/>
          <w:lang w:eastAsia="he-IL"/>
        </w:rPr>
      </w:pPr>
    </w:p>
    <w:p w14:paraId="3A895DE0" w14:textId="77777777" w:rsidR="00C96B78" w:rsidRDefault="00C96B78" w:rsidP="00E56613">
      <w:pPr>
        <w:spacing w:before="0" w:beforeAutospacing="0" w:after="0" w:afterAutospacing="0" w:line="240" w:lineRule="auto"/>
        <w:rPr>
          <w:rFonts w:ascii="Times New Roman" w:eastAsia="Times New Roman" w:hAnsi="Times New Roman" w:cs="David"/>
          <w:noProof/>
          <w:sz w:val="20"/>
          <w:szCs w:val="24"/>
          <w:rtl/>
          <w:lang w:eastAsia="he-IL"/>
        </w:rPr>
      </w:pPr>
    </w:p>
    <w:p w14:paraId="42E328C0" w14:textId="77777777" w:rsidR="00C96B78" w:rsidRDefault="00C96B78" w:rsidP="00E56613">
      <w:pPr>
        <w:spacing w:before="0" w:beforeAutospacing="0" w:after="0" w:afterAutospacing="0" w:line="240" w:lineRule="auto"/>
        <w:rPr>
          <w:rFonts w:ascii="Times New Roman" w:eastAsia="Times New Roman" w:hAnsi="Times New Roman" w:cs="David"/>
          <w:noProof/>
          <w:sz w:val="20"/>
          <w:szCs w:val="24"/>
          <w:rtl/>
          <w:lang w:eastAsia="he-IL"/>
        </w:rPr>
      </w:pPr>
    </w:p>
    <w:p w14:paraId="1F9F2771" w14:textId="77777777" w:rsidR="00C96B78" w:rsidRDefault="00C96B78" w:rsidP="00E56613">
      <w:pPr>
        <w:spacing w:before="0" w:beforeAutospacing="0" w:after="0" w:afterAutospacing="0" w:line="240" w:lineRule="auto"/>
        <w:rPr>
          <w:rFonts w:ascii="Times New Roman" w:eastAsia="Times New Roman" w:hAnsi="Times New Roman" w:cs="David"/>
          <w:noProof/>
          <w:sz w:val="20"/>
          <w:szCs w:val="24"/>
          <w:rtl/>
          <w:lang w:eastAsia="he-IL"/>
        </w:rPr>
      </w:pPr>
    </w:p>
    <w:p w14:paraId="37B8DDC9" w14:textId="77777777" w:rsidR="00967621" w:rsidRDefault="00967621" w:rsidP="00E56613">
      <w:pPr>
        <w:spacing w:before="0" w:beforeAutospacing="0" w:after="0" w:afterAutospacing="0" w:line="240" w:lineRule="auto"/>
        <w:rPr>
          <w:rFonts w:ascii="Times New Roman" w:eastAsia="Times New Roman" w:hAnsi="Times New Roman" w:cs="David"/>
          <w:noProof/>
          <w:sz w:val="20"/>
          <w:szCs w:val="24"/>
          <w:rtl/>
          <w:lang w:eastAsia="he-IL"/>
        </w:rPr>
      </w:pPr>
    </w:p>
    <w:p w14:paraId="4A2149A7" w14:textId="77777777" w:rsidR="00C96B78" w:rsidRDefault="00C96B78" w:rsidP="00E56613">
      <w:pPr>
        <w:spacing w:before="0" w:beforeAutospacing="0" w:after="0" w:afterAutospacing="0" w:line="240" w:lineRule="auto"/>
        <w:rPr>
          <w:rFonts w:ascii="Times New Roman" w:eastAsia="Times New Roman" w:hAnsi="Times New Roman" w:cs="David"/>
          <w:noProof/>
          <w:sz w:val="20"/>
          <w:szCs w:val="24"/>
          <w:rtl/>
          <w:lang w:eastAsia="he-IL"/>
        </w:rPr>
      </w:pPr>
    </w:p>
    <w:p w14:paraId="7A135924" w14:textId="77777777" w:rsidR="00C96B78" w:rsidRPr="00E56613" w:rsidRDefault="00C96B78" w:rsidP="00E56613">
      <w:pPr>
        <w:spacing w:before="0" w:beforeAutospacing="0" w:after="0" w:afterAutospacing="0" w:line="240" w:lineRule="auto"/>
        <w:rPr>
          <w:rFonts w:ascii="Times New Roman" w:eastAsia="Times New Roman" w:hAnsi="Times New Roman" w:cs="David"/>
          <w:noProof/>
          <w:sz w:val="20"/>
          <w:szCs w:val="24"/>
          <w:lang w:eastAsia="he-IL"/>
        </w:rPr>
      </w:pPr>
    </w:p>
    <w:p w14:paraId="534FB33C" w14:textId="77777777" w:rsidR="00CD6E5A" w:rsidRDefault="00CD6E5A" w:rsidP="00E56613">
      <w:pPr>
        <w:spacing w:before="0" w:beforeAutospacing="0" w:after="0" w:afterAutospacing="0" w:line="360" w:lineRule="auto"/>
        <w:rPr>
          <w:rFonts w:ascii="David" w:eastAsia="Times New Roman" w:hAnsi="David" w:cs="David"/>
          <w:sz w:val="26"/>
          <w:szCs w:val="26"/>
          <w:rtl/>
        </w:rPr>
      </w:pPr>
      <w:r>
        <w:rPr>
          <w:rFonts w:ascii="David" w:eastAsia="Times New Roman" w:hAnsi="David" w:cs="David"/>
          <w:sz w:val="26"/>
          <w:szCs w:val="26"/>
          <w:rtl/>
        </w:rPr>
        <w:br w:type="page"/>
      </w:r>
    </w:p>
    <w:p w14:paraId="339BFA10" w14:textId="77777777" w:rsidR="00E56613" w:rsidRPr="00E56613" w:rsidRDefault="00E56613" w:rsidP="00E56613">
      <w:pPr>
        <w:spacing w:before="0" w:beforeAutospacing="0" w:after="0" w:afterAutospacing="0" w:line="360" w:lineRule="auto"/>
        <w:rPr>
          <w:rFonts w:ascii="David" w:eastAsia="Times New Roman" w:hAnsi="David" w:cs="David"/>
          <w:sz w:val="26"/>
          <w:szCs w:val="26"/>
          <w:rtl/>
        </w:rPr>
      </w:pPr>
    </w:p>
    <w:p w14:paraId="01D4F58F" w14:textId="77777777" w:rsidR="00E56613" w:rsidRPr="00E56613" w:rsidRDefault="00E56613" w:rsidP="00E56613">
      <w:pPr>
        <w:tabs>
          <w:tab w:val="center" w:pos="4153"/>
          <w:tab w:val="right" w:pos="8306"/>
        </w:tabs>
        <w:spacing w:before="0" w:beforeAutospacing="0" w:after="0" w:afterAutospacing="0" w:line="360" w:lineRule="auto"/>
        <w:jc w:val="center"/>
        <w:rPr>
          <w:rFonts w:ascii="Times New Roman" w:eastAsia="Times New Roman" w:hAnsi="Times New Roman" w:cs="Times New Roman"/>
          <w:sz w:val="26"/>
          <w:szCs w:val="26"/>
          <w:rtl/>
          <w:lang w:val="x-none" w:eastAsia="x-none"/>
        </w:rPr>
      </w:pPr>
      <w:r w:rsidRPr="00E56613">
        <w:rPr>
          <w:rFonts w:ascii="Times New Roman" w:eastAsia="Times New Roman" w:hAnsi="Times New Roman" w:cs="Times New Roman"/>
          <w:noProof/>
          <w:sz w:val="26"/>
          <w:szCs w:val="26"/>
        </w:rPr>
        <w:drawing>
          <wp:inline distT="0" distB="0" distL="0" distR="0" wp14:anchorId="215C31C4" wp14:editId="68EE0058">
            <wp:extent cx="5276850" cy="466725"/>
            <wp:effectExtent l="0" t="0" r="0" b="9525"/>
            <wp:docPr id="18" name="תמונה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5">
                      <a:extLst>
                        <a:ext uri="{28A0092B-C50C-407E-A947-70E740481C1C}">
                          <a14:useLocalDpi xmlns:a14="http://schemas.microsoft.com/office/drawing/2010/main" val="0"/>
                        </a:ext>
                      </a:extLst>
                    </a:blip>
                    <a:srcRect t="30597" b="23880"/>
                    <a:stretch>
                      <a:fillRect/>
                    </a:stretch>
                  </pic:blipFill>
                  <pic:spPr bwMode="auto">
                    <a:xfrm>
                      <a:off x="0" y="0"/>
                      <a:ext cx="5276850" cy="466725"/>
                    </a:xfrm>
                    <a:prstGeom prst="rect">
                      <a:avLst/>
                    </a:prstGeom>
                    <a:noFill/>
                    <a:ln>
                      <a:noFill/>
                    </a:ln>
                  </pic:spPr>
                </pic:pic>
              </a:graphicData>
            </a:graphic>
          </wp:inline>
        </w:drawing>
      </w:r>
    </w:p>
    <w:p w14:paraId="61DD15D6" w14:textId="77777777" w:rsidR="00E56613" w:rsidRPr="00E56613" w:rsidRDefault="00E56613" w:rsidP="00E56613">
      <w:pPr>
        <w:tabs>
          <w:tab w:val="center" w:pos="4153"/>
          <w:tab w:val="right" w:pos="8306"/>
        </w:tabs>
        <w:spacing w:before="0" w:beforeAutospacing="0" w:after="0" w:afterAutospacing="0" w:line="360" w:lineRule="auto"/>
        <w:jc w:val="both"/>
        <w:rPr>
          <w:rFonts w:ascii="Times New Roman" w:eastAsia="Times New Roman" w:hAnsi="Times New Roman" w:cs="David"/>
          <w:sz w:val="26"/>
          <w:szCs w:val="26"/>
          <w:rtl/>
        </w:rPr>
      </w:pPr>
      <w:r w:rsidRPr="00E56613">
        <w:rPr>
          <w:rFonts w:ascii="Times New Roman" w:eastAsia="Times New Roman" w:hAnsi="Times New Roman" w:cs="David" w:hint="cs"/>
          <w:sz w:val="26"/>
          <w:szCs w:val="26"/>
          <w:rtl/>
        </w:rPr>
        <w:tab/>
      </w:r>
    </w:p>
    <w:p w14:paraId="799B96FF" w14:textId="77777777" w:rsidR="00E56613" w:rsidRPr="00967621" w:rsidRDefault="00E56613" w:rsidP="00E56613">
      <w:pPr>
        <w:tabs>
          <w:tab w:val="center" w:pos="4153"/>
          <w:tab w:val="right" w:pos="8306"/>
        </w:tabs>
        <w:spacing w:before="0" w:beforeAutospacing="0" w:after="0" w:afterAutospacing="0" w:line="360" w:lineRule="auto"/>
        <w:jc w:val="right"/>
        <w:rPr>
          <w:rFonts w:ascii="Times New Roman" w:eastAsia="Times New Roman" w:hAnsi="Times New Roman" w:cs="David"/>
          <w:rtl/>
        </w:rPr>
      </w:pPr>
      <w:r w:rsidRPr="00967621">
        <w:rPr>
          <w:rFonts w:ascii="Times New Roman" w:eastAsia="Times New Roman" w:hAnsi="Times New Roman" w:cs="David" w:hint="cs"/>
          <w:rtl/>
        </w:rPr>
        <w:t>טופס מס' 3.2</w:t>
      </w:r>
    </w:p>
    <w:p w14:paraId="60FCA6D3" w14:textId="77777777" w:rsidR="00E56613" w:rsidRPr="00E56613" w:rsidRDefault="00E56613" w:rsidP="00E56613">
      <w:pPr>
        <w:spacing w:before="0" w:beforeAutospacing="0" w:after="0" w:afterAutospacing="0" w:line="360" w:lineRule="auto"/>
        <w:rPr>
          <w:rFonts w:ascii="David" w:eastAsia="Times New Roman" w:hAnsi="David" w:cs="David"/>
          <w:sz w:val="26"/>
          <w:szCs w:val="26"/>
          <w:rtl/>
        </w:rPr>
      </w:pPr>
    </w:p>
    <w:p w14:paraId="5798E5F6" w14:textId="77777777" w:rsidR="00E56613" w:rsidRPr="00E56613" w:rsidRDefault="00E56613" w:rsidP="00E56613">
      <w:pPr>
        <w:spacing w:before="0" w:beforeAutospacing="0" w:after="0" w:afterAutospacing="0" w:line="360" w:lineRule="auto"/>
        <w:jc w:val="right"/>
        <w:rPr>
          <w:rFonts w:ascii="Times New Roman" w:eastAsia="Times New Roman" w:hAnsi="Times New Roman" w:cs="David"/>
          <w:sz w:val="24"/>
          <w:szCs w:val="24"/>
          <w:u w:val="single"/>
          <w:rtl/>
          <w:lang w:eastAsia="he-IL"/>
        </w:rPr>
      </w:pPr>
      <w:r w:rsidRPr="00E56613">
        <w:rPr>
          <w:rFonts w:ascii="Times New Roman" w:eastAsia="Times New Roman" w:hAnsi="Times New Roman" w:cs="David" w:hint="cs"/>
          <w:sz w:val="24"/>
          <w:szCs w:val="24"/>
          <w:rtl/>
          <w:lang w:eastAsia="he-IL"/>
        </w:rPr>
        <w:t>תאריך : _________</w:t>
      </w:r>
    </w:p>
    <w:p w14:paraId="1FBAEB21" w14:textId="77777777" w:rsidR="00E56613" w:rsidRPr="00E56613" w:rsidRDefault="00E56613" w:rsidP="00E56613">
      <w:pPr>
        <w:spacing w:before="0" w:beforeAutospacing="0" w:after="0" w:afterAutospacing="0" w:line="360" w:lineRule="auto"/>
        <w:jc w:val="center"/>
        <w:rPr>
          <w:rFonts w:ascii="Times New Roman" w:eastAsia="Times New Roman" w:hAnsi="Times New Roman" w:cs="David"/>
          <w:b/>
          <w:bCs/>
          <w:sz w:val="28"/>
          <w:szCs w:val="28"/>
          <w:u w:val="single"/>
          <w:rtl/>
          <w:lang w:eastAsia="he-IL"/>
        </w:rPr>
      </w:pPr>
    </w:p>
    <w:p w14:paraId="60DB25E1" w14:textId="77777777" w:rsidR="00E56613" w:rsidRPr="00E56613" w:rsidRDefault="00E56613" w:rsidP="00E56613">
      <w:pPr>
        <w:spacing w:before="0" w:beforeAutospacing="0" w:after="0" w:afterAutospacing="0" w:line="360" w:lineRule="auto"/>
        <w:jc w:val="center"/>
        <w:rPr>
          <w:rFonts w:ascii="Times New Roman" w:eastAsia="Times New Roman" w:hAnsi="Times New Roman" w:cs="David"/>
          <w:b/>
          <w:bCs/>
          <w:sz w:val="28"/>
          <w:szCs w:val="28"/>
          <w:u w:val="single"/>
          <w:rtl/>
          <w:lang w:eastAsia="he-IL"/>
        </w:rPr>
      </w:pPr>
    </w:p>
    <w:p w14:paraId="52492139" w14:textId="77777777" w:rsidR="00E56613" w:rsidRPr="00967621" w:rsidRDefault="00E56613" w:rsidP="00F239A0">
      <w:pPr>
        <w:spacing w:before="0" w:beforeAutospacing="0" w:after="0" w:afterAutospacing="0" w:line="360" w:lineRule="auto"/>
        <w:ind w:left="-483" w:hanging="142"/>
        <w:jc w:val="center"/>
        <w:rPr>
          <w:rFonts w:ascii="Times New Roman" w:eastAsia="Times New Roman" w:hAnsi="Times New Roman" w:cs="David"/>
          <w:b/>
          <w:bCs/>
          <w:sz w:val="24"/>
          <w:szCs w:val="24"/>
          <w:u w:val="single"/>
          <w:rtl/>
          <w:lang w:eastAsia="he-IL"/>
        </w:rPr>
      </w:pPr>
      <w:r w:rsidRPr="00967621">
        <w:rPr>
          <w:rFonts w:ascii="Times New Roman" w:eastAsia="Times New Roman" w:hAnsi="Times New Roman" w:cs="David" w:hint="cs"/>
          <w:b/>
          <w:bCs/>
          <w:sz w:val="24"/>
          <w:szCs w:val="24"/>
          <w:u w:val="single"/>
          <w:rtl/>
          <w:lang w:eastAsia="he-IL"/>
        </w:rPr>
        <w:t xml:space="preserve">אישור סיום עבודות ברכוש המשותף שבניין מס'              פרויקט     </w:t>
      </w:r>
      <w:r w:rsidR="00F239A0" w:rsidRPr="00967621">
        <w:rPr>
          <w:rFonts w:ascii="Times New Roman" w:eastAsia="Times New Roman" w:hAnsi="Times New Roman" w:cs="David" w:hint="cs"/>
          <w:b/>
          <w:bCs/>
          <w:sz w:val="24"/>
          <w:szCs w:val="24"/>
          <w:u w:val="single"/>
          <w:rtl/>
          <w:lang w:eastAsia="he-IL"/>
        </w:rPr>
        <w:t xml:space="preserve">                             </w:t>
      </w:r>
      <w:r w:rsidRPr="00967621">
        <w:rPr>
          <w:rFonts w:ascii="Times New Roman" w:eastAsia="Times New Roman" w:hAnsi="Times New Roman" w:cs="David" w:hint="cs"/>
          <w:b/>
          <w:bCs/>
          <w:sz w:val="24"/>
          <w:szCs w:val="24"/>
          <w:u w:val="single"/>
          <w:rtl/>
          <w:lang w:eastAsia="he-IL"/>
        </w:rPr>
        <w:t>.</w:t>
      </w:r>
    </w:p>
    <w:p w14:paraId="5A8C648B" w14:textId="77777777" w:rsidR="00E56613" w:rsidRPr="00F239A0" w:rsidRDefault="00E56613" w:rsidP="00F239A0">
      <w:pPr>
        <w:spacing w:before="0" w:beforeAutospacing="0" w:after="0" w:afterAutospacing="0" w:line="360" w:lineRule="auto"/>
        <w:jc w:val="center"/>
        <w:rPr>
          <w:rFonts w:ascii="Times New Roman" w:eastAsia="Times New Roman" w:hAnsi="Times New Roman" w:cs="David"/>
          <w:i/>
          <w:iCs/>
          <w:sz w:val="20"/>
          <w:szCs w:val="20"/>
          <w:rtl/>
          <w:lang w:eastAsia="he-IL"/>
        </w:rPr>
      </w:pPr>
      <w:r w:rsidRPr="00E56613">
        <w:rPr>
          <w:rFonts w:ascii="Times New Roman" w:eastAsia="Times New Roman" w:hAnsi="Times New Roman" w:cs="David" w:hint="cs"/>
          <w:i/>
          <w:iCs/>
          <w:sz w:val="20"/>
          <w:szCs w:val="20"/>
          <w:rtl/>
          <w:lang w:eastAsia="he-IL"/>
        </w:rPr>
        <w:t xml:space="preserve"> טופס זה ימולא וייחת</w:t>
      </w:r>
      <w:r w:rsidRPr="00E56613">
        <w:rPr>
          <w:rFonts w:ascii="Times New Roman" w:eastAsia="Times New Roman" w:hAnsi="Times New Roman" w:cs="David" w:hint="eastAsia"/>
          <w:i/>
          <w:iCs/>
          <w:sz w:val="20"/>
          <w:szCs w:val="20"/>
          <w:rtl/>
          <w:lang w:eastAsia="he-IL"/>
        </w:rPr>
        <w:t>ם</w:t>
      </w:r>
      <w:r w:rsidRPr="00E56613">
        <w:rPr>
          <w:rFonts w:ascii="Times New Roman" w:eastAsia="Times New Roman" w:hAnsi="Times New Roman" w:cs="David" w:hint="cs"/>
          <w:i/>
          <w:iCs/>
          <w:sz w:val="20"/>
          <w:szCs w:val="20"/>
          <w:rtl/>
          <w:lang w:eastAsia="he-IL"/>
        </w:rPr>
        <w:t xml:space="preserve"> עם סיום העבודות ברכוש המשותף לכל בניין</w:t>
      </w:r>
    </w:p>
    <w:p w14:paraId="56FA045B" w14:textId="77777777" w:rsidR="00E56613" w:rsidRPr="00E56613" w:rsidRDefault="00E56613" w:rsidP="00E56613">
      <w:pPr>
        <w:spacing w:before="0" w:beforeAutospacing="0" w:after="0" w:afterAutospacing="0" w:line="360" w:lineRule="auto"/>
        <w:jc w:val="both"/>
        <w:rPr>
          <w:rFonts w:ascii="Times New Roman" w:eastAsia="Times New Roman" w:hAnsi="Times New Roman" w:cs="David"/>
          <w:sz w:val="24"/>
          <w:szCs w:val="24"/>
          <w:rtl/>
          <w:lang w:eastAsia="he-IL"/>
        </w:rPr>
      </w:pPr>
    </w:p>
    <w:p w14:paraId="50860B6C" w14:textId="77777777" w:rsidR="00E56613" w:rsidRPr="00E56613" w:rsidRDefault="00E56613" w:rsidP="00E56613">
      <w:pPr>
        <w:spacing w:before="0" w:beforeAutospacing="0" w:after="0" w:afterAutospacing="0" w:line="360" w:lineRule="auto"/>
        <w:jc w:val="both"/>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אני הח"מ ______________  החתום עמכם בהסכם למתן שירותי ניהול פקוח בפרויקט שבנדון מגיש בזאת דו"ח סופי המאשר לאחר בדיקת הרכוש המשותף  לרבות : תיקונים , ניקיו</w:t>
      </w:r>
      <w:r w:rsidRPr="00E56613">
        <w:rPr>
          <w:rFonts w:ascii="Times New Roman" w:eastAsia="Times New Roman" w:hAnsi="Times New Roman" w:cs="David" w:hint="eastAsia"/>
          <w:sz w:val="24"/>
          <w:szCs w:val="24"/>
          <w:rtl/>
          <w:lang w:eastAsia="he-IL"/>
        </w:rPr>
        <w:t>ן</w:t>
      </w:r>
      <w:r w:rsidRPr="00E56613">
        <w:rPr>
          <w:rFonts w:ascii="Times New Roman" w:eastAsia="Times New Roman" w:hAnsi="Times New Roman" w:cs="David" w:hint="cs"/>
          <w:sz w:val="24"/>
          <w:szCs w:val="24"/>
          <w:rtl/>
          <w:lang w:eastAsia="he-IL"/>
        </w:rPr>
        <w:t xml:space="preserve"> , אישורים , תעודות וכיו"ב .</w:t>
      </w:r>
    </w:p>
    <w:p w14:paraId="41710B72"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28D0ECC2"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u w:val="single"/>
          <w:rtl/>
          <w:lang w:eastAsia="he-IL"/>
        </w:rPr>
      </w:pPr>
    </w:p>
    <w:p w14:paraId="721787DE"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u w:val="single"/>
          <w:rtl/>
          <w:lang w:eastAsia="he-IL"/>
        </w:rPr>
      </w:pPr>
      <w:r w:rsidRPr="00E56613">
        <w:rPr>
          <w:rFonts w:ascii="Times New Roman" w:eastAsia="Times New Roman" w:hAnsi="Times New Roman" w:cs="David" w:hint="cs"/>
          <w:sz w:val="24"/>
          <w:szCs w:val="24"/>
          <w:u w:val="single"/>
          <w:rtl/>
          <w:lang w:eastAsia="he-IL"/>
        </w:rPr>
        <w:t xml:space="preserve">להלן סטאטוס הנושאים העיקריים שנבדקו על-ידנו ונמצאו כמוכנים סופית וכי לא נותרו כל רג'קטים בנושא: </w:t>
      </w:r>
    </w:p>
    <w:p w14:paraId="0BC45519"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 xml:space="preserve">כל העבודות הנדרשות בשטחי הרכוש המשותף (לרבות עבודות גמר, ריצוף, חיפוי, צבע, ארונות פח למערכות, תקרות דקורטיביות, עבודות גינון)  בכל האזורים לרבות הלוביים הקומתיים והלובי הראשי והקומה המפולשת וחדרי המדרגות והגגות וחדרי האשפה הקומתיים (לרבות מצנח אשפה) חדר אשפה ודחסנית,  והשטחים המגוננים והקומה המפולשת והחדרים הטכניים ומועדוני הדיירים והמחסנים המשותפים, והחניונים. </w:t>
      </w:r>
    </w:p>
    <w:p w14:paraId="060166E5"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 xml:space="preserve">אבן/טיח חוץ בקירות החיצוניים. </w:t>
      </w:r>
    </w:p>
    <w:p w14:paraId="7ED50540"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דלתות כניסה, אש ואלומיניום נפתחים/נסגרים וננעלים כנדרש.</w:t>
      </w:r>
    </w:p>
    <w:p w14:paraId="4D3772F1"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 xml:space="preserve">נקודות חשמל במקומם. </w:t>
      </w:r>
    </w:p>
    <w:p w14:paraId="634169C8"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מספורי ושמות מעגלים בלוח חשמל מצוינים.</w:t>
      </w:r>
    </w:p>
    <w:p w14:paraId="5F83FC84"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תריסים ככל שישנן מתפקדים ללא תקלות ( נקיים וללא שריטות פנים חוץ לבניי</w:t>
      </w:r>
      <w:r w:rsidRPr="00E56613">
        <w:rPr>
          <w:rFonts w:ascii="Times New Roman" w:eastAsia="Times New Roman" w:hAnsi="Times New Roman" w:cs="David" w:hint="eastAsia"/>
          <w:sz w:val="24"/>
          <w:szCs w:val="24"/>
          <w:rtl/>
          <w:lang w:eastAsia="he-IL"/>
        </w:rPr>
        <w:t>ן</w:t>
      </w:r>
      <w:r w:rsidRPr="00E56613">
        <w:rPr>
          <w:rFonts w:ascii="Times New Roman" w:eastAsia="Times New Roman" w:hAnsi="Times New Roman" w:cs="David" w:hint="cs"/>
          <w:sz w:val="24"/>
          <w:szCs w:val="24"/>
          <w:rtl/>
          <w:lang w:eastAsia="he-IL"/>
        </w:rPr>
        <w:t xml:space="preserve"> ) </w:t>
      </w:r>
    </w:p>
    <w:p w14:paraId="657B2C24"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חלונות, דלתות אלומיניו</w:t>
      </w:r>
      <w:r w:rsidRPr="00E56613">
        <w:rPr>
          <w:rFonts w:ascii="Times New Roman" w:eastAsia="Times New Roman" w:hAnsi="Times New Roman" w:cs="David" w:hint="eastAsia"/>
          <w:sz w:val="24"/>
          <w:szCs w:val="24"/>
          <w:rtl/>
          <w:lang w:eastAsia="he-IL"/>
        </w:rPr>
        <w:t>ם</w:t>
      </w:r>
      <w:r w:rsidRPr="00E56613">
        <w:rPr>
          <w:rFonts w:ascii="Times New Roman" w:eastAsia="Times New Roman" w:hAnsi="Times New Roman" w:cs="David" w:hint="cs"/>
          <w:sz w:val="24"/>
          <w:szCs w:val="24"/>
          <w:rtl/>
          <w:lang w:eastAsia="he-IL"/>
        </w:rPr>
        <w:t xml:space="preserve">  נפתחים/נסגרים וננעלים כנדרש , זיגוג תקין.</w:t>
      </w:r>
    </w:p>
    <w:p w14:paraId="41595943"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כל האזורים הציבוריים נקיים לאחר שטיפה , כולל ניקוי אלומיניו</w:t>
      </w:r>
      <w:r w:rsidRPr="00E56613">
        <w:rPr>
          <w:rFonts w:ascii="Times New Roman" w:eastAsia="Times New Roman" w:hAnsi="Times New Roman" w:cs="David" w:hint="eastAsia"/>
          <w:sz w:val="24"/>
          <w:szCs w:val="24"/>
          <w:rtl/>
          <w:lang w:eastAsia="he-IL"/>
        </w:rPr>
        <w:t>ם</w:t>
      </w:r>
      <w:r w:rsidRPr="00E56613">
        <w:rPr>
          <w:rFonts w:ascii="Times New Roman" w:eastAsia="Times New Roman" w:hAnsi="Times New Roman" w:cs="David" w:hint="cs"/>
          <w:sz w:val="24"/>
          <w:szCs w:val="24"/>
          <w:rtl/>
          <w:lang w:eastAsia="he-IL"/>
        </w:rPr>
        <w:t xml:space="preserve"> זיגו</w:t>
      </w:r>
      <w:r w:rsidRPr="00E56613">
        <w:rPr>
          <w:rFonts w:ascii="Times New Roman" w:eastAsia="Times New Roman" w:hAnsi="Times New Roman" w:cs="David" w:hint="eastAsia"/>
          <w:sz w:val="24"/>
          <w:szCs w:val="24"/>
          <w:rtl/>
          <w:lang w:eastAsia="he-IL"/>
        </w:rPr>
        <w:t>ג</w:t>
      </w:r>
      <w:r w:rsidRPr="00E56613">
        <w:rPr>
          <w:rFonts w:ascii="Times New Roman" w:eastAsia="Times New Roman" w:hAnsi="Times New Roman" w:cs="David" w:hint="cs"/>
          <w:sz w:val="24"/>
          <w:szCs w:val="24"/>
          <w:rtl/>
          <w:lang w:eastAsia="he-IL"/>
        </w:rPr>
        <w:t xml:space="preserve"> וכו' </w:t>
      </w:r>
    </w:p>
    <w:p w14:paraId="1BC246AB"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גינה נקייה , מלאי אדמה ללא שיירי בניה/קוצים .</w:t>
      </w:r>
    </w:p>
    <w:p w14:paraId="071DD41C"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מעקות תקינים ומושלמים.</w:t>
      </w:r>
    </w:p>
    <w:p w14:paraId="1E5EDC50"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תיקי מתקן מאושרים ע"י יועצי הפרויקט ומכילים:</w:t>
      </w:r>
    </w:p>
    <w:p w14:paraId="3836ADFF" w14:textId="77777777" w:rsidR="00E56613" w:rsidRPr="00E56613" w:rsidRDefault="00E56613" w:rsidP="00E56613">
      <w:pPr>
        <w:spacing w:before="0" w:beforeAutospacing="0" w:after="0" w:afterAutospacing="0" w:line="360" w:lineRule="auto"/>
        <w:ind w:left="1440"/>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 xml:space="preserve"> </w:t>
      </w:r>
      <w:r w:rsidRPr="00E56613">
        <w:rPr>
          <w:rFonts w:ascii="Times New Roman" w:eastAsia="Times New Roman" w:hAnsi="Times New Roman" w:cs="David"/>
          <w:sz w:val="24"/>
          <w:szCs w:val="24"/>
          <w:rtl/>
          <w:lang w:eastAsia="he-IL"/>
        </w:rPr>
        <w:t>* מרכיבי מערכות השירות לרבות</w:t>
      </w:r>
      <w:r w:rsidRPr="00E56613">
        <w:rPr>
          <w:rFonts w:ascii="Times New Roman" w:eastAsia="Times New Roman" w:hAnsi="Times New Roman" w:cs="David"/>
          <w:sz w:val="24"/>
          <w:szCs w:val="24"/>
          <w:lang w:eastAsia="he-IL"/>
        </w:rPr>
        <w:t xml:space="preserve"> </w:t>
      </w:r>
      <w:r w:rsidRPr="00E56613">
        <w:rPr>
          <w:rFonts w:ascii="Times New Roman" w:eastAsia="Times New Roman" w:hAnsi="Times New Roman" w:cs="David"/>
          <w:sz w:val="24"/>
          <w:szCs w:val="24"/>
          <w:rtl/>
          <w:lang w:eastAsia="he-IL"/>
        </w:rPr>
        <w:t xml:space="preserve">מערכות בטיחות, מעליות, מערכות מיזוג אויר, </w:t>
      </w:r>
      <w:r w:rsidRPr="00E56613">
        <w:rPr>
          <w:rFonts w:ascii="Times New Roman" w:eastAsia="Times New Roman" w:hAnsi="Times New Roman" w:cs="David" w:hint="cs"/>
          <w:sz w:val="24"/>
          <w:szCs w:val="24"/>
          <w:rtl/>
          <w:lang w:eastAsia="he-IL"/>
        </w:rPr>
        <w:t xml:space="preserve"> </w:t>
      </w:r>
    </w:p>
    <w:p w14:paraId="24BDEDAC" w14:textId="77777777" w:rsidR="00E56613" w:rsidRPr="00E56613" w:rsidRDefault="00E56613" w:rsidP="00E56613">
      <w:pPr>
        <w:spacing w:before="0" w:beforeAutospacing="0" w:after="0" w:afterAutospacing="0" w:line="360" w:lineRule="auto"/>
        <w:ind w:left="1440"/>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 xml:space="preserve">   </w:t>
      </w:r>
      <w:r w:rsidRPr="00E56613">
        <w:rPr>
          <w:rFonts w:ascii="Times New Roman" w:eastAsia="Times New Roman" w:hAnsi="Times New Roman" w:cs="David"/>
          <w:sz w:val="24"/>
          <w:szCs w:val="24"/>
          <w:rtl/>
          <w:lang w:eastAsia="he-IL"/>
        </w:rPr>
        <w:t>מערכות אלקטרו-מכאניות וכיוצא באלה.</w:t>
      </w:r>
    </w:p>
    <w:p w14:paraId="2553B7C0" w14:textId="77777777" w:rsidR="00E56613" w:rsidRPr="00E56613" w:rsidRDefault="00E56613" w:rsidP="00E56613">
      <w:pPr>
        <w:spacing w:before="0" w:beforeAutospacing="0" w:after="0" w:afterAutospacing="0" w:line="360" w:lineRule="auto"/>
        <w:ind w:left="198"/>
        <w:rPr>
          <w:rFonts w:ascii="Times New Roman" w:eastAsia="Times New Roman" w:hAnsi="Times New Roman" w:cs="David"/>
          <w:sz w:val="24"/>
          <w:szCs w:val="24"/>
          <w:rtl/>
          <w:lang w:eastAsia="he-IL"/>
        </w:rPr>
      </w:pPr>
      <w:r w:rsidRPr="00E56613">
        <w:rPr>
          <w:rFonts w:ascii="Times New Roman" w:eastAsia="Times New Roman" w:hAnsi="Times New Roman" w:cs="David"/>
          <w:sz w:val="24"/>
          <w:szCs w:val="24"/>
          <w:rtl/>
          <w:lang w:eastAsia="he-IL"/>
        </w:rPr>
        <w:t xml:space="preserve">          </w:t>
      </w:r>
      <w:r w:rsidRPr="00E56613">
        <w:rPr>
          <w:rFonts w:ascii="Times New Roman" w:eastAsia="Times New Roman" w:hAnsi="Times New Roman" w:cs="David"/>
          <w:sz w:val="24"/>
          <w:szCs w:val="24"/>
          <w:rtl/>
          <w:lang w:eastAsia="he-IL"/>
        </w:rPr>
        <w:tab/>
        <w:t>* סכמת הפעלה ופעולה.</w:t>
      </w:r>
    </w:p>
    <w:p w14:paraId="17BD198B" w14:textId="77777777" w:rsidR="00E56613" w:rsidRPr="00E56613" w:rsidRDefault="00E56613" w:rsidP="00E56613">
      <w:pPr>
        <w:spacing w:before="0" w:beforeAutospacing="0" w:after="0" w:afterAutospacing="0" w:line="360" w:lineRule="auto"/>
        <w:ind w:left="198"/>
        <w:rPr>
          <w:rFonts w:ascii="Times New Roman" w:eastAsia="Times New Roman" w:hAnsi="Times New Roman" w:cs="David"/>
          <w:sz w:val="24"/>
          <w:szCs w:val="24"/>
          <w:rtl/>
          <w:lang w:eastAsia="he-IL"/>
        </w:rPr>
      </w:pPr>
      <w:r w:rsidRPr="00E56613">
        <w:rPr>
          <w:rFonts w:ascii="Times New Roman" w:eastAsia="Times New Roman" w:hAnsi="Times New Roman" w:cs="David"/>
          <w:sz w:val="24"/>
          <w:szCs w:val="24"/>
          <w:rtl/>
          <w:lang w:eastAsia="he-IL"/>
        </w:rPr>
        <w:t xml:space="preserve">          </w:t>
      </w:r>
      <w:r w:rsidRPr="00E56613">
        <w:rPr>
          <w:rFonts w:ascii="Times New Roman" w:eastAsia="Times New Roman" w:hAnsi="Times New Roman" w:cs="David"/>
          <w:sz w:val="24"/>
          <w:szCs w:val="24"/>
          <w:rtl/>
          <w:lang w:eastAsia="he-IL"/>
        </w:rPr>
        <w:tab/>
        <w:t>* פעולות שוטפות לתחזוקת כל רכיבי הבניין על גימורם ומערכותיו.</w:t>
      </w:r>
    </w:p>
    <w:p w14:paraId="4C89A656" w14:textId="77777777" w:rsidR="00E56613" w:rsidRPr="00E56613" w:rsidRDefault="00E56613" w:rsidP="00E56613">
      <w:pPr>
        <w:spacing w:before="0" w:beforeAutospacing="0" w:after="0" w:afterAutospacing="0" w:line="360" w:lineRule="auto"/>
        <w:ind w:left="1440" w:firstLine="3"/>
        <w:rPr>
          <w:rFonts w:ascii="Times New Roman" w:eastAsia="Times New Roman" w:hAnsi="Times New Roman" w:cs="David"/>
          <w:sz w:val="24"/>
          <w:szCs w:val="24"/>
          <w:rtl/>
          <w:lang w:eastAsia="he-IL"/>
        </w:rPr>
      </w:pPr>
      <w:r w:rsidRPr="00E56613">
        <w:rPr>
          <w:rFonts w:ascii="Times New Roman" w:eastAsia="Times New Roman" w:hAnsi="Times New Roman" w:cs="David"/>
          <w:sz w:val="24"/>
          <w:szCs w:val="24"/>
          <w:rtl/>
          <w:lang w:eastAsia="he-IL"/>
        </w:rPr>
        <w:t>* הוראות שימוש במקרה חירום.</w:t>
      </w:r>
    </w:p>
    <w:p w14:paraId="57BF1DF6" w14:textId="77777777" w:rsidR="00E56613" w:rsidRPr="00E56613" w:rsidRDefault="00E56613" w:rsidP="00E56613">
      <w:pPr>
        <w:spacing w:before="0" w:beforeAutospacing="0" w:after="0" w:afterAutospacing="0" w:line="360" w:lineRule="auto"/>
        <w:ind w:left="1440" w:firstLine="6"/>
        <w:rPr>
          <w:rFonts w:ascii="Times New Roman" w:eastAsia="Times New Roman" w:hAnsi="Times New Roman" w:cs="David"/>
          <w:sz w:val="24"/>
          <w:szCs w:val="24"/>
          <w:rtl/>
          <w:lang w:eastAsia="he-IL"/>
        </w:rPr>
      </w:pPr>
      <w:r w:rsidRPr="00E56613">
        <w:rPr>
          <w:rFonts w:ascii="Times New Roman" w:eastAsia="Times New Roman" w:hAnsi="Times New Roman" w:cs="David"/>
          <w:sz w:val="24"/>
          <w:szCs w:val="24"/>
          <w:rtl/>
          <w:lang w:eastAsia="he-IL"/>
        </w:rPr>
        <w:t>* הוראות תחזוקה כוללת ותחזוקה מונעת של מערכות השרות המותקנות בבניין.</w:t>
      </w:r>
    </w:p>
    <w:p w14:paraId="59ED55B6" w14:textId="77777777" w:rsidR="00E56613" w:rsidRPr="00E56613" w:rsidRDefault="00E56613" w:rsidP="00E56613">
      <w:pPr>
        <w:spacing w:before="0" w:beforeAutospacing="0" w:after="0" w:afterAutospacing="0" w:line="360" w:lineRule="auto"/>
        <w:ind w:left="1443"/>
        <w:rPr>
          <w:rFonts w:ascii="Times New Roman" w:eastAsia="Times New Roman" w:hAnsi="Times New Roman" w:cs="David"/>
          <w:sz w:val="24"/>
          <w:szCs w:val="24"/>
          <w:rtl/>
          <w:lang w:eastAsia="he-IL"/>
        </w:rPr>
      </w:pPr>
      <w:r w:rsidRPr="00E56613">
        <w:rPr>
          <w:rFonts w:ascii="Times New Roman" w:eastAsia="Times New Roman" w:hAnsi="Times New Roman" w:cs="David"/>
          <w:sz w:val="24"/>
          <w:szCs w:val="24"/>
          <w:rtl/>
          <w:lang w:eastAsia="he-IL"/>
        </w:rPr>
        <w:t>* הוראות בדבר תדירות ואפיון ביקורות שוטפות ותקופתיות, אם נדרשות.</w:t>
      </w:r>
    </w:p>
    <w:p w14:paraId="00FDFDD0" w14:textId="77777777" w:rsidR="00E56613" w:rsidRPr="00E56613" w:rsidRDefault="00E56613" w:rsidP="00E56613">
      <w:pPr>
        <w:spacing w:before="0" w:beforeAutospacing="0" w:after="0" w:afterAutospacing="0" w:line="360" w:lineRule="auto"/>
        <w:ind w:left="1440"/>
        <w:rPr>
          <w:rFonts w:ascii="Times New Roman" w:eastAsia="Times New Roman" w:hAnsi="Times New Roman" w:cs="David"/>
          <w:sz w:val="24"/>
          <w:szCs w:val="24"/>
          <w:rtl/>
          <w:lang w:eastAsia="he-IL"/>
        </w:rPr>
      </w:pPr>
      <w:r w:rsidRPr="00E56613">
        <w:rPr>
          <w:rFonts w:ascii="Times New Roman" w:eastAsia="Times New Roman" w:hAnsi="Times New Roman" w:cs="David"/>
          <w:sz w:val="24"/>
          <w:szCs w:val="24"/>
          <w:rtl/>
          <w:lang w:eastAsia="he-IL"/>
        </w:rPr>
        <w:lastRenderedPageBreak/>
        <w:t>* תכניות ביצוע בפועל.</w:t>
      </w:r>
    </w:p>
    <w:p w14:paraId="2AFECE1C" w14:textId="77777777" w:rsidR="00E56613" w:rsidRPr="00E56613" w:rsidRDefault="00E56613" w:rsidP="00E56613">
      <w:pPr>
        <w:spacing w:before="0" w:beforeAutospacing="0" w:after="0" w:afterAutospacing="0" w:line="360" w:lineRule="auto"/>
        <w:ind w:left="1440" w:firstLine="3"/>
        <w:rPr>
          <w:rFonts w:ascii="Times New Roman" w:eastAsia="Times New Roman" w:hAnsi="Times New Roman" w:cs="David"/>
          <w:sz w:val="24"/>
          <w:szCs w:val="24"/>
          <w:rtl/>
          <w:lang w:eastAsia="he-IL"/>
        </w:rPr>
      </w:pPr>
      <w:r w:rsidRPr="00E56613">
        <w:rPr>
          <w:rFonts w:ascii="Times New Roman" w:eastAsia="Times New Roman" w:hAnsi="Times New Roman" w:cs="David"/>
          <w:sz w:val="24"/>
          <w:szCs w:val="24"/>
          <w:rtl/>
          <w:lang w:eastAsia="he-IL"/>
        </w:rPr>
        <w:t>* המפרט טכני ותעודות אחריות של ציוד ומערכות המתוקנים במבנה, לרבות שמות</w:t>
      </w:r>
    </w:p>
    <w:p w14:paraId="0C35CED5" w14:textId="77777777" w:rsidR="00E56613" w:rsidRPr="00E56613" w:rsidRDefault="00E56613" w:rsidP="00E56613">
      <w:pPr>
        <w:spacing w:before="0" w:beforeAutospacing="0" w:after="0" w:afterAutospacing="0" w:line="360" w:lineRule="auto"/>
        <w:ind w:left="1440" w:firstLine="3"/>
        <w:rPr>
          <w:rFonts w:ascii="Times New Roman" w:eastAsia="Times New Roman" w:hAnsi="Times New Roman" w:cs="David"/>
          <w:sz w:val="24"/>
          <w:szCs w:val="24"/>
          <w:rtl/>
          <w:lang w:eastAsia="he-IL"/>
        </w:rPr>
      </w:pPr>
      <w:r w:rsidRPr="00E56613">
        <w:rPr>
          <w:rFonts w:ascii="Times New Roman" w:eastAsia="Times New Roman" w:hAnsi="Times New Roman" w:cs="David"/>
          <w:sz w:val="24"/>
          <w:szCs w:val="24"/>
          <w:rtl/>
          <w:lang w:eastAsia="he-IL"/>
        </w:rPr>
        <w:t xml:space="preserve"> </w:t>
      </w:r>
      <w:r w:rsidRPr="00E56613">
        <w:rPr>
          <w:rFonts w:ascii="Times New Roman" w:eastAsia="Times New Roman" w:hAnsi="Times New Roman" w:cs="David" w:hint="cs"/>
          <w:sz w:val="24"/>
          <w:szCs w:val="24"/>
          <w:rtl/>
          <w:lang w:eastAsia="he-IL"/>
        </w:rPr>
        <w:t xml:space="preserve">  </w:t>
      </w:r>
      <w:r w:rsidRPr="00E56613">
        <w:rPr>
          <w:rFonts w:ascii="Times New Roman" w:eastAsia="Times New Roman" w:hAnsi="Times New Roman" w:cs="David"/>
          <w:sz w:val="24"/>
          <w:szCs w:val="24"/>
          <w:rtl/>
          <w:lang w:eastAsia="he-IL"/>
        </w:rPr>
        <w:t>יצרן/ספק  ומספר טלפון ליצירת קשר.</w:t>
      </w:r>
    </w:p>
    <w:p w14:paraId="074C8B60" w14:textId="77777777" w:rsidR="00E56613" w:rsidRPr="00E56613" w:rsidRDefault="00E56613" w:rsidP="00E56613">
      <w:pPr>
        <w:spacing w:before="0" w:beforeAutospacing="0" w:after="0" w:afterAutospacing="0" w:line="360" w:lineRule="auto"/>
        <w:ind w:left="1440" w:firstLine="3"/>
        <w:rPr>
          <w:rFonts w:ascii="Times New Roman" w:eastAsia="Times New Roman" w:hAnsi="Times New Roman" w:cs="David"/>
          <w:sz w:val="24"/>
          <w:szCs w:val="24"/>
          <w:rtl/>
          <w:lang w:eastAsia="he-IL"/>
        </w:rPr>
      </w:pPr>
      <w:r w:rsidRPr="00E56613">
        <w:rPr>
          <w:rFonts w:ascii="Times New Roman" w:eastAsia="Times New Roman" w:hAnsi="Times New Roman" w:cs="David"/>
          <w:sz w:val="24"/>
          <w:szCs w:val="24"/>
          <w:rtl/>
          <w:lang w:eastAsia="he-IL"/>
        </w:rPr>
        <w:t>* רשימת כתובות וטלפונים של קבלני המשנה לטיפול וקריאה במצב חירום/תקלה</w:t>
      </w:r>
      <w:r w:rsidRPr="00E56613">
        <w:rPr>
          <w:rFonts w:ascii="Times New Roman" w:eastAsia="Times New Roman" w:hAnsi="Times New Roman" w:cs="David"/>
          <w:sz w:val="24"/>
          <w:szCs w:val="24"/>
          <w:lang w:eastAsia="he-IL"/>
        </w:rPr>
        <w:t xml:space="preserve"> </w:t>
      </w:r>
      <w:r w:rsidRPr="00E56613">
        <w:rPr>
          <w:rFonts w:ascii="Times New Roman" w:eastAsia="Times New Roman" w:hAnsi="Times New Roman" w:cs="David"/>
          <w:sz w:val="24"/>
          <w:szCs w:val="24"/>
          <w:rtl/>
          <w:lang w:eastAsia="he-IL"/>
        </w:rPr>
        <w:t>.</w:t>
      </w:r>
    </w:p>
    <w:p w14:paraId="1E8B905F" w14:textId="77777777" w:rsidR="00E56613" w:rsidRPr="00E56613" w:rsidRDefault="00E56613" w:rsidP="00E56613">
      <w:pPr>
        <w:spacing w:before="0" w:beforeAutospacing="0" w:after="0" w:afterAutospacing="0" w:line="360" w:lineRule="auto"/>
        <w:ind w:left="198"/>
        <w:rPr>
          <w:rFonts w:ascii="Times New Roman" w:eastAsia="Times New Roman" w:hAnsi="Times New Roman" w:cs="David"/>
          <w:sz w:val="24"/>
          <w:szCs w:val="24"/>
          <w:rtl/>
          <w:lang w:eastAsia="he-IL"/>
        </w:rPr>
      </w:pPr>
      <w:r w:rsidRPr="00E56613">
        <w:rPr>
          <w:rFonts w:ascii="Times New Roman" w:eastAsia="Times New Roman" w:hAnsi="Times New Roman" w:cs="David"/>
          <w:sz w:val="24"/>
          <w:szCs w:val="24"/>
          <w:rtl/>
          <w:lang w:eastAsia="he-IL"/>
        </w:rPr>
        <w:t xml:space="preserve">          </w:t>
      </w:r>
      <w:r w:rsidRPr="00E56613">
        <w:rPr>
          <w:rFonts w:ascii="Times New Roman" w:eastAsia="Times New Roman" w:hAnsi="Times New Roman" w:cs="David"/>
          <w:sz w:val="24"/>
          <w:szCs w:val="24"/>
          <w:rtl/>
          <w:lang w:eastAsia="he-IL"/>
        </w:rPr>
        <w:tab/>
        <w:t>* גורם נותן שרות האחזקה בתקופת האחריות, בצרוף כתבי האחריות.</w:t>
      </w:r>
    </w:p>
    <w:p w14:paraId="6B2E47F7" w14:textId="77777777" w:rsidR="00E56613" w:rsidRPr="00E56613" w:rsidRDefault="00E56613" w:rsidP="00E56613">
      <w:pPr>
        <w:spacing w:before="0" w:beforeAutospacing="0" w:after="0" w:afterAutospacing="0" w:line="360" w:lineRule="auto"/>
        <w:ind w:left="1446"/>
        <w:rPr>
          <w:rFonts w:ascii="Times New Roman" w:eastAsia="Times New Roman" w:hAnsi="Times New Roman" w:cs="David"/>
          <w:sz w:val="24"/>
          <w:szCs w:val="24"/>
          <w:rtl/>
          <w:lang w:eastAsia="he-IL"/>
        </w:rPr>
      </w:pPr>
      <w:r w:rsidRPr="00E56613">
        <w:rPr>
          <w:rFonts w:ascii="Times New Roman" w:eastAsia="Times New Roman" w:hAnsi="Times New Roman" w:cs="David"/>
          <w:sz w:val="24"/>
          <w:szCs w:val="24"/>
          <w:rtl/>
          <w:lang w:eastAsia="he-IL"/>
        </w:rPr>
        <w:t>* אישורי רשויות הנדרשים להפעלת המתקנים.</w:t>
      </w:r>
    </w:p>
    <w:p w14:paraId="698BC0CE" w14:textId="77777777" w:rsidR="00E56613" w:rsidRPr="00E56613" w:rsidRDefault="00E56613" w:rsidP="00E56613">
      <w:pPr>
        <w:spacing w:before="0" w:beforeAutospacing="0" w:after="0" w:afterAutospacing="0" w:line="360" w:lineRule="auto"/>
        <w:ind w:left="1446"/>
        <w:rPr>
          <w:rFonts w:ascii="Times New Roman" w:eastAsia="Times New Roman" w:hAnsi="Times New Roman" w:cs="David"/>
          <w:sz w:val="24"/>
          <w:szCs w:val="24"/>
          <w:rtl/>
          <w:lang w:eastAsia="he-IL"/>
        </w:rPr>
      </w:pPr>
      <w:r w:rsidRPr="00E56613">
        <w:rPr>
          <w:rFonts w:ascii="Times New Roman" w:eastAsia="Times New Roman" w:hAnsi="Times New Roman" w:cs="David"/>
          <w:sz w:val="24"/>
          <w:szCs w:val="24"/>
          <w:rtl/>
          <w:lang w:eastAsia="he-IL"/>
        </w:rPr>
        <w:t xml:space="preserve">* רשימת צוות המתכננים של הבניין, </w:t>
      </w:r>
      <w:r w:rsidRPr="00E56613">
        <w:rPr>
          <w:rFonts w:ascii="Times New Roman" w:eastAsia="Times New Roman" w:hAnsi="Times New Roman" w:cs="David" w:hint="cs"/>
          <w:sz w:val="24"/>
          <w:szCs w:val="24"/>
          <w:rtl/>
          <w:lang w:eastAsia="he-IL"/>
        </w:rPr>
        <w:t xml:space="preserve">  </w:t>
      </w:r>
      <w:r w:rsidRPr="00E56613">
        <w:rPr>
          <w:rFonts w:ascii="Times New Roman" w:eastAsia="Times New Roman" w:hAnsi="Times New Roman" w:cs="David"/>
          <w:sz w:val="24"/>
          <w:szCs w:val="24"/>
          <w:rtl/>
          <w:lang w:eastAsia="he-IL"/>
        </w:rPr>
        <w:t xml:space="preserve">המערכות והפיתוח לרבות מספר טלפון ומספר  </w:t>
      </w:r>
    </w:p>
    <w:p w14:paraId="3170A0FD" w14:textId="77777777" w:rsidR="00E56613" w:rsidRPr="00E56613" w:rsidRDefault="00E56613" w:rsidP="00E56613">
      <w:pPr>
        <w:spacing w:before="0" w:beforeAutospacing="0" w:after="0" w:afterAutospacing="0" w:line="360" w:lineRule="auto"/>
        <w:ind w:left="1440" w:firstLine="6"/>
        <w:rPr>
          <w:rFonts w:ascii="Times New Roman" w:eastAsia="Times New Roman" w:hAnsi="Times New Roman" w:cs="David"/>
          <w:sz w:val="24"/>
          <w:szCs w:val="24"/>
          <w:rtl/>
          <w:lang w:eastAsia="he-IL"/>
        </w:rPr>
      </w:pPr>
      <w:r w:rsidRPr="00E56613">
        <w:rPr>
          <w:rFonts w:ascii="Times New Roman" w:eastAsia="Times New Roman" w:hAnsi="Times New Roman" w:cs="David"/>
          <w:sz w:val="24"/>
          <w:szCs w:val="24"/>
          <w:rtl/>
          <w:lang w:eastAsia="he-IL"/>
        </w:rPr>
        <w:t xml:space="preserve">   פקסימיליה.</w:t>
      </w:r>
    </w:p>
    <w:p w14:paraId="48DCD0F1" w14:textId="77777777" w:rsidR="00E56613" w:rsidRPr="00E56613" w:rsidRDefault="00E56613" w:rsidP="00E56613">
      <w:pPr>
        <w:spacing w:before="0" w:beforeAutospacing="0" w:after="0" w:afterAutospacing="0" w:line="240" w:lineRule="auto"/>
        <w:ind w:left="1440" w:firstLine="6"/>
        <w:rPr>
          <w:rFonts w:ascii="Times New Roman" w:eastAsia="Times New Roman" w:hAnsi="Times New Roman" w:cs="David"/>
          <w:sz w:val="24"/>
          <w:szCs w:val="24"/>
          <w:lang w:eastAsia="he-IL"/>
        </w:rPr>
      </w:pPr>
    </w:p>
    <w:p w14:paraId="5A488EE2"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rtl/>
          <w:lang w:eastAsia="he-IL"/>
        </w:rPr>
      </w:pPr>
      <w:r w:rsidRPr="00E56613">
        <w:rPr>
          <w:rFonts w:ascii="Times New Roman" w:eastAsia="Times New Roman" w:hAnsi="Times New Roman" w:cs="David"/>
          <w:sz w:val="24"/>
          <w:szCs w:val="24"/>
          <w:rtl/>
          <w:lang w:eastAsia="he-IL"/>
        </w:rPr>
        <w:t>תכניות עדות (</w:t>
      </w:r>
      <w:r w:rsidRPr="00E56613">
        <w:rPr>
          <w:rFonts w:ascii="Times New Roman" w:eastAsia="Times New Roman" w:hAnsi="Times New Roman" w:cs="David"/>
          <w:sz w:val="24"/>
          <w:szCs w:val="24"/>
          <w:lang w:eastAsia="he-IL"/>
        </w:rPr>
        <w:t>AS MADE</w:t>
      </w:r>
      <w:r w:rsidRPr="00E56613">
        <w:rPr>
          <w:rFonts w:ascii="Times New Roman" w:eastAsia="Times New Roman" w:hAnsi="Times New Roman" w:cs="David"/>
          <w:sz w:val="24"/>
          <w:szCs w:val="24"/>
          <w:rtl/>
          <w:lang w:eastAsia="he-IL"/>
        </w:rPr>
        <w:t xml:space="preserve">) למערכות המשותפות בלבד של אינסטלציה סניטרית, חשמל   </w:t>
      </w:r>
    </w:p>
    <w:p w14:paraId="2C9E4C12"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 xml:space="preserve">            ות</w:t>
      </w:r>
      <w:r w:rsidRPr="00E56613">
        <w:rPr>
          <w:rFonts w:ascii="Times New Roman" w:eastAsia="Times New Roman" w:hAnsi="Times New Roman" w:cs="David"/>
          <w:sz w:val="24"/>
          <w:szCs w:val="24"/>
          <w:rtl/>
          <w:lang w:eastAsia="he-IL"/>
        </w:rPr>
        <w:t>קשורת, מערכות בטיחות ומערכות אלקטרו-מכאניות במבנה ובפיתוח.</w:t>
      </w:r>
    </w:p>
    <w:p w14:paraId="4FD90B75"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המערכות המפורטות תקינות: מערכות מים, מים חמים והסקה, מעליות, גנראטור חירום, מערכות חשמל ותקשורת, מערכות אספקת גז, מערכות וציוד כיבוי אש, מערכות גילוי אש, מערכות משאבות והגברת לחץ, מפוחים לאוורור, מפוחי פיר עשן, מערכות אינטרקום, מערכות בטיחות, מערכות מיזוג אויר, מערכות אלקטרו מכאניות אחרות, כל מערת אחרת המשרתת את הרכוש המשותף.</w:t>
      </w:r>
    </w:p>
    <w:p w14:paraId="549954D4"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1958343E"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67D8DF3A"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05F89076"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lang w:eastAsia="he-IL"/>
        </w:rPr>
      </w:pPr>
    </w:p>
    <w:p w14:paraId="2BCAB0EC" w14:textId="77777777" w:rsidR="00E56613" w:rsidRPr="00E56613" w:rsidRDefault="00E56613" w:rsidP="00E56613">
      <w:pPr>
        <w:spacing w:before="0" w:beforeAutospacing="0" w:after="0" w:afterAutospacing="0" w:line="360" w:lineRule="auto"/>
        <w:rPr>
          <w:rFonts w:ascii="Times New Roman" w:eastAsia="Times New Roman" w:hAnsi="Times New Roman" w:cs="David"/>
          <w:b/>
          <w:bCs/>
          <w:sz w:val="24"/>
          <w:szCs w:val="24"/>
          <w:rtl/>
          <w:lang w:eastAsia="he-IL"/>
        </w:rPr>
      </w:pPr>
      <w:r w:rsidRPr="00E56613">
        <w:rPr>
          <w:rFonts w:ascii="Times New Roman" w:eastAsia="Times New Roman" w:hAnsi="Times New Roman" w:cs="David" w:hint="cs"/>
          <w:b/>
          <w:bCs/>
          <w:sz w:val="24"/>
          <w:szCs w:val="24"/>
          <w:rtl/>
          <w:lang w:eastAsia="he-IL"/>
        </w:rPr>
        <w:t xml:space="preserve">אני הח"מ מאשר בזאת כי כל הסעיפים הנ"ל הושלמו למעט ההערות המפורטות מטה. כמו כן, הנני מאשר כי הושלמו כל העבודות ברכוש המשותף וכי אין מניעה למסור אותו. </w:t>
      </w:r>
    </w:p>
    <w:p w14:paraId="19F20E1A"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b/>
          <w:bCs/>
          <w:sz w:val="24"/>
          <w:szCs w:val="24"/>
          <w:rtl/>
          <w:lang w:eastAsia="he-IL"/>
        </w:rPr>
        <w:t>הערות: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613B00B"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6C558377"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27A1549B"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noProof/>
          <w:sz w:val="24"/>
          <w:szCs w:val="24"/>
          <w:rtl/>
        </w:rPr>
        <mc:AlternateContent>
          <mc:Choice Requires="wps">
            <w:drawing>
              <wp:anchor distT="0" distB="0" distL="114300" distR="114300" simplePos="0" relativeHeight="251664384" behindDoc="0" locked="0" layoutInCell="1" allowOverlap="1" wp14:anchorId="0D902F80" wp14:editId="6F7AFAD1">
                <wp:simplePos x="0" y="0"/>
                <wp:positionH relativeFrom="column">
                  <wp:posOffset>3845560</wp:posOffset>
                </wp:positionH>
                <wp:positionV relativeFrom="paragraph">
                  <wp:posOffset>225425</wp:posOffset>
                </wp:positionV>
                <wp:extent cx="1407795" cy="0"/>
                <wp:effectExtent l="11430" t="12065" r="9525" b="6985"/>
                <wp:wrapNone/>
                <wp:docPr id="25" name="מחבר ישר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4077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7E83A1" id="מחבר ישר 25" o:spid="_x0000_s1026" style="position:absolute;left:0;text-align:left;flip:x;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2.8pt,17.75pt" to="413.65pt,1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"/>
            </w:pict>
          </mc:Fallback>
        </mc:AlternateContent>
      </w:r>
      <w:r w:rsidRPr="00E56613">
        <w:rPr>
          <w:rFonts w:ascii="Times New Roman" w:eastAsia="Times New Roman" w:hAnsi="Times New Roman" w:cs="David" w:hint="cs"/>
          <w:noProof/>
          <w:sz w:val="24"/>
          <w:szCs w:val="24"/>
          <w:rtl/>
        </w:rPr>
        <mc:AlternateContent>
          <mc:Choice Requires="wps">
            <w:drawing>
              <wp:anchor distT="0" distB="0" distL="114300" distR="114300" simplePos="0" relativeHeight="251668480" behindDoc="0" locked="0" layoutInCell="1" allowOverlap="1" wp14:anchorId="5BF52267" wp14:editId="6635BAA2">
                <wp:simplePos x="0" y="0"/>
                <wp:positionH relativeFrom="column">
                  <wp:posOffset>117475</wp:posOffset>
                </wp:positionH>
                <wp:positionV relativeFrom="paragraph">
                  <wp:posOffset>225425</wp:posOffset>
                </wp:positionV>
                <wp:extent cx="800100" cy="0"/>
                <wp:effectExtent l="7620" t="12065" r="11430" b="6985"/>
                <wp:wrapNone/>
                <wp:docPr id="24" name="מחבר ישר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0F2B1C" id="מחבר ישר 24" o:spid="_x0000_s1026" style="position:absolute;left:0;text-align:left;flip:x;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25pt,17.75pt" to="72.25pt,1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"/>
            </w:pict>
          </mc:Fallback>
        </mc:AlternateContent>
      </w:r>
      <w:r w:rsidRPr="00E56613">
        <w:rPr>
          <w:rFonts w:ascii="Times New Roman" w:eastAsia="Times New Roman" w:hAnsi="Times New Roman" w:cs="David" w:hint="cs"/>
          <w:noProof/>
          <w:sz w:val="24"/>
          <w:szCs w:val="24"/>
          <w:rtl/>
        </w:rPr>
        <mc:AlternateContent>
          <mc:Choice Requires="wps">
            <w:drawing>
              <wp:anchor distT="0" distB="0" distL="114300" distR="114300" simplePos="0" relativeHeight="251665408" behindDoc="0" locked="0" layoutInCell="1" allowOverlap="1" wp14:anchorId="3645C44D" wp14:editId="2D888395">
                <wp:simplePos x="0" y="0"/>
                <wp:positionH relativeFrom="column">
                  <wp:posOffset>1623060</wp:posOffset>
                </wp:positionH>
                <wp:positionV relativeFrom="paragraph">
                  <wp:posOffset>225425</wp:posOffset>
                </wp:positionV>
                <wp:extent cx="1604645" cy="0"/>
                <wp:effectExtent l="8255" t="12065" r="6350" b="6985"/>
                <wp:wrapNone/>
                <wp:docPr id="23" name="מחבר ישר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6046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F99C2A" id="מחבר ישר 23" o:spid="_x0000_s1026" style="position:absolute;left:0;text-align:left;flip:x;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7.8pt,17.75pt" to="254.15pt,1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"/>
            </w:pict>
          </mc:Fallback>
        </mc:AlternateContent>
      </w:r>
    </w:p>
    <w:p w14:paraId="73379932" w14:textId="77777777" w:rsidR="00E56613" w:rsidRPr="00E56613" w:rsidRDefault="00E56613" w:rsidP="00E56613">
      <w:pPr>
        <w:spacing w:before="0" w:beforeAutospacing="0" w:after="0" w:afterAutospacing="0" w:line="360" w:lineRule="auto"/>
        <w:jc w:val="both"/>
        <w:rPr>
          <w:rFonts w:ascii="David" w:eastAsia="Times New Roman" w:hAnsi="David" w:cs="David"/>
          <w:b/>
          <w:bCs/>
          <w:sz w:val="25"/>
          <w:szCs w:val="25"/>
          <w:rtl/>
        </w:rPr>
      </w:pPr>
      <w:r w:rsidRPr="00E56613">
        <w:rPr>
          <w:rFonts w:ascii="Times New Roman" w:eastAsia="Times New Roman" w:hAnsi="Times New Roman" w:cs="David" w:hint="cs"/>
          <w:sz w:val="24"/>
          <w:szCs w:val="24"/>
          <w:rtl/>
          <w:lang w:eastAsia="he-IL"/>
        </w:rPr>
        <w:t xml:space="preserve">נציג חב' הניהול והפיקוח </w:t>
      </w:r>
      <w:r w:rsidRPr="00E56613">
        <w:rPr>
          <w:rFonts w:ascii="Times New Roman" w:eastAsia="Times New Roman" w:hAnsi="Times New Roman" w:cs="David" w:hint="cs"/>
          <w:sz w:val="24"/>
          <w:szCs w:val="24"/>
          <w:rtl/>
          <w:lang w:eastAsia="he-IL"/>
        </w:rPr>
        <w:tab/>
        <w:t xml:space="preserve">       בעל  חב' הניהול והפיקוח </w:t>
      </w:r>
      <w:r w:rsidRPr="00E56613">
        <w:rPr>
          <w:rFonts w:ascii="Times New Roman" w:eastAsia="Times New Roman" w:hAnsi="Times New Roman" w:cs="David" w:hint="cs"/>
          <w:sz w:val="24"/>
          <w:szCs w:val="24"/>
          <w:rtl/>
          <w:lang w:eastAsia="he-IL"/>
        </w:rPr>
        <w:tab/>
      </w:r>
      <w:r w:rsidRPr="00E56613">
        <w:rPr>
          <w:rFonts w:ascii="Times New Roman" w:eastAsia="Times New Roman" w:hAnsi="Times New Roman" w:cs="David" w:hint="cs"/>
          <w:sz w:val="24"/>
          <w:szCs w:val="24"/>
          <w:rtl/>
          <w:lang w:eastAsia="he-IL"/>
        </w:rPr>
        <w:tab/>
        <w:t xml:space="preserve">           תאריך </w:t>
      </w:r>
    </w:p>
    <w:p w14:paraId="36FCF9AB" w14:textId="77777777" w:rsidR="00F239A0" w:rsidRDefault="00F239A0" w:rsidP="00E56613">
      <w:pPr>
        <w:autoSpaceDE w:val="0"/>
        <w:autoSpaceDN w:val="0"/>
        <w:adjustRightInd w:val="0"/>
        <w:spacing w:before="0" w:beforeAutospacing="0" w:after="0" w:afterAutospacing="0" w:line="240" w:lineRule="auto"/>
        <w:ind w:left="3600" w:right="-1418"/>
        <w:rPr>
          <w:rFonts w:ascii="David" w:eastAsia="Times New Roman" w:hAnsi="David" w:cs="David"/>
          <w:b/>
          <w:bCs/>
          <w:sz w:val="26"/>
          <w:szCs w:val="26"/>
          <w:u w:val="single"/>
          <w:rtl/>
        </w:rPr>
      </w:pPr>
      <w:r>
        <w:rPr>
          <w:rFonts w:ascii="David" w:eastAsia="Times New Roman" w:hAnsi="David" w:cs="David"/>
          <w:b/>
          <w:bCs/>
          <w:sz w:val="26"/>
          <w:szCs w:val="26"/>
          <w:u w:val="single"/>
          <w:rtl/>
        </w:rPr>
        <w:br w:type="page"/>
      </w:r>
    </w:p>
    <w:p w14:paraId="2202DB2E" w14:textId="77777777" w:rsidR="00E56613" w:rsidRPr="00E56613" w:rsidRDefault="00E56613" w:rsidP="00E56613">
      <w:pPr>
        <w:autoSpaceDE w:val="0"/>
        <w:autoSpaceDN w:val="0"/>
        <w:adjustRightInd w:val="0"/>
        <w:spacing w:before="0" w:beforeAutospacing="0" w:after="0" w:afterAutospacing="0" w:line="240" w:lineRule="auto"/>
        <w:ind w:left="3600" w:right="-1418"/>
        <w:rPr>
          <w:rFonts w:ascii="David" w:eastAsia="Times New Roman" w:hAnsi="David" w:cs="David"/>
          <w:b/>
          <w:bCs/>
          <w:sz w:val="26"/>
          <w:szCs w:val="26"/>
          <w:u w:val="single"/>
          <w:rtl/>
        </w:rPr>
      </w:pPr>
      <w:r w:rsidRPr="00E56613">
        <w:rPr>
          <w:rFonts w:ascii="David" w:eastAsia="Times New Roman" w:hAnsi="David" w:cs="David" w:hint="cs"/>
          <w:b/>
          <w:bCs/>
          <w:sz w:val="26"/>
          <w:szCs w:val="26"/>
          <w:u w:val="single"/>
          <w:rtl/>
        </w:rPr>
        <w:lastRenderedPageBreak/>
        <w:t>נספח 3.1.43</w:t>
      </w:r>
    </w:p>
    <w:p w14:paraId="629F472E" w14:textId="77777777" w:rsidR="00E56613" w:rsidRPr="00E56613" w:rsidRDefault="00E56613" w:rsidP="00E56613">
      <w:pPr>
        <w:autoSpaceDE w:val="0"/>
        <w:autoSpaceDN w:val="0"/>
        <w:adjustRightInd w:val="0"/>
        <w:spacing w:before="0" w:beforeAutospacing="0" w:after="0" w:afterAutospacing="0" w:line="240" w:lineRule="auto"/>
        <w:ind w:left="1440" w:right="-1418"/>
        <w:rPr>
          <w:rFonts w:ascii="David" w:eastAsia="Times New Roman" w:hAnsi="David" w:cs="David"/>
          <w:b/>
          <w:bCs/>
          <w:sz w:val="24"/>
          <w:szCs w:val="24"/>
          <w:u w:val="single"/>
          <w:rtl/>
        </w:rPr>
      </w:pPr>
      <w:r w:rsidRPr="00E56613">
        <w:rPr>
          <w:rFonts w:ascii="David" w:eastAsia="Times New Roman" w:hAnsi="David" w:cs="David" w:hint="cs"/>
          <w:b/>
          <w:bCs/>
          <w:sz w:val="24"/>
          <w:szCs w:val="24"/>
          <w:u w:val="single"/>
          <w:rtl/>
        </w:rPr>
        <w:t xml:space="preserve">מפרט לביצוע </w:t>
      </w:r>
      <w:r w:rsidRPr="00E56613">
        <w:rPr>
          <w:rFonts w:ascii="David" w:eastAsia="Times New Roman" w:hAnsi="David" w:cs="David"/>
          <w:b/>
          <w:bCs/>
          <w:sz w:val="24"/>
          <w:szCs w:val="24"/>
          <w:u w:val="single"/>
          <w:rtl/>
        </w:rPr>
        <w:t>מעבר</w:t>
      </w:r>
      <w:r w:rsidRPr="00E56613">
        <w:rPr>
          <w:rFonts w:ascii="David" w:eastAsia="Times New Roman" w:hAnsi="David" w:cs="David"/>
          <w:b/>
          <w:bCs/>
          <w:sz w:val="24"/>
          <w:szCs w:val="24"/>
          <w:u w:val="single"/>
        </w:rPr>
        <w:t xml:space="preserve"> </w:t>
      </w:r>
      <w:r w:rsidRPr="00E56613">
        <w:rPr>
          <w:rFonts w:ascii="David" w:eastAsia="Times New Roman" w:hAnsi="David" w:cs="David"/>
          <w:b/>
          <w:bCs/>
          <w:sz w:val="24"/>
          <w:szCs w:val="24"/>
          <w:u w:val="single"/>
          <w:rtl/>
        </w:rPr>
        <w:t>בטוח</w:t>
      </w:r>
      <w:r w:rsidRPr="00E56613">
        <w:rPr>
          <w:rFonts w:ascii="David" w:eastAsia="Times New Roman" w:hAnsi="David" w:cs="David"/>
          <w:b/>
          <w:bCs/>
          <w:sz w:val="24"/>
          <w:szCs w:val="24"/>
          <w:u w:val="single"/>
        </w:rPr>
        <w:t xml:space="preserve"> </w:t>
      </w:r>
      <w:r w:rsidRPr="00E56613">
        <w:rPr>
          <w:rFonts w:ascii="David" w:eastAsia="Times New Roman" w:hAnsi="David" w:cs="David"/>
          <w:b/>
          <w:bCs/>
          <w:sz w:val="24"/>
          <w:szCs w:val="24"/>
          <w:u w:val="single"/>
          <w:rtl/>
        </w:rPr>
        <w:t>להולכי</w:t>
      </w:r>
      <w:r w:rsidRPr="00E56613">
        <w:rPr>
          <w:rFonts w:ascii="David" w:eastAsia="Times New Roman" w:hAnsi="David" w:cs="David"/>
          <w:b/>
          <w:bCs/>
          <w:sz w:val="24"/>
          <w:szCs w:val="24"/>
          <w:u w:val="single"/>
        </w:rPr>
        <w:t xml:space="preserve"> </w:t>
      </w:r>
      <w:r w:rsidRPr="00E56613">
        <w:rPr>
          <w:rFonts w:ascii="David" w:eastAsia="Times New Roman" w:hAnsi="David" w:cs="David"/>
          <w:b/>
          <w:bCs/>
          <w:sz w:val="24"/>
          <w:szCs w:val="24"/>
          <w:u w:val="single"/>
          <w:rtl/>
        </w:rPr>
        <w:t>רגל</w:t>
      </w:r>
      <w:r w:rsidRPr="00E56613">
        <w:rPr>
          <w:rFonts w:ascii="David" w:eastAsia="Times New Roman" w:hAnsi="David" w:cs="David"/>
          <w:b/>
          <w:bCs/>
          <w:sz w:val="24"/>
          <w:szCs w:val="24"/>
          <w:u w:val="single"/>
        </w:rPr>
        <w:t xml:space="preserve"> / </w:t>
      </w:r>
      <w:r w:rsidRPr="00E56613">
        <w:rPr>
          <w:rFonts w:ascii="David" w:eastAsia="Times New Roman" w:hAnsi="David" w:cs="David"/>
          <w:b/>
          <w:bCs/>
          <w:sz w:val="24"/>
          <w:szCs w:val="24"/>
          <w:u w:val="single"/>
          <w:rtl/>
        </w:rPr>
        <w:t>מבקרים</w:t>
      </w:r>
      <w:r w:rsidRPr="00E56613">
        <w:rPr>
          <w:rFonts w:ascii="David" w:eastAsia="Times New Roman" w:hAnsi="David" w:cs="David" w:hint="cs"/>
          <w:b/>
          <w:bCs/>
          <w:sz w:val="24"/>
          <w:szCs w:val="24"/>
          <w:u w:val="single"/>
          <w:rtl/>
        </w:rPr>
        <w:t>/דיירים באתרי החברה</w:t>
      </w:r>
    </w:p>
    <w:p w14:paraId="137A96E4" w14:textId="77777777" w:rsidR="00E56613" w:rsidRPr="00E56613" w:rsidRDefault="00E56613" w:rsidP="00E56613">
      <w:pPr>
        <w:autoSpaceDE w:val="0"/>
        <w:autoSpaceDN w:val="0"/>
        <w:adjustRightInd w:val="0"/>
        <w:spacing w:before="0" w:beforeAutospacing="0" w:after="0" w:afterAutospacing="0" w:line="240" w:lineRule="auto"/>
        <w:ind w:left="1440" w:right="-1418"/>
        <w:rPr>
          <w:rFonts w:ascii="David" w:eastAsia="Times New Roman" w:hAnsi="David" w:cs="David"/>
          <w:b/>
          <w:bCs/>
          <w:sz w:val="24"/>
          <w:szCs w:val="24"/>
          <w:u w:val="single"/>
          <w:rtl/>
        </w:rPr>
      </w:pPr>
    </w:p>
    <w:p w14:paraId="60FB60DF"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26C0461F"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b/>
          <w:bCs/>
          <w:sz w:val="24"/>
          <w:szCs w:val="24"/>
          <w:rtl/>
          <w:lang w:eastAsia="he-IL"/>
        </w:rPr>
        <w:t>1</w:t>
      </w:r>
      <w:r w:rsidRPr="00E56613">
        <w:rPr>
          <w:rFonts w:ascii="Times New Roman" w:eastAsia="Times New Roman" w:hAnsi="Times New Roman" w:cs="David" w:hint="cs"/>
          <w:sz w:val="24"/>
          <w:szCs w:val="24"/>
          <w:rtl/>
          <w:lang w:eastAsia="he-IL"/>
        </w:rPr>
        <w:t xml:space="preserve">. </w:t>
      </w:r>
      <w:r w:rsidRPr="00E56613">
        <w:rPr>
          <w:rFonts w:ascii="Times New Roman" w:eastAsia="Times New Roman" w:hAnsi="Times New Roman" w:cs="David" w:hint="cs"/>
          <w:b/>
          <w:bCs/>
          <w:sz w:val="24"/>
          <w:szCs w:val="24"/>
          <w:u w:val="single"/>
          <w:rtl/>
          <w:lang w:eastAsia="he-IL"/>
        </w:rPr>
        <w:t>הקדמה</w:t>
      </w:r>
    </w:p>
    <w:p w14:paraId="394ED772"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20AC157F"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מפרט זה נערך ע"י חברת אפריקה ישראל מגורים כמידע, מתן הדרכה ודגשים ולקבוע תקני בטיחות מינימליי</w:t>
      </w:r>
      <w:r w:rsidRPr="00E56613">
        <w:rPr>
          <w:rFonts w:ascii="Times New Roman" w:eastAsia="Times New Roman" w:hAnsi="Times New Roman" w:cs="David" w:hint="eastAsia"/>
          <w:sz w:val="24"/>
          <w:szCs w:val="24"/>
          <w:rtl/>
          <w:lang w:eastAsia="he-IL"/>
        </w:rPr>
        <w:t>ם</w:t>
      </w:r>
      <w:r w:rsidRPr="00E56613">
        <w:rPr>
          <w:rFonts w:ascii="Times New Roman" w:eastAsia="Times New Roman" w:hAnsi="Times New Roman" w:cs="David" w:hint="cs"/>
          <w:sz w:val="24"/>
          <w:szCs w:val="24"/>
          <w:rtl/>
          <w:lang w:eastAsia="he-IL"/>
        </w:rPr>
        <w:t xml:space="preserve"> להקמת מעבר בטוח להולכי רגל /מבקרים /דיירים באתרי הבניה של פרויקטים ביזמות חברת אפריקה ישראל מגורים.</w:t>
      </w:r>
    </w:p>
    <w:p w14:paraId="04C15DE4"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093BA283"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ככלל יש למנוע מהציבור כניסה לאתרי בנייה / עבודה, והתקרבות לפעילויות העבודה באתרים השונים. מטרות המעבר הבטוח להולכי רגל:</w:t>
      </w:r>
    </w:p>
    <w:p w14:paraId="4FD63549"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1. לאפשר הגנת הציבור מפני פגיעות פיזיות בזמן ביצוע עבודות הבניה באתר.</w:t>
      </w:r>
    </w:p>
    <w:p w14:paraId="67C7061D"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2. להגדיר ולהגביל את דרכי התנועה לאזורים בהם המבקרים מורשים להגיע ולשהות בהם, דוגמת "משרד שינוי דיירים", "דירה לדוגמא" וכל אזור אחר בתחום האתר שהולכי רגל / מבקרים / דיירים מורשים לשהות בו. יש לשאוף למקם את האזורים הנ"ל מחוץ לתחום האתר.</w:t>
      </w:r>
    </w:p>
    <w:p w14:paraId="59426325"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62E26FC3"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הכניסה אליהם תהייה מבוקרת בשעות ביקור מוגדרות ובליווי של עובד שהודרך והוסמך ללוות דיירים ומבקרים מוסמכים.</w:t>
      </w:r>
    </w:p>
    <w:p w14:paraId="23E66635"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58EBB4FA"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"המעבר הבטוח" הוא מכלול של אמצעי הגנה ובטיחות הכולל:</w:t>
      </w:r>
    </w:p>
    <w:p w14:paraId="658ABDB9" w14:textId="77777777" w:rsidR="00E56613" w:rsidRPr="00E56613" w:rsidRDefault="00E56613" w:rsidP="00237720">
      <w:pPr>
        <w:numPr>
          <w:ilvl w:val="0"/>
          <w:numId w:val="28"/>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מדרך.</w:t>
      </w:r>
    </w:p>
    <w:p w14:paraId="169D596C" w14:textId="77777777" w:rsidR="00E56613" w:rsidRPr="00E56613" w:rsidRDefault="00E56613" w:rsidP="00237720">
      <w:pPr>
        <w:numPr>
          <w:ilvl w:val="0"/>
          <w:numId w:val="28"/>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 xml:space="preserve">גגון </w:t>
      </w:r>
      <w:r w:rsidRPr="00E56613">
        <w:rPr>
          <w:rFonts w:ascii="Times New Roman" w:eastAsia="Times New Roman" w:hAnsi="Times New Roman" w:cs="David"/>
          <w:sz w:val="24"/>
          <w:szCs w:val="24"/>
          <w:rtl/>
          <w:lang w:eastAsia="he-IL"/>
        </w:rPr>
        <w:t>–</w:t>
      </w:r>
      <w:r w:rsidRPr="00E56613">
        <w:rPr>
          <w:rFonts w:ascii="Times New Roman" w:eastAsia="Times New Roman" w:hAnsi="Times New Roman" w:cs="David" w:hint="cs"/>
          <w:sz w:val="24"/>
          <w:szCs w:val="24"/>
          <w:rtl/>
          <w:lang w:eastAsia="he-IL"/>
        </w:rPr>
        <w:t xml:space="preserve"> הגנה מפני חפצים נופלים.</w:t>
      </w:r>
    </w:p>
    <w:p w14:paraId="2D7C3756" w14:textId="77777777" w:rsidR="00E56613" w:rsidRPr="00E56613" w:rsidRDefault="00E56613" w:rsidP="00237720">
      <w:pPr>
        <w:numPr>
          <w:ilvl w:val="0"/>
          <w:numId w:val="28"/>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גדר.</w:t>
      </w:r>
    </w:p>
    <w:p w14:paraId="1163B370" w14:textId="77777777" w:rsidR="00E56613" w:rsidRPr="00E56613" w:rsidRDefault="00E56613" w:rsidP="00237720">
      <w:pPr>
        <w:numPr>
          <w:ilvl w:val="0"/>
          <w:numId w:val="28"/>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שערים / פתחים לכניסת מבקרים.</w:t>
      </w:r>
    </w:p>
    <w:p w14:paraId="38E79752" w14:textId="77777777" w:rsidR="00E56613" w:rsidRPr="00E56613" w:rsidRDefault="00E56613" w:rsidP="00237720">
      <w:pPr>
        <w:numPr>
          <w:ilvl w:val="0"/>
          <w:numId w:val="28"/>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שילוט.</w:t>
      </w:r>
    </w:p>
    <w:p w14:paraId="27A4F125" w14:textId="77777777" w:rsidR="00E56613" w:rsidRPr="00E56613" w:rsidRDefault="00E56613" w:rsidP="00237720">
      <w:pPr>
        <w:numPr>
          <w:ilvl w:val="0"/>
          <w:numId w:val="28"/>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תאורה.</w:t>
      </w:r>
    </w:p>
    <w:p w14:paraId="7DC3CF6F" w14:textId="77777777" w:rsidR="00E56613" w:rsidRPr="00E56613" w:rsidRDefault="00E56613" w:rsidP="00E56613">
      <w:pPr>
        <w:spacing w:before="0" w:beforeAutospacing="0" w:after="0" w:afterAutospacing="0" w:line="360" w:lineRule="auto"/>
        <w:rPr>
          <w:rFonts w:ascii="Times New Roman" w:eastAsia="Times New Roman" w:hAnsi="Times New Roman" w:cs="David"/>
          <w:b/>
          <w:bCs/>
          <w:sz w:val="24"/>
          <w:szCs w:val="24"/>
          <w:rtl/>
          <w:lang w:eastAsia="he-IL"/>
        </w:rPr>
      </w:pPr>
    </w:p>
    <w:p w14:paraId="5BF9E1F7" w14:textId="77777777" w:rsidR="00E56613" w:rsidRPr="00E56613" w:rsidRDefault="00E56613" w:rsidP="00E56613">
      <w:pPr>
        <w:spacing w:before="0" w:beforeAutospacing="0" w:after="0" w:afterAutospacing="0" w:line="360" w:lineRule="auto"/>
        <w:rPr>
          <w:rFonts w:ascii="Times New Roman" w:eastAsia="Times New Roman" w:hAnsi="Times New Roman" w:cs="David"/>
          <w:b/>
          <w:bCs/>
          <w:sz w:val="24"/>
          <w:szCs w:val="24"/>
          <w:rtl/>
          <w:lang w:eastAsia="he-IL"/>
        </w:rPr>
      </w:pPr>
      <w:r w:rsidRPr="00E56613">
        <w:rPr>
          <w:rFonts w:ascii="Times New Roman" w:eastAsia="Times New Roman" w:hAnsi="Times New Roman" w:cs="David" w:hint="cs"/>
          <w:b/>
          <w:bCs/>
          <w:sz w:val="24"/>
          <w:szCs w:val="24"/>
          <w:rtl/>
          <w:lang w:eastAsia="he-IL"/>
        </w:rPr>
        <w:t xml:space="preserve">2. </w:t>
      </w:r>
      <w:r w:rsidRPr="00E56613">
        <w:rPr>
          <w:rFonts w:ascii="Times New Roman" w:eastAsia="Times New Roman" w:hAnsi="Times New Roman" w:cs="David" w:hint="cs"/>
          <w:b/>
          <w:bCs/>
          <w:sz w:val="24"/>
          <w:szCs w:val="24"/>
          <w:u w:val="single"/>
          <w:rtl/>
          <w:lang w:eastAsia="he-IL"/>
        </w:rPr>
        <w:t>מדרך</w:t>
      </w:r>
    </w:p>
    <w:p w14:paraId="1C5E9853"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74066896"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המדרך של ה"מעבר הבטוח"  נדרש להיות יציב, קשיח, שטוח, ללא מכשולים לכל אורכו.</w:t>
      </w:r>
    </w:p>
    <w:p w14:paraId="34E74ACA"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רוחבו המינימלי של המדרך 2.50 מטר. במידה ויש להתגבר על הפרשי גובה השיפוע לא יעלה על 8%.</w:t>
      </w:r>
    </w:p>
    <w:p w14:paraId="282CEA72"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 xml:space="preserve">העומס השימושי על המדרך יקבע ע"פ הגדרות מהנדס מטעם הקבלן המבצע ובהתאם לנדרש בתקנות הבטיחות. </w:t>
      </w:r>
    </w:p>
    <w:p w14:paraId="5E2AE0B1"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 xml:space="preserve"> </w:t>
      </w:r>
    </w:p>
    <w:p w14:paraId="2DFAD8DE"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למדרך שיפוע של לפחות 2% להסדרת ניקוז מי גשמים.</w:t>
      </w:r>
    </w:p>
    <w:p w14:paraId="0B5E8C13"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מי הגשמים ינוקזו באופן מסודר יחד עם מי גשמים של האתר כולו.</w:t>
      </w:r>
    </w:p>
    <w:p w14:paraId="45307D0F"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sz w:val="24"/>
          <w:szCs w:val="24"/>
          <w:rtl/>
          <w:lang w:eastAsia="he-IL"/>
        </w:rPr>
        <w:br w:type="page"/>
      </w:r>
    </w:p>
    <w:p w14:paraId="703A7F37" w14:textId="77777777" w:rsidR="00E56613" w:rsidRPr="00E56613" w:rsidRDefault="00E56613" w:rsidP="00E56613">
      <w:pPr>
        <w:spacing w:before="0" w:beforeAutospacing="0" w:after="0" w:afterAutospacing="0" w:line="360" w:lineRule="auto"/>
        <w:rPr>
          <w:rFonts w:ascii="Times New Roman" w:eastAsia="Times New Roman" w:hAnsi="Times New Roman" w:cs="David"/>
          <w:b/>
          <w:bCs/>
          <w:sz w:val="24"/>
          <w:szCs w:val="24"/>
          <w:rtl/>
          <w:lang w:eastAsia="he-IL"/>
        </w:rPr>
      </w:pPr>
      <w:r w:rsidRPr="00E56613">
        <w:rPr>
          <w:rFonts w:ascii="Times New Roman" w:eastAsia="Times New Roman" w:hAnsi="Times New Roman" w:cs="David" w:hint="cs"/>
          <w:b/>
          <w:bCs/>
          <w:sz w:val="24"/>
          <w:szCs w:val="24"/>
          <w:rtl/>
          <w:lang w:eastAsia="he-IL"/>
        </w:rPr>
        <w:lastRenderedPageBreak/>
        <w:t xml:space="preserve">3. </w:t>
      </w:r>
      <w:r w:rsidRPr="00E56613">
        <w:rPr>
          <w:rFonts w:ascii="Times New Roman" w:eastAsia="Times New Roman" w:hAnsi="Times New Roman" w:cs="David" w:hint="cs"/>
          <w:b/>
          <w:bCs/>
          <w:sz w:val="24"/>
          <w:szCs w:val="24"/>
          <w:u w:val="single"/>
          <w:rtl/>
          <w:lang w:eastAsia="he-IL"/>
        </w:rPr>
        <w:t>גגון הגנה</w:t>
      </w:r>
    </w:p>
    <w:p w14:paraId="0F2F47DC"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23E48589"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גגון הגנה מפני חפצים נופלים יכסה את המדרך לכל רוחבו.</w:t>
      </w:r>
    </w:p>
    <w:p w14:paraId="10E39E9B"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גובה נטו מתחת לקורות הנושאות את הגגון לא יפחת משני מטרים עשרים סנטימטר (2.20 מטר).</w:t>
      </w:r>
    </w:p>
    <w:p w14:paraId="07485EE1"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7E6C848C"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 xml:space="preserve">קונסטרוקציית הגגון תתוכנן לשאת את המשקל העצמי של הגגון ועומס שמושי נוסף ע"פ הגדרות מהנדס מטעם הקבלן המבצע ובהתאם לנדרש בתקנות הבטיחות. </w:t>
      </w:r>
    </w:p>
    <w:p w14:paraId="2425F283"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5ED5449C"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מתחת ללוחות הקירוי יש למתוח רשת פלדה מברזל מרותך קוטר 6.5 מ"מ כל 20 ס"מ על 20 ס"מ מחוזקת לקורות הנושאות את הלוחות.</w:t>
      </w:r>
    </w:p>
    <w:p w14:paraId="36B5F747"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מטרת התקנת הרשת לחזק את לוחות הקירוי כנגד כשל בגזירה בזמן נפילת חפץ עליהם.</w:t>
      </w:r>
    </w:p>
    <w:p w14:paraId="7DDC3A21"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04AEEDF1"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הקונסטרוקציה הנושאת את הגגון תהיה עצמאית מבחינה מבנית ומחוזקת כנגד עומסים אופקיים.</w:t>
      </w:r>
    </w:p>
    <w:p w14:paraId="45EAE408"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5F3AEA8F"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 xml:space="preserve">ניתן להשעין במידת הצורך והכדאיות התכנונית, את הקונסטרוקציה הנושאת את הגגון </w:t>
      </w:r>
      <w:r w:rsidRPr="00E56613">
        <w:rPr>
          <w:rFonts w:ascii="Times New Roman" w:eastAsia="Times New Roman" w:hAnsi="Times New Roman" w:cs="David"/>
          <w:sz w:val="24"/>
          <w:szCs w:val="24"/>
          <w:rtl/>
          <w:lang w:eastAsia="he-IL"/>
        </w:rPr>
        <w:t>–</w:t>
      </w:r>
      <w:r w:rsidRPr="00E56613">
        <w:rPr>
          <w:rFonts w:ascii="Times New Roman" w:eastAsia="Times New Roman" w:hAnsi="Times New Roman" w:cs="David" w:hint="cs"/>
          <w:sz w:val="24"/>
          <w:szCs w:val="24"/>
          <w:rtl/>
          <w:lang w:eastAsia="he-IL"/>
        </w:rPr>
        <w:t xml:space="preserve"> או להקשיח אותה כנגד עומסים אופקיים - רק למרכיבים מבניים סמוכים של מבנים קבועים המסוגלים לשאת את העומסים המועברים אליהם. </w:t>
      </w:r>
    </w:p>
    <w:p w14:paraId="7245601D"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חל איסור מוחלט לחבר את הגגון המעבר הבטוח למבנה זמני כלשהו.</w:t>
      </w:r>
    </w:p>
    <w:p w14:paraId="6A853583"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1362E1E5"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קורות עמודים ויסודות הגגון יתוכננו על פי כל התקנים התקפים הרלוונטיים.</w:t>
      </w:r>
    </w:p>
    <w:p w14:paraId="5380D8F8"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11108693"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לגגון שיפוע של לפחות 2% להסדרת ניקוז מי הגשמים. מי הגשמים מעל הגגון ינוקזו דרך מערכת תעלות וצינורות מי גשם באופן מסודר יחד עם מי הגשמים של האתר כולו.</w:t>
      </w:r>
    </w:p>
    <w:p w14:paraId="42077F22"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34A50B00"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המרחק בין חלקי פלדה של גגון ההגנה לרבות הקונסטרוקציה הנושאת לבין כבלי רשת חשמל, קווי תמסורת, מקורות מתח לא יפחת מ4 מטר.</w:t>
      </w:r>
    </w:p>
    <w:p w14:paraId="3AA3DC10"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3B3E1C38"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עבור חלקים עשויים מחומרים לא מוליכים דוגמת עץ, המרחק לא יפחת מ1.5 מטר.</w:t>
      </w:r>
    </w:p>
    <w:p w14:paraId="58CD51FB"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הכל כפוף להנחיית יועץ חשמל שבחן את ההיבטים הבטיחותיים מבחינת קירבה למערכות חשמל.</w:t>
      </w:r>
    </w:p>
    <w:p w14:paraId="57CEE884"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37BB0418" w14:textId="77777777" w:rsidR="00E56613" w:rsidRPr="00E56613" w:rsidRDefault="00E56613" w:rsidP="00E56613">
      <w:pPr>
        <w:spacing w:before="0" w:beforeAutospacing="0" w:after="0" w:afterAutospacing="0" w:line="360" w:lineRule="auto"/>
        <w:rPr>
          <w:rFonts w:ascii="Times New Roman" w:eastAsia="Times New Roman" w:hAnsi="Times New Roman" w:cs="David"/>
          <w:b/>
          <w:bCs/>
          <w:sz w:val="24"/>
          <w:szCs w:val="24"/>
          <w:rtl/>
          <w:lang w:eastAsia="he-IL"/>
        </w:rPr>
      </w:pPr>
      <w:r w:rsidRPr="00E56613">
        <w:rPr>
          <w:rFonts w:ascii="Times New Roman" w:eastAsia="Times New Roman" w:hAnsi="Times New Roman" w:cs="David" w:hint="cs"/>
          <w:b/>
          <w:bCs/>
          <w:sz w:val="24"/>
          <w:szCs w:val="24"/>
          <w:rtl/>
          <w:lang w:eastAsia="he-IL"/>
        </w:rPr>
        <w:t xml:space="preserve">4. </w:t>
      </w:r>
      <w:r w:rsidRPr="00E56613">
        <w:rPr>
          <w:rFonts w:ascii="Times New Roman" w:eastAsia="Times New Roman" w:hAnsi="Times New Roman" w:cs="David" w:hint="cs"/>
          <w:b/>
          <w:bCs/>
          <w:sz w:val="24"/>
          <w:szCs w:val="24"/>
          <w:u w:val="single"/>
          <w:rtl/>
          <w:lang w:eastAsia="he-IL"/>
        </w:rPr>
        <w:t>גדר</w:t>
      </w:r>
    </w:p>
    <w:p w14:paraId="1C98D507" w14:textId="77777777" w:rsidR="00E56613" w:rsidRPr="00E56613" w:rsidRDefault="00E56613" w:rsidP="00E56613">
      <w:pPr>
        <w:spacing w:before="0" w:beforeAutospacing="0" w:after="0" w:afterAutospacing="0" w:line="240" w:lineRule="auto"/>
        <w:rPr>
          <w:rFonts w:ascii="Times New Roman" w:eastAsia="Times New Roman" w:hAnsi="Times New Roman" w:cs="David"/>
          <w:sz w:val="24"/>
          <w:szCs w:val="24"/>
          <w:rtl/>
          <w:lang w:eastAsia="he-IL"/>
        </w:rPr>
      </w:pPr>
    </w:p>
    <w:p w14:paraId="2E312BE2"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מערכת גידור צריכה להקיף את כל האזור בו כל המבקרים מורשים להגיע ולשהות בו, לרבות</w:t>
      </w:r>
      <w:r w:rsidRPr="00E56613">
        <w:rPr>
          <w:rFonts w:ascii="Times New Roman" w:eastAsia="Times New Roman" w:hAnsi="Times New Roman" w:cs="David"/>
          <w:sz w:val="24"/>
          <w:szCs w:val="24"/>
          <w:rtl/>
          <w:lang w:eastAsia="he-IL"/>
        </w:rPr>
        <w:br/>
      </w:r>
      <w:r w:rsidRPr="00E56613">
        <w:rPr>
          <w:rFonts w:ascii="Times New Roman" w:eastAsia="Times New Roman" w:hAnsi="Times New Roman" w:cs="David" w:hint="cs"/>
          <w:sz w:val="24"/>
          <w:szCs w:val="24"/>
          <w:rtl/>
          <w:lang w:eastAsia="he-IL"/>
        </w:rPr>
        <w:t>"משרד שינויי דיירים", "דירה לדוגמא" ולכל אזור אחר בתחום האתר שהולכי רגל / מבקרים / דיירים מורשים לשהות בו.</w:t>
      </w:r>
    </w:p>
    <w:p w14:paraId="2F6D5BBD" w14:textId="77777777" w:rsidR="00E56613" w:rsidRPr="00E56613" w:rsidRDefault="00E56613" w:rsidP="00E56613">
      <w:pPr>
        <w:spacing w:before="0" w:beforeAutospacing="0" w:after="0" w:afterAutospacing="0" w:line="240" w:lineRule="auto"/>
        <w:rPr>
          <w:rFonts w:ascii="Times New Roman" w:eastAsia="Times New Roman" w:hAnsi="Times New Roman" w:cs="David"/>
          <w:sz w:val="24"/>
          <w:szCs w:val="24"/>
          <w:rtl/>
          <w:lang w:eastAsia="he-IL"/>
        </w:rPr>
      </w:pPr>
    </w:p>
    <w:p w14:paraId="116524F3"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 xml:space="preserve">אם הגידור של "המעבר  הבטוח"  במלואו או בחלקו </w:t>
      </w:r>
      <w:r w:rsidRPr="00E56613">
        <w:rPr>
          <w:rFonts w:ascii="Times New Roman" w:eastAsia="Times New Roman" w:hAnsi="Times New Roman" w:cs="David"/>
          <w:sz w:val="24"/>
          <w:szCs w:val="24"/>
          <w:rtl/>
          <w:lang w:eastAsia="he-IL"/>
        </w:rPr>
        <w:t>–</w:t>
      </w:r>
      <w:r w:rsidRPr="00E56613">
        <w:rPr>
          <w:rFonts w:ascii="Times New Roman" w:eastAsia="Times New Roman" w:hAnsi="Times New Roman" w:cs="David" w:hint="cs"/>
          <w:sz w:val="24"/>
          <w:szCs w:val="24"/>
          <w:rtl/>
          <w:lang w:eastAsia="he-IL"/>
        </w:rPr>
        <w:t xml:space="preserve"> מהווה גם חלק מהגידור ההיקפי של האתר, אינו צריך להפריע לפעילות מחוץ לאתר העבודה, לא של הולכי הרגל, לא של כלי רכב.</w:t>
      </w:r>
    </w:p>
    <w:p w14:paraId="70473619"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הגידור לא צריך להסתיר שדה  ראייה, שילוט, תימרור.</w:t>
      </w:r>
    </w:p>
    <w:p w14:paraId="76F34348"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6D691811"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סוגי הגידור:</w:t>
      </w:r>
    </w:p>
    <w:p w14:paraId="73CD2834"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סוג הגידור יתאים להערכת סיכונים שתתחשב בין היתר בסוגי הסכנות, גודלן וטבען.</w:t>
      </w:r>
    </w:p>
    <w:p w14:paraId="208C3F9D"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הערכת הסיכונים וקביעת מתווה הגדר תבוצע ע"י גורם מוסמך.</w:t>
      </w:r>
    </w:p>
    <w:p w14:paraId="3F713317" w14:textId="77777777" w:rsidR="00E56613" w:rsidRPr="00E56613" w:rsidRDefault="00E56613" w:rsidP="00E56613">
      <w:pPr>
        <w:spacing w:before="0" w:beforeAutospacing="0" w:after="0" w:afterAutospacing="0" w:line="240" w:lineRule="auto"/>
        <w:rPr>
          <w:rFonts w:ascii="Times New Roman" w:eastAsia="Times New Roman" w:hAnsi="Times New Roman" w:cs="David"/>
          <w:sz w:val="24"/>
          <w:szCs w:val="24"/>
          <w:u w:val="single"/>
          <w:rtl/>
          <w:lang w:eastAsia="he-IL"/>
        </w:rPr>
      </w:pPr>
    </w:p>
    <w:p w14:paraId="74C1D703"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u w:val="single"/>
          <w:rtl/>
          <w:lang w:eastAsia="he-IL"/>
        </w:rPr>
        <w:t>גדר פתוחה רשת</w:t>
      </w:r>
      <w:r w:rsidRPr="00E56613">
        <w:rPr>
          <w:rFonts w:ascii="Times New Roman" w:eastAsia="Times New Roman" w:hAnsi="Times New Roman" w:cs="David" w:hint="cs"/>
          <w:sz w:val="24"/>
          <w:szCs w:val="24"/>
          <w:rtl/>
          <w:lang w:eastAsia="he-IL"/>
        </w:rPr>
        <w:t>:</w:t>
      </w:r>
    </w:p>
    <w:p w14:paraId="4B62903D"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 xml:space="preserve">במקומות אשר הדרישות אינם מחמירות והערכת הסיכונים מאפשרת, תותקן גדר פתוחה </w:t>
      </w:r>
      <w:r w:rsidRPr="00E56613">
        <w:rPr>
          <w:rFonts w:ascii="Times New Roman" w:eastAsia="Times New Roman" w:hAnsi="Times New Roman" w:cs="David"/>
          <w:sz w:val="24"/>
          <w:szCs w:val="24"/>
          <w:rtl/>
          <w:lang w:eastAsia="he-IL"/>
        </w:rPr>
        <w:t>–</w:t>
      </w:r>
      <w:r w:rsidRPr="00E56613">
        <w:rPr>
          <w:rFonts w:ascii="Times New Roman" w:eastAsia="Times New Roman" w:hAnsi="Times New Roman" w:cs="David" w:hint="cs"/>
          <w:sz w:val="24"/>
          <w:szCs w:val="24"/>
          <w:rtl/>
          <w:lang w:eastAsia="he-IL"/>
        </w:rPr>
        <w:t xml:space="preserve"> רשת.</w:t>
      </w:r>
    </w:p>
    <w:p w14:paraId="1F4461A2"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הגדר צריכה לעמוד כנגד עומסים שעלולים לפעול עליה באתר וכנגד עומסי רוח.</w:t>
      </w:r>
    </w:p>
    <w:p w14:paraId="1D6245CA" w14:textId="77777777" w:rsidR="00E56613" w:rsidRPr="00E56613" w:rsidRDefault="00E56613" w:rsidP="00E56613">
      <w:pPr>
        <w:spacing w:before="0" w:beforeAutospacing="0" w:after="0" w:afterAutospacing="0" w:line="240" w:lineRule="auto"/>
        <w:rPr>
          <w:rFonts w:ascii="Times New Roman" w:eastAsia="Times New Roman" w:hAnsi="Times New Roman" w:cs="David"/>
          <w:sz w:val="24"/>
          <w:szCs w:val="24"/>
          <w:rtl/>
          <w:lang w:eastAsia="he-IL"/>
        </w:rPr>
      </w:pPr>
    </w:p>
    <w:p w14:paraId="5E1C2A3A"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מסגרת גדר פתוחה עומדת על הרגליים המהווה חלק בלתי נפרד ממנה שומרות על יציבותה (נתמכת עצמאית), ומונחת על הקרקע  באופן חופשי.</w:t>
      </w:r>
    </w:p>
    <w:p w14:paraId="798CD6B9"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 xml:space="preserve">מומלץ שגובה הגידור לא יפחת מ </w:t>
      </w:r>
      <w:r w:rsidRPr="00E56613">
        <w:rPr>
          <w:rFonts w:ascii="Times New Roman" w:eastAsia="Times New Roman" w:hAnsi="Times New Roman" w:cs="David"/>
          <w:sz w:val="24"/>
          <w:szCs w:val="24"/>
          <w:rtl/>
          <w:lang w:eastAsia="he-IL"/>
        </w:rPr>
        <w:t>–</w:t>
      </w:r>
      <w:r w:rsidRPr="00E56613">
        <w:rPr>
          <w:rFonts w:ascii="Times New Roman" w:eastAsia="Times New Roman" w:hAnsi="Times New Roman" w:cs="David" w:hint="cs"/>
          <w:sz w:val="24"/>
          <w:szCs w:val="24"/>
          <w:rtl/>
          <w:lang w:eastAsia="he-IL"/>
        </w:rPr>
        <w:t xml:space="preserve"> 1.6 מטר ולא יעלה על גובה של 2 מ'.</w:t>
      </w:r>
    </w:p>
    <w:p w14:paraId="2B166760" w14:textId="77777777" w:rsidR="00E56613" w:rsidRPr="00E56613" w:rsidRDefault="00E56613" w:rsidP="00E56613">
      <w:pPr>
        <w:spacing w:before="0" w:beforeAutospacing="0" w:after="0" w:afterAutospacing="0" w:line="240" w:lineRule="auto"/>
        <w:rPr>
          <w:rFonts w:ascii="Times New Roman" w:eastAsia="Times New Roman" w:hAnsi="Times New Roman" w:cs="David"/>
          <w:sz w:val="24"/>
          <w:szCs w:val="24"/>
          <w:rtl/>
          <w:lang w:eastAsia="he-IL"/>
        </w:rPr>
      </w:pPr>
    </w:p>
    <w:p w14:paraId="1588A492"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u w:val="single"/>
          <w:rtl/>
          <w:lang w:eastAsia="he-IL"/>
        </w:rPr>
      </w:pPr>
      <w:r w:rsidRPr="00E56613">
        <w:rPr>
          <w:rFonts w:ascii="Times New Roman" w:eastAsia="Times New Roman" w:hAnsi="Times New Roman" w:cs="David" w:hint="cs"/>
          <w:sz w:val="24"/>
          <w:szCs w:val="24"/>
          <w:u w:val="single"/>
          <w:rtl/>
          <w:lang w:eastAsia="he-IL"/>
        </w:rPr>
        <w:t>גדר קשיחה אטומה</w:t>
      </w:r>
    </w:p>
    <w:p w14:paraId="361E2E96"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גדר זמנית מסוג זה בנויה מלוחות / פנלים קשיחים המחוברים ביניהם ליצירת רצף.</w:t>
      </w:r>
    </w:p>
    <w:p w14:paraId="3EEDF726"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הגדר יכולה להיות נתמכת ועצמאית, או רתומה ליסודות המתאימים המסוגלים לעמוד בעומסים הנדרשים.</w:t>
      </w:r>
    </w:p>
    <w:p w14:paraId="4A2F51A8"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גובה הגדר לא יפחת מגובה של 1.8 מ', אלא אם מוקם גגון מעבר להולכי רגל.</w:t>
      </w:r>
    </w:p>
    <w:p w14:paraId="145C869B" w14:textId="77777777" w:rsidR="00E56613" w:rsidRPr="00E56613" w:rsidRDefault="00E56613" w:rsidP="00E56613">
      <w:pPr>
        <w:spacing w:before="0" w:beforeAutospacing="0" w:after="0" w:afterAutospacing="0" w:line="240" w:lineRule="auto"/>
        <w:rPr>
          <w:rFonts w:ascii="Times New Roman" w:eastAsia="Times New Roman" w:hAnsi="Times New Roman" w:cs="David"/>
          <w:sz w:val="24"/>
          <w:szCs w:val="24"/>
          <w:rtl/>
          <w:lang w:eastAsia="he-IL"/>
        </w:rPr>
      </w:pPr>
    </w:p>
    <w:p w14:paraId="3CA4A35A" w14:textId="77777777" w:rsidR="00E56613" w:rsidRPr="00E56613" w:rsidRDefault="00E56613" w:rsidP="00E56613">
      <w:pPr>
        <w:spacing w:before="0" w:beforeAutospacing="0" w:after="0" w:afterAutospacing="0" w:line="24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הדרישות מהגדר כוללות בין השאר:</w:t>
      </w:r>
    </w:p>
    <w:p w14:paraId="131B92A2" w14:textId="77777777" w:rsidR="00E56613" w:rsidRPr="00E56613" w:rsidRDefault="00E56613" w:rsidP="00E56613">
      <w:pPr>
        <w:spacing w:before="0" w:beforeAutospacing="0" w:after="0" w:afterAutospacing="0" w:line="240" w:lineRule="auto"/>
        <w:rPr>
          <w:rFonts w:ascii="Times New Roman" w:eastAsia="Times New Roman" w:hAnsi="Times New Roman" w:cs="David"/>
          <w:sz w:val="24"/>
          <w:szCs w:val="24"/>
          <w:rtl/>
          <w:lang w:eastAsia="he-IL"/>
        </w:rPr>
      </w:pPr>
    </w:p>
    <w:p w14:paraId="23D509A6" w14:textId="77777777" w:rsidR="00E56613" w:rsidRPr="00E56613" w:rsidRDefault="00E56613" w:rsidP="00237720">
      <w:pPr>
        <w:numPr>
          <w:ilvl w:val="0"/>
          <w:numId w:val="28"/>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עמידה בהתאם להערכת הסיכונים המקומית, ודרישת הרשויות.</w:t>
      </w:r>
    </w:p>
    <w:p w14:paraId="3EDFF301" w14:textId="77777777" w:rsidR="00E56613" w:rsidRPr="00E56613" w:rsidRDefault="00E56613" w:rsidP="00237720">
      <w:pPr>
        <w:numPr>
          <w:ilvl w:val="0"/>
          <w:numId w:val="28"/>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עמידה כנגד עומסים העשויים לחול עליה.</w:t>
      </w:r>
    </w:p>
    <w:p w14:paraId="307A5511" w14:textId="77777777" w:rsidR="00E56613" w:rsidRPr="00E56613" w:rsidRDefault="00E56613" w:rsidP="00237720">
      <w:pPr>
        <w:numPr>
          <w:ilvl w:val="0"/>
          <w:numId w:val="28"/>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עמידה בעומסי רוח.</w:t>
      </w:r>
    </w:p>
    <w:p w14:paraId="601E2FA3" w14:textId="77777777" w:rsidR="00E56613" w:rsidRPr="00E56613" w:rsidRDefault="00E56613" w:rsidP="00237720">
      <w:pPr>
        <w:numPr>
          <w:ilvl w:val="0"/>
          <w:numId w:val="28"/>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לוחות הגדר צריכים להיות מחוברים אולם ללא אביזרי חיבור בולטים כברגים, מסמרים וכדומה.</w:t>
      </w:r>
    </w:p>
    <w:p w14:paraId="01165E7B" w14:textId="77777777" w:rsidR="00E56613" w:rsidRPr="00E56613" w:rsidRDefault="00E56613" w:rsidP="00237720">
      <w:pPr>
        <w:numPr>
          <w:ilvl w:val="0"/>
          <w:numId w:val="28"/>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אסור שתמיכות הגדר יבלטו למסלולי הליכה.</w:t>
      </w:r>
    </w:p>
    <w:p w14:paraId="52333520" w14:textId="77777777" w:rsidR="00E56613" w:rsidRPr="00E56613" w:rsidRDefault="00E56613" w:rsidP="00237720">
      <w:pPr>
        <w:numPr>
          <w:ilvl w:val="0"/>
          <w:numId w:val="28"/>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גדר קשיחה המותקנת בשיפוע (בגלל מבנה האתר) וקיימת בה פינות בולטות בקצוות הפנלים (גדר מודרגת) יש לכסות אותן.</w:t>
      </w:r>
    </w:p>
    <w:p w14:paraId="1189FF6B"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חובה לבצע בדיקה תקופתית של הגידור כדי להבטיח שהיא בטוחה ועומדת במטרות שלמענן הוקמה.</w:t>
      </w:r>
    </w:p>
    <w:p w14:paraId="7618754C" w14:textId="77777777" w:rsidR="00E56613" w:rsidRPr="00E56613" w:rsidRDefault="00E56613" w:rsidP="00E56613">
      <w:pPr>
        <w:spacing w:before="0" w:beforeAutospacing="0" w:after="0" w:afterAutospacing="0" w:line="360" w:lineRule="auto"/>
        <w:rPr>
          <w:rFonts w:ascii="Times New Roman" w:eastAsia="Times New Roman" w:hAnsi="Times New Roman" w:cs="David"/>
          <w:b/>
          <w:bCs/>
          <w:sz w:val="24"/>
          <w:szCs w:val="24"/>
          <w:rtl/>
          <w:lang w:eastAsia="he-IL"/>
        </w:rPr>
      </w:pPr>
    </w:p>
    <w:p w14:paraId="2358E51D" w14:textId="77777777" w:rsidR="00E56613" w:rsidRPr="00E56613" w:rsidRDefault="00E56613" w:rsidP="00E56613">
      <w:pPr>
        <w:spacing w:before="0" w:beforeAutospacing="0" w:after="0" w:afterAutospacing="0" w:line="360" w:lineRule="auto"/>
        <w:rPr>
          <w:rFonts w:ascii="Times New Roman" w:eastAsia="Times New Roman" w:hAnsi="Times New Roman" w:cs="David"/>
          <w:b/>
          <w:bCs/>
          <w:sz w:val="24"/>
          <w:szCs w:val="24"/>
          <w:rtl/>
          <w:lang w:eastAsia="he-IL"/>
        </w:rPr>
      </w:pPr>
      <w:r w:rsidRPr="00E56613">
        <w:rPr>
          <w:rFonts w:ascii="Times New Roman" w:eastAsia="Times New Roman" w:hAnsi="Times New Roman" w:cs="David" w:hint="cs"/>
          <w:b/>
          <w:bCs/>
          <w:sz w:val="24"/>
          <w:szCs w:val="24"/>
          <w:rtl/>
          <w:lang w:eastAsia="he-IL"/>
        </w:rPr>
        <w:t xml:space="preserve">5. </w:t>
      </w:r>
      <w:r w:rsidRPr="00E56613">
        <w:rPr>
          <w:rFonts w:ascii="Times New Roman" w:eastAsia="Times New Roman" w:hAnsi="Times New Roman" w:cs="David" w:hint="cs"/>
          <w:b/>
          <w:bCs/>
          <w:sz w:val="24"/>
          <w:szCs w:val="24"/>
          <w:u w:val="single"/>
          <w:rtl/>
          <w:lang w:eastAsia="he-IL"/>
        </w:rPr>
        <w:t>שערים / פתחים לכניסת מבקרים</w:t>
      </w:r>
    </w:p>
    <w:p w14:paraId="245A50CB"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37DA4B9F"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שערים / פתחים לכניסת מבקרים צריכים להיפתח כלפי פנים.</w:t>
      </w:r>
    </w:p>
    <w:p w14:paraId="4C93DE5D"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הכניסה ל"מעבר בטוח" תהיה נפרדת ויעודית.</w:t>
      </w:r>
    </w:p>
    <w:p w14:paraId="5FC67A30"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הכניסה תהיה מבוקרת.</w:t>
      </w:r>
    </w:p>
    <w:p w14:paraId="5C4A6C8F"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השערים והפתחים יהיו נעולים ויפתחו לכניסת מבקרים מורשים / דיירים רק ע"י עובד שהודרך והוסמך ללוות דיירים מבקרים / מורשים.</w:t>
      </w:r>
    </w:p>
    <w:p w14:paraId="2E33A415" w14:textId="77777777" w:rsidR="00E56613" w:rsidRPr="00E56613" w:rsidRDefault="00E56613" w:rsidP="00E56613">
      <w:pPr>
        <w:spacing w:before="0" w:beforeAutospacing="0" w:after="0" w:afterAutospacing="0" w:line="360" w:lineRule="auto"/>
        <w:rPr>
          <w:rFonts w:ascii="Times New Roman" w:eastAsia="Times New Roman" w:hAnsi="Times New Roman" w:cs="David"/>
          <w:b/>
          <w:bCs/>
          <w:sz w:val="24"/>
          <w:szCs w:val="24"/>
          <w:rtl/>
          <w:lang w:eastAsia="he-IL"/>
        </w:rPr>
      </w:pPr>
    </w:p>
    <w:p w14:paraId="0E2A9652" w14:textId="77777777" w:rsidR="00E56613" w:rsidRPr="00E56613" w:rsidRDefault="00E56613" w:rsidP="00E56613">
      <w:pPr>
        <w:spacing w:before="0" w:beforeAutospacing="0" w:after="0" w:afterAutospacing="0" w:line="360" w:lineRule="auto"/>
        <w:rPr>
          <w:rFonts w:ascii="Times New Roman" w:eastAsia="Times New Roman" w:hAnsi="Times New Roman" w:cs="David"/>
          <w:b/>
          <w:bCs/>
          <w:sz w:val="24"/>
          <w:szCs w:val="24"/>
          <w:rtl/>
          <w:lang w:eastAsia="he-IL"/>
        </w:rPr>
      </w:pPr>
      <w:r w:rsidRPr="00E56613">
        <w:rPr>
          <w:rFonts w:ascii="Times New Roman" w:eastAsia="Times New Roman" w:hAnsi="Times New Roman" w:cs="David" w:hint="cs"/>
          <w:b/>
          <w:bCs/>
          <w:sz w:val="24"/>
          <w:szCs w:val="24"/>
          <w:rtl/>
          <w:lang w:eastAsia="he-IL"/>
        </w:rPr>
        <w:t xml:space="preserve">6. </w:t>
      </w:r>
      <w:r w:rsidRPr="00E56613">
        <w:rPr>
          <w:rFonts w:ascii="Times New Roman" w:eastAsia="Times New Roman" w:hAnsi="Times New Roman" w:cs="David" w:hint="cs"/>
          <w:b/>
          <w:bCs/>
          <w:sz w:val="24"/>
          <w:szCs w:val="24"/>
          <w:u w:val="single"/>
          <w:rtl/>
          <w:lang w:eastAsia="he-IL"/>
        </w:rPr>
        <w:t>שילוט</w:t>
      </w:r>
    </w:p>
    <w:p w14:paraId="12D56F5B"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211DA5F1"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lastRenderedPageBreak/>
        <w:t>במקום בולט לעין יש להציב שלט ברור וקריא המסמן את מיקום שער הכניסה למבקרים /מורשים /דיירים, שעות הביקור, מספר טלפון לתיאום הביקור והכניסה לתחום המאושר.</w:t>
      </w:r>
    </w:p>
    <w:p w14:paraId="0973C4A7"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394BF3B0"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בנוסף יש לרשום הוראות בטיחות להתנהלות המבקר בזמן  ביקורו, תוך ציון האזורים שמותר למבקרים / דיירים לשהות בהם.</w:t>
      </w:r>
    </w:p>
    <w:p w14:paraId="31D0898B"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283974D6"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בכל אזור שבו מותר למבקרים מורשים / דיירים לשהות בו, יוצבו שלטי הכוונה לרבות שלטי זיהוי למקומות השונים באותו אזור: "דירה לדוגמא", "משרד שינויי דיירים" וכו'.</w:t>
      </w:r>
    </w:p>
    <w:p w14:paraId="3F43F954" w14:textId="77777777" w:rsidR="00E56613" w:rsidRPr="00E56613" w:rsidRDefault="00E56613" w:rsidP="00E56613">
      <w:pPr>
        <w:spacing w:before="0" w:beforeAutospacing="0" w:after="0" w:afterAutospacing="0" w:line="360" w:lineRule="auto"/>
        <w:rPr>
          <w:rFonts w:ascii="Times New Roman" w:eastAsia="Times New Roman" w:hAnsi="Times New Roman" w:cs="David"/>
          <w:b/>
          <w:bCs/>
          <w:sz w:val="24"/>
          <w:szCs w:val="24"/>
          <w:rtl/>
          <w:lang w:eastAsia="he-IL"/>
        </w:rPr>
      </w:pPr>
    </w:p>
    <w:p w14:paraId="2DC0DF36" w14:textId="77777777" w:rsidR="00E56613" w:rsidRPr="00E56613" w:rsidRDefault="00E56613" w:rsidP="00E56613">
      <w:pPr>
        <w:spacing w:before="0" w:beforeAutospacing="0" w:after="0" w:afterAutospacing="0" w:line="360" w:lineRule="auto"/>
        <w:rPr>
          <w:rFonts w:ascii="Times New Roman" w:eastAsia="Times New Roman" w:hAnsi="Times New Roman" w:cs="David"/>
          <w:b/>
          <w:bCs/>
          <w:sz w:val="24"/>
          <w:szCs w:val="24"/>
          <w:rtl/>
          <w:lang w:eastAsia="he-IL"/>
        </w:rPr>
      </w:pPr>
      <w:r w:rsidRPr="00E56613">
        <w:rPr>
          <w:rFonts w:ascii="Times New Roman" w:eastAsia="Times New Roman" w:hAnsi="Times New Roman" w:cs="David" w:hint="cs"/>
          <w:b/>
          <w:bCs/>
          <w:sz w:val="24"/>
          <w:szCs w:val="24"/>
          <w:rtl/>
          <w:lang w:eastAsia="he-IL"/>
        </w:rPr>
        <w:t xml:space="preserve">7. </w:t>
      </w:r>
      <w:r w:rsidRPr="00E56613">
        <w:rPr>
          <w:rFonts w:ascii="Times New Roman" w:eastAsia="Times New Roman" w:hAnsi="Times New Roman" w:cs="David" w:hint="cs"/>
          <w:b/>
          <w:bCs/>
          <w:sz w:val="24"/>
          <w:szCs w:val="24"/>
          <w:u w:val="single"/>
          <w:rtl/>
          <w:lang w:eastAsia="he-IL"/>
        </w:rPr>
        <w:t>תאורה</w:t>
      </w:r>
    </w:p>
    <w:p w14:paraId="5B3FF055"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3EF3E54A"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במעבר יותקנו גופי תאורה מלאכותית מוגני מים, שיספקו תאורה מתאימה בהתאם לתכנון יועץ החשמל.</w:t>
      </w:r>
    </w:p>
    <w:p w14:paraId="2DB01DC1"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58722EBB"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2F77AFED"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1DA4D178"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5704AF2D"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69C12F3B"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333DDB20"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670C3BA8"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5B597E7C"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13564ED0"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711A4D63"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1917C847"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406B0244" w14:textId="77777777" w:rsidR="00E56613" w:rsidRPr="00E56613" w:rsidRDefault="00E56613" w:rsidP="00E56613">
      <w:pPr>
        <w:autoSpaceDE w:val="0"/>
        <w:autoSpaceDN w:val="0"/>
        <w:adjustRightInd w:val="0"/>
        <w:spacing w:before="0" w:beforeAutospacing="0" w:after="0" w:afterAutospacing="0" w:line="240" w:lineRule="auto"/>
        <w:ind w:left="-477" w:right="-1418"/>
        <w:jc w:val="both"/>
        <w:rPr>
          <w:rFonts w:ascii="David" w:eastAsia="Times New Roman" w:hAnsi="David" w:cs="David"/>
          <w:sz w:val="24"/>
          <w:szCs w:val="24"/>
          <w:u w:val="single"/>
          <w:rtl/>
        </w:rPr>
      </w:pPr>
    </w:p>
    <w:p w14:paraId="6442C690" w14:textId="77777777" w:rsidR="001A69D5" w:rsidRPr="0047052D" w:rsidRDefault="001A69D5" w:rsidP="0047052D">
      <w:pPr>
        <w:widowControl w:val="0"/>
        <w:spacing w:before="0" w:beforeAutospacing="0" w:after="0" w:afterAutospacing="0" w:line="240" w:lineRule="auto"/>
        <w:jc w:val="both"/>
      </w:pPr>
    </w:p>
    <w:sectPr w:rsidR="001A69D5" w:rsidRPr="0047052D" w:rsidSect="00CF334C">
      <w:headerReference w:type="default" r:id="rId21"/>
      <w:footerReference w:type="default" r:id="rId22"/>
      <w:pgSz w:w="11906" w:h="16838"/>
      <w:pgMar w:top="1440" w:right="1800" w:bottom="851" w:left="1800" w:header="708" w:footer="13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0C82051" w14:textId="77777777" w:rsidR="00945BF5" w:rsidRDefault="00945BF5" w:rsidP="00AF234B">
      <w:pPr>
        <w:spacing w:before="0" w:after="0" w:line="240" w:lineRule="auto"/>
      </w:pPr>
      <w:r>
        <w:separator/>
      </w:r>
    </w:p>
  </w:endnote>
  <w:endnote w:type="continuationSeparator" w:id="0">
    <w:p w14:paraId="4596CA15" w14:textId="77777777" w:rsidR="00945BF5" w:rsidRDefault="00945BF5" w:rsidP="00AF234B">
      <w:pPr>
        <w:spacing w:before="0" w:after="0" w:line="240" w:lineRule="auto"/>
      </w:pPr>
      <w:r>
        <w:continuationSeparator/>
      </w:r>
    </w:p>
  </w:endnote>
  <w:endnote w:type="continuationNotice" w:id="1">
    <w:p w14:paraId="7BD08FF4" w14:textId="77777777" w:rsidR="00945BF5" w:rsidRDefault="00945BF5">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altName w:val="Arial"/>
    <w:panose1 w:val="020E0502060401010101"/>
    <w:charset w:val="00"/>
    <w:family w:val="swiss"/>
    <w:pitch w:val="variable"/>
    <w:sig w:usb0="00000803" w:usb1="00000000" w:usb2="00000000" w:usb3="00000000" w:csb0="00000021" w:csb1="00000000"/>
  </w:font>
  <w:font w:name="Calibri">
    <w:panose1 w:val="020F0502020204030204"/>
    <w:charset w:val="00"/>
    <w:family w:val="swiss"/>
    <w:pitch w:val="variable"/>
    <w:sig w:usb0="E0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
    <w:altName w:val="Times New Roman"/>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רמת גן">
    <w:altName w:val="Times New Roman"/>
    <w:panose1 w:val="00000000000000000000"/>
    <w:charset w:val="B1"/>
    <w:family w:val="auto"/>
    <w:notTrueType/>
    <w:pitch w:val="default"/>
    <w:sig w:usb0="00000800" w:usb1="00000000" w:usb2="00000000" w:usb3="00000000" w:csb0="00000020"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46"/>
      <w:gridCol w:w="2810"/>
      <w:gridCol w:w="233"/>
      <w:gridCol w:w="1044"/>
      <w:gridCol w:w="1763"/>
    </w:tblGrid>
    <w:tr w:rsidR="00281271" w:rsidRPr="002B6EAB" w14:paraId="743D2010" w14:textId="77777777" w:rsidTr="00967621">
      <w:tc>
        <w:tcPr>
          <w:tcW w:w="810" w:type="dxa"/>
        </w:tcPr>
        <w:p w14:paraId="145F14B3" w14:textId="77777777" w:rsidR="00281271" w:rsidRPr="002B6EAB" w:rsidRDefault="00281271" w:rsidP="00967621">
          <w:pPr>
            <w:tabs>
              <w:tab w:val="center" w:pos="4153"/>
              <w:tab w:val="right" w:pos="8306"/>
            </w:tabs>
            <w:spacing w:before="0" w:after="0" w:line="240" w:lineRule="auto"/>
            <w:rPr>
              <w:rFonts w:ascii="David" w:hAnsi="David"/>
              <w:sz w:val="20"/>
              <w:szCs w:val="20"/>
              <w:rtl/>
            </w:rPr>
          </w:pPr>
          <w:r w:rsidRPr="002B6EAB">
            <w:rPr>
              <w:rFonts w:ascii="David" w:hAnsi="David" w:hint="cs"/>
              <w:sz w:val="20"/>
              <w:szCs w:val="20"/>
              <w:rtl/>
            </w:rPr>
            <w:t xml:space="preserve">פרויקט: </w:t>
          </w:r>
        </w:p>
      </w:tc>
      <w:sdt>
        <w:sdtPr>
          <w:rPr>
            <w:rFonts w:ascii="David" w:hAnsi="David"/>
            <w:color w:val="00B0F0"/>
            <w:sz w:val="20"/>
            <w:szCs w:val="20"/>
            <w:rtl/>
          </w:rPr>
          <w:alias w:val="שם הפרויקט"/>
          <w:tag w:val="cntProjectName"/>
          <w:id w:val="71261650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646" w:type="dxa"/>
            </w:tcPr>
            <w:p w14:paraId="1EA9C782" w14:textId="77777777" w:rsidR="00281271" w:rsidRPr="002B6EAB" w:rsidRDefault="00945BF5" w:rsidP="00967621">
              <w:pPr>
                <w:tabs>
                  <w:tab w:val="center" w:pos="4153"/>
                  <w:tab w:val="right" w:pos="8306"/>
                </w:tabs>
                <w:spacing w:before="0" w:after="0" w:line="240" w:lineRule="auto"/>
                <w:rPr>
                  <w:rFonts w:ascii="David" w:hAnsi="David"/>
                  <w:color w:val="00B0F0"/>
                  <w:sz w:val="20"/>
                  <w:szCs w:val="20"/>
                  <w:rtl/>
                </w:rPr>
              </w:pPr>
              <w:ins w:id="21" w:author="Kook Sec" w:date="2024-07-28T13:13:00Z">
                <w:r>
                  <w:rPr>
                    <w:rFonts w:ascii="David" w:hAnsi="David"/>
                    <w:color w:val="00B0F0"/>
                    <w:sz w:val="20"/>
                    <w:szCs w:val="20"/>
                    <w:rtl/>
                  </w:rPr>
                  <w:t>פ.א פיתוח ובנייה בירושלים בע"מ</w:t>
                </w:r>
              </w:ins>
            </w:p>
          </w:tc>
        </w:sdtContent>
      </w:sdt>
      <w:tc>
        <w:tcPr>
          <w:tcW w:w="2810" w:type="dxa"/>
        </w:tcPr>
        <w:p w14:paraId="72578DB5" w14:textId="77777777" w:rsidR="00281271" w:rsidRPr="002B6EAB" w:rsidRDefault="00281271" w:rsidP="00967621">
          <w:pPr>
            <w:tabs>
              <w:tab w:val="center" w:pos="4153"/>
              <w:tab w:val="right" w:pos="8306"/>
            </w:tabs>
            <w:spacing w:before="0" w:after="0" w:line="240" w:lineRule="auto"/>
            <w:rPr>
              <w:rFonts w:ascii="David" w:hAnsi="David"/>
              <w:sz w:val="20"/>
              <w:szCs w:val="20"/>
              <w:rtl/>
            </w:rPr>
          </w:pPr>
          <w:r w:rsidRPr="002B6EAB">
            <w:rPr>
              <w:rFonts w:ascii="David" w:hAnsi="David" w:hint="cs"/>
              <w:sz w:val="20"/>
              <w:szCs w:val="20"/>
              <w:rtl/>
            </w:rPr>
            <w:t xml:space="preserve">תבנית: </w:t>
          </w:r>
          <w:sdt>
            <w:sdtPr>
              <w:rPr>
                <w:rFonts w:ascii="David" w:hAnsi="David" w:hint="cs"/>
                <w:sz w:val="20"/>
                <w:szCs w:val="20"/>
                <w:rtl/>
              </w:rPr>
              <w:alias w:val="תבנית חוזה"/>
              <w:tag w:val="cntContractType"/>
              <w:id w:val="195628706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hint="cs"/>
                  <w:sz w:val="20"/>
                  <w:szCs w:val="20"/>
                  <w:rtl/>
                </w:rPr>
                <w:t>קבלן ראשי כללי</w:t>
              </w:r>
            </w:sdtContent>
          </w:sdt>
        </w:p>
      </w:tc>
      <w:tc>
        <w:tcPr>
          <w:tcW w:w="233" w:type="dxa"/>
        </w:tcPr>
        <w:p w14:paraId="23E43D89" w14:textId="77777777" w:rsidR="00281271" w:rsidRPr="002B6EAB" w:rsidRDefault="00281271" w:rsidP="00967621">
          <w:pPr>
            <w:tabs>
              <w:tab w:val="center" w:pos="4153"/>
              <w:tab w:val="right" w:pos="8306"/>
            </w:tabs>
            <w:spacing w:before="0" w:after="0" w:line="240" w:lineRule="auto"/>
            <w:rPr>
              <w:rFonts w:ascii="David" w:hAnsi="David"/>
              <w:sz w:val="16"/>
              <w:szCs w:val="16"/>
              <w:rtl/>
            </w:rPr>
          </w:pPr>
        </w:p>
      </w:tc>
      <w:tc>
        <w:tcPr>
          <w:tcW w:w="1044" w:type="dxa"/>
        </w:tcPr>
        <w:p w14:paraId="06197016" w14:textId="77777777" w:rsidR="00281271" w:rsidRPr="002B6EAB" w:rsidRDefault="00281271" w:rsidP="00967621">
          <w:pPr>
            <w:tabs>
              <w:tab w:val="center" w:pos="4153"/>
              <w:tab w:val="right" w:pos="8306"/>
            </w:tabs>
            <w:spacing w:before="0" w:after="0" w:line="240" w:lineRule="auto"/>
            <w:rPr>
              <w:rFonts w:ascii="David" w:hAnsi="David"/>
              <w:sz w:val="20"/>
              <w:szCs w:val="20"/>
              <w:rtl/>
            </w:rPr>
          </w:pPr>
          <w:r w:rsidRPr="002B6EAB">
            <w:rPr>
              <w:rFonts w:ascii="David" w:hAnsi="David"/>
              <w:sz w:val="20"/>
              <w:szCs w:val="20"/>
              <w:rtl/>
            </w:rPr>
            <w:t>מס' חוזה</w:t>
          </w:r>
          <w:r w:rsidRPr="002B6EAB">
            <w:rPr>
              <w:rFonts w:ascii="David" w:hAnsi="David" w:hint="cs"/>
              <w:sz w:val="20"/>
              <w:szCs w:val="20"/>
              <w:rtl/>
            </w:rPr>
            <w:t>:</w:t>
          </w:r>
        </w:p>
      </w:tc>
      <w:sdt>
        <w:sdtPr>
          <w:rPr>
            <w:rFonts w:ascii="David" w:hAnsi="David" w:hint="cs"/>
            <w:sz w:val="20"/>
            <w:szCs w:val="20"/>
            <w:rtl/>
          </w:rPr>
          <w:alias w:val="ערך של מזהה מסמך"/>
          <w:tag w:val="_dlc_DocId"/>
          <w:id w:val="-2068718958"/>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1763" w:type="dxa"/>
            </w:tcPr>
            <w:p w14:paraId="18EDC221" w14:textId="77777777" w:rsidR="00281271" w:rsidRPr="002B6EAB" w:rsidRDefault="00281271" w:rsidP="00967621">
              <w:pPr>
                <w:tabs>
                  <w:tab w:val="center" w:pos="4153"/>
                  <w:tab w:val="right" w:pos="8306"/>
                </w:tabs>
                <w:spacing w:before="0" w:after="0" w:line="240" w:lineRule="auto"/>
                <w:rPr>
                  <w:rFonts w:ascii="David" w:hAnsi="David"/>
                  <w:sz w:val="20"/>
                  <w:szCs w:val="20"/>
                  <w:rtl/>
                </w:rPr>
              </w:pPr>
              <w:r>
                <w:rPr>
                  <w:rFonts w:ascii="David" w:hAnsi="David" w:hint="cs"/>
                  <w:sz w:val="20"/>
                  <w:szCs w:val="20"/>
                </w:rPr>
                <w:t>CONT-5-716</w:t>
              </w:r>
            </w:p>
          </w:tc>
        </w:sdtContent>
      </w:sdt>
    </w:tr>
    <w:tr w:rsidR="00281271" w:rsidRPr="002B6EAB" w14:paraId="6BA3ACC1" w14:textId="77777777" w:rsidTr="00967621">
      <w:tc>
        <w:tcPr>
          <w:tcW w:w="810" w:type="dxa"/>
        </w:tcPr>
        <w:p w14:paraId="6803E8DE" w14:textId="77777777" w:rsidR="00281271" w:rsidRPr="002B6EAB" w:rsidRDefault="00281271" w:rsidP="00967621">
          <w:pPr>
            <w:tabs>
              <w:tab w:val="center" w:pos="4153"/>
              <w:tab w:val="right" w:pos="8306"/>
            </w:tabs>
            <w:spacing w:before="0" w:after="0" w:line="240" w:lineRule="auto"/>
            <w:rPr>
              <w:rFonts w:ascii="David" w:hAnsi="David"/>
              <w:sz w:val="20"/>
              <w:szCs w:val="20"/>
              <w:rtl/>
            </w:rPr>
          </w:pPr>
          <w:r w:rsidRPr="002B6EAB">
            <w:rPr>
              <w:rFonts w:ascii="David" w:hAnsi="David" w:hint="cs"/>
              <w:sz w:val="20"/>
              <w:szCs w:val="20"/>
              <w:rtl/>
            </w:rPr>
            <w:t>ספק:</w:t>
          </w:r>
        </w:p>
      </w:tc>
      <w:sdt>
        <w:sdtPr>
          <w:rPr>
            <w:rFonts w:ascii="David" w:hAnsi="David"/>
            <w:color w:val="00B0F0"/>
            <w:sz w:val="20"/>
            <w:szCs w:val="20"/>
            <w:rtl/>
          </w:rPr>
          <w:alias w:val="שם ספק"/>
          <w:tag w:val="cntSupllierName"/>
          <w:id w:val="-1909992380"/>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646" w:type="dxa"/>
            </w:tcPr>
            <w:p w14:paraId="79096B94" w14:textId="77777777" w:rsidR="00281271" w:rsidRPr="002B6EAB" w:rsidRDefault="00281271" w:rsidP="00967621">
              <w:pPr>
                <w:tabs>
                  <w:tab w:val="center" w:pos="4153"/>
                  <w:tab w:val="right" w:pos="8306"/>
                </w:tabs>
                <w:spacing w:before="0" w:after="0" w:line="240" w:lineRule="auto"/>
                <w:rPr>
                  <w:rFonts w:ascii="David" w:hAnsi="David"/>
                  <w:color w:val="00B0F0"/>
                  <w:sz w:val="20"/>
                  <w:szCs w:val="20"/>
                  <w:rtl/>
                </w:rPr>
              </w:pPr>
              <w:r w:rsidRPr="002B6EAB">
                <w:rPr>
                  <w:color w:val="00B0F0"/>
                  <w:sz w:val="20"/>
                  <w:szCs w:val="20"/>
                  <w:rtl/>
                </w:rPr>
                <w:t>[שם ספק]</w:t>
              </w:r>
            </w:p>
          </w:tc>
        </w:sdtContent>
      </w:sdt>
      <w:tc>
        <w:tcPr>
          <w:tcW w:w="2810" w:type="dxa"/>
        </w:tcPr>
        <w:tbl>
          <w:tblPr>
            <w:tblStyle w:val="13"/>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281271" w:rsidRPr="002B6EAB" w14:paraId="40BFF1A5" w14:textId="77777777" w:rsidTr="00967621">
            <w:trPr>
              <w:trHeight w:val="201"/>
            </w:trPr>
            <w:tc>
              <w:tcPr>
                <w:tcW w:w="926" w:type="dxa"/>
              </w:tcPr>
              <w:p w14:paraId="79711249" w14:textId="77777777" w:rsidR="00281271" w:rsidRPr="002B6EAB" w:rsidRDefault="00281271" w:rsidP="00967621">
                <w:pPr>
                  <w:tabs>
                    <w:tab w:val="center" w:pos="4153"/>
                    <w:tab w:val="right" w:pos="8306"/>
                  </w:tabs>
                  <w:spacing w:before="0" w:after="0" w:line="240" w:lineRule="auto"/>
                  <w:rPr>
                    <w:rFonts w:ascii="David" w:hAnsi="David"/>
                    <w:sz w:val="20"/>
                    <w:szCs w:val="20"/>
                    <w:rtl/>
                  </w:rPr>
                </w:pPr>
                <w:r w:rsidRPr="002B6EAB">
                  <w:rPr>
                    <w:rFonts w:ascii="David" w:hAnsi="David" w:hint="cs"/>
                    <w:sz w:val="20"/>
                    <w:szCs w:val="20"/>
                    <w:rtl/>
                  </w:rPr>
                  <w:t>גרסה:</w:t>
                </w:r>
              </w:p>
            </w:tc>
            <w:sdt>
              <w:sdtPr>
                <w:rPr>
                  <w:rFonts w:ascii="David" w:hAnsi="David"/>
                  <w:color w:val="00B0F0"/>
                  <w:sz w:val="20"/>
                  <w:szCs w:val="20"/>
                  <w:rtl/>
                </w:rPr>
                <w:alias w:val="גרסת חוזה"/>
                <w:tag w:val="cntContractVersion"/>
                <w:id w:val="-1597239740"/>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01D76EBD" w14:textId="77777777" w:rsidR="00281271" w:rsidRPr="002B6EAB" w:rsidRDefault="00281271" w:rsidP="00967621">
                    <w:pPr>
                      <w:tabs>
                        <w:tab w:val="center" w:pos="4153"/>
                        <w:tab w:val="right" w:pos="8306"/>
                      </w:tabs>
                      <w:spacing w:before="0" w:after="0" w:line="240" w:lineRule="auto"/>
                      <w:ind w:left="1" w:hanging="1"/>
                      <w:rPr>
                        <w:rFonts w:ascii="David" w:hAnsi="David"/>
                        <w:color w:val="00B0F0"/>
                        <w:sz w:val="20"/>
                        <w:szCs w:val="20"/>
                        <w:rtl/>
                      </w:rPr>
                    </w:pPr>
                    <w:r w:rsidRPr="002B6EAB">
                      <w:rPr>
                        <w:rFonts w:ascii="David" w:hAnsi="David"/>
                        <w:color w:val="00B0F0"/>
                        <w:sz w:val="20"/>
                        <w:szCs w:val="20"/>
                        <w:rtl/>
                      </w:rPr>
                      <w:t>[גרסת חוזה]</w:t>
                    </w:r>
                  </w:p>
                </w:tc>
              </w:sdtContent>
            </w:sdt>
          </w:tr>
        </w:tbl>
        <w:p w14:paraId="1EA62E7F" w14:textId="77777777" w:rsidR="00281271" w:rsidRPr="002B6EAB" w:rsidRDefault="00281271" w:rsidP="00967621">
          <w:pPr>
            <w:tabs>
              <w:tab w:val="center" w:pos="4153"/>
              <w:tab w:val="right" w:pos="8306"/>
            </w:tabs>
            <w:spacing w:before="0" w:after="0" w:line="240" w:lineRule="auto"/>
            <w:rPr>
              <w:rFonts w:ascii="David" w:hAnsi="David"/>
              <w:sz w:val="20"/>
              <w:szCs w:val="20"/>
              <w:rtl/>
            </w:rPr>
          </w:pPr>
        </w:p>
      </w:tc>
      <w:tc>
        <w:tcPr>
          <w:tcW w:w="233" w:type="dxa"/>
        </w:tcPr>
        <w:p w14:paraId="685289AA" w14:textId="77777777" w:rsidR="00281271" w:rsidRPr="002B6EAB" w:rsidRDefault="00281271" w:rsidP="00967621">
          <w:pPr>
            <w:tabs>
              <w:tab w:val="center" w:pos="4153"/>
              <w:tab w:val="right" w:pos="8306"/>
            </w:tabs>
            <w:spacing w:before="0" w:after="0" w:line="240" w:lineRule="auto"/>
            <w:rPr>
              <w:rFonts w:ascii="David" w:hAnsi="David"/>
              <w:sz w:val="20"/>
              <w:szCs w:val="20"/>
              <w:rtl/>
            </w:rPr>
          </w:pPr>
        </w:p>
      </w:tc>
      <w:tc>
        <w:tcPr>
          <w:tcW w:w="1044" w:type="dxa"/>
        </w:tcPr>
        <w:p w14:paraId="41781C32" w14:textId="77777777" w:rsidR="00281271" w:rsidRPr="002B6EAB" w:rsidRDefault="00281271" w:rsidP="00967621">
          <w:pPr>
            <w:tabs>
              <w:tab w:val="center" w:pos="4153"/>
              <w:tab w:val="right" w:pos="8306"/>
            </w:tabs>
            <w:spacing w:before="0" w:after="0" w:line="240" w:lineRule="auto"/>
            <w:rPr>
              <w:rFonts w:ascii="David" w:hAnsi="David"/>
              <w:sz w:val="20"/>
              <w:szCs w:val="20"/>
              <w:rtl/>
            </w:rPr>
          </w:pPr>
          <w:r w:rsidRPr="002B6EAB">
            <w:rPr>
              <w:rFonts w:ascii="David" w:hAnsi="David" w:hint="cs"/>
              <w:sz w:val="20"/>
              <w:szCs w:val="20"/>
              <w:rtl/>
            </w:rPr>
            <w:t>סטטוס:</w:t>
          </w:r>
        </w:p>
      </w:tc>
      <w:tc>
        <w:tcPr>
          <w:tcW w:w="1763" w:type="dxa"/>
        </w:tcPr>
        <w:p w14:paraId="37DE710C" w14:textId="77777777" w:rsidR="00281271" w:rsidRPr="002B6EAB" w:rsidRDefault="00945BF5" w:rsidP="00967621">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1843010741"/>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r w:rsidR="00281271" w:rsidRPr="002B6EAB">
                <w:rPr>
                  <w:rFonts w:ascii="David" w:hAnsi="David"/>
                  <w:color w:val="00B0F0"/>
                  <w:sz w:val="20"/>
                  <w:szCs w:val="20"/>
                  <w:rtl/>
                </w:rPr>
                <w:t>[סטטוס חוזה]</w:t>
              </w:r>
            </w:sdtContent>
          </w:sdt>
        </w:p>
      </w:tc>
    </w:tr>
    <w:tr w:rsidR="00281271" w:rsidRPr="002B6EAB" w14:paraId="38855519" w14:textId="77777777" w:rsidTr="00967621">
      <w:trPr>
        <w:trHeight w:val="80"/>
      </w:trPr>
      <w:tc>
        <w:tcPr>
          <w:tcW w:w="810" w:type="dxa"/>
        </w:tcPr>
        <w:p w14:paraId="01274853" w14:textId="77777777" w:rsidR="00281271" w:rsidRPr="002B6EAB" w:rsidRDefault="00281271" w:rsidP="00967621">
          <w:pPr>
            <w:tabs>
              <w:tab w:val="center" w:pos="4153"/>
              <w:tab w:val="right" w:pos="8306"/>
            </w:tabs>
            <w:spacing w:before="0" w:after="0" w:line="240" w:lineRule="auto"/>
            <w:rPr>
              <w:rFonts w:ascii="David" w:hAnsi="David"/>
              <w:sz w:val="20"/>
              <w:szCs w:val="20"/>
              <w:rtl/>
            </w:rPr>
          </w:pPr>
        </w:p>
      </w:tc>
      <w:tc>
        <w:tcPr>
          <w:tcW w:w="1646" w:type="dxa"/>
        </w:tcPr>
        <w:p w14:paraId="5B0E5452" w14:textId="77777777" w:rsidR="00281271" w:rsidRPr="002B6EAB" w:rsidRDefault="00281271" w:rsidP="00967621">
          <w:pPr>
            <w:tabs>
              <w:tab w:val="center" w:pos="4153"/>
              <w:tab w:val="right" w:pos="8306"/>
            </w:tabs>
            <w:spacing w:before="0" w:after="0" w:line="240" w:lineRule="auto"/>
            <w:rPr>
              <w:rFonts w:ascii="David" w:hAnsi="David"/>
              <w:color w:val="00B0F0"/>
              <w:sz w:val="20"/>
              <w:szCs w:val="20"/>
              <w:rtl/>
            </w:rPr>
          </w:pPr>
        </w:p>
      </w:tc>
      <w:tc>
        <w:tcPr>
          <w:tcW w:w="2810" w:type="dxa"/>
        </w:tcPr>
        <w:p w14:paraId="4FC5A229" w14:textId="77777777" w:rsidR="00281271" w:rsidRPr="002B6EAB" w:rsidRDefault="00281271" w:rsidP="00967621">
          <w:pPr>
            <w:tabs>
              <w:tab w:val="center" w:pos="4153"/>
              <w:tab w:val="right" w:pos="8306"/>
            </w:tabs>
            <w:spacing w:before="0" w:after="0" w:line="240" w:lineRule="auto"/>
            <w:rPr>
              <w:rFonts w:ascii="David" w:hAnsi="David"/>
              <w:sz w:val="20"/>
              <w:szCs w:val="20"/>
              <w:rtl/>
            </w:rPr>
          </w:pPr>
        </w:p>
      </w:tc>
      <w:tc>
        <w:tcPr>
          <w:tcW w:w="233" w:type="dxa"/>
        </w:tcPr>
        <w:p w14:paraId="6BEAD210" w14:textId="77777777" w:rsidR="00281271" w:rsidRPr="002B6EAB" w:rsidRDefault="00281271" w:rsidP="00967621">
          <w:pPr>
            <w:tabs>
              <w:tab w:val="center" w:pos="4153"/>
              <w:tab w:val="right" w:pos="8306"/>
            </w:tabs>
            <w:spacing w:before="0" w:after="0" w:line="240" w:lineRule="auto"/>
            <w:rPr>
              <w:rFonts w:ascii="David" w:hAnsi="David"/>
              <w:sz w:val="20"/>
              <w:szCs w:val="20"/>
              <w:rtl/>
            </w:rPr>
          </w:pPr>
        </w:p>
      </w:tc>
      <w:tc>
        <w:tcPr>
          <w:tcW w:w="1044" w:type="dxa"/>
        </w:tcPr>
        <w:p w14:paraId="2A89A17B" w14:textId="77777777" w:rsidR="00281271" w:rsidRPr="002B6EAB" w:rsidRDefault="00281271" w:rsidP="00967621">
          <w:pPr>
            <w:tabs>
              <w:tab w:val="center" w:pos="4153"/>
              <w:tab w:val="right" w:pos="8306"/>
            </w:tabs>
            <w:spacing w:before="0" w:after="0" w:line="240" w:lineRule="auto"/>
            <w:rPr>
              <w:rFonts w:ascii="David" w:hAnsi="David"/>
              <w:sz w:val="20"/>
              <w:szCs w:val="20"/>
              <w:rtl/>
            </w:rPr>
          </w:pPr>
        </w:p>
      </w:tc>
      <w:tc>
        <w:tcPr>
          <w:tcW w:w="1763" w:type="dxa"/>
        </w:tcPr>
        <w:p w14:paraId="7D04B449" w14:textId="77777777" w:rsidR="00281271" w:rsidRPr="002B6EAB" w:rsidRDefault="00281271" w:rsidP="00967621">
          <w:pPr>
            <w:tabs>
              <w:tab w:val="center" w:pos="4153"/>
              <w:tab w:val="right" w:pos="8306"/>
            </w:tabs>
            <w:spacing w:before="0" w:after="0" w:line="240" w:lineRule="auto"/>
            <w:rPr>
              <w:rFonts w:ascii="David" w:hAnsi="David"/>
              <w:sz w:val="20"/>
              <w:szCs w:val="20"/>
              <w:rtl/>
            </w:rPr>
          </w:pPr>
        </w:p>
      </w:tc>
    </w:tr>
  </w:tbl>
  <w:p w14:paraId="6E1E6E3B" w14:textId="77777777" w:rsidR="00281271" w:rsidRDefault="00281271" w:rsidP="00F9429A">
    <w:pPr>
      <w:spacing w:before="0" w:beforeAutospacing="0" w:after="0" w:afterAutospacing="0" w:line="240" w:lineRule="auto"/>
      <w:rPr>
        <w:rFonts w:ascii="Arial" w:hAnsi="Arial" w:cs="Arial"/>
        <w:sz w:val="16"/>
        <w:szCs w:val="16"/>
        <w:rt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46"/>
      <w:gridCol w:w="2810"/>
      <w:gridCol w:w="233"/>
      <w:gridCol w:w="1044"/>
      <w:gridCol w:w="1763"/>
    </w:tblGrid>
    <w:tr w:rsidR="00281271" w:rsidRPr="003D5B2E" w14:paraId="5A6DDF45" w14:textId="77777777" w:rsidTr="003D5B2E">
      <w:tc>
        <w:tcPr>
          <w:tcW w:w="810" w:type="dxa"/>
        </w:tcPr>
        <w:p w14:paraId="704D6296" w14:textId="77777777" w:rsidR="00281271" w:rsidRPr="003D5B2E" w:rsidRDefault="00281271" w:rsidP="003D5B2E">
          <w:pPr>
            <w:tabs>
              <w:tab w:val="center" w:pos="4153"/>
              <w:tab w:val="right" w:pos="8306"/>
            </w:tabs>
            <w:spacing w:before="0" w:after="0" w:line="240" w:lineRule="auto"/>
            <w:rPr>
              <w:rFonts w:ascii="David" w:hAnsi="David"/>
              <w:sz w:val="20"/>
              <w:szCs w:val="20"/>
              <w:rtl/>
            </w:rPr>
          </w:pPr>
          <w:r w:rsidRPr="003D5B2E">
            <w:rPr>
              <w:rFonts w:ascii="David" w:hAnsi="David" w:hint="cs"/>
              <w:sz w:val="20"/>
              <w:szCs w:val="20"/>
              <w:rtl/>
            </w:rPr>
            <w:t xml:space="preserve">פרויקט: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646" w:type="dxa"/>
            </w:tcPr>
            <w:p w14:paraId="63CBFF7D" w14:textId="77777777" w:rsidR="00281271" w:rsidRPr="003D5B2E" w:rsidRDefault="00945BF5" w:rsidP="003D5B2E">
              <w:pPr>
                <w:tabs>
                  <w:tab w:val="center" w:pos="4153"/>
                  <w:tab w:val="right" w:pos="8306"/>
                </w:tabs>
                <w:spacing w:before="0" w:after="0" w:line="240" w:lineRule="auto"/>
                <w:rPr>
                  <w:rFonts w:ascii="David" w:hAnsi="David"/>
                  <w:color w:val="00B0F0"/>
                  <w:sz w:val="20"/>
                  <w:szCs w:val="20"/>
                  <w:rtl/>
                </w:rPr>
              </w:pPr>
              <w:ins w:id="37" w:author="Kook Sec" w:date="2024-07-28T13:13:00Z">
                <w:r>
                  <w:rPr>
                    <w:rFonts w:ascii="David" w:hAnsi="David"/>
                    <w:color w:val="00B0F0"/>
                    <w:sz w:val="20"/>
                    <w:szCs w:val="20"/>
                    <w:rtl/>
                  </w:rPr>
                  <w:t>פ.א פיתוח ובנייה בירושלים בע"מ</w:t>
                </w:r>
              </w:ins>
            </w:p>
          </w:tc>
        </w:sdtContent>
      </w:sdt>
      <w:tc>
        <w:tcPr>
          <w:tcW w:w="2810" w:type="dxa"/>
        </w:tcPr>
        <w:p w14:paraId="241546F0" w14:textId="77777777" w:rsidR="00281271" w:rsidRPr="003D5B2E" w:rsidRDefault="00281271" w:rsidP="003D5B2E">
          <w:pPr>
            <w:tabs>
              <w:tab w:val="center" w:pos="4153"/>
              <w:tab w:val="right" w:pos="8306"/>
            </w:tabs>
            <w:spacing w:before="0" w:after="0" w:line="240" w:lineRule="auto"/>
            <w:rPr>
              <w:rFonts w:ascii="David" w:hAnsi="David"/>
              <w:sz w:val="20"/>
              <w:szCs w:val="20"/>
              <w:rtl/>
            </w:rPr>
          </w:pPr>
          <w:r w:rsidRPr="003D5B2E">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hint="cs"/>
                  <w:sz w:val="20"/>
                  <w:szCs w:val="20"/>
                  <w:rtl/>
                </w:rPr>
                <w:t>קבלן ראשי כללי</w:t>
              </w:r>
            </w:sdtContent>
          </w:sdt>
        </w:p>
      </w:tc>
      <w:tc>
        <w:tcPr>
          <w:tcW w:w="233" w:type="dxa"/>
        </w:tcPr>
        <w:p w14:paraId="5F4F2793" w14:textId="77777777" w:rsidR="00281271" w:rsidRPr="003D5B2E" w:rsidRDefault="00281271" w:rsidP="003D5B2E">
          <w:pPr>
            <w:tabs>
              <w:tab w:val="center" w:pos="4153"/>
              <w:tab w:val="right" w:pos="8306"/>
            </w:tabs>
            <w:spacing w:before="0" w:after="0" w:line="240" w:lineRule="auto"/>
            <w:rPr>
              <w:rFonts w:ascii="David" w:hAnsi="David"/>
              <w:sz w:val="16"/>
              <w:szCs w:val="16"/>
              <w:rtl/>
            </w:rPr>
          </w:pPr>
        </w:p>
      </w:tc>
      <w:tc>
        <w:tcPr>
          <w:tcW w:w="1044" w:type="dxa"/>
        </w:tcPr>
        <w:p w14:paraId="7AAE09B1" w14:textId="77777777" w:rsidR="00281271" w:rsidRPr="003D5B2E" w:rsidRDefault="00281271" w:rsidP="003D5B2E">
          <w:pPr>
            <w:tabs>
              <w:tab w:val="center" w:pos="4153"/>
              <w:tab w:val="right" w:pos="8306"/>
            </w:tabs>
            <w:spacing w:before="0" w:after="0" w:line="240" w:lineRule="auto"/>
            <w:rPr>
              <w:rFonts w:ascii="David" w:hAnsi="David"/>
              <w:sz w:val="20"/>
              <w:szCs w:val="20"/>
              <w:rtl/>
            </w:rPr>
          </w:pPr>
          <w:r w:rsidRPr="003D5B2E">
            <w:rPr>
              <w:rFonts w:ascii="David" w:hAnsi="David"/>
              <w:sz w:val="20"/>
              <w:szCs w:val="20"/>
              <w:rtl/>
            </w:rPr>
            <w:t>מס' חוזה</w:t>
          </w:r>
          <w:r w:rsidRPr="003D5B2E">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1763" w:type="dxa"/>
            </w:tcPr>
            <w:p w14:paraId="01B6BC99" w14:textId="77777777" w:rsidR="00281271" w:rsidRPr="003D5B2E" w:rsidRDefault="00281271" w:rsidP="003D5B2E">
              <w:pPr>
                <w:tabs>
                  <w:tab w:val="center" w:pos="4153"/>
                  <w:tab w:val="right" w:pos="8306"/>
                </w:tabs>
                <w:spacing w:before="0" w:after="0" w:line="240" w:lineRule="auto"/>
                <w:rPr>
                  <w:rFonts w:ascii="David" w:hAnsi="David"/>
                  <w:sz w:val="20"/>
                  <w:szCs w:val="20"/>
                  <w:rtl/>
                </w:rPr>
              </w:pPr>
              <w:r>
                <w:rPr>
                  <w:rFonts w:ascii="David" w:hAnsi="David" w:hint="cs"/>
                  <w:sz w:val="20"/>
                  <w:szCs w:val="20"/>
                </w:rPr>
                <w:t>CONT-5-716</w:t>
              </w:r>
            </w:p>
          </w:tc>
        </w:sdtContent>
      </w:sdt>
    </w:tr>
    <w:tr w:rsidR="00281271" w:rsidRPr="003D5B2E" w14:paraId="502C1D88" w14:textId="77777777" w:rsidTr="003D5B2E">
      <w:tc>
        <w:tcPr>
          <w:tcW w:w="810" w:type="dxa"/>
        </w:tcPr>
        <w:p w14:paraId="441B41EB" w14:textId="77777777" w:rsidR="00281271" w:rsidRPr="003D5B2E" w:rsidRDefault="00281271" w:rsidP="003D5B2E">
          <w:pPr>
            <w:tabs>
              <w:tab w:val="center" w:pos="4153"/>
              <w:tab w:val="right" w:pos="8306"/>
            </w:tabs>
            <w:spacing w:before="0" w:after="0" w:line="240" w:lineRule="auto"/>
            <w:rPr>
              <w:rFonts w:ascii="David" w:hAnsi="David"/>
              <w:sz w:val="20"/>
              <w:szCs w:val="20"/>
              <w:rtl/>
            </w:rPr>
          </w:pPr>
          <w:r w:rsidRPr="003D5B2E">
            <w:rPr>
              <w:rFonts w:ascii="David" w:hAnsi="David" w:hint="cs"/>
              <w:sz w:val="20"/>
              <w:szCs w:val="20"/>
              <w:rtl/>
            </w:rPr>
            <w:t>ספק:</w:t>
          </w:r>
        </w:p>
      </w:tc>
      <w:sdt>
        <w:sdtPr>
          <w:rPr>
            <w:rFonts w:ascii="David" w:hAnsi="David"/>
            <w:color w:val="00B0F0"/>
            <w:sz w:val="20"/>
            <w:szCs w:val="20"/>
            <w:rtl/>
          </w:rPr>
          <w:alias w:val="שם ספק"/>
          <w:tag w:val="cntSupllierName"/>
          <w:id w:val="-121312779"/>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646" w:type="dxa"/>
            </w:tcPr>
            <w:p w14:paraId="64BCBBC5" w14:textId="77777777" w:rsidR="00281271" w:rsidRPr="003D5B2E" w:rsidRDefault="00281271" w:rsidP="003D5B2E">
              <w:pPr>
                <w:tabs>
                  <w:tab w:val="center" w:pos="4153"/>
                  <w:tab w:val="right" w:pos="8306"/>
                </w:tabs>
                <w:spacing w:before="0" w:after="0" w:line="240" w:lineRule="auto"/>
                <w:rPr>
                  <w:rFonts w:ascii="David" w:hAnsi="David"/>
                  <w:color w:val="00B0F0"/>
                  <w:sz w:val="20"/>
                  <w:szCs w:val="20"/>
                  <w:rtl/>
                </w:rPr>
              </w:pPr>
              <w:r w:rsidRPr="003D5B2E">
                <w:rPr>
                  <w:color w:val="00B0F0"/>
                  <w:sz w:val="20"/>
                  <w:szCs w:val="20"/>
                  <w:rtl/>
                </w:rPr>
                <w:t>[שם ספק]</w:t>
              </w:r>
            </w:p>
          </w:tc>
        </w:sdtContent>
      </w:sdt>
      <w:tc>
        <w:tcPr>
          <w:tcW w:w="2810" w:type="dxa"/>
        </w:tcPr>
        <w:tbl>
          <w:tblPr>
            <w:tblStyle w:val="13"/>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281271" w:rsidRPr="003D5B2E" w14:paraId="296D875B" w14:textId="77777777" w:rsidTr="00E56613">
            <w:trPr>
              <w:trHeight w:val="201"/>
            </w:trPr>
            <w:tc>
              <w:tcPr>
                <w:tcW w:w="926" w:type="dxa"/>
              </w:tcPr>
              <w:p w14:paraId="377C67E2" w14:textId="77777777" w:rsidR="00281271" w:rsidRPr="003D5B2E" w:rsidRDefault="00281271" w:rsidP="003D5B2E">
                <w:pPr>
                  <w:tabs>
                    <w:tab w:val="center" w:pos="4153"/>
                    <w:tab w:val="right" w:pos="8306"/>
                  </w:tabs>
                  <w:spacing w:before="0" w:after="0" w:line="240" w:lineRule="auto"/>
                  <w:rPr>
                    <w:rFonts w:ascii="David" w:hAnsi="David"/>
                    <w:sz w:val="20"/>
                    <w:szCs w:val="20"/>
                    <w:rtl/>
                  </w:rPr>
                </w:pPr>
                <w:r w:rsidRPr="003D5B2E">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3AAA117C" w14:textId="77777777" w:rsidR="00281271" w:rsidRPr="003D5B2E" w:rsidRDefault="00281271" w:rsidP="003D5B2E">
                    <w:pPr>
                      <w:tabs>
                        <w:tab w:val="center" w:pos="4153"/>
                        <w:tab w:val="right" w:pos="8306"/>
                      </w:tabs>
                      <w:spacing w:before="0" w:after="0" w:line="240" w:lineRule="auto"/>
                      <w:ind w:left="1" w:hanging="1"/>
                      <w:rPr>
                        <w:rFonts w:ascii="David" w:hAnsi="David"/>
                        <w:color w:val="00B0F0"/>
                        <w:sz w:val="20"/>
                        <w:szCs w:val="20"/>
                        <w:rtl/>
                      </w:rPr>
                    </w:pPr>
                    <w:r w:rsidRPr="003D5B2E">
                      <w:rPr>
                        <w:rFonts w:ascii="David" w:hAnsi="David"/>
                        <w:color w:val="00B0F0"/>
                        <w:sz w:val="20"/>
                        <w:szCs w:val="20"/>
                        <w:rtl/>
                      </w:rPr>
                      <w:t>[גרסת חוזה]</w:t>
                    </w:r>
                  </w:p>
                </w:tc>
              </w:sdtContent>
            </w:sdt>
          </w:tr>
        </w:tbl>
        <w:p w14:paraId="69EE8892" w14:textId="77777777" w:rsidR="00281271" w:rsidRPr="003D5B2E" w:rsidRDefault="00281271" w:rsidP="003D5B2E">
          <w:pPr>
            <w:tabs>
              <w:tab w:val="center" w:pos="4153"/>
              <w:tab w:val="right" w:pos="8306"/>
            </w:tabs>
            <w:spacing w:before="0" w:after="0" w:line="240" w:lineRule="auto"/>
            <w:rPr>
              <w:rFonts w:ascii="David" w:hAnsi="David"/>
              <w:sz w:val="20"/>
              <w:szCs w:val="20"/>
              <w:rtl/>
            </w:rPr>
          </w:pPr>
        </w:p>
      </w:tc>
      <w:tc>
        <w:tcPr>
          <w:tcW w:w="233" w:type="dxa"/>
        </w:tcPr>
        <w:p w14:paraId="7EFA330F" w14:textId="77777777" w:rsidR="00281271" w:rsidRPr="003D5B2E" w:rsidRDefault="00281271" w:rsidP="003D5B2E">
          <w:pPr>
            <w:tabs>
              <w:tab w:val="center" w:pos="4153"/>
              <w:tab w:val="right" w:pos="8306"/>
            </w:tabs>
            <w:spacing w:before="0" w:after="0" w:line="240" w:lineRule="auto"/>
            <w:rPr>
              <w:rFonts w:ascii="David" w:hAnsi="David"/>
              <w:sz w:val="20"/>
              <w:szCs w:val="20"/>
              <w:rtl/>
            </w:rPr>
          </w:pPr>
        </w:p>
      </w:tc>
      <w:tc>
        <w:tcPr>
          <w:tcW w:w="1044" w:type="dxa"/>
        </w:tcPr>
        <w:p w14:paraId="5F85C779" w14:textId="77777777" w:rsidR="00281271" w:rsidRPr="003D5B2E" w:rsidRDefault="00281271" w:rsidP="003D5B2E">
          <w:pPr>
            <w:tabs>
              <w:tab w:val="center" w:pos="4153"/>
              <w:tab w:val="right" w:pos="8306"/>
            </w:tabs>
            <w:spacing w:before="0" w:after="0" w:line="240" w:lineRule="auto"/>
            <w:rPr>
              <w:rFonts w:ascii="David" w:hAnsi="David"/>
              <w:sz w:val="20"/>
              <w:szCs w:val="20"/>
              <w:rtl/>
            </w:rPr>
          </w:pPr>
          <w:r w:rsidRPr="003D5B2E">
            <w:rPr>
              <w:rFonts w:ascii="David" w:hAnsi="David" w:hint="cs"/>
              <w:sz w:val="20"/>
              <w:szCs w:val="20"/>
              <w:rtl/>
            </w:rPr>
            <w:t>סטטוס:</w:t>
          </w:r>
        </w:p>
      </w:tc>
      <w:tc>
        <w:tcPr>
          <w:tcW w:w="1763" w:type="dxa"/>
        </w:tcPr>
        <w:p w14:paraId="2A426512" w14:textId="77777777" w:rsidR="00281271" w:rsidRPr="003D5B2E" w:rsidRDefault="00945BF5" w:rsidP="003D5B2E">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r w:rsidR="00281271" w:rsidRPr="003D5B2E">
                <w:rPr>
                  <w:rFonts w:ascii="David" w:hAnsi="David"/>
                  <w:color w:val="00B0F0"/>
                  <w:sz w:val="20"/>
                  <w:szCs w:val="20"/>
                  <w:rtl/>
                </w:rPr>
                <w:t>[סטטוס חוזה]</w:t>
              </w:r>
            </w:sdtContent>
          </w:sdt>
        </w:p>
      </w:tc>
    </w:tr>
    <w:tr w:rsidR="00281271" w:rsidRPr="003D5B2E" w14:paraId="30FC110C" w14:textId="77777777" w:rsidTr="003D5B2E">
      <w:trPr>
        <w:trHeight w:val="80"/>
      </w:trPr>
      <w:tc>
        <w:tcPr>
          <w:tcW w:w="810" w:type="dxa"/>
        </w:tcPr>
        <w:p w14:paraId="4775DAE0" w14:textId="77777777" w:rsidR="00281271" w:rsidRPr="003D5B2E" w:rsidRDefault="00281271" w:rsidP="003D5B2E">
          <w:pPr>
            <w:tabs>
              <w:tab w:val="center" w:pos="4153"/>
              <w:tab w:val="right" w:pos="8306"/>
            </w:tabs>
            <w:spacing w:before="0" w:after="0" w:line="240" w:lineRule="auto"/>
            <w:rPr>
              <w:rFonts w:ascii="David" w:hAnsi="David"/>
              <w:sz w:val="20"/>
              <w:szCs w:val="20"/>
              <w:rtl/>
            </w:rPr>
          </w:pPr>
        </w:p>
      </w:tc>
      <w:tc>
        <w:tcPr>
          <w:tcW w:w="1646" w:type="dxa"/>
        </w:tcPr>
        <w:p w14:paraId="0F5A8F81" w14:textId="77777777" w:rsidR="00281271" w:rsidRPr="003D5B2E" w:rsidRDefault="00281271" w:rsidP="003D5B2E">
          <w:pPr>
            <w:tabs>
              <w:tab w:val="center" w:pos="4153"/>
              <w:tab w:val="right" w:pos="8306"/>
            </w:tabs>
            <w:spacing w:before="0" w:after="0" w:line="240" w:lineRule="auto"/>
            <w:rPr>
              <w:rFonts w:ascii="David" w:hAnsi="David"/>
              <w:color w:val="00B0F0"/>
              <w:sz w:val="20"/>
              <w:szCs w:val="20"/>
              <w:rtl/>
            </w:rPr>
          </w:pPr>
        </w:p>
      </w:tc>
      <w:tc>
        <w:tcPr>
          <w:tcW w:w="2810" w:type="dxa"/>
        </w:tcPr>
        <w:p w14:paraId="20401052" w14:textId="77777777" w:rsidR="00281271" w:rsidRPr="003D5B2E" w:rsidRDefault="00281271" w:rsidP="003D5B2E">
          <w:pPr>
            <w:tabs>
              <w:tab w:val="center" w:pos="4153"/>
              <w:tab w:val="right" w:pos="8306"/>
            </w:tabs>
            <w:spacing w:before="0" w:after="0" w:line="240" w:lineRule="auto"/>
            <w:rPr>
              <w:rFonts w:ascii="David" w:hAnsi="David"/>
              <w:sz w:val="20"/>
              <w:szCs w:val="20"/>
              <w:rtl/>
            </w:rPr>
          </w:pPr>
        </w:p>
      </w:tc>
      <w:tc>
        <w:tcPr>
          <w:tcW w:w="233" w:type="dxa"/>
        </w:tcPr>
        <w:p w14:paraId="54BEE611" w14:textId="77777777" w:rsidR="00281271" w:rsidRPr="003D5B2E" w:rsidRDefault="00281271" w:rsidP="003D5B2E">
          <w:pPr>
            <w:tabs>
              <w:tab w:val="center" w:pos="4153"/>
              <w:tab w:val="right" w:pos="8306"/>
            </w:tabs>
            <w:spacing w:before="0" w:after="0" w:line="240" w:lineRule="auto"/>
            <w:rPr>
              <w:rFonts w:ascii="David" w:hAnsi="David"/>
              <w:sz w:val="20"/>
              <w:szCs w:val="20"/>
              <w:rtl/>
            </w:rPr>
          </w:pPr>
        </w:p>
      </w:tc>
      <w:tc>
        <w:tcPr>
          <w:tcW w:w="1044" w:type="dxa"/>
        </w:tcPr>
        <w:p w14:paraId="3A8CF092" w14:textId="77777777" w:rsidR="00281271" w:rsidRPr="003D5B2E" w:rsidRDefault="00281271" w:rsidP="003D5B2E">
          <w:pPr>
            <w:tabs>
              <w:tab w:val="center" w:pos="4153"/>
              <w:tab w:val="right" w:pos="8306"/>
            </w:tabs>
            <w:spacing w:before="0" w:after="0" w:line="240" w:lineRule="auto"/>
            <w:rPr>
              <w:rFonts w:ascii="David" w:hAnsi="David"/>
              <w:sz w:val="20"/>
              <w:szCs w:val="20"/>
              <w:rtl/>
            </w:rPr>
          </w:pPr>
        </w:p>
      </w:tc>
      <w:tc>
        <w:tcPr>
          <w:tcW w:w="1763" w:type="dxa"/>
        </w:tcPr>
        <w:p w14:paraId="4BF5D513" w14:textId="77777777" w:rsidR="00281271" w:rsidRPr="003D5B2E" w:rsidRDefault="00281271" w:rsidP="003D5B2E">
          <w:pPr>
            <w:tabs>
              <w:tab w:val="center" w:pos="4153"/>
              <w:tab w:val="right" w:pos="8306"/>
            </w:tabs>
            <w:spacing w:before="0" w:after="0" w:line="240" w:lineRule="auto"/>
            <w:rPr>
              <w:rFonts w:ascii="David" w:hAnsi="David"/>
              <w:sz w:val="20"/>
              <w:szCs w:val="20"/>
              <w:rtl/>
            </w:rPr>
          </w:pPr>
        </w:p>
      </w:tc>
    </w:tr>
  </w:tbl>
  <w:p w14:paraId="5126B65A" w14:textId="77777777" w:rsidR="00281271" w:rsidRPr="003D5B2E" w:rsidRDefault="00281271" w:rsidP="005519DD">
    <w:pPr>
      <w:spacing w:before="0" w:beforeAutospacing="0" w:after="0" w:afterAutospacing="0" w:line="240" w:lineRule="auto"/>
      <w:rPr>
        <w:rFonts w:ascii="Arial" w:hAnsi="Arial" w:cs="Arial"/>
        <w:sz w:val="16"/>
        <w:szCs w:val="1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3D75104" w14:textId="77777777" w:rsidR="00945BF5" w:rsidRDefault="00945BF5" w:rsidP="00AF234B">
      <w:pPr>
        <w:spacing w:before="0" w:after="0" w:line="240" w:lineRule="auto"/>
      </w:pPr>
      <w:r>
        <w:separator/>
      </w:r>
    </w:p>
  </w:footnote>
  <w:footnote w:type="continuationSeparator" w:id="0">
    <w:p w14:paraId="161F637C" w14:textId="77777777" w:rsidR="00945BF5" w:rsidRDefault="00945BF5" w:rsidP="00AF234B">
      <w:pPr>
        <w:spacing w:before="0" w:after="0" w:line="240" w:lineRule="auto"/>
      </w:pPr>
      <w:r>
        <w:continuationSeparator/>
      </w:r>
    </w:p>
  </w:footnote>
  <w:footnote w:type="continuationNotice" w:id="1">
    <w:p w14:paraId="024E64D4" w14:textId="77777777" w:rsidR="00945BF5" w:rsidRDefault="00945BF5">
      <w:pPr>
        <w:spacing w:before="0"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73E1A19" w14:textId="77777777" w:rsidR="00281271" w:rsidRDefault="00281271" w:rsidP="00E56613">
    <w:pPr>
      <w:pStyle w:val="a4"/>
      <w:framePr w:wrap="around" w:vAnchor="text" w:hAnchor="text" w:xAlign="center" w:y="1"/>
      <w:rPr>
        <w:rStyle w:val="af2"/>
      </w:rPr>
    </w:pPr>
    <w:r>
      <w:rPr>
        <w:rStyle w:val="af2"/>
      </w:rPr>
      <w:fldChar w:fldCharType="begin"/>
    </w:r>
    <w:r>
      <w:rPr>
        <w:rStyle w:val="af2"/>
      </w:rPr>
      <w:instrText xml:space="preserve">PAGE  </w:instrText>
    </w:r>
    <w:r>
      <w:rPr>
        <w:rStyle w:val="af2"/>
      </w:rPr>
      <w:fldChar w:fldCharType="end"/>
    </w:r>
  </w:p>
  <w:p w14:paraId="647C054D" w14:textId="77777777" w:rsidR="00281271" w:rsidRDefault="00281271">
    <w:pPr>
      <w:pStyle w:val="a4"/>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2BC565F" w14:textId="77777777" w:rsidR="00281271" w:rsidRDefault="00281271" w:rsidP="00E56613">
    <w:pPr>
      <w:pStyle w:val="Header1"/>
      <w:tabs>
        <w:tab w:val="clear" w:pos="4153"/>
        <w:tab w:val="left" w:pos="455"/>
        <w:tab w:val="center" w:pos="4156"/>
      </w:tabs>
      <w:rPr>
        <w:rtl/>
      </w:rPr>
    </w:pPr>
    <w:r>
      <w:rPr>
        <w:rtl/>
      </w:rPr>
      <w:tab/>
    </w:r>
    <w:r>
      <w:rPr>
        <w:rtl/>
      </w:rPr>
      <w:tab/>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792596257"/>
      <w:docPartObj>
        <w:docPartGallery w:val="Page Numbers (Top of Page)"/>
        <w:docPartUnique/>
      </w:docPartObj>
    </w:sdtPr>
    <w:sdtEndPr/>
    <w:sdtContent>
      <w:p w14:paraId="2BF0FC61" w14:textId="77777777" w:rsidR="00281271" w:rsidRDefault="00281271" w:rsidP="00CF334C">
        <w:pPr>
          <w:pStyle w:val="a4"/>
          <w:jc w:val="center"/>
        </w:pPr>
        <w:r>
          <w:fldChar w:fldCharType="begin"/>
        </w:r>
        <w:r>
          <w:instrText xml:space="preserve"> PAGE   \* MERGEFORMAT </w:instrText>
        </w:r>
        <w:r>
          <w:fldChar w:fldCharType="separate"/>
        </w:r>
        <w:r w:rsidR="00945BF5">
          <w:rPr>
            <w:noProof/>
            <w:rtl/>
          </w:rPr>
          <w:t>127</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B548C3"/>
    <w:multiLevelType w:val="hybridMultilevel"/>
    <w:tmpl w:val="2DFA4BEA"/>
    <w:lvl w:ilvl="0" w:tplc="633C5308">
      <w:start w:val="1"/>
      <w:numFmt w:val="hebrew1"/>
      <w:lvlText w:val="%1."/>
      <w:lvlJc w:val="left"/>
      <w:pPr>
        <w:tabs>
          <w:tab w:val="num" w:pos="1440"/>
        </w:tabs>
        <w:ind w:left="1440" w:hanging="720"/>
      </w:pPr>
      <w:rPr>
        <w:rFonts w:cs="Times New Roman" w:hint="default"/>
        <w:b/>
        <w:bCs/>
        <w:sz w:val="2"/>
        <w:szCs w:val="26"/>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 w15:restartNumberingAfterBreak="0">
    <w:nsid w:val="00F8464A"/>
    <w:multiLevelType w:val="hybridMultilevel"/>
    <w:tmpl w:val="0EA63DF6"/>
    <w:lvl w:ilvl="0" w:tplc="76B80430">
      <w:start w:val="1"/>
      <w:numFmt w:val="hebrew1"/>
      <w:lvlText w:val="%1."/>
      <w:lvlJc w:val="left"/>
      <w:pPr>
        <w:tabs>
          <w:tab w:val="num" w:pos="1440"/>
        </w:tabs>
        <w:ind w:left="1440" w:hanging="720"/>
      </w:pPr>
      <w:rPr>
        <w:rFonts w:cs="Times New Roman" w:hint="default"/>
        <w:b/>
        <w:bCs/>
        <w:sz w:val="2"/>
        <w:szCs w:val="26"/>
      </w:rPr>
    </w:lvl>
    <w:lvl w:ilvl="1" w:tplc="6338B266">
      <w:numFmt w:val="bullet"/>
      <w:lvlText w:val="•"/>
      <w:lvlJc w:val="left"/>
      <w:pPr>
        <w:ind w:left="1755" w:hanging="675"/>
      </w:pPr>
      <w:rPr>
        <w:rFonts w:ascii="David" w:eastAsia="Calibri" w:hAnsi="David" w:cs="David" w:hint="default"/>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 w15:restartNumberingAfterBreak="0">
    <w:nsid w:val="014025C7"/>
    <w:multiLevelType w:val="hybridMultilevel"/>
    <w:tmpl w:val="D78E25F6"/>
    <w:lvl w:ilvl="0" w:tplc="156C3F98">
      <w:start w:val="1"/>
      <w:numFmt w:val="decimal"/>
      <w:lvlText w:val="%1."/>
      <w:lvlJc w:val="left"/>
      <w:pPr>
        <w:tabs>
          <w:tab w:val="num" w:pos="567"/>
        </w:tabs>
        <w:ind w:left="567" w:hanging="567"/>
      </w:pPr>
      <w:rPr>
        <w:rFonts w:cs="Times New Roman"/>
      </w:rPr>
    </w:lvl>
    <w:lvl w:ilvl="1" w:tplc="040D0019">
      <w:start w:val="1"/>
      <w:numFmt w:val="decimal"/>
      <w:lvlText w:val="%2."/>
      <w:lvlJc w:val="left"/>
      <w:pPr>
        <w:tabs>
          <w:tab w:val="num" w:pos="1440"/>
        </w:tabs>
        <w:ind w:left="1440" w:hanging="360"/>
      </w:pPr>
      <w:rPr>
        <w:rFonts w:cs="Times New Roman"/>
      </w:rPr>
    </w:lvl>
    <w:lvl w:ilvl="2" w:tplc="62141CFA">
      <w:start w:val="3"/>
      <w:numFmt w:val="bullet"/>
      <w:lvlText w:val="-"/>
      <w:lvlJc w:val="left"/>
      <w:pPr>
        <w:tabs>
          <w:tab w:val="num" w:pos="2160"/>
        </w:tabs>
        <w:ind w:left="2160" w:hanging="360"/>
      </w:pPr>
      <w:rPr>
        <w:rFonts w:ascii="Times New Roman" w:eastAsia="Times New Roman" w:hAnsi="Times New Roman" w:hint="default"/>
      </w:rPr>
    </w:lvl>
    <w:lvl w:ilvl="3" w:tplc="040D000F">
      <w:start w:val="1"/>
      <w:numFmt w:val="decimal"/>
      <w:lvlText w:val="%4."/>
      <w:lvlJc w:val="left"/>
      <w:pPr>
        <w:tabs>
          <w:tab w:val="num" w:pos="2880"/>
        </w:tabs>
        <w:ind w:left="2880" w:hanging="360"/>
      </w:pPr>
      <w:rPr>
        <w:rFonts w:cs="Times New Roman"/>
      </w:rPr>
    </w:lvl>
    <w:lvl w:ilvl="4" w:tplc="040D0019">
      <w:start w:val="1"/>
      <w:numFmt w:val="decimal"/>
      <w:lvlText w:val="%5."/>
      <w:lvlJc w:val="left"/>
      <w:pPr>
        <w:tabs>
          <w:tab w:val="num" w:pos="3600"/>
        </w:tabs>
        <w:ind w:left="3600" w:hanging="360"/>
      </w:pPr>
      <w:rPr>
        <w:rFonts w:cs="Times New Roman"/>
      </w:rPr>
    </w:lvl>
    <w:lvl w:ilvl="5" w:tplc="040D001B">
      <w:start w:val="1"/>
      <w:numFmt w:val="decimal"/>
      <w:lvlText w:val="%6."/>
      <w:lvlJc w:val="left"/>
      <w:pPr>
        <w:tabs>
          <w:tab w:val="num" w:pos="4320"/>
        </w:tabs>
        <w:ind w:left="4320" w:hanging="360"/>
      </w:pPr>
      <w:rPr>
        <w:rFonts w:cs="Times New Roman"/>
      </w:rPr>
    </w:lvl>
    <w:lvl w:ilvl="6" w:tplc="040D000F">
      <w:start w:val="1"/>
      <w:numFmt w:val="decimal"/>
      <w:lvlText w:val="%7."/>
      <w:lvlJc w:val="left"/>
      <w:pPr>
        <w:tabs>
          <w:tab w:val="num" w:pos="5040"/>
        </w:tabs>
        <w:ind w:left="5040" w:hanging="360"/>
      </w:pPr>
      <w:rPr>
        <w:rFonts w:cs="Times New Roman"/>
      </w:rPr>
    </w:lvl>
    <w:lvl w:ilvl="7" w:tplc="040D0019">
      <w:start w:val="1"/>
      <w:numFmt w:val="decimal"/>
      <w:lvlText w:val="%8."/>
      <w:lvlJc w:val="left"/>
      <w:pPr>
        <w:tabs>
          <w:tab w:val="num" w:pos="5760"/>
        </w:tabs>
        <w:ind w:left="5760" w:hanging="360"/>
      </w:pPr>
      <w:rPr>
        <w:rFonts w:cs="Times New Roman"/>
      </w:rPr>
    </w:lvl>
    <w:lvl w:ilvl="8" w:tplc="040D001B">
      <w:start w:val="1"/>
      <w:numFmt w:val="decimal"/>
      <w:lvlText w:val="%9."/>
      <w:lvlJc w:val="left"/>
      <w:pPr>
        <w:tabs>
          <w:tab w:val="num" w:pos="6480"/>
        </w:tabs>
        <w:ind w:left="6480" w:hanging="360"/>
      </w:pPr>
      <w:rPr>
        <w:rFonts w:cs="Times New Roman"/>
      </w:rPr>
    </w:lvl>
  </w:abstractNum>
  <w:abstractNum w:abstractNumId="3" w15:restartNumberingAfterBreak="0">
    <w:nsid w:val="08387696"/>
    <w:multiLevelType w:val="hybridMultilevel"/>
    <w:tmpl w:val="93546452"/>
    <w:lvl w:ilvl="0" w:tplc="CB38D066">
      <w:start w:val="1"/>
      <w:numFmt w:val="hebrew1"/>
      <w:lvlText w:val="%1."/>
      <w:lvlJc w:val="left"/>
      <w:pPr>
        <w:ind w:left="3966" w:hanging="360"/>
      </w:pPr>
      <w:rPr>
        <w:rFonts w:hint="default"/>
      </w:rPr>
    </w:lvl>
    <w:lvl w:ilvl="1" w:tplc="04090019" w:tentative="1">
      <w:start w:val="1"/>
      <w:numFmt w:val="lowerLetter"/>
      <w:lvlText w:val="%2."/>
      <w:lvlJc w:val="left"/>
      <w:pPr>
        <w:ind w:left="4686" w:hanging="360"/>
      </w:pPr>
    </w:lvl>
    <w:lvl w:ilvl="2" w:tplc="0409001B" w:tentative="1">
      <w:start w:val="1"/>
      <w:numFmt w:val="lowerRoman"/>
      <w:lvlText w:val="%3."/>
      <w:lvlJc w:val="right"/>
      <w:pPr>
        <w:ind w:left="5406" w:hanging="180"/>
      </w:pPr>
    </w:lvl>
    <w:lvl w:ilvl="3" w:tplc="0409000F" w:tentative="1">
      <w:start w:val="1"/>
      <w:numFmt w:val="decimal"/>
      <w:lvlText w:val="%4."/>
      <w:lvlJc w:val="left"/>
      <w:pPr>
        <w:ind w:left="6126" w:hanging="360"/>
      </w:pPr>
    </w:lvl>
    <w:lvl w:ilvl="4" w:tplc="04090019" w:tentative="1">
      <w:start w:val="1"/>
      <w:numFmt w:val="lowerLetter"/>
      <w:lvlText w:val="%5."/>
      <w:lvlJc w:val="left"/>
      <w:pPr>
        <w:ind w:left="6846" w:hanging="360"/>
      </w:pPr>
    </w:lvl>
    <w:lvl w:ilvl="5" w:tplc="0409001B" w:tentative="1">
      <w:start w:val="1"/>
      <w:numFmt w:val="lowerRoman"/>
      <w:lvlText w:val="%6."/>
      <w:lvlJc w:val="right"/>
      <w:pPr>
        <w:ind w:left="7566" w:hanging="180"/>
      </w:pPr>
    </w:lvl>
    <w:lvl w:ilvl="6" w:tplc="0409000F" w:tentative="1">
      <w:start w:val="1"/>
      <w:numFmt w:val="decimal"/>
      <w:lvlText w:val="%7."/>
      <w:lvlJc w:val="left"/>
      <w:pPr>
        <w:ind w:left="8286" w:hanging="360"/>
      </w:pPr>
    </w:lvl>
    <w:lvl w:ilvl="7" w:tplc="04090019" w:tentative="1">
      <w:start w:val="1"/>
      <w:numFmt w:val="lowerLetter"/>
      <w:lvlText w:val="%8."/>
      <w:lvlJc w:val="left"/>
      <w:pPr>
        <w:ind w:left="9006" w:hanging="360"/>
      </w:pPr>
    </w:lvl>
    <w:lvl w:ilvl="8" w:tplc="0409001B" w:tentative="1">
      <w:start w:val="1"/>
      <w:numFmt w:val="lowerRoman"/>
      <w:lvlText w:val="%9."/>
      <w:lvlJc w:val="right"/>
      <w:pPr>
        <w:ind w:left="9726" w:hanging="180"/>
      </w:pPr>
    </w:lvl>
  </w:abstractNum>
  <w:abstractNum w:abstractNumId="4" w15:restartNumberingAfterBreak="0">
    <w:nsid w:val="0C444D30"/>
    <w:multiLevelType w:val="multilevel"/>
    <w:tmpl w:val="B2D6566E"/>
    <w:lvl w:ilvl="0">
      <w:start w:val="1"/>
      <w:numFmt w:val="decimal"/>
      <w:lvlText w:val="%1."/>
      <w:lvlJc w:val="left"/>
      <w:pPr>
        <w:tabs>
          <w:tab w:val="num" w:pos="1134"/>
        </w:tabs>
        <w:ind w:left="1134" w:hanging="567"/>
      </w:pPr>
      <w:rPr>
        <w:rFonts w:cs="Times New Roman"/>
      </w:rPr>
    </w:lvl>
    <w:lvl w:ilvl="1">
      <w:start w:val="1"/>
      <w:numFmt w:val="decimal"/>
      <w:lvlText w:val="2.%2."/>
      <w:lvlJc w:val="left"/>
      <w:pPr>
        <w:tabs>
          <w:tab w:val="num" w:pos="1134"/>
        </w:tabs>
        <w:ind w:left="1134" w:hanging="567"/>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854"/>
        </w:tabs>
        <w:ind w:left="1134"/>
      </w:pPr>
      <w:rPr>
        <w:rFonts w:cs="Times New Roman"/>
      </w:rPr>
    </w:lvl>
    <w:lvl w:ilvl="4">
      <w:start w:val="1"/>
      <w:numFmt w:val="decimal"/>
      <w:lvlText w:val="%1.%2.%3.%4.%5."/>
      <w:lvlJc w:val="left"/>
      <w:pPr>
        <w:tabs>
          <w:tab w:val="num" w:pos="2520"/>
        </w:tabs>
        <w:ind w:left="2232" w:hanging="792"/>
      </w:pPr>
      <w:rPr>
        <w:rFonts w:cs="Times New Roman"/>
      </w:rPr>
    </w:lvl>
    <w:lvl w:ilvl="5">
      <w:start w:val="1"/>
      <w:numFmt w:val="decimal"/>
      <w:lvlText w:val="%1.%2.%3.%4.%5.%6."/>
      <w:lvlJc w:val="left"/>
      <w:pPr>
        <w:tabs>
          <w:tab w:val="num" w:pos="2880"/>
        </w:tabs>
        <w:ind w:left="2736" w:hanging="936"/>
      </w:pPr>
      <w:rPr>
        <w:rFonts w:cs="Times New Roman"/>
      </w:rPr>
    </w:lvl>
    <w:lvl w:ilvl="6">
      <w:start w:val="1"/>
      <w:numFmt w:val="decimal"/>
      <w:lvlText w:val="%1.%2.%3.%4.%5.%6.%7."/>
      <w:lvlJc w:val="left"/>
      <w:pPr>
        <w:tabs>
          <w:tab w:val="num" w:pos="3600"/>
        </w:tabs>
        <w:ind w:left="3240" w:hanging="1080"/>
      </w:pPr>
      <w:rPr>
        <w:rFonts w:cs="Times New Roman"/>
      </w:rPr>
    </w:lvl>
    <w:lvl w:ilvl="7">
      <w:start w:val="1"/>
      <w:numFmt w:val="decimal"/>
      <w:lvlText w:val="%1.%2.%3.%4.%5.%6.%7.%8."/>
      <w:lvlJc w:val="left"/>
      <w:pPr>
        <w:tabs>
          <w:tab w:val="num" w:pos="3960"/>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5" w15:restartNumberingAfterBreak="0">
    <w:nsid w:val="0CFB37A2"/>
    <w:multiLevelType w:val="hybridMultilevel"/>
    <w:tmpl w:val="3E081078"/>
    <w:lvl w:ilvl="0" w:tplc="88EA04EC">
      <w:start w:val="1"/>
      <w:numFmt w:val="bullet"/>
      <w:lvlText w:val=""/>
      <w:lvlJc w:val="left"/>
      <w:pPr>
        <w:ind w:left="720" w:hanging="360"/>
      </w:pPr>
      <w:rPr>
        <w:rFonts w:ascii="Symbol" w:eastAsia="Times New Roman" w:hAnsi="Symbol"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DF76D40"/>
    <w:multiLevelType w:val="hybridMultilevel"/>
    <w:tmpl w:val="59EC408E"/>
    <w:lvl w:ilvl="0" w:tplc="633C5308">
      <w:start w:val="1"/>
      <w:numFmt w:val="hebrew1"/>
      <w:lvlText w:val="%1."/>
      <w:lvlJc w:val="left"/>
      <w:pPr>
        <w:tabs>
          <w:tab w:val="num" w:pos="1440"/>
        </w:tabs>
        <w:ind w:left="1440" w:hanging="720"/>
      </w:pPr>
      <w:rPr>
        <w:rFonts w:cs="Times New Roman" w:hint="default"/>
        <w:b/>
        <w:bCs/>
        <w:sz w:val="2"/>
        <w:szCs w:val="26"/>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7" w15:restartNumberingAfterBreak="0">
    <w:nsid w:val="0DF823BC"/>
    <w:multiLevelType w:val="hybridMultilevel"/>
    <w:tmpl w:val="3E746E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E1B6601"/>
    <w:multiLevelType w:val="hybridMultilevel"/>
    <w:tmpl w:val="B92A2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05C4FD5"/>
    <w:multiLevelType w:val="multilevel"/>
    <w:tmpl w:val="28A2503A"/>
    <w:lvl w:ilvl="0">
      <w:start w:val="1"/>
      <w:numFmt w:val="decimal"/>
      <w:lvlText w:val="%1."/>
      <w:lvlJc w:val="left"/>
      <w:pPr>
        <w:tabs>
          <w:tab w:val="num" w:pos="567"/>
        </w:tabs>
        <w:ind w:left="567" w:hanging="567"/>
      </w:pPr>
      <w:rPr>
        <w:rFonts w:cs="Times New Roman"/>
      </w:rPr>
    </w:lvl>
    <w:lvl w:ilvl="1">
      <w:start w:val="1"/>
      <w:numFmt w:val="decimal"/>
      <w:lvlText w:val="%1.%2 "/>
      <w:lvlJc w:val="left"/>
      <w:pPr>
        <w:tabs>
          <w:tab w:val="num" w:pos="1134"/>
        </w:tabs>
        <w:ind w:left="1134" w:hanging="567"/>
      </w:pPr>
      <w:rPr>
        <w:rFonts w:cs="Times New Roman"/>
      </w:rPr>
    </w:lvl>
    <w:lvl w:ilvl="2">
      <w:start w:val="1"/>
      <w:numFmt w:val="decimal"/>
      <w:lvlText w:val="%1.%2.%3"/>
      <w:lvlJc w:val="left"/>
      <w:pPr>
        <w:tabs>
          <w:tab w:val="num" w:pos="1701"/>
        </w:tabs>
        <w:ind w:left="1701" w:hanging="567"/>
      </w:pPr>
      <w:rPr>
        <w:rFonts w:cs="Times New Roman"/>
      </w:rPr>
    </w:lvl>
    <w:lvl w:ilvl="3">
      <w:start w:val="1"/>
      <w:numFmt w:val="decimal"/>
      <w:lvlText w:val="%1.%2.%3.%4"/>
      <w:lvlJc w:val="left"/>
      <w:pPr>
        <w:tabs>
          <w:tab w:val="num" w:pos="2421"/>
        </w:tabs>
        <w:ind w:left="2268" w:hanging="567"/>
      </w:pPr>
      <w:rPr>
        <w:rFonts w:cs="Times New Roman"/>
      </w:rPr>
    </w:lvl>
    <w:lvl w:ilvl="4">
      <w:start w:val="1"/>
      <w:numFmt w:val="decimal"/>
      <w:lvlText w:val="%1.%2.%3.%4.%5."/>
      <w:lvlJc w:val="center"/>
      <w:pPr>
        <w:tabs>
          <w:tab w:val="num" w:pos="2232"/>
        </w:tabs>
        <w:ind w:left="2232" w:hanging="792"/>
      </w:pPr>
      <w:rPr>
        <w:rFonts w:cs="Times New Roman"/>
      </w:rPr>
    </w:lvl>
    <w:lvl w:ilvl="5">
      <w:start w:val="1"/>
      <w:numFmt w:val="decimal"/>
      <w:lvlText w:val="%1.%2.%3.%4.%5.%6."/>
      <w:lvlJc w:val="center"/>
      <w:pPr>
        <w:tabs>
          <w:tab w:val="num" w:pos="2736"/>
        </w:tabs>
        <w:ind w:left="2736" w:hanging="936"/>
      </w:pPr>
      <w:rPr>
        <w:rFonts w:cs="Times New Roman"/>
      </w:rPr>
    </w:lvl>
    <w:lvl w:ilvl="6">
      <w:start w:val="1"/>
      <w:numFmt w:val="decimal"/>
      <w:lvlText w:val="%1.%2.%3.%4.%5.%6.%7."/>
      <w:lvlJc w:val="center"/>
      <w:pPr>
        <w:tabs>
          <w:tab w:val="num" w:pos="3240"/>
        </w:tabs>
        <w:ind w:left="3240" w:hanging="1080"/>
      </w:pPr>
      <w:rPr>
        <w:rFonts w:cs="Times New Roman"/>
      </w:rPr>
    </w:lvl>
    <w:lvl w:ilvl="7">
      <w:start w:val="1"/>
      <w:numFmt w:val="decimal"/>
      <w:lvlText w:val="%1.%2.%3.%4.%5.%6.%7.%8."/>
      <w:lvlJc w:val="center"/>
      <w:pPr>
        <w:tabs>
          <w:tab w:val="num" w:pos="3744"/>
        </w:tabs>
        <w:ind w:left="3744" w:hanging="1224"/>
      </w:pPr>
      <w:rPr>
        <w:rFonts w:cs="Times New Roman"/>
      </w:rPr>
    </w:lvl>
    <w:lvl w:ilvl="8">
      <w:start w:val="1"/>
      <w:numFmt w:val="decimal"/>
      <w:lvlText w:val="%1.%2.%3.%4.%5.%6.%7.%8.%9."/>
      <w:lvlJc w:val="center"/>
      <w:pPr>
        <w:tabs>
          <w:tab w:val="num" w:pos="4320"/>
        </w:tabs>
        <w:ind w:left="4320" w:hanging="1440"/>
      </w:pPr>
      <w:rPr>
        <w:rFonts w:cs="Times New Roman"/>
      </w:rPr>
    </w:lvl>
  </w:abstractNum>
  <w:abstractNum w:abstractNumId="10" w15:restartNumberingAfterBreak="0">
    <w:nsid w:val="185935D7"/>
    <w:multiLevelType w:val="multilevel"/>
    <w:tmpl w:val="97CE229C"/>
    <w:lvl w:ilvl="0">
      <w:start w:val="1"/>
      <w:numFmt w:val="decimal"/>
      <w:lvlText w:val="%1."/>
      <w:lvlJc w:val="left"/>
      <w:pPr>
        <w:ind w:left="612" w:hanging="612"/>
      </w:pPr>
      <w:rPr>
        <w:rFonts w:ascii="Times New Roman" w:eastAsia="Times New Roman" w:hAnsi="Times New Roman" w:cs="David"/>
      </w:rPr>
    </w:lvl>
    <w:lvl w:ilvl="1">
      <w:start w:val="1"/>
      <w:numFmt w:val="decimal"/>
      <w:lvlText w:val="%1.%2"/>
      <w:lvlJc w:val="left"/>
      <w:pPr>
        <w:ind w:left="852" w:hanging="612"/>
      </w:pPr>
      <w:rPr>
        <w:rFonts w:hint="default"/>
      </w:rPr>
    </w:lvl>
    <w:lvl w:ilvl="2">
      <w:start w:val="2"/>
      <w:numFmt w:val="decimal"/>
      <w:lvlText w:val="%1.%2.%3"/>
      <w:lvlJc w:val="left"/>
      <w:pPr>
        <w:ind w:left="1712" w:hanging="720"/>
      </w:pPr>
      <w:rPr>
        <w:rFonts w:hint="default"/>
        <w:strike w:val="0"/>
      </w:rPr>
    </w:lvl>
    <w:lvl w:ilvl="3">
      <w:start w:val="1"/>
      <w:numFmt w:val="decimal"/>
      <w:lvlText w:val="%1.%2.%3.%4"/>
      <w:lvlJc w:val="left"/>
      <w:pPr>
        <w:ind w:left="1440" w:hanging="72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280" w:hanging="1080"/>
      </w:pPr>
      <w:rPr>
        <w:rFonts w:hint="default"/>
      </w:rPr>
    </w:lvl>
    <w:lvl w:ilvl="6">
      <w:start w:val="1"/>
      <w:numFmt w:val="decimal"/>
      <w:lvlText w:val="%1.%2.%3.%4.%5.%6.%7"/>
      <w:lvlJc w:val="left"/>
      <w:pPr>
        <w:ind w:left="2520" w:hanging="1080"/>
      </w:pPr>
      <w:rPr>
        <w:rFonts w:hint="default"/>
      </w:rPr>
    </w:lvl>
    <w:lvl w:ilvl="7">
      <w:start w:val="1"/>
      <w:numFmt w:val="decimal"/>
      <w:lvlText w:val="%1.%2.%3.%4.%5.%6.%7.%8"/>
      <w:lvlJc w:val="left"/>
      <w:pPr>
        <w:ind w:left="3120" w:hanging="1440"/>
      </w:pPr>
      <w:rPr>
        <w:rFonts w:hint="default"/>
      </w:rPr>
    </w:lvl>
    <w:lvl w:ilvl="8">
      <w:start w:val="1"/>
      <w:numFmt w:val="decimal"/>
      <w:lvlText w:val="%1.%2.%3.%4.%5.%6.%7.%8.%9"/>
      <w:lvlJc w:val="left"/>
      <w:pPr>
        <w:ind w:left="3360" w:hanging="1440"/>
      </w:pPr>
      <w:rPr>
        <w:rFonts w:hint="default"/>
      </w:rPr>
    </w:lvl>
  </w:abstractNum>
  <w:abstractNum w:abstractNumId="11" w15:restartNumberingAfterBreak="0">
    <w:nsid w:val="1EB3677F"/>
    <w:multiLevelType w:val="multilevel"/>
    <w:tmpl w:val="313C3EBE"/>
    <w:lvl w:ilvl="0">
      <w:start w:val="10"/>
      <w:numFmt w:val="decimal"/>
      <w:lvlText w:val="%1"/>
      <w:lvlJc w:val="left"/>
      <w:pPr>
        <w:tabs>
          <w:tab w:val="num" w:pos="570"/>
        </w:tabs>
        <w:ind w:left="570" w:hanging="570"/>
      </w:pPr>
      <w:rPr>
        <w:rFonts w:cs="Times New Roman" w:hint="default"/>
      </w:rPr>
    </w:lvl>
    <w:lvl w:ilvl="1">
      <w:start w:val="5"/>
      <w:numFmt w:val="decimal"/>
      <w:lvlText w:val="%1.%2"/>
      <w:lvlJc w:val="left"/>
      <w:pPr>
        <w:tabs>
          <w:tab w:val="num" w:pos="570"/>
        </w:tabs>
        <w:ind w:left="570" w:hanging="570"/>
      </w:pPr>
      <w:rPr>
        <w:rFonts w:cs="Times New Roman" w:hint="default"/>
      </w:rPr>
    </w:lvl>
    <w:lvl w:ilvl="2">
      <w:start w:val="2"/>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12" w15:restartNumberingAfterBreak="0">
    <w:nsid w:val="21AC0970"/>
    <w:multiLevelType w:val="hybridMultilevel"/>
    <w:tmpl w:val="9CA4C59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3" w15:restartNumberingAfterBreak="0">
    <w:nsid w:val="21C951F3"/>
    <w:multiLevelType w:val="multilevel"/>
    <w:tmpl w:val="6C042DE2"/>
    <w:lvl w:ilvl="0">
      <w:start w:val="1"/>
      <w:numFmt w:val="decimal"/>
      <w:isLgl/>
      <w:lvlText w:val="%1."/>
      <w:lvlJc w:val="left"/>
      <w:pPr>
        <w:tabs>
          <w:tab w:val="num" w:pos="360"/>
        </w:tabs>
        <w:ind w:left="360" w:hanging="360"/>
      </w:pPr>
      <w:rPr>
        <w:rFonts w:ascii="??" w:hAnsi="??" w:cs="David" w:hint="default"/>
        <w:b w:val="0"/>
        <w:bCs w:val="0"/>
        <w:iCs w:val="0"/>
        <w:sz w:val="22"/>
        <w:szCs w:val="22"/>
      </w:rPr>
    </w:lvl>
    <w:lvl w:ilvl="1">
      <w:start w:val="1"/>
      <w:numFmt w:val="decimal"/>
      <w:lvlText w:val="%1.%2"/>
      <w:lvlJc w:val="left"/>
      <w:pPr>
        <w:tabs>
          <w:tab w:val="num" w:pos="792"/>
        </w:tabs>
        <w:ind w:left="792" w:hanging="432"/>
      </w:pPr>
      <w:rPr>
        <w:rFonts w:cs="David" w:hint="default"/>
        <w:b w:val="0"/>
        <w:bCs w:val="0"/>
        <w:iCs w:val="0"/>
        <w:caps w:val="0"/>
        <w:strike w:val="0"/>
        <w:dstrike w:val="0"/>
        <w:vanish w:val="0"/>
        <w:color w:val="000000"/>
        <w:kern w:val="0"/>
        <w:sz w:val="22"/>
        <w:szCs w:val="22"/>
        <w:vertAlign w:val="baseline"/>
      </w:rPr>
    </w:lvl>
    <w:lvl w:ilvl="2">
      <w:start w:val="1"/>
      <w:numFmt w:val="decimal"/>
      <w:lvlText w:val="%1.%2.%3"/>
      <w:lvlJc w:val="left"/>
      <w:pPr>
        <w:tabs>
          <w:tab w:val="num" w:pos="504"/>
        </w:tabs>
        <w:ind w:left="504" w:hanging="504"/>
      </w:pPr>
      <w:rPr>
        <w:rFonts w:cs="David" w:hint="default"/>
        <w:b w:val="0"/>
        <w:bCs w:val="0"/>
        <w:iCs w:val="0"/>
        <w:caps w:val="0"/>
        <w:strike w:val="0"/>
        <w:dstrike w:val="0"/>
        <w:vanish w:val="0"/>
        <w:color w:val="000000"/>
        <w:sz w:val="22"/>
        <w:szCs w:val="22"/>
        <w:vertAlign w:val="baseline"/>
      </w:rPr>
    </w:lvl>
    <w:lvl w:ilvl="3">
      <w:start w:val="1"/>
      <w:numFmt w:val="decimal"/>
      <w:lvlText w:val="%1.%2.%3.%4"/>
      <w:lvlJc w:val="left"/>
      <w:pPr>
        <w:tabs>
          <w:tab w:val="num" w:pos="1728"/>
        </w:tabs>
        <w:ind w:left="1728" w:hanging="648"/>
      </w:pPr>
      <w:rPr>
        <w:rFonts w:cs="David" w:hint="default"/>
        <w:b w:val="0"/>
        <w:bCs w:val="0"/>
        <w:iCs w:val="0"/>
        <w:sz w:val="22"/>
        <w:szCs w:val="22"/>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240"/>
        </w:tabs>
        <w:ind w:left="3240" w:hanging="1080"/>
      </w:pPr>
      <w:rPr>
        <w:rFonts w:cs="Times New Roman" w:hint="default"/>
      </w:rPr>
    </w:lvl>
    <w:lvl w:ilvl="7">
      <w:start w:val="1"/>
      <w:numFmt w:val="decimal"/>
      <w:lvlText w:val="%1.%2.%3.%4.%5.%6.%7.%8."/>
      <w:lvlJc w:val="left"/>
      <w:pPr>
        <w:tabs>
          <w:tab w:val="num" w:pos="3744"/>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14" w15:restartNumberingAfterBreak="0">
    <w:nsid w:val="22706D41"/>
    <w:multiLevelType w:val="multilevel"/>
    <w:tmpl w:val="5FEA087C"/>
    <w:lvl w:ilvl="0">
      <w:start w:val="8"/>
      <w:numFmt w:val="decimal"/>
      <w:lvlText w:val="%1"/>
      <w:lvlJc w:val="left"/>
      <w:pPr>
        <w:ind w:left="435" w:hanging="435"/>
      </w:pPr>
      <w:rPr>
        <w:rFonts w:hint="default"/>
      </w:rPr>
    </w:lvl>
    <w:lvl w:ilvl="1">
      <w:start w:val="1"/>
      <w:numFmt w:val="decimal"/>
      <w:lvlText w:val="%1.%2"/>
      <w:lvlJc w:val="left"/>
      <w:pPr>
        <w:ind w:left="931" w:hanging="435"/>
      </w:pPr>
      <w:rPr>
        <w:rFonts w:hint="default"/>
        <w:strike w:val="0"/>
      </w:rPr>
    </w:lvl>
    <w:lvl w:ilvl="2">
      <w:start w:val="1"/>
      <w:numFmt w:val="decimal"/>
      <w:lvlText w:val="%1.%2.%3"/>
      <w:lvlJc w:val="left"/>
      <w:pPr>
        <w:ind w:left="1712" w:hanging="720"/>
      </w:pPr>
      <w:rPr>
        <w:rFonts w:hint="default"/>
      </w:rPr>
    </w:lvl>
    <w:lvl w:ilvl="3">
      <w:start w:val="1"/>
      <w:numFmt w:val="decimal"/>
      <w:lvlText w:val="%1.%2.%3.%4"/>
      <w:lvlJc w:val="left"/>
      <w:pPr>
        <w:ind w:left="2208" w:hanging="720"/>
      </w:pPr>
      <w:rPr>
        <w:rFonts w:hint="default"/>
      </w:rPr>
    </w:lvl>
    <w:lvl w:ilvl="4">
      <w:start w:val="1"/>
      <w:numFmt w:val="decimal"/>
      <w:lvlText w:val="%1.%2.%3.%4.%5"/>
      <w:lvlJc w:val="left"/>
      <w:pPr>
        <w:ind w:left="3064" w:hanging="1080"/>
      </w:pPr>
      <w:rPr>
        <w:rFonts w:hint="default"/>
      </w:rPr>
    </w:lvl>
    <w:lvl w:ilvl="5">
      <w:start w:val="1"/>
      <w:numFmt w:val="decimal"/>
      <w:lvlText w:val="%1.%2.%3.%4.%5.%6"/>
      <w:lvlJc w:val="left"/>
      <w:pPr>
        <w:ind w:left="3560" w:hanging="1080"/>
      </w:pPr>
      <w:rPr>
        <w:rFonts w:hint="default"/>
      </w:rPr>
    </w:lvl>
    <w:lvl w:ilvl="6">
      <w:start w:val="1"/>
      <w:numFmt w:val="decimal"/>
      <w:lvlText w:val="%1.%2.%3.%4.%5.%6.%7"/>
      <w:lvlJc w:val="left"/>
      <w:pPr>
        <w:ind w:left="4056" w:hanging="1080"/>
      </w:pPr>
      <w:rPr>
        <w:rFonts w:hint="default"/>
      </w:rPr>
    </w:lvl>
    <w:lvl w:ilvl="7">
      <w:start w:val="1"/>
      <w:numFmt w:val="decimal"/>
      <w:lvlText w:val="%1.%2.%3.%4.%5.%6.%7.%8"/>
      <w:lvlJc w:val="left"/>
      <w:pPr>
        <w:ind w:left="4912" w:hanging="1440"/>
      </w:pPr>
      <w:rPr>
        <w:rFonts w:hint="default"/>
      </w:rPr>
    </w:lvl>
    <w:lvl w:ilvl="8">
      <w:start w:val="1"/>
      <w:numFmt w:val="decimal"/>
      <w:lvlText w:val="%1.%2.%3.%4.%5.%6.%7.%8.%9"/>
      <w:lvlJc w:val="left"/>
      <w:pPr>
        <w:ind w:left="5408" w:hanging="1440"/>
      </w:pPr>
      <w:rPr>
        <w:rFonts w:hint="default"/>
      </w:rPr>
    </w:lvl>
  </w:abstractNum>
  <w:abstractNum w:abstractNumId="15" w15:restartNumberingAfterBreak="0">
    <w:nsid w:val="23720E86"/>
    <w:multiLevelType w:val="hybridMultilevel"/>
    <w:tmpl w:val="650CF742"/>
    <w:lvl w:ilvl="0" w:tplc="33A80C0C">
      <w:start w:val="1"/>
      <w:numFmt w:val="decimal"/>
      <w:lvlText w:val="%1."/>
      <w:lvlJc w:val="left"/>
      <w:pPr>
        <w:ind w:left="502" w:hanging="360"/>
      </w:pPr>
      <w:rPr>
        <w:rFonts w:hint="default"/>
        <w:u w:val="single"/>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6" w15:restartNumberingAfterBreak="0">
    <w:nsid w:val="25612824"/>
    <w:multiLevelType w:val="hybridMultilevel"/>
    <w:tmpl w:val="681A226E"/>
    <w:lvl w:ilvl="0" w:tplc="DED88178">
      <w:start w:val="1"/>
      <w:numFmt w:val="hebrew1"/>
      <w:lvlText w:val="%1."/>
      <w:lvlJc w:val="left"/>
      <w:pPr>
        <w:tabs>
          <w:tab w:val="num" w:pos="1004"/>
        </w:tabs>
        <w:ind w:left="1004" w:hanging="720"/>
      </w:pPr>
      <w:rPr>
        <w:rFonts w:cs="Times New Roman"/>
        <w:sz w:val="2"/>
        <w:szCs w:val="26"/>
      </w:rPr>
    </w:lvl>
    <w:lvl w:ilvl="1" w:tplc="04090019">
      <w:start w:val="1"/>
      <w:numFmt w:val="decimal"/>
      <w:lvlText w:val="%2."/>
      <w:lvlJc w:val="left"/>
      <w:pPr>
        <w:tabs>
          <w:tab w:val="num" w:pos="1004"/>
        </w:tabs>
        <w:ind w:left="1004" w:hanging="360"/>
      </w:pPr>
      <w:rPr>
        <w:rFonts w:cs="Times New Roman"/>
      </w:rPr>
    </w:lvl>
    <w:lvl w:ilvl="2" w:tplc="0409001B">
      <w:start w:val="1"/>
      <w:numFmt w:val="decimal"/>
      <w:lvlText w:val="%3."/>
      <w:lvlJc w:val="left"/>
      <w:pPr>
        <w:tabs>
          <w:tab w:val="num" w:pos="1724"/>
        </w:tabs>
        <w:ind w:left="1724" w:hanging="360"/>
      </w:pPr>
      <w:rPr>
        <w:rFonts w:cs="Times New Roman"/>
      </w:rPr>
    </w:lvl>
    <w:lvl w:ilvl="3" w:tplc="0409000F">
      <w:start w:val="1"/>
      <w:numFmt w:val="decimal"/>
      <w:lvlText w:val="%4."/>
      <w:lvlJc w:val="left"/>
      <w:pPr>
        <w:tabs>
          <w:tab w:val="num" w:pos="2444"/>
        </w:tabs>
        <w:ind w:left="2444" w:hanging="360"/>
      </w:pPr>
      <w:rPr>
        <w:rFonts w:cs="Times New Roman"/>
      </w:rPr>
    </w:lvl>
    <w:lvl w:ilvl="4" w:tplc="04090019">
      <w:start w:val="1"/>
      <w:numFmt w:val="decimal"/>
      <w:lvlText w:val="%5."/>
      <w:lvlJc w:val="left"/>
      <w:pPr>
        <w:tabs>
          <w:tab w:val="num" w:pos="3164"/>
        </w:tabs>
        <w:ind w:left="3164" w:hanging="360"/>
      </w:pPr>
      <w:rPr>
        <w:rFonts w:cs="Times New Roman"/>
      </w:rPr>
    </w:lvl>
    <w:lvl w:ilvl="5" w:tplc="0409001B">
      <w:start w:val="1"/>
      <w:numFmt w:val="decimal"/>
      <w:lvlText w:val="%6."/>
      <w:lvlJc w:val="left"/>
      <w:pPr>
        <w:tabs>
          <w:tab w:val="num" w:pos="3884"/>
        </w:tabs>
        <w:ind w:left="3884" w:hanging="360"/>
      </w:pPr>
      <w:rPr>
        <w:rFonts w:cs="Times New Roman"/>
      </w:rPr>
    </w:lvl>
    <w:lvl w:ilvl="6" w:tplc="0409000F">
      <w:start w:val="1"/>
      <w:numFmt w:val="decimal"/>
      <w:lvlText w:val="%7."/>
      <w:lvlJc w:val="left"/>
      <w:pPr>
        <w:tabs>
          <w:tab w:val="num" w:pos="4604"/>
        </w:tabs>
        <w:ind w:left="4604" w:hanging="360"/>
      </w:pPr>
      <w:rPr>
        <w:rFonts w:cs="Times New Roman"/>
      </w:rPr>
    </w:lvl>
    <w:lvl w:ilvl="7" w:tplc="04090019">
      <w:start w:val="1"/>
      <w:numFmt w:val="decimal"/>
      <w:lvlText w:val="%8."/>
      <w:lvlJc w:val="left"/>
      <w:pPr>
        <w:tabs>
          <w:tab w:val="num" w:pos="5324"/>
        </w:tabs>
        <w:ind w:left="5324" w:hanging="360"/>
      </w:pPr>
      <w:rPr>
        <w:rFonts w:cs="Times New Roman"/>
      </w:rPr>
    </w:lvl>
    <w:lvl w:ilvl="8" w:tplc="0409001B">
      <w:start w:val="1"/>
      <w:numFmt w:val="decimal"/>
      <w:lvlText w:val="%9."/>
      <w:lvlJc w:val="left"/>
      <w:pPr>
        <w:tabs>
          <w:tab w:val="num" w:pos="6044"/>
        </w:tabs>
        <w:ind w:left="6044" w:hanging="360"/>
      </w:pPr>
      <w:rPr>
        <w:rFonts w:cs="Times New Roman"/>
      </w:rPr>
    </w:lvl>
  </w:abstractNum>
  <w:abstractNum w:abstractNumId="17" w15:restartNumberingAfterBreak="0">
    <w:nsid w:val="2A967849"/>
    <w:multiLevelType w:val="hybridMultilevel"/>
    <w:tmpl w:val="37FE9CE8"/>
    <w:lvl w:ilvl="0" w:tplc="F9943E60">
      <w:start w:val="3"/>
      <w:numFmt w:val="bullet"/>
      <w:lvlText w:val="-"/>
      <w:lvlJc w:val="left"/>
      <w:pPr>
        <w:tabs>
          <w:tab w:val="num" w:pos="1724"/>
        </w:tabs>
        <w:ind w:left="1724" w:hanging="720"/>
      </w:pPr>
      <w:rPr>
        <w:rFonts w:ascii="Courier New" w:eastAsia="Times New Roman" w:hAnsi="Courier New" w:hint="default"/>
      </w:rPr>
    </w:lvl>
    <w:lvl w:ilvl="1" w:tplc="04090003">
      <w:start w:val="1"/>
      <w:numFmt w:val="bullet"/>
      <w:lvlText w:val="o"/>
      <w:lvlJc w:val="left"/>
      <w:pPr>
        <w:tabs>
          <w:tab w:val="num" w:pos="2084"/>
        </w:tabs>
        <w:ind w:left="2084" w:hanging="360"/>
      </w:pPr>
      <w:rPr>
        <w:rFonts w:ascii="Courier New" w:hAnsi="Courier New" w:hint="default"/>
      </w:rPr>
    </w:lvl>
    <w:lvl w:ilvl="2" w:tplc="04090005">
      <w:start w:val="1"/>
      <w:numFmt w:val="bullet"/>
      <w:lvlText w:val=""/>
      <w:lvlJc w:val="left"/>
      <w:pPr>
        <w:tabs>
          <w:tab w:val="num" w:pos="2804"/>
        </w:tabs>
        <w:ind w:left="2804" w:hanging="360"/>
      </w:pPr>
      <w:rPr>
        <w:rFonts w:ascii="Wingdings" w:hAnsi="Wingdings" w:hint="default"/>
      </w:rPr>
    </w:lvl>
    <w:lvl w:ilvl="3" w:tplc="04090001">
      <w:start w:val="1"/>
      <w:numFmt w:val="bullet"/>
      <w:lvlText w:val=""/>
      <w:lvlJc w:val="left"/>
      <w:pPr>
        <w:tabs>
          <w:tab w:val="num" w:pos="3524"/>
        </w:tabs>
        <w:ind w:left="3524" w:hanging="360"/>
      </w:pPr>
      <w:rPr>
        <w:rFonts w:ascii="Symbol" w:hAnsi="Symbol" w:hint="default"/>
      </w:rPr>
    </w:lvl>
    <w:lvl w:ilvl="4" w:tplc="04090003">
      <w:start w:val="1"/>
      <w:numFmt w:val="bullet"/>
      <w:lvlText w:val="o"/>
      <w:lvlJc w:val="left"/>
      <w:pPr>
        <w:tabs>
          <w:tab w:val="num" w:pos="4244"/>
        </w:tabs>
        <w:ind w:left="4244" w:hanging="360"/>
      </w:pPr>
      <w:rPr>
        <w:rFonts w:ascii="Courier New" w:hAnsi="Courier New" w:hint="default"/>
      </w:rPr>
    </w:lvl>
    <w:lvl w:ilvl="5" w:tplc="04090005">
      <w:start w:val="1"/>
      <w:numFmt w:val="bullet"/>
      <w:lvlText w:val=""/>
      <w:lvlJc w:val="left"/>
      <w:pPr>
        <w:tabs>
          <w:tab w:val="num" w:pos="4964"/>
        </w:tabs>
        <w:ind w:left="4964" w:hanging="360"/>
      </w:pPr>
      <w:rPr>
        <w:rFonts w:ascii="Wingdings" w:hAnsi="Wingdings" w:hint="default"/>
      </w:rPr>
    </w:lvl>
    <w:lvl w:ilvl="6" w:tplc="04090001">
      <w:start w:val="1"/>
      <w:numFmt w:val="bullet"/>
      <w:lvlText w:val=""/>
      <w:lvlJc w:val="left"/>
      <w:pPr>
        <w:tabs>
          <w:tab w:val="num" w:pos="5684"/>
        </w:tabs>
        <w:ind w:left="5684" w:hanging="360"/>
      </w:pPr>
      <w:rPr>
        <w:rFonts w:ascii="Symbol" w:hAnsi="Symbol" w:hint="default"/>
      </w:rPr>
    </w:lvl>
    <w:lvl w:ilvl="7" w:tplc="04090003">
      <w:start w:val="1"/>
      <w:numFmt w:val="bullet"/>
      <w:lvlText w:val="o"/>
      <w:lvlJc w:val="left"/>
      <w:pPr>
        <w:tabs>
          <w:tab w:val="num" w:pos="6404"/>
        </w:tabs>
        <w:ind w:left="6404" w:hanging="360"/>
      </w:pPr>
      <w:rPr>
        <w:rFonts w:ascii="Courier New" w:hAnsi="Courier New" w:hint="default"/>
      </w:rPr>
    </w:lvl>
    <w:lvl w:ilvl="8" w:tplc="04090005">
      <w:start w:val="1"/>
      <w:numFmt w:val="bullet"/>
      <w:lvlText w:val=""/>
      <w:lvlJc w:val="left"/>
      <w:pPr>
        <w:tabs>
          <w:tab w:val="num" w:pos="7124"/>
        </w:tabs>
        <w:ind w:left="7124" w:hanging="360"/>
      </w:pPr>
      <w:rPr>
        <w:rFonts w:ascii="Wingdings" w:hAnsi="Wingdings" w:hint="default"/>
      </w:rPr>
    </w:lvl>
  </w:abstractNum>
  <w:abstractNum w:abstractNumId="18" w15:restartNumberingAfterBreak="0">
    <w:nsid w:val="34322575"/>
    <w:multiLevelType w:val="hybridMultilevel"/>
    <w:tmpl w:val="629C8FF0"/>
    <w:lvl w:ilvl="0" w:tplc="76B80430">
      <w:start w:val="1"/>
      <w:numFmt w:val="hebrew1"/>
      <w:lvlText w:val="%1."/>
      <w:lvlJc w:val="left"/>
      <w:pPr>
        <w:tabs>
          <w:tab w:val="num" w:pos="1440"/>
        </w:tabs>
        <w:ind w:left="1440" w:hanging="720"/>
      </w:pPr>
      <w:rPr>
        <w:rFonts w:cs="Times New Roman" w:hint="default"/>
        <w:b/>
        <w:bCs/>
        <w:sz w:val="2"/>
        <w:szCs w:val="26"/>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9" w15:restartNumberingAfterBreak="0">
    <w:nsid w:val="383F06B3"/>
    <w:multiLevelType w:val="hybridMultilevel"/>
    <w:tmpl w:val="458A295C"/>
    <w:lvl w:ilvl="0" w:tplc="ADC86446">
      <w:start w:val="1"/>
      <w:numFmt w:val="decimal"/>
      <w:lvlText w:val="%1."/>
      <w:lvlJc w:val="left"/>
      <w:pPr>
        <w:tabs>
          <w:tab w:val="num" w:pos="861"/>
        </w:tabs>
        <w:ind w:left="861" w:hanging="720"/>
      </w:pPr>
      <w:rPr>
        <w:rFonts w:cs="Times New Roman" w:hint="default"/>
        <w:b/>
        <w:bCs/>
      </w:rPr>
    </w:lvl>
    <w:lvl w:ilvl="1" w:tplc="04090019" w:tentative="1">
      <w:start w:val="1"/>
      <w:numFmt w:val="lowerLetter"/>
      <w:lvlText w:val="%2."/>
      <w:lvlJc w:val="left"/>
      <w:pPr>
        <w:tabs>
          <w:tab w:val="num" w:pos="577"/>
        </w:tabs>
        <w:ind w:left="577" w:hanging="360"/>
      </w:pPr>
      <w:rPr>
        <w:rFonts w:cs="Times New Roman"/>
      </w:rPr>
    </w:lvl>
    <w:lvl w:ilvl="2" w:tplc="0409001B" w:tentative="1">
      <w:start w:val="1"/>
      <w:numFmt w:val="lowerRoman"/>
      <w:lvlText w:val="%3."/>
      <w:lvlJc w:val="right"/>
      <w:pPr>
        <w:tabs>
          <w:tab w:val="num" w:pos="1297"/>
        </w:tabs>
        <w:ind w:left="1297" w:hanging="180"/>
      </w:pPr>
      <w:rPr>
        <w:rFonts w:cs="Times New Roman"/>
      </w:rPr>
    </w:lvl>
    <w:lvl w:ilvl="3" w:tplc="0409000F" w:tentative="1">
      <w:start w:val="1"/>
      <w:numFmt w:val="decimal"/>
      <w:lvlText w:val="%4."/>
      <w:lvlJc w:val="left"/>
      <w:pPr>
        <w:tabs>
          <w:tab w:val="num" w:pos="2017"/>
        </w:tabs>
        <w:ind w:left="2017" w:hanging="360"/>
      </w:pPr>
      <w:rPr>
        <w:rFonts w:cs="Times New Roman"/>
      </w:rPr>
    </w:lvl>
    <w:lvl w:ilvl="4" w:tplc="04090019" w:tentative="1">
      <w:start w:val="1"/>
      <w:numFmt w:val="lowerLetter"/>
      <w:lvlText w:val="%5."/>
      <w:lvlJc w:val="left"/>
      <w:pPr>
        <w:tabs>
          <w:tab w:val="num" w:pos="2737"/>
        </w:tabs>
        <w:ind w:left="2737" w:hanging="360"/>
      </w:pPr>
      <w:rPr>
        <w:rFonts w:cs="Times New Roman"/>
      </w:rPr>
    </w:lvl>
    <w:lvl w:ilvl="5" w:tplc="0409001B" w:tentative="1">
      <w:start w:val="1"/>
      <w:numFmt w:val="lowerRoman"/>
      <w:lvlText w:val="%6."/>
      <w:lvlJc w:val="right"/>
      <w:pPr>
        <w:tabs>
          <w:tab w:val="num" w:pos="3457"/>
        </w:tabs>
        <w:ind w:left="3457" w:hanging="180"/>
      </w:pPr>
      <w:rPr>
        <w:rFonts w:cs="Times New Roman"/>
      </w:rPr>
    </w:lvl>
    <w:lvl w:ilvl="6" w:tplc="0409000F" w:tentative="1">
      <w:start w:val="1"/>
      <w:numFmt w:val="decimal"/>
      <w:lvlText w:val="%7."/>
      <w:lvlJc w:val="left"/>
      <w:pPr>
        <w:tabs>
          <w:tab w:val="num" w:pos="4177"/>
        </w:tabs>
        <w:ind w:left="4177" w:hanging="360"/>
      </w:pPr>
      <w:rPr>
        <w:rFonts w:cs="Times New Roman"/>
      </w:rPr>
    </w:lvl>
    <w:lvl w:ilvl="7" w:tplc="04090019" w:tentative="1">
      <w:start w:val="1"/>
      <w:numFmt w:val="lowerLetter"/>
      <w:lvlText w:val="%8."/>
      <w:lvlJc w:val="left"/>
      <w:pPr>
        <w:tabs>
          <w:tab w:val="num" w:pos="4897"/>
        </w:tabs>
        <w:ind w:left="4897" w:hanging="360"/>
      </w:pPr>
      <w:rPr>
        <w:rFonts w:cs="Times New Roman"/>
      </w:rPr>
    </w:lvl>
    <w:lvl w:ilvl="8" w:tplc="0409001B" w:tentative="1">
      <w:start w:val="1"/>
      <w:numFmt w:val="lowerRoman"/>
      <w:lvlText w:val="%9."/>
      <w:lvlJc w:val="right"/>
      <w:pPr>
        <w:tabs>
          <w:tab w:val="num" w:pos="5617"/>
        </w:tabs>
        <w:ind w:left="5617" w:hanging="180"/>
      </w:pPr>
      <w:rPr>
        <w:rFonts w:cs="Times New Roman"/>
      </w:rPr>
    </w:lvl>
  </w:abstractNum>
  <w:abstractNum w:abstractNumId="20" w15:restartNumberingAfterBreak="0">
    <w:nsid w:val="396467F5"/>
    <w:multiLevelType w:val="multilevel"/>
    <w:tmpl w:val="DB4C7654"/>
    <w:lvl w:ilvl="0">
      <w:start w:val="1"/>
      <w:numFmt w:val="decimal"/>
      <w:lvlText w:val="%1."/>
      <w:lvlJc w:val="left"/>
      <w:pPr>
        <w:tabs>
          <w:tab w:val="num" w:pos="647"/>
        </w:tabs>
        <w:ind w:left="647" w:hanging="705"/>
      </w:pPr>
      <w:rPr>
        <w:rFonts w:cs="Times New Roman" w:hint="default"/>
      </w:rPr>
    </w:lvl>
    <w:lvl w:ilvl="1">
      <w:start w:val="1"/>
      <w:numFmt w:val="decimal"/>
      <w:isLgl/>
      <w:lvlText w:val="%1.%2"/>
      <w:lvlJc w:val="left"/>
      <w:pPr>
        <w:tabs>
          <w:tab w:val="num" w:pos="362"/>
        </w:tabs>
        <w:ind w:left="362" w:hanging="420"/>
      </w:pPr>
      <w:rPr>
        <w:rFonts w:cs="Times New Roman" w:hint="default"/>
      </w:rPr>
    </w:lvl>
    <w:lvl w:ilvl="2">
      <w:start w:val="1"/>
      <w:numFmt w:val="decimal"/>
      <w:isLgl/>
      <w:lvlText w:val="%1.%2.%3"/>
      <w:lvlJc w:val="left"/>
      <w:pPr>
        <w:tabs>
          <w:tab w:val="num" w:pos="662"/>
        </w:tabs>
        <w:ind w:left="662" w:hanging="720"/>
      </w:pPr>
      <w:rPr>
        <w:rFonts w:cs="Times New Roman" w:hint="default"/>
      </w:rPr>
    </w:lvl>
    <w:lvl w:ilvl="3">
      <w:start w:val="1"/>
      <w:numFmt w:val="decimal"/>
      <w:isLgl/>
      <w:lvlText w:val="%1.%2.%3.%4"/>
      <w:lvlJc w:val="left"/>
      <w:pPr>
        <w:tabs>
          <w:tab w:val="num" w:pos="662"/>
        </w:tabs>
        <w:ind w:left="662" w:hanging="720"/>
      </w:pPr>
      <w:rPr>
        <w:rFonts w:cs="Times New Roman" w:hint="default"/>
      </w:rPr>
    </w:lvl>
    <w:lvl w:ilvl="4">
      <w:start w:val="1"/>
      <w:numFmt w:val="decimal"/>
      <w:isLgl/>
      <w:lvlText w:val="%1.%2.%3.%4.%5"/>
      <w:lvlJc w:val="left"/>
      <w:pPr>
        <w:tabs>
          <w:tab w:val="num" w:pos="1022"/>
        </w:tabs>
        <w:ind w:left="1022" w:hanging="1080"/>
      </w:pPr>
      <w:rPr>
        <w:rFonts w:cs="Times New Roman" w:hint="default"/>
      </w:rPr>
    </w:lvl>
    <w:lvl w:ilvl="5">
      <w:start w:val="1"/>
      <w:numFmt w:val="decimal"/>
      <w:isLgl/>
      <w:lvlText w:val="%1.%2.%3.%4.%5.%6"/>
      <w:lvlJc w:val="left"/>
      <w:pPr>
        <w:tabs>
          <w:tab w:val="num" w:pos="1022"/>
        </w:tabs>
        <w:ind w:left="1022" w:hanging="1080"/>
      </w:pPr>
      <w:rPr>
        <w:rFonts w:cs="Times New Roman" w:hint="default"/>
      </w:rPr>
    </w:lvl>
    <w:lvl w:ilvl="6">
      <w:start w:val="1"/>
      <w:numFmt w:val="decimal"/>
      <w:isLgl/>
      <w:lvlText w:val="%1.%2.%3.%4.%5.%6.%7"/>
      <w:lvlJc w:val="left"/>
      <w:pPr>
        <w:tabs>
          <w:tab w:val="num" w:pos="1382"/>
        </w:tabs>
        <w:ind w:left="1382" w:hanging="1440"/>
      </w:pPr>
      <w:rPr>
        <w:rFonts w:cs="Times New Roman" w:hint="default"/>
      </w:rPr>
    </w:lvl>
    <w:lvl w:ilvl="7">
      <w:start w:val="1"/>
      <w:numFmt w:val="decimal"/>
      <w:isLgl/>
      <w:lvlText w:val="%1.%2.%3.%4.%5.%6.%7.%8"/>
      <w:lvlJc w:val="left"/>
      <w:pPr>
        <w:tabs>
          <w:tab w:val="num" w:pos="1382"/>
        </w:tabs>
        <w:ind w:left="1382" w:hanging="1440"/>
      </w:pPr>
      <w:rPr>
        <w:rFonts w:cs="Times New Roman" w:hint="default"/>
      </w:rPr>
    </w:lvl>
    <w:lvl w:ilvl="8">
      <w:start w:val="1"/>
      <w:numFmt w:val="decimal"/>
      <w:isLgl/>
      <w:lvlText w:val="%1.%2.%3.%4.%5.%6.%7.%8.%9"/>
      <w:lvlJc w:val="left"/>
      <w:pPr>
        <w:tabs>
          <w:tab w:val="num" w:pos="1742"/>
        </w:tabs>
        <w:ind w:left="1742" w:hanging="1800"/>
      </w:pPr>
      <w:rPr>
        <w:rFonts w:cs="Times New Roman" w:hint="default"/>
      </w:rPr>
    </w:lvl>
  </w:abstractNum>
  <w:abstractNum w:abstractNumId="21" w15:restartNumberingAfterBreak="0">
    <w:nsid w:val="3ADB3147"/>
    <w:multiLevelType w:val="hybridMultilevel"/>
    <w:tmpl w:val="D098FF28"/>
    <w:lvl w:ilvl="0" w:tplc="0409000F">
      <w:start w:val="1"/>
      <w:numFmt w:val="decimal"/>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23" w15:restartNumberingAfterBreak="0">
    <w:nsid w:val="3FDD410A"/>
    <w:multiLevelType w:val="hybridMultilevel"/>
    <w:tmpl w:val="A0CEA21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4" w15:restartNumberingAfterBreak="0">
    <w:nsid w:val="45B60E20"/>
    <w:multiLevelType w:val="hybridMultilevel"/>
    <w:tmpl w:val="35488976"/>
    <w:lvl w:ilvl="0" w:tplc="76B80430">
      <w:start w:val="1"/>
      <w:numFmt w:val="hebrew1"/>
      <w:lvlText w:val="%1."/>
      <w:lvlJc w:val="left"/>
      <w:pPr>
        <w:tabs>
          <w:tab w:val="num" w:pos="1440"/>
        </w:tabs>
        <w:ind w:left="1440" w:hanging="720"/>
      </w:pPr>
      <w:rPr>
        <w:rFonts w:cs="Times New Roman" w:hint="default"/>
        <w:b/>
        <w:bCs/>
        <w:sz w:val="2"/>
        <w:szCs w:val="26"/>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5" w15:restartNumberingAfterBreak="0">
    <w:nsid w:val="4B6761FF"/>
    <w:multiLevelType w:val="hybridMultilevel"/>
    <w:tmpl w:val="84CE6020"/>
    <w:lvl w:ilvl="0" w:tplc="04090001">
      <w:start w:val="1"/>
      <w:numFmt w:val="bullet"/>
      <w:lvlText w:val=""/>
      <w:lvlJc w:val="left"/>
      <w:pPr>
        <w:tabs>
          <w:tab w:val="num" w:pos="927"/>
        </w:tabs>
        <w:ind w:left="927" w:hanging="360"/>
      </w:pPr>
      <w:rPr>
        <w:rFonts w:ascii="Symbol" w:hAnsi="Symbol" w:hint="default"/>
      </w:rPr>
    </w:lvl>
    <w:lvl w:ilvl="1" w:tplc="04090003" w:tentative="1">
      <w:start w:val="1"/>
      <w:numFmt w:val="bullet"/>
      <w:lvlText w:val="o"/>
      <w:lvlJc w:val="left"/>
      <w:pPr>
        <w:tabs>
          <w:tab w:val="num" w:pos="1647"/>
        </w:tabs>
        <w:ind w:left="1647" w:hanging="360"/>
      </w:pPr>
      <w:rPr>
        <w:rFonts w:ascii="Courier New" w:hAnsi="Courier New" w:hint="default"/>
      </w:rPr>
    </w:lvl>
    <w:lvl w:ilvl="2" w:tplc="04090005" w:tentative="1">
      <w:start w:val="1"/>
      <w:numFmt w:val="bullet"/>
      <w:lvlText w:val=""/>
      <w:lvlJc w:val="left"/>
      <w:pPr>
        <w:tabs>
          <w:tab w:val="num" w:pos="2367"/>
        </w:tabs>
        <w:ind w:left="2367" w:hanging="360"/>
      </w:pPr>
      <w:rPr>
        <w:rFonts w:ascii="Wingdings" w:hAnsi="Wingdings" w:hint="default"/>
      </w:rPr>
    </w:lvl>
    <w:lvl w:ilvl="3" w:tplc="04090001" w:tentative="1">
      <w:start w:val="1"/>
      <w:numFmt w:val="bullet"/>
      <w:lvlText w:val=""/>
      <w:lvlJc w:val="left"/>
      <w:pPr>
        <w:tabs>
          <w:tab w:val="num" w:pos="3087"/>
        </w:tabs>
        <w:ind w:left="3087" w:hanging="360"/>
      </w:pPr>
      <w:rPr>
        <w:rFonts w:ascii="Symbol" w:hAnsi="Symbol" w:hint="default"/>
      </w:rPr>
    </w:lvl>
    <w:lvl w:ilvl="4" w:tplc="04090003" w:tentative="1">
      <w:start w:val="1"/>
      <w:numFmt w:val="bullet"/>
      <w:lvlText w:val="o"/>
      <w:lvlJc w:val="left"/>
      <w:pPr>
        <w:tabs>
          <w:tab w:val="num" w:pos="3807"/>
        </w:tabs>
        <w:ind w:left="3807" w:hanging="360"/>
      </w:pPr>
      <w:rPr>
        <w:rFonts w:ascii="Courier New" w:hAnsi="Courier New" w:hint="default"/>
      </w:rPr>
    </w:lvl>
    <w:lvl w:ilvl="5" w:tplc="04090005" w:tentative="1">
      <w:start w:val="1"/>
      <w:numFmt w:val="bullet"/>
      <w:lvlText w:val=""/>
      <w:lvlJc w:val="left"/>
      <w:pPr>
        <w:tabs>
          <w:tab w:val="num" w:pos="4527"/>
        </w:tabs>
        <w:ind w:left="4527" w:hanging="360"/>
      </w:pPr>
      <w:rPr>
        <w:rFonts w:ascii="Wingdings" w:hAnsi="Wingdings" w:hint="default"/>
      </w:rPr>
    </w:lvl>
    <w:lvl w:ilvl="6" w:tplc="04090001" w:tentative="1">
      <w:start w:val="1"/>
      <w:numFmt w:val="bullet"/>
      <w:lvlText w:val=""/>
      <w:lvlJc w:val="left"/>
      <w:pPr>
        <w:tabs>
          <w:tab w:val="num" w:pos="5247"/>
        </w:tabs>
        <w:ind w:left="5247" w:hanging="360"/>
      </w:pPr>
      <w:rPr>
        <w:rFonts w:ascii="Symbol" w:hAnsi="Symbol" w:hint="default"/>
      </w:rPr>
    </w:lvl>
    <w:lvl w:ilvl="7" w:tplc="04090003" w:tentative="1">
      <w:start w:val="1"/>
      <w:numFmt w:val="bullet"/>
      <w:lvlText w:val="o"/>
      <w:lvlJc w:val="left"/>
      <w:pPr>
        <w:tabs>
          <w:tab w:val="num" w:pos="5967"/>
        </w:tabs>
        <w:ind w:left="5967" w:hanging="360"/>
      </w:pPr>
      <w:rPr>
        <w:rFonts w:ascii="Courier New" w:hAnsi="Courier New" w:hint="default"/>
      </w:rPr>
    </w:lvl>
    <w:lvl w:ilvl="8" w:tplc="04090005" w:tentative="1">
      <w:start w:val="1"/>
      <w:numFmt w:val="bullet"/>
      <w:lvlText w:val=""/>
      <w:lvlJc w:val="left"/>
      <w:pPr>
        <w:tabs>
          <w:tab w:val="num" w:pos="6687"/>
        </w:tabs>
        <w:ind w:left="6687" w:hanging="360"/>
      </w:pPr>
      <w:rPr>
        <w:rFonts w:ascii="Wingdings" w:hAnsi="Wingdings" w:hint="default"/>
      </w:rPr>
    </w:lvl>
  </w:abstractNum>
  <w:abstractNum w:abstractNumId="26" w15:restartNumberingAfterBreak="0">
    <w:nsid w:val="50BD2911"/>
    <w:multiLevelType w:val="hybridMultilevel"/>
    <w:tmpl w:val="E1D684B4"/>
    <w:lvl w:ilvl="0" w:tplc="5D7CF61E">
      <w:start w:val="3"/>
      <w:numFmt w:val="decimal"/>
      <w:lvlText w:val="%1."/>
      <w:lvlJc w:val="left"/>
      <w:pPr>
        <w:tabs>
          <w:tab w:val="num" w:pos="720"/>
        </w:tabs>
        <w:ind w:left="720" w:hanging="720"/>
      </w:pPr>
      <w:rPr>
        <w:rFonts w:cs="Times New Roman" w:hint="default"/>
        <w:b/>
        <w:bCs/>
      </w:rPr>
    </w:lvl>
    <w:lvl w:ilvl="1" w:tplc="76B80430">
      <w:start w:val="1"/>
      <w:numFmt w:val="hebrew1"/>
      <w:lvlText w:val="%2."/>
      <w:lvlJc w:val="left"/>
      <w:pPr>
        <w:tabs>
          <w:tab w:val="num" w:pos="1440"/>
        </w:tabs>
        <w:ind w:left="1440" w:hanging="720"/>
      </w:pPr>
      <w:rPr>
        <w:rFonts w:cs="Times New Roman" w:hint="default"/>
        <w:b/>
        <w:bCs/>
        <w:sz w:val="2"/>
        <w:szCs w:val="26"/>
      </w:rPr>
    </w:lvl>
    <w:lvl w:ilvl="2" w:tplc="CFF0DECA">
      <w:start w:val="7"/>
      <w:numFmt w:val="decimal"/>
      <w:lvlText w:val="%3"/>
      <w:lvlJc w:val="left"/>
      <w:pPr>
        <w:tabs>
          <w:tab w:val="num" w:pos="2040"/>
        </w:tabs>
        <w:ind w:left="2040" w:hanging="420"/>
      </w:pPr>
      <w:rPr>
        <w:rFonts w:cs="Times New Roman" w:hint="default"/>
        <w:u w:val="none"/>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27" w15:restartNumberingAfterBreak="0">
    <w:nsid w:val="552A698C"/>
    <w:multiLevelType w:val="multilevel"/>
    <w:tmpl w:val="AC3AC7EA"/>
    <w:lvl w:ilvl="0">
      <w:start w:val="1"/>
      <w:numFmt w:val="decimal"/>
      <w:pStyle w:val="a"/>
      <w:lvlText w:val="%1."/>
      <w:lvlJc w:val="right"/>
      <w:pPr>
        <w:tabs>
          <w:tab w:val="num" w:pos="1107"/>
        </w:tabs>
        <w:ind w:left="1107" w:hanging="567"/>
      </w:pPr>
      <w:rPr>
        <w:rFonts w:ascii="Times New Roman" w:hAnsi="Times New Roman" w:cs="David" w:hint="cs"/>
        <w:b w:val="0"/>
        <w:bCs w:val="0"/>
        <w:i w:val="0"/>
        <w:iCs w:val="0"/>
        <w:sz w:val="20"/>
      </w:rPr>
    </w:lvl>
    <w:lvl w:ilvl="1">
      <w:start w:val="1"/>
      <w:numFmt w:val="decimal"/>
      <w:lvlText w:val="%1.%2."/>
      <w:lvlJc w:val="right"/>
      <w:pPr>
        <w:tabs>
          <w:tab w:val="num" w:pos="2014"/>
        </w:tabs>
        <w:ind w:left="2014" w:hanging="567"/>
      </w:pPr>
    </w:lvl>
    <w:lvl w:ilvl="2">
      <w:start w:val="1"/>
      <w:numFmt w:val="decimal"/>
      <w:lvlText w:val="%1.%2.%3."/>
      <w:lvlJc w:val="left"/>
      <w:pPr>
        <w:tabs>
          <w:tab w:val="num" w:pos="3092"/>
        </w:tabs>
        <w:ind w:left="3092" w:hanging="1021"/>
      </w:pPr>
    </w:lvl>
    <w:lvl w:ilvl="3">
      <w:start w:val="1"/>
      <w:numFmt w:val="decimal"/>
      <w:lvlText w:val="%1.%2.%3.%4."/>
      <w:lvlJc w:val="left"/>
      <w:pPr>
        <w:tabs>
          <w:tab w:val="num" w:pos="540"/>
        </w:tabs>
        <w:ind w:left="3372" w:hanging="708"/>
      </w:pPr>
    </w:lvl>
    <w:lvl w:ilvl="4">
      <w:start w:val="1"/>
      <w:numFmt w:val="decimal"/>
      <w:lvlText w:val="%1.%2.%3.%4.%5."/>
      <w:lvlJc w:val="left"/>
      <w:pPr>
        <w:tabs>
          <w:tab w:val="num" w:pos="540"/>
        </w:tabs>
        <w:ind w:left="4080" w:hanging="708"/>
      </w:pPr>
    </w:lvl>
    <w:lvl w:ilvl="5">
      <w:start w:val="1"/>
      <w:numFmt w:val="decimal"/>
      <w:lvlText w:val="%1.%2.%3.%4.%5.%6."/>
      <w:lvlJc w:val="left"/>
      <w:pPr>
        <w:tabs>
          <w:tab w:val="num" w:pos="540"/>
        </w:tabs>
        <w:ind w:left="4788" w:hanging="708"/>
      </w:pPr>
    </w:lvl>
    <w:lvl w:ilvl="6">
      <w:start w:val="1"/>
      <w:numFmt w:val="decimal"/>
      <w:lvlText w:val="%1.%2.%3.%4.%5.%6.%7."/>
      <w:lvlJc w:val="left"/>
      <w:pPr>
        <w:tabs>
          <w:tab w:val="num" w:pos="540"/>
        </w:tabs>
        <w:ind w:left="5496" w:hanging="708"/>
      </w:pPr>
    </w:lvl>
    <w:lvl w:ilvl="7">
      <w:start w:val="1"/>
      <w:numFmt w:val="decimal"/>
      <w:lvlText w:val="%1.%2.%3.%4.%5.%6.%7.%8."/>
      <w:lvlJc w:val="left"/>
      <w:pPr>
        <w:tabs>
          <w:tab w:val="num" w:pos="540"/>
        </w:tabs>
        <w:ind w:left="6204" w:hanging="708"/>
      </w:pPr>
    </w:lvl>
    <w:lvl w:ilvl="8">
      <w:start w:val="1"/>
      <w:numFmt w:val="decimal"/>
      <w:lvlText w:val="%1.%2.%3.%4.%5.%6.%7.%8.%9."/>
      <w:lvlJc w:val="left"/>
      <w:pPr>
        <w:tabs>
          <w:tab w:val="num" w:pos="540"/>
        </w:tabs>
        <w:ind w:left="6912" w:hanging="708"/>
      </w:pPr>
    </w:lvl>
  </w:abstractNum>
  <w:abstractNum w:abstractNumId="28" w15:restartNumberingAfterBreak="0">
    <w:nsid w:val="5D513D48"/>
    <w:multiLevelType w:val="hybridMultilevel"/>
    <w:tmpl w:val="623C28A0"/>
    <w:lvl w:ilvl="0" w:tplc="20A4A57A">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9" w15:restartNumberingAfterBreak="0">
    <w:nsid w:val="622C7E89"/>
    <w:multiLevelType w:val="hybridMultilevel"/>
    <w:tmpl w:val="F530F3BA"/>
    <w:lvl w:ilvl="0" w:tplc="0409000F">
      <w:start w:val="1"/>
      <w:numFmt w:val="decimal"/>
      <w:lvlText w:val="%1."/>
      <w:lvlJc w:val="left"/>
      <w:pPr>
        <w:tabs>
          <w:tab w:val="num" w:pos="360"/>
        </w:tabs>
        <w:ind w:left="360" w:hanging="360"/>
      </w:pPr>
      <w:rPr>
        <w:rFonts w:cs="Times New Roman" w:hint="default"/>
        <w:b/>
        <w:sz w:val="24"/>
        <w:szCs w:val="24"/>
      </w:rPr>
    </w:lvl>
    <w:lvl w:ilvl="1" w:tplc="04090001">
      <w:start w:val="1"/>
      <w:numFmt w:val="bullet"/>
      <w:lvlText w:val=""/>
      <w:lvlJc w:val="left"/>
      <w:pPr>
        <w:tabs>
          <w:tab w:val="num" w:pos="1080"/>
        </w:tabs>
        <w:ind w:left="1080" w:hanging="360"/>
      </w:pPr>
      <w:rPr>
        <w:rFonts w:ascii="Symbol" w:hAnsi="Symbol" w:hint="default"/>
        <w:b/>
        <w:sz w:val="24"/>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0" w15:restartNumberingAfterBreak="0">
    <w:nsid w:val="6F642A60"/>
    <w:multiLevelType w:val="multilevel"/>
    <w:tmpl w:val="AAB2FF9C"/>
    <w:lvl w:ilvl="0">
      <w:start w:val="1"/>
      <w:numFmt w:val="decimal"/>
      <w:lvlText w:val="%1."/>
      <w:lvlJc w:val="left"/>
      <w:pPr>
        <w:tabs>
          <w:tab w:val="num" w:pos="720"/>
        </w:tabs>
        <w:ind w:left="720" w:hanging="360"/>
      </w:pPr>
      <w:rPr>
        <w:rFonts w:cs="Times New Roman" w:hint="default"/>
      </w:rPr>
    </w:lvl>
    <w:lvl w:ilvl="1">
      <w:start w:val="2"/>
      <w:numFmt w:val="decimal"/>
      <w:isLgl/>
      <w:lvlText w:val="%1.%2."/>
      <w:lvlJc w:val="left"/>
      <w:pPr>
        <w:ind w:left="1452" w:hanging="405"/>
      </w:pPr>
      <w:rPr>
        <w:rFonts w:hint="default"/>
      </w:rPr>
    </w:lvl>
    <w:lvl w:ilvl="2">
      <w:start w:val="5"/>
      <w:numFmt w:val="decimal"/>
      <w:isLgl/>
      <w:lvlText w:val="%1.%2.%3."/>
      <w:lvlJc w:val="left"/>
      <w:pPr>
        <w:ind w:left="2454" w:hanging="720"/>
      </w:pPr>
      <w:rPr>
        <w:rFonts w:hint="default"/>
      </w:rPr>
    </w:lvl>
    <w:lvl w:ilvl="3">
      <w:start w:val="1"/>
      <w:numFmt w:val="decimal"/>
      <w:isLgl/>
      <w:lvlText w:val="%1.%2.%3.%4."/>
      <w:lvlJc w:val="left"/>
      <w:pPr>
        <w:ind w:left="3141" w:hanging="720"/>
      </w:pPr>
      <w:rPr>
        <w:rFonts w:hint="default"/>
      </w:rPr>
    </w:lvl>
    <w:lvl w:ilvl="4">
      <w:start w:val="1"/>
      <w:numFmt w:val="decimal"/>
      <w:isLgl/>
      <w:lvlText w:val="%1.%2.%3.%4.%5."/>
      <w:lvlJc w:val="left"/>
      <w:pPr>
        <w:ind w:left="4188" w:hanging="1080"/>
      </w:pPr>
      <w:rPr>
        <w:rFonts w:hint="default"/>
      </w:rPr>
    </w:lvl>
    <w:lvl w:ilvl="5">
      <w:start w:val="1"/>
      <w:numFmt w:val="decimal"/>
      <w:isLgl/>
      <w:lvlText w:val="%1.%2.%3.%4.%5.%6."/>
      <w:lvlJc w:val="left"/>
      <w:pPr>
        <w:ind w:left="4875" w:hanging="1080"/>
      </w:pPr>
      <w:rPr>
        <w:rFonts w:hint="default"/>
      </w:rPr>
    </w:lvl>
    <w:lvl w:ilvl="6">
      <w:start w:val="1"/>
      <w:numFmt w:val="decimal"/>
      <w:isLgl/>
      <w:lvlText w:val="%1.%2.%3.%4.%5.%6.%7."/>
      <w:lvlJc w:val="left"/>
      <w:pPr>
        <w:ind w:left="5922" w:hanging="1440"/>
      </w:pPr>
      <w:rPr>
        <w:rFonts w:hint="default"/>
      </w:rPr>
    </w:lvl>
    <w:lvl w:ilvl="7">
      <w:start w:val="1"/>
      <w:numFmt w:val="decimal"/>
      <w:isLgl/>
      <w:lvlText w:val="%1.%2.%3.%4.%5.%6.%7.%8."/>
      <w:lvlJc w:val="left"/>
      <w:pPr>
        <w:ind w:left="6609" w:hanging="1440"/>
      </w:pPr>
      <w:rPr>
        <w:rFonts w:hint="default"/>
      </w:rPr>
    </w:lvl>
    <w:lvl w:ilvl="8">
      <w:start w:val="1"/>
      <w:numFmt w:val="decimal"/>
      <w:isLgl/>
      <w:lvlText w:val="%1.%2.%3.%4.%5.%6.%7.%8.%9."/>
      <w:lvlJc w:val="left"/>
      <w:pPr>
        <w:ind w:left="7296" w:hanging="1440"/>
      </w:pPr>
      <w:rPr>
        <w:rFonts w:hint="default"/>
      </w:rPr>
    </w:lvl>
  </w:abstractNum>
  <w:abstractNum w:abstractNumId="31" w15:restartNumberingAfterBreak="0">
    <w:nsid w:val="741B0DFF"/>
    <w:multiLevelType w:val="hybridMultilevel"/>
    <w:tmpl w:val="63261CD8"/>
    <w:lvl w:ilvl="0" w:tplc="04090003">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22"/>
  </w:num>
  <w:num w:numId="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1"/>
    <w:lvlOverride w:ilvl="0">
      <w:startOverride w:val="10"/>
    </w:lvlOverride>
    <w:lvlOverride w:ilvl="1">
      <w:startOverride w:val="5"/>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9"/>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7"/>
  </w:num>
  <w:num w:numId="1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6"/>
    <w:lvlOverride w:ilvl="0">
      <w:startOverride w:val="3"/>
    </w:lvlOverride>
    <w:lvlOverride w:ilvl="1">
      <w:startOverride w:val="1"/>
    </w:lvlOverride>
    <w:lvlOverride w:ilvl="2">
      <w:startOverride w:val="7"/>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1"/>
    <w:lvlOverride w:ilvl="0">
      <w:startOverride w:val="1"/>
    </w:lvlOverride>
    <w:lvlOverride w:ilvl="1"/>
    <w:lvlOverride w:ilvl="2"/>
    <w:lvlOverride w:ilvl="3"/>
    <w:lvlOverride w:ilvl="4"/>
    <w:lvlOverride w:ilvl="5"/>
    <w:lvlOverride w:ilvl="6"/>
    <w:lvlOverride w:ilvl="7"/>
    <w:lvlOverride w:ilvl="8"/>
  </w:num>
  <w:num w:numId="19">
    <w:abstractNumId w:val="12"/>
  </w:num>
  <w:num w:numId="20">
    <w:abstractNumId w:val="23"/>
  </w:num>
  <w:num w:numId="21">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30"/>
  </w:num>
  <w:num w:numId="23">
    <w:abstractNumId w:val="10"/>
  </w:num>
  <w:num w:numId="24">
    <w:abstractNumId w:val="14"/>
  </w:num>
  <w:num w:numId="25">
    <w:abstractNumId w:val="31"/>
  </w:num>
  <w:num w:numId="26">
    <w:abstractNumId w:val="8"/>
  </w:num>
  <w:num w:numId="27">
    <w:abstractNumId w:val="7"/>
  </w:num>
  <w:num w:numId="28">
    <w:abstractNumId w:val="5"/>
  </w:num>
  <w:num w:numId="29">
    <w:abstractNumId w:val="28"/>
  </w:num>
  <w:num w:numId="30">
    <w:abstractNumId w:val="3"/>
  </w:num>
  <w:num w:numId="3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9"/>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מיה קאירי">
    <w15:presenceInfo w15:providerId="AD" w15:userId="S-1-5-21-1915107579-1707952165-794563710-13577"/>
  </w15:person>
  <w15:person w15:author="Kook Sec">
    <w15:presenceInfo w15:providerId="AD" w15:userId="S-1-5-21-1915107579-1707952165-794563710-1249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documentProtection w:edit="trackedChanges" w:enforcement="0"/>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206B7"/>
    <w:rsid w:val="00040EDB"/>
    <w:rsid w:val="000525E5"/>
    <w:rsid w:val="000F5BD1"/>
    <w:rsid w:val="00110BDC"/>
    <w:rsid w:val="00134C85"/>
    <w:rsid w:val="00152923"/>
    <w:rsid w:val="001607C8"/>
    <w:rsid w:val="0016188F"/>
    <w:rsid w:val="00165E87"/>
    <w:rsid w:val="001A0C3C"/>
    <w:rsid w:val="001A64F5"/>
    <w:rsid w:val="001A69D5"/>
    <w:rsid w:val="001B14FD"/>
    <w:rsid w:val="001F50AB"/>
    <w:rsid w:val="00201F06"/>
    <w:rsid w:val="00214ACF"/>
    <w:rsid w:val="00237720"/>
    <w:rsid w:val="00281271"/>
    <w:rsid w:val="00345EDB"/>
    <w:rsid w:val="0037469F"/>
    <w:rsid w:val="00377752"/>
    <w:rsid w:val="0038219B"/>
    <w:rsid w:val="003B5FE4"/>
    <w:rsid w:val="003C30D7"/>
    <w:rsid w:val="003D5B2E"/>
    <w:rsid w:val="00436BCE"/>
    <w:rsid w:val="00436E45"/>
    <w:rsid w:val="00450CD1"/>
    <w:rsid w:val="00465C93"/>
    <w:rsid w:val="0047052D"/>
    <w:rsid w:val="004739EA"/>
    <w:rsid w:val="004809D5"/>
    <w:rsid w:val="004A28B6"/>
    <w:rsid w:val="004A3746"/>
    <w:rsid w:val="004A6E07"/>
    <w:rsid w:val="004C168A"/>
    <w:rsid w:val="004C5851"/>
    <w:rsid w:val="005047EF"/>
    <w:rsid w:val="005519DD"/>
    <w:rsid w:val="00552E11"/>
    <w:rsid w:val="00553FFB"/>
    <w:rsid w:val="00593DF5"/>
    <w:rsid w:val="0059524A"/>
    <w:rsid w:val="005C5D10"/>
    <w:rsid w:val="00641007"/>
    <w:rsid w:val="006503BD"/>
    <w:rsid w:val="00653870"/>
    <w:rsid w:val="00666119"/>
    <w:rsid w:val="00686F0A"/>
    <w:rsid w:val="0072103C"/>
    <w:rsid w:val="00762722"/>
    <w:rsid w:val="00776496"/>
    <w:rsid w:val="007A2932"/>
    <w:rsid w:val="007A2B62"/>
    <w:rsid w:val="007C2BCD"/>
    <w:rsid w:val="007C2C6F"/>
    <w:rsid w:val="007E46A2"/>
    <w:rsid w:val="00865EB5"/>
    <w:rsid w:val="00865F43"/>
    <w:rsid w:val="00876FA7"/>
    <w:rsid w:val="00884674"/>
    <w:rsid w:val="008B0ACF"/>
    <w:rsid w:val="008C64C6"/>
    <w:rsid w:val="008F1370"/>
    <w:rsid w:val="00913564"/>
    <w:rsid w:val="00936C35"/>
    <w:rsid w:val="00942177"/>
    <w:rsid w:val="00945BF5"/>
    <w:rsid w:val="00967621"/>
    <w:rsid w:val="009B30C2"/>
    <w:rsid w:val="009D53C2"/>
    <w:rsid w:val="00A06D7B"/>
    <w:rsid w:val="00A42271"/>
    <w:rsid w:val="00AC04FE"/>
    <w:rsid w:val="00AD35D2"/>
    <w:rsid w:val="00AF234B"/>
    <w:rsid w:val="00BD72C4"/>
    <w:rsid w:val="00BE17B4"/>
    <w:rsid w:val="00C24089"/>
    <w:rsid w:val="00C96B78"/>
    <w:rsid w:val="00CA65CB"/>
    <w:rsid w:val="00CC5444"/>
    <w:rsid w:val="00CD183F"/>
    <w:rsid w:val="00CD6E5A"/>
    <w:rsid w:val="00CE0A1F"/>
    <w:rsid w:val="00CE1CB0"/>
    <w:rsid w:val="00CF334C"/>
    <w:rsid w:val="00CF7A18"/>
    <w:rsid w:val="00D1726F"/>
    <w:rsid w:val="00D61873"/>
    <w:rsid w:val="00D904AB"/>
    <w:rsid w:val="00DC3D24"/>
    <w:rsid w:val="00DC5FD7"/>
    <w:rsid w:val="00DD032F"/>
    <w:rsid w:val="00DE118F"/>
    <w:rsid w:val="00E56613"/>
    <w:rsid w:val="00E679C7"/>
    <w:rsid w:val="00E74841"/>
    <w:rsid w:val="00EB50C8"/>
    <w:rsid w:val="00EC37B6"/>
    <w:rsid w:val="00ED380F"/>
    <w:rsid w:val="00EF43A0"/>
    <w:rsid w:val="00F239A0"/>
    <w:rsid w:val="00F77C53"/>
    <w:rsid w:val="00F865AA"/>
    <w:rsid w:val="00F9429A"/>
    <w:rsid w:val="00FB4C73"/>
    <w:rsid w:val="00FC682F"/>
    <w:rsid w:val="00FE4D87"/>
    <w:rsid w:val="00FF000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2049"/>
    <o:shapelayout v:ext="edit">
      <o:idmap v:ext="edit" data="1"/>
    </o:shapelayout>
  </w:shapeDefaults>
  <w:decimalSymbol w:val="."/>
  <w:listSeparator w:val=","/>
  <w14:docId w14:val="5C18DDA8"/>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E679C7"/>
    <w:pPr>
      <w:bidi/>
      <w:spacing w:before="100" w:beforeAutospacing="1" w:after="100" w:afterAutospacing="1" w:line="720" w:lineRule="auto"/>
    </w:pPr>
  </w:style>
  <w:style w:type="paragraph" w:styleId="1">
    <w:name w:val="heading 1"/>
    <w:basedOn w:val="a0"/>
    <w:next w:val="a0"/>
    <w:link w:val="10"/>
    <w:qFormat/>
    <w:rsid w:val="00776496"/>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2">
    <w:name w:val="heading 2"/>
    <w:basedOn w:val="a0"/>
    <w:next w:val="a0"/>
    <w:link w:val="20"/>
    <w:qFormat/>
    <w:rsid w:val="00776496"/>
    <w:pPr>
      <w:keepNext/>
      <w:spacing w:before="0" w:beforeAutospacing="0" w:after="0" w:afterAutospacing="0" w:line="240" w:lineRule="auto"/>
      <w:jc w:val="center"/>
      <w:outlineLvl w:val="1"/>
    </w:pPr>
    <w:rPr>
      <w:rFonts w:ascii="Times New Roman" w:eastAsia="Times New Roman" w:hAnsi="Times New Roman" w:cs="David"/>
      <w:b/>
      <w:bCs/>
      <w:sz w:val="24"/>
      <w:szCs w:val="24"/>
      <w:u w:val="single"/>
      <w:lang w:eastAsia="he-IL"/>
    </w:rPr>
  </w:style>
  <w:style w:type="paragraph" w:styleId="3">
    <w:name w:val="heading 3"/>
    <w:basedOn w:val="a0"/>
    <w:next w:val="a0"/>
    <w:link w:val="30"/>
    <w:qFormat/>
    <w:rsid w:val="00776496"/>
    <w:pPr>
      <w:keepNext/>
      <w:spacing w:before="0" w:beforeAutospacing="0" w:after="0" w:afterAutospacing="0" w:line="240" w:lineRule="auto"/>
      <w:jc w:val="center"/>
      <w:outlineLvl w:val="2"/>
    </w:pPr>
    <w:rPr>
      <w:rFonts w:ascii="Times New Roman" w:eastAsia="Times New Roman" w:hAnsi="Times New Roman" w:cs="David"/>
      <w:sz w:val="24"/>
      <w:szCs w:val="24"/>
      <w:u w:val="single"/>
      <w:lang w:eastAsia="he-IL"/>
    </w:rPr>
  </w:style>
  <w:style w:type="paragraph" w:styleId="4">
    <w:name w:val="heading 4"/>
    <w:basedOn w:val="a0"/>
    <w:next w:val="a0"/>
    <w:link w:val="40"/>
    <w:qFormat/>
    <w:rsid w:val="00776496"/>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5">
    <w:name w:val="heading 5"/>
    <w:basedOn w:val="a0"/>
    <w:next w:val="a0"/>
    <w:link w:val="50"/>
    <w:qFormat/>
    <w:rsid w:val="00776496"/>
    <w:pPr>
      <w:widowControl w:val="0"/>
      <w:bidi w:val="0"/>
      <w:spacing w:before="240" w:beforeAutospacing="0" w:after="60" w:afterAutospacing="0" w:line="240" w:lineRule="auto"/>
      <w:outlineLvl w:val="4"/>
    </w:pPr>
    <w:rPr>
      <w:rFonts w:ascii="Times New Roman" w:eastAsia="Times New Roman" w:hAnsi="Times New Roman" w:cs="David"/>
      <w:b/>
      <w:bCs/>
      <w:i/>
      <w:iCs/>
      <w:sz w:val="26"/>
      <w:szCs w:val="26"/>
      <w:lang w:eastAsia="he-IL"/>
    </w:rPr>
  </w:style>
  <w:style w:type="paragraph" w:styleId="8">
    <w:name w:val="heading 8"/>
    <w:basedOn w:val="a0"/>
    <w:next w:val="a0"/>
    <w:link w:val="80"/>
    <w:unhideWhenUsed/>
    <w:qFormat/>
    <w:rsid w:val="00776496"/>
    <w:pPr>
      <w:widowControl w:val="0"/>
      <w:bidi w:val="0"/>
      <w:spacing w:before="240" w:beforeAutospacing="0" w:after="60" w:afterAutospacing="0" w:line="240" w:lineRule="auto"/>
      <w:outlineLvl w:val="7"/>
    </w:pPr>
    <w:rPr>
      <w:rFonts w:ascii="Calibri" w:eastAsia="Times New Roman" w:hAnsi="Calibri" w:cs="Arial"/>
      <w:i/>
      <w:iCs/>
      <w:sz w:val="24"/>
      <w:szCs w:val="24"/>
      <w:lang w:eastAsia="he-IL"/>
    </w:rPr>
  </w:style>
  <w:style w:type="paragraph" w:styleId="9">
    <w:name w:val="heading 9"/>
    <w:basedOn w:val="a0"/>
    <w:next w:val="a0"/>
    <w:link w:val="90"/>
    <w:qFormat/>
    <w:rsid w:val="00E56613"/>
    <w:pPr>
      <w:spacing w:before="240" w:beforeAutospacing="0" w:after="60" w:afterAutospacing="0" w:line="360" w:lineRule="auto"/>
      <w:jc w:val="both"/>
      <w:outlineLvl w:val="8"/>
    </w:pPr>
    <w:rPr>
      <w:rFonts w:ascii="Arial" w:eastAsia="Times New Roman" w:hAnsi="Arial" w:cs="Arial"/>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AF234B"/>
    <w:pPr>
      <w:tabs>
        <w:tab w:val="center" w:pos="4153"/>
        <w:tab w:val="right" w:pos="8306"/>
      </w:tabs>
      <w:spacing w:before="0" w:after="0" w:line="240" w:lineRule="auto"/>
    </w:pPr>
  </w:style>
  <w:style w:type="character" w:customStyle="1" w:styleId="a5">
    <w:name w:val="כותרת עליונה תו"/>
    <w:basedOn w:val="a1"/>
    <w:link w:val="a4"/>
    <w:uiPriority w:val="99"/>
    <w:rsid w:val="00AF234B"/>
  </w:style>
  <w:style w:type="paragraph" w:styleId="a6">
    <w:name w:val="footer"/>
    <w:basedOn w:val="a0"/>
    <w:link w:val="a7"/>
    <w:unhideWhenUsed/>
    <w:rsid w:val="00AF234B"/>
    <w:pPr>
      <w:tabs>
        <w:tab w:val="center" w:pos="4153"/>
        <w:tab w:val="right" w:pos="8306"/>
      </w:tabs>
      <w:spacing w:before="0" w:after="0" w:line="240" w:lineRule="auto"/>
    </w:pPr>
  </w:style>
  <w:style w:type="character" w:customStyle="1" w:styleId="a7">
    <w:name w:val="כותרת תחתונה תו"/>
    <w:basedOn w:val="a1"/>
    <w:link w:val="a6"/>
    <w:rsid w:val="00AF234B"/>
  </w:style>
  <w:style w:type="character" w:styleId="a8">
    <w:name w:val="Placeholder Text"/>
    <w:basedOn w:val="a1"/>
    <w:uiPriority w:val="99"/>
    <w:semiHidden/>
    <w:rsid w:val="00552E11"/>
    <w:rPr>
      <w:color w:val="808080"/>
    </w:rPr>
  </w:style>
  <w:style w:type="table" w:styleId="a9">
    <w:name w:val="Table Grid"/>
    <w:basedOn w:val="a2"/>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a6"/>
    <w:link w:val="AutoFieldsChar"/>
    <w:qFormat/>
    <w:rsid w:val="00CF334C"/>
    <w:pPr>
      <w:spacing w:before="100" w:after="100"/>
    </w:pPr>
    <w:rPr>
      <w:rFonts w:ascii="David" w:hAnsi="David" w:cs="David"/>
      <w:color w:val="0070C0"/>
      <w:sz w:val="20"/>
      <w:szCs w:val="24"/>
    </w:rPr>
  </w:style>
  <w:style w:type="character" w:customStyle="1" w:styleId="AutoFieldsChar">
    <w:name w:val="AutoFields Char"/>
    <w:basedOn w:val="a7"/>
    <w:link w:val="AutoFields"/>
    <w:rsid w:val="00CF334C"/>
    <w:rPr>
      <w:rFonts w:ascii="David" w:hAnsi="David" w:cs="David"/>
      <w:color w:val="0070C0"/>
      <w:sz w:val="20"/>
      <w:szCs w:val="24"/>
    </w:rPr>
  </w:style>
  <w:style w:type="character" w:customStyle="1" w:styleId="10">
    <w:name w:val="כותרת 1 תו"/>
    <w:basedOn w:val="a1"/>
    <w:link w:val="1"/>
    <w:rsid w:val="00776496"/>
    <w:rPr>
      <w:rFonts w:ascii="Calibri Light" w:eastAsia="Times New Roman" w:hAnsi="Calibri Light" w:cs="Times New Roman"/>
      <w:b/>
      <w:bCs/>
      <w:kern w:val="32"/>
      <w:sz w:val="32"/>
      <w:szCs w:val="32"/>
      <w:lang w:eastAsia="he-IL"/>
    </w:rPr>
  </w:style>
  <w:style w:type="character" w:customStyle="1" w:styleId="20">
    <w:name w:val="כותרת 2 תו"/>
    <w:basedOn w:val="a1"/>
    <w:link w:val="2"/>
    <w:rsid w:val="00776496"/>
    <w:rPr>
      <w:rFonts w:ascii="Times New Roman" w:eastAsia="Times New Roman" w:hAnsi="Times New Roman" w:cs="David"/>
      <w:b/>
      <w:bCs/>
      <w:sz w:val="24"/>
      <w:szCs w:val="24"/>
      <w:u w:val="single"/>
      <w:lang w:eastAsia="he-IL"/>
    </w:rPr>
  </w:style>
  <w:style w:type="character" w:customStyle="1" w:styleId="30">
    <w:name w:val="כותרת 3 תו"/>
    <w:basedOn w:val="a1"/>
    <w:link w:val="3"/>
    <w:rsid w:val="00776496"/>
    <w:rPr>
      <w:rFonts w:ascii="Times New Roman" w:eastAsia="Times New Roman" w:hAnsi="Times New Roman" w:cs="David"/>
      <w:sz w:val="24"/>
      <w:szCs w:val="24"/>
      <w:u w:val="single"/>
      <w:lang w:eastAsia="he-IL"/>
    </w:rPr>
  </w:style>
  <w:style w:type="character" w:customStyle="1" w:styleId="40">
    <w:name w:val="כותרת 4 תו"/>
    <w:basedOn w:val="a1"/>
    <w:link w:val="4"/>
    <w:rsid w:val="00776496"/>
    <w:rPr>
      <w:rFonts w:ascii="Calibri" w:eastAsia="Times New Roman" w:hAnsi="Calibri" w:cs="Arial"/>
      <w:b/>
      <w:bCs/>
      <w:sz w:val="28"/>
      <w:szCs w:val="28"/>
      <w:lang w:eastAsia="he-IL"/>
    </w:rPr>
  </w:style>
  <w:style w:type="character" w:customStyle="1" w:styleId="50">
    <w:name w:val="כותרת 5 תו"/>
    <w:basedOn w:val="a1"/>
    <w:link w:val="5"/>
    <w:rsid w:val="00776496"/>
    <w:rPr>
      <w:rFonts w:ascii="Times New Roman" w:eastAsia="Times New Roman" w:hAnsi="Times New Roman" w:cs="David"/>
      <w:b/>
      <w:bCs/>
      <w:i/>
      <w:iCs/>
      <w:sz w:val="26"/>
      <w:szCs w:val="26"/>
      <w:lang w:eastAsia="he-IL"/>
    </w:rPr>
  </w:style>
  <w:style w:type="character" w:customStyle="1" w:styleId="80">
    <w:name w:val="כותרת 8 תו"/>
    <w:basedOn w:val="a1"/>
    <w:link w:val="8"/>
    <w:semiHidden/>
    <w:rsid w:val="00776496"/>
    <w:rPr>
      <w:rFonts w:ascii="Calibri" w:eastAsia="Times New Roman" w:hAnsi="Calibri" w:cs="Arial"/>
      <w:i/>
      <w:iCs/>
      <w:sz w:val="24"/>
      <w:szCs w:val="24"/>
      <w:lang w:eastAsia="he-IL"/>
    </w:rPr>
  </w:style>
  <w:style w:type="numbering" w:customStyle="1" w:styleId="NoList1">
    <w:name w:val="No List1"/>
    <w:next w:val="a3"/>
    <w:semiHidden/>
    <w:rsid w:val="00776496"/>
  </w:style>
  <w:style w:type="paragraph" w:customStyle="1" w:styleId="Heading11">
    <w:name w:val="Heading 11"/>
    <w:basedOn w:val="a0"/>
    <w:next w:val="a0"/>
    <w:rsid w:val="00776496"/>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a0"/>
    <w:next w:val="a0"/>
    <w:rsid w:val="00776496"/>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a0"/>
    <w:next w:val="a0"/>
    <w:rsid w:val="00776496"/>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a0"/>
    <w:next w:val="a0"/>
    <w:rsid w:val="00776496"/>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a0"/>
    <w:next w:val="a0"/>
    <w:rsid w:val="00776496"/>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a0"/>
    <w:next w:val="a0"/>
    <w:rsid w:val="00776496"/>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a0"/>
    <w:next w:val="a0"/>
    <w:rsid w:val="00776496"/>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a0"/>
    <w:next w:val="a0"/>
    <w:rsid w:val="00776496"/>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a0"/>
    <w:next w:val="a0"/>
    <w:rsid w:val="00776496"/>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a0"/>
    <w:rsid w:val="00776496"/>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a0"/>
    <w:rsid w:val="00776496"/>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styleId="aa">
    <w:name w:val="Body Text"/>
    <w:basedOn w:val="a0"/>
    <w:link w:val="ab"/>
    <w:rsid w:val="00776496"/>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ab">
    <w:name w:val="גוף טקסט תו"/>
    <w:basedOn w:val="a1"/>
    <w:link w:val="aa"/>
    <w:rsid w:val="00776496"/>
    <w:rPr>
      <w:rFonts w:ascii="Times New Roman" w:eastAsia="Times New Roman" w:hAnsi="Times New Roman" w:cs="David"/>
      <w:sz w:val="20"/>
      <w:szCs w:val="24"/>
      <w:lang w:eastAsia="he-IL"/>
    </w:rPr>
  </w:style>
  <w:style w:type="paragraph" w:styleId="ac">
    <w:name w:val="Title"/>
    <w:basedOn w:val="a0"/>
    <w:link w:val="ad"/>
    <w:uiPriority w:val="99"/>
    <w:qFormat/>
    <w:rsid w:val="00776496"/>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ad">
    <w:name w:val="כותרת טקסט תו"/>
    <w:basedOn w:val="a1"/>
    <w:link w:val="ac"/>
    <w:uiPriority w:val="99"/>
    <w:rsid w:val="00776496"/>
    <w:rPr>
      <w:rFonts w:ascii="Times New Roman" w:eastAsia="Times New Roman" w:hAnsi="Times New Roman" w:cs="David"/>
      <w:bCs/>
      <w:i/>
      <w:iCs/>
      <w:sz w:val="32"/>
      <w:szCs w:val="32"/>
      <w:u w:val="single"/>
      <w:lang w:eastAsia="he-IL"/>
    </w:rPr>
  </w:style>
  <w:style w:type="character" w:customStyle="1" w:styleId="PageNumber1">
    <w:name w:val="Page Number1"/>
    <w:rsid w:val="00776496"/>
    <w:rPr>
      <w:rFonts w:cs="Times New Roman"/>
    </w:rPr>
  </w:style>
  <w:style w:type="paragraph" w:styleId="ae">
    <w:name w:val="Block Text"/>
    <w:basedOn w:val="a0"/>
    <w:rsid w:val="00776496"/>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a0"/>
    <w:rsid w:val="00776496"/>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31">
    <w:name w:val="Body Text Indent 3"/>
    <w:basedOn w:val="a0"/>
    <w:link w:val="32"/>
    <w:rsid w:val="00776496"/>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32">
    <w:name w:val="כניסה בגוף טקסט 3 תו"/>
    <w:basedOn w:val="a1"/>
    <w:link w:val="31"/>
    <w:rsid w:val="00776496"/>
    <w:rPr>
      <w:rFonts w:ascii="Times New Roman" w:eastAsia="Times New Roman" w:hAnsi="Times New Roman" w:cs="David"/>
      <w:sz w:val="24"/>
      <w:szCs w:val="24"/>
      <w:lang w:eastAsia="he-IL"/>
    </w:rPr>
  </w:style>
  <w:style w:type="paragraph" w:styleId="21">
    <w:name w:val="Body Text Indent 2"/>
    <w:basedOn w:val="a0"/>
    <w:link w:val="22"/>
    <w:rsid w:val="00776496"/>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22">
    <w:name w:val="כניסה בגוף טקסט 2 תו"/>
    <w:basedOn w:val="a1"/>
    <w:link w:val="21"/>
    <w:rsid w:val="00776496"/>
    <w:rPr>
      <w:rFonts w:ascii="Times New Roman" w:eastAsia="Times New Roman" w:hAnsi="Times New Roman" w:cs="David"/>
      <w:sz w:val="20"/>
      <w:szCs w:val="24"/>
      <w:lang w:eastAsia="he-IL"/>
    </w:rPr>
  </w:style>
  <w:style w:type="paragraph" w:styleId="af">
    <w:name w:val="Balloon Text"/>
    <w:basedOn w:val="a0"/>
    <w:link w:val="af0"/>
    <w:semiHidden/>
    <w:rsid w:val="00776496"/>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af0">
    <w:name w:val="טקסט בלונים תו"/>
    <w:basedOn w:val="a1"/>
    <w:link w:val="af"/>
    <w:semiHidden/>
    <w:rsid w:val="00776496"/>
    <w:rPr>
      <w:rFonts w:ascii="Tahoma" w:eastAsia="Times New Roman" w:hAnsi="Tahoma" w:cs="Tahoma"/>
      <w:sz w:val="16"/>
      <w:szCs w:val="16"/>
      <w:lang w:eastAsia="he-IL"/>
    </w:rPr>
  </w:style>
  <w:style w:type="paragraph" w:customStyle="1" w:styleId="af1">
    <w:name w:val="סגנון"/>
    <w:basedOn w:val="a0"/>
    <w:next w:val="ae"/>
    <w:rsid w:val="00776496"/>
    <w:pPr>
      <w:spacing w:before="0" w:beforeAutospacing="0" w:after="0" w:afterAutospacing="0" w:line="240" w:lineRule="auto"/>
      <w:ind w:left="1440"/>
    </w:pPr>
    <w:rPr>
      <w:rFonts w:ascii="Times New Roman" w:eastAsia="Times New Roman" w:hAnsi="Times New Roman" w:cs="David"/>
      <w:sz w:val="24"/>
      <w:szCs w:val="24"/>
      <w:lang w:eastAsia="he-IL"/>
    </w:rPr>
  </w:style>
  <w:style w:type="character" w:styleId="af2">
    <w:name w:val="page number"/>
    <w:rsid w:val="00776496"/>
    <w:rPr>
      <w:rFonts w:cs="Times New Roman"/>
    </w:rPr>
  </w:style>
  <w:style w:type="paragraph" w:styleId="af3">
    <w:name w:val="Document Map"/>
    <w:basedOn w:val="a0"/>
    <w:link w:val="af4"/>
    <w:semiHidden/>
    <w:rsid w:val="00776496"/>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af4">
    <w:name w:val="מפת מסמך תו"/>
    <w:basedOn w:val="a1"/>
    <w:link w:val="af3"/>
    <w:semiHidden/>
    <w:rsid w:val="00776496"/>
    <w:rPr>
      <w:rFonts w:ascii="Tahoma" w:eastAsia="Times New Roman" w:hAnsi="Tahoma" w:cs="Tahoma"/>
      <w:sz w:val="20"/>
      <w:szCs w:val="20"/>
      <w:shd w:val="clear" w:color="auto" w:fill="000080"/>
      <w:lang w:eastAsia="he-IL"/>
    </w:rPr>
  </w:style>
  <w:style w:type="paragraph" w:customStyle="1" w:styleId="af5">
    <w:name w:val="רשימה מימין"/>
    <w:basedOn w:val="a0"/>
    <w:rsid w:val="00776496"/>
    <w:pPr>
      <w:spacing w:before="0" w:beforeAutospacing="0" w:after="0" w:afterAutospacing="0" w:line="240" w:lineRule="auto"/>
      <w:ind w:left="540" w:hanging="540"/>
    </w:pPr>
    <w:rPr>
      <w:rFonts w:ascii="Times New Roman" w:eastAsia="Times New Roman" w:hAnsi="Times New Roman" w:cs="David"/>
      <w:sz w:val="24"/>
    </w:rPr>
  </w:style>
  <w:style w:type="paragraph" w:customStyle="1" w:styleId="Heading41">
    <w:name w:val="Heading 41"/>
    <w:basedOn w:val="a0"/>
    <w:next w:val="a0"/>
    <w:rsid w:val="00776496"/>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a0"/>
    <w:next w:val="a0"/>
    <w:rsid w:val="00776496"/>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a0"/>
    <w:next w:val="a0"/>
    <w:rsid w:val="00776496"/>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a0"/>
    <w:next w:val="a0"/>
    <w:rsid w:val="00776496"/>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a0"/>
    <w:next w:val="a0"/>
    <w:rsid w:val="00776496"/>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a0"/>
    <w:rsid w:val="00776496"/>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11">
    <w:name w:val="חתימה1"/>
    <w:basedOn w:val="a0"/>
    <w:rsid w:val="00776496"/>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f6">
    <w:name w:val="חתימה קו אחד"/>
    <w:basedOn w:val="11"/>
    <w:rsid w:val="00776496"/>
    <w:pPr>
      <w:tabs>
        <w:tab w:val="left" w:pos="2880"/>
        <w:tab w:val="left" w:pos="5220"/>
        <w:tab w:val="left" w:pos="7740"/>
      </w:tabs>
      <w:ind w:left="360"/>
    </w:pPr>
    <w:rPr>
      <w:sz w:val="22"/>
      <w:szCs w:val="22"/>
    </w:rPr>
  </w:style>
  <w:style w:type="paragraph" w:customStyle="1" w:styleId="12">
    <w:name w:val="חתימה קו 1 נקודות"/>
    <w:basedOn w:val="11"/>
    <w:rsid w:val="00776496"/>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af7">
    <w:name w:val="List Paragraph"/>
    <w:basedOn w:val="a0"/>
    <w:uiPriority w:val="34"/>
    <w:qFormat/>
    <w:rsid w:val="00776496"/>
    <w:pPr>
      <w:spacing w:before="0" w:beforeAutospacing="0" w:after="0" w:afterAutospacing="0" w:line="360" w:lineRule="auto"/>
      <w:ind w:left="720"/>
      <w:jc w:val="both"/>
    </w:pPr>
    <w:rPr>
      <w:rFonts w:ascii="Times New Roman" w:eastAsia="Times New Roman" w:hAnsi="Times New Roman" w:cs="David"/>
      <w:sz w:val="25"/>
      <w:szCs w:val="25"/>
    </w:rPr>
  </w:style>
  <w:style w:type="table" w:customStyle="1" w:styleId="13">
    <w:name w:val="רשת טבלה1"/>
    <w:basedOn w:val="a2"/>
    <w:next w:val="a9"/>
    <w:rsid w:val="003D5B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90">
    <w:name w:val="כותרת 9 תו"/>
    <w:basedOn w:val="a1"/>
    <w:link w:val="9"/>
    <w:rsid w:val="00E56613"/>
    <w:rPr>
      <w:rFonts w:ascii="Arial" w:eastAsia="Times New Roman" w:hAnsi="Arial" w:cs="Arial"/>
    </w:rPr>
  </w:style>
  <w:style w:type="numbering" w:customStyle="1" w:styleId="14">
    <w:name w:val="ללא רשימה1"/>
    <w:next w:val="a3"/>
    <w:semiHidden/>
    <w:rsid w:val="00E56613"/>
  </w:style>
  <w:style w:type="paragraph" w:customStyle="1" w:styleId="Header3">
    <w:name w:val="Header3"/>
    <w:basedOn w:val="a0"/>
    <w:rsid w:val="00E56613"/>
    <w:pPr>
      <w:tabs>
        <w:tab w:val="center" w:pos="4153"/>
        <w:tab w:val="right" w:pos="8306"/>
      </w:tabs>
      <w:spacing w:before="0" w:beforeAutospacing="0" w:after="0" w:afterAutospacing="0" w:line="360" w:lineRule="auto"/>
      <w:jc w:val="both"/>
    </w:pPr>
    <w:rPr>
      <w:rFonts w:ascii="Times New Roman" w:eastAsia="Times New Roman" w:hAnsi="Times New Roman" w:cs="David"/>
      <w:sz w:val="26"/>
      <w:szCs w:val="26"/>
    </w:rPr>
  </w:style>
  <w:style w:type="character" w:customStyle="1" w:styleId="PageNumber3">
    <w:name w:val="Page Number3"/>
    <w:rsid w:val="00E56613"/>
    <w:rPr>
      <w:rFonts w:cs="Times New Roman"/>
    </w:rPr>
  </w:style>
  <w:style w:type="paragraph" w:customStyle="1" w:styleId="indent1">
    <w:name w:val="indent1"/>
    <w:basedOn w:val="Heading11"/>
    <w:rsid w:val="00E56613"/>
    <w:pPr>
      <w:keepNext w:val="0"/>
      <w:widowControl/>
      <w:spacing w:before="120" w:after="120" w:line="360" w:lineRule="auto"/>
      <w:ind w:left="851" w:right="851"/>
    </w:pPr>
    <w:rPr>
      <w:sz w:val="25"/>
      <w:szCs w:val="25"/>
      <w:lang w:eastAsia="en-US"/>
    </w:rPr>
  </w:style>
  <w:style w:type="paragraph" w:styleId="33">
    <w:name w:val="Body Text 3"/>
    <w:basedOn w:val="a0"/>
    <w:link w:val="34"/>
    <w:rsid w:val="00E56613"/>
    <w:pPr>
      <w:spacing w:before="0" w:beforeAutospacing="0" w:after="0" w:afterAutospacing="0" w:line="360" w:lineRule="auto"/>
      <w:jc w:val="both"/>
    </w:pPr>
    <w:rPr>
      <w:rFonts w:ascii="Times New Roman" w:eastAsia="Times New Roman" w:hAnsi="Times New Roman" w:cs="David"/>
      <w:sz w:val="20"/>
      <w:szCs w:val="24"/>
    </w:rPr>
  </w:style>
  <w:style w:type="character" w:customStyle="1" w:styleId="34">
    <w:name w:val="גוף טקסט 3 תו"/>
    <w:basedOn w:val="a1"/>
    <w:link w:val="33"/>
    <w:rsid w:val="00E56613"/>
    <w:rPr>
      <w:rFonts w:ascii="Times New Roman" w:eastAsia="Times New Roman" w:hAnsi="Times New Roman" w:cs="David"/>
      <w:sz w:val="20"/>
      <w:szCs w:val="24"/>
    </w:rPr>
  </w:style>
  <w:style w:type="paragraph" w:styleId="af8">
    <w:name w:val="Subtitle"/>
    <w:basedOn w:val="a0"/>
    <w:link w:val="af9"/>
    <w:qFormat/>
    <w:rsid w:val="00E56613"/>
    <w:pPr>
      <w:spacing w:before="0" w:beforeAutospacing="0" w:after="0" w:afterAutospacing="0" w:line="360" w:lineRule="auto"/>
      <w:jc w:val="center"/>
    </w:pPr>
    <w:rPr>
      <w:rFonts w:ascii="Times New Roman" w:eastAsia="Times New Roman" w:hAnsi="Times New Roman" w:cs="David"/>
      <w:b/>
      <w:bCs/>
      <w:sz w:val="25"/>
      <w:szCs w:val="25"/>
    </w:rPr>
  </w:style>
  <w:style w:type="character" w:customStyle="1" w:styleId="af9">
    <w:name w:val="כותרת משנה תו"/>
    <w:basedOn w:val="a1"/>
    <w:link w:val="af8"/>
    <w:rsid w:val="00E56613"/>
    <w:rPr>
      <w:rFonts w:ascii="Times New Roman" w:eastAsia="Times New Roman" w:hAnsi="Times New Roman" w:cs="David"/>
      <w:b/>
      <w:bCs/>
      <w:sz w:val="25"/>
      <w:szCs w:val="25"/>
    </w:rPr>
  </w:style>
  <w:style w:type="paragraph" w:customStyle="1" w:styleId="level1">
    <w:name w:val="level1"/>
    <w:basedOn w:val="a0"/>
    <w:rsid w:val="00E56613"/>
    <w:pPr>
      <w:bidi w:val="0"/>
      <w:spacing w:before="0" w:beforeAutospacing="0" w:after="0" w:afterAutospacing="0" w:line="240" w:lineRule="auto"/>
      <w:ind w:left="709"/>
    </w:pPr>
    <w:rPr>
      <w:rFonts w:ascii="Garamond" w:eastAsia="Times New Roman" w:hAnsi="Garamond" w:cs="David"/>
      <w:sz w:val="25"/>
      <w:szCs w:val="25"/>
    </w:rPr>
  </w:style>
  <w:style w:type="paragraph" w:customStyle="1" w:styleId="15">
    <w:name w:val="כניסה בגוף טקסט1"/>
    <w:basedOn w:val="a0"/>
    <w:rsid w:val="00E56613"/>
    <w:pPr>
      <w:bidi w:val="0"/>
      <w:spacing w:before="0" w:beforeAutospacing="0" w:after="0" w:afterAutospacing="0" w:line="240" w:lineRule="auto"/>
      <w:ind w:left="709" w:hanging="709"/>
    </w:pPr>
    <w:rPr>
      <w:rFonts w:ascii="Garamond" w:eastAsia="Times New Roman" w:hAnsi="Garamond" w:cs="David"/>
      <w:sz w:val="25"/>
      <w:szCs w:val="25"/>
    </w:rPr>
  </w:style>
  <w:style w:type="paragraph" w:styleId="NormalWeb">
    <w:name w:val="Normal (Web)"/>
    <w:basedOn w:val="a0"/>
    <w:rsid w:val="00E56613"/>
    <w:pPr>
      <w:bidi w:val="0"/>
      <w:spacing w:line="240" w:lineRule="auto"/>
    </w:pPr>
    <w:rPr>
      <w:rFonts w:ascii="Times New Roman" w:eastAsia="Times New Roman" w:hAnsi="Times New Roman" w:cs="Times New Roman"/>
      <w:sz w:val="24"/>
      <w:szCs w:val="24"/>
    </w:rPr>
  </w:style>
  <w:style w:type="paragraph" w:styleId="afa">
    <w:name w:val="Body Text Indent"/>
    <w:basedOn w:val="a0"/>
    <w:link w:val="afb"/>
    <w:rsid w:val="00E56613"/>
    <w:pPr>
      <w:spacing w:before="0" w:beforeAutospacing="0" w:after="120" w:afterAutospacing="0" w:line="360" w:lineRule="auto"/>
      <w:ind w:left="283"/>
      <w:jc w:val="both"/>
    </w:pPr>
    <w:rPr>
      <w:rFonts w:ascii="Times New Roman" w:eastAsia="Times New Roman" w:hAnsi="Times New Roman" w:cs="David"/>
      <w:sz w:val="26"/>
      <w:szCs w:val="26"/>
    </w:rPr>
  </w:style>
  <w:style w:type="character" w:customStyle="1" w:styleId="afb">
    <w:name w:val="כניסה בגוף טקסט תו"/>
    <w:basedOn w:val="a1"/>
    <w:link w:val="afa"/>
    <w:rsid w:val="00E56613"/>
    <w:rPr>
      <w:rFonts w:ascii="Times New Roman" w:eastAsia="Times New Roman" w:hAnsi="Times New Roman" w:cs="David"/>
      <w:sz w:val="26"/>
      <w:szCs w:val="26"/>
    </w:rPr>
  </w:style>
  <w:style w:type="paragraph" w:customStyle="1" w:styleId="Normal1">
    <w:name w:val="Normal 1"/>
    <w:basedOn w:val="a0"/>
    <w:rsid w:val="00E56613"/>
    <w:pPr>
      <w:spacing w:before="0" w:beforeAutospacing="0" w:after="120" w:afterAutospacing="0" w:line="360" w:lineRule="exact"/>
      <w:ind w:left="510"/>
      <w:jc w:val="both"/>
    </w:pPr>
    <w:rPr>
      <w:rFonts w:ascii="Times New Roman" w:eastAsia="Times New Roman" w:hAnsi="Times New Roman" w:cs="David"/>
      <w:sz w:val="24"/>
      <w:szCs w:val="24"/>
      <w:lang w:eastAsia="he-IL"/>
    </w:rPr>
  </w:style>
  <w:style w:type="paragraph" w:customStyle="1" w:styleId="16">
    <w:name w:val="ממסופר1"/>
    <w:basedOn w:val="a0"/>
    <w:next w:val="Normal1"/>
    <w:rsid w:val="00E56613"/>
    <w:pPr>
      <w:spacing w:before="0" w:beforeAutospacing="0" w:after="120" w:afterAutospacing="0" w:line="360" w:lineRule="exact"/>
      <w:jc w:val="both"/>
    </w:pPr>
    <w:rPr>
      <w:rFonts w:ascii="Times New Roman" w:eastAsia="Times New Roman" w:hAnsi="Times New Roman" w:cs="David"/>
      <w:sz w:val="24"/>
      <w:szCs w:val="24"/>
      <w:lang w:eastAsia="he-IL"/>
    </w:rPr>
  </w:style>
  <w:style w:type="character" w:customStyle="1" w:styleId="afc">
    <w:name w:val="תוכן הפקס"/>
    <w:rsid w:val="00E56613"/>
    <w:rPr>
      <w:rFonts w:cs="Times New Roman"/>
    </w:rPr>
  </w:style>
  <w:style w:type="paragraph" w:styleId="afd">
    <w:name w:val="annotation text"/>
    <w:basedOn w:val="a0"/>
    <w:link w:val="afe"/>
    <w:semiHidden/>
    <w:rsid w:val="00E56613"/>
    <w:pPr>
      <w:spacing w:before="0" w:beforeAutospacing="0" w:after="0" w:afterAutospacing="0" w:line="360" w:lineRule="auto"/>
      <w:jc w:val="both"/>
    </w:pPr>
    <w:rPr>
      <w:rFonts w:ascii="Times New Roman" w:eastAsia="Times New Roman" w:hAnsi="Times New Roman" w:cs="David"/>
      <w:sz w:val="20"/>
      <w:szCs w:val="20"/>
    </w:rPr>
  </w:style>
  <w:style w:type="character" w:customStyle="1" w:styleId="afe">
    <w:name w:val="טקסט הערה תו"/>
    <w:basedOn w:val="a1"/>
    <w:link w:val="afd"/>
    <w:semiHidden/>
    <w:rsid w:val="00E56613"/>
    <w:rPr>
      <w:rFonts w:ascii="Times New Roman" w:eastAsia="Times New Roman" w:hAnsi="Times New Roman" w:cs="David"/>
      <w:sz w:val="20"/>
      <w:szCs w:val="20"/>
    </w:rPr>
  </w:style>
  <w:style w:type="paragraph" w:styleId="aff">
    <w:name w:val="annotation subject"/>
    <w:basedOn w:val="afd"/>
    <w:next w:val="afd"/>
    <w:link w:val="aff0"/>
    <w:semiHidden/>
    <w:rsid w:val="00E56613"/>
    <w:rPr>
      <w:b/>
      <w:bCs/>
    </w:rPr>
  </w:style>
  <w:style w:type="character" w:customStyle="1" w:styleId="aff0">
    <w:name w:val="נושא הערה תו"/>
    <w:basedOn w:val="afe"/>
    <w:link w:val="aff"/>
    <w:semiHidden/>
    <w:rsid w:val="00E56613"/>
    <w:rPr>
      <w:rFonts w:ascii="Times New Roman" w:eastAsia="Times New Roman" w:hAnsi="Times New Roman" w:cs="David"/>
      <w:b/>
      <w:bCs/>
      <w:sz w:val="20"/>
      <w:szCs w:val="20"/>
    </w:rPr>
  </w:style>
  <w:style w:type="paragraph" w:customStyle="1" w:styleId="17">
    <w:name w:val="פיסקת רשימה1"/>
    <w:basedOn w:val="a0"/>
    <w:rsid w:val="00E56613"/>
    <w:pPr>
      <w:spacing w:before="0" w:beforeAutospacing="0" w:after="0" w:afterAutospacing="0" w:line="360" w:lineRule="auto"/>
      <w:ind w:left="720"/>
      <w:jc w:val="both"/>
    </w:pPr>
    <w:rPr>
      <w:rFonts w:ascii="Times New Roman" w:eastAsia="Times New Roman" w:hAnsi="Times New Roman" w:cs="David"/>
      <w:sz w:val="26"/>
      <w:szCs w:val="26"/>
    </w:rPr>
  </w:style>
  <w:style w:type="character" w:customStyle="1" w:styleId="PageNumber2">
    <w:name w:val="Page Number2"/>
    <w:rsid w:val="00E56613"/>
    <w:rPr>
      <w:rFonts w:ascii="Times New Roman" w:hAnsi="Times New Roman" w:cs="Times New Roman" w:hint="default"/>
    </w:rPr>
  </w:style>
  <w:style w:type="character" w:customStyle="1" w:styleId="apple-converted-space">
    <w:name w:val="apple-converted-space"/>
    <w:rsid w:val="00E56613"/>
    <w:rPr>
      <w:rFonts w:ascii="Times New Roman" w:hAnsi="Times New Roman" w:cs="Times New Roman" w:hint="default"/>
    </w:rPr>
  </w:style>
  <w:style w:type="paragraph" w:customStyle="1" w:styleId="msolistparagraph0">
    <w:name w:val="msolistparagraph"/>
    <w:basedOn w:val="a0"/>
    <w:rsid w:val="00E56613"/>
    <w:pPr>
      <w:spacing w:before="0" w:beforeAutospacing="0" w:after="0" w:afterAutospacing="0" w:line="240" w:lineRule="auto"/>
      <w:ind w:left="720"/>
      <w:contextualSpacing/>
    </w:pPr>
    <w:rPr>
      <w:rFonts w:ascii="Calibri" w:eastAsia="Calibri" w:hAnsi="Calibri" w:cs="Times New Roman"/>
    </w:rPr>
  </w:style>
  <w:style w:type="paragraph" w:customStyle="1" w:styleId="a">
    <w:name w:val="תוכן ממוספר"/>
    <w:basedOn w:val="a0"/>
    <w:rsid w:val="00E56613"/>
    <w:pPr>
      <w:numPr>
        <w:numId w:val="21"/>
      </w:numPr>
      <w:spacing w:before="0" w:beforeAutospacing="0" w:after="240" w:afterAutospacing="0" w:line="240" w:lineRule="auto"/>
      <w:ind w:right="1107"/>
      <w:jc w:val="both"/>
    </w:pPr>
    <w:rPr>
      <w:rFonts w:ascii="Times New Roman" w:eastAsia="Times New Roman" w:hAnsi="Times New Roman" w:cs="David"/>
      <w:sz w:val="24"/>
      <w:szCs w:val="24"/>
      <w:lang w:eastAsia="he-IL"/>
    </w:rPr>
  </w:style>
  <w:style w:type="table" w:customStyle="1" w:styleId="23">
    <w:name w:val="רשת טבלה2"/>
    <w:basedOn w:val="a2"/>
    <w:next w:val="a9"/>
    <w:rsid w:val="00E5661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1">
    <w:name w:val="Revision"/>
    <w:hidden/>
    <w:uiPriority w:val="99"/>
    <w:semiHidden/>
    <w:rsid w:val="00E56613"/>
    <w:pPr>
      <w:spacing w:after="0" w:line="240" w:lineRule="auto"/>
    </w:pPr>
    <w:rPr>
      <w:rFonts w:ascii="Times New Roman" w:eastAsia="Times New Roman" w:hAnsi="Times New Roman" w:cs="David"/>
      <w:sz w:val="26"/>
      <w:szCs w:val="26"/>
    </w:rPr>
  </w:style>
  <w:style w:type="character" w:styleId="aff2">
    <w:name w:val="annotation reference"/>
    <w:rsid w:val="00E56613"/>
    <w:rPr>
      <w:sz w:val="16"/>
      <w:szCs w:val="16"/>
    </w:rPr>
  </w:style>
  <w:style w:type="paragraph" w:customStyle="1" w:styleId="big-header">
    <w:name w:val="big-header"/>
    <w:basedOn w:val="a0"/>
    <w:rsid w:val="0038219B"/>
    <w:pPr>
      <w:bidi w:val="0"/>
      <w:spacing w:line="240" w:lineRule="auto"/>
    </w:pPr>
    <w:rPr>
      <w:rFonts w:ascii="Times New Roman" w:eastAsia="Times New Roman" w:hAnsi="Times New Roman" w:cs="Times New Roman"/>
      <w:sz w:val="24"/>
      <w:szCs w:val="24"/>
    </w:rPr>
  </w:style>
  <w:style w:type="paragraph" w:customStyle="1" w:styleId="p00">
    <w:name w:val="p00"/>
    <w:basedOn w:val="a0"/>
    <w:rsid w:val="000206B7"/>
    <w:pPr>
      <w:bidi w:val="0"/>
      <w:spacing w:line="240" w:lineRule="auto"/>
    </w:pPr>
    <w:rPr>
      <w:rFonts w:ascii="Times New Roman" w:eastAsia="Times New Roman" w:hAnsi="Times New Roman" w:cs="Times New Roman"/>
      <w:sz w:val="24"/>
      <w:szCs w:val="24"/>
    </w:rPr>
  </w:style>
  <w:style w:type="character" w:customStyle="1" w:styleId="default">
    <w:name w:val="default"/>
    <w:basedOn w:val="a1"/>
    <w:rsid w:val="000206B7"/>
  </w:style>
  <w:style w:type="table" w:customStyle="1" w:styleId="TableGrid1">
    <w:name w:val="Table Grid1"/>
    <w:basedOn w:val="a2"/>
    <w:next w:val="a9"/>
    <w:uiPriority w:val="59"/>
    <w:rsid w:val="009D53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a2"/>
    <w:next w:val="a9"/>
    <w:uiPriority w:val="59"/>
    <w:rsid w:val="006538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01508323">
      <w:bodyDiv w:val="1"/>
      <w:marLeft w:val="0"/>
      <w:marRight w:val="0"/>
      <w:marTop w:val="0"/>
      <w:marBottom w:val="0"/>
      <w:divBdr>
        <w:top w:val="none" w:sz="0" w:space="0" w:color="auto"/>
        <w:left w:val="none" w:sz="0" w:space="0" w:color="auto"/>
        <w:bottom w:val="none" w:sz="0" w:space="0" w:color="auto"/>
        <w:right w:val="none" w:sz="0" w:space="0" w:color="auto"/>
      </w:divBdr>
    </w:div>
    <w:div w:id="1213926073">
      <w:bodyDiv w:val="1"/>
      <w:marLeft w:val="0"/>
      <w:marRight w:val="0"/>
      <w:marTop w:val="0"/>
      <w:marBottom w:val="0"/>
      <w:divBdr>
        <w:top w:val="none" w:sz="0" w:space="0" w:color="auto"/>
        <w:left w:val="none" w:sz="0" w:space="0" w:color="auto"/>
        <w:bottom w:val="none" w:sz="0" w:space="0" w:color="auto"/>
        <w:right w:val="none" w:sz="0" w:space="0" w:color="auto"/>
      </w:divBdr>
    </w:div>
    <w:div w:id="14857046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jpeg"/><Relationship Id="rId18" Type="http://schemas.openxmlformats.org/officeDocument/2006/relationships/footer" Target="footer1.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eader" Target="header2.xml"/><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image" Target="media/image5.emf"/><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microsoft.com/office/2011/relationships/people" Target="people.xml"/><Relationship Id="rId23" Type="http://schemas.openxmlformats.org/officeDocument/2006/relationships/fontTable" Target="fontTable.xml"/><Relationship Id="rId15" Type="http://schemas.openxmlformats.org/officeDocument/2006/relationships/image" Target="media/image3.png"/><Relationship Id="rId10" Type="http://schemas.openxmlformats.org/officeDocument/2006/relationships/webSettings" Target="webSettings.xml"/><Relationship Id="rId19" Type="http://schemas.openxmlformats.org/officeDocument/2006/relationships/image" Target="media/image4.emf"/><Relationship Id="rId22" Type="http://schemas.openxmlformats.org/officeDocument/2006/relationships/footer" Target="footer2.xml"/><Relationship Id="rId9" Type="http://schemas.openxmlformats.org/officeDocument/2006/relationships/settings" Target="settings.xml"/><Relationship Id="rId14"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546D826F80214C2AB2FB7BB696A57F2B"/>
        <w:category>
          <w:name w:val="כללי"/>
          <w:gallery w:val="placeholder"/>
        </w:category>
        <w:types>
          <w:type w:val="bbPlcHdr"/>
        </w:types>
        <w:behaviors>
          <w:behavior w:val="content"/>
        </w:behaviors>
        <w:guid w:val="{3E9F4D19-CB35-4DF1-BD7A-D099DD0C995A}"/>
      </w:docPartPr>
      <w:docPartBody>
        <w:p w:rsidR="00F14AAB" w:rsidRDefault="00F14AAB">
          <w:r w:rsidRPr="00B747E7">
            <w:rPr>
              <w:rStyle w:val="a3"/>
              <w:rtl/>
            </w:rPr>
            <w:t>[שם הפרויקט]</w:t>
          </w:r>
        </w:p>
      </w:docPartBody>
    </w:docPart>
    <w:docPart>
      <w:docPartPr>
        <w:name w:val="AC34A1A7406445B9A9DEBE9EEB691D5D"/>
        <w:category>
          <w:name w:val="כללי"/>
          <w:gallery w:val="placeholder"/>
        </w:category>
        <w:types>
          <w:type w:val="bbPlcHdr"/>
        </w:types>
        <w:behaviors>
          <w:behavior w:val="content"/>
        </w:behaviors>
        <w:guid w:val="{88F4C575-D156-4402-B346-BC9E7E91C714}"/>
      </w:docPartPr>
      <w:docPartBody>
        <w:p w:rsidR="00F14AAB" w:rsidRDefault="00F14AAB">
          <w:r w:rsidRPr="00B747E7">
            <w:rPr>
              <w:rStyle w:val="a3"/>
              <w:rtl/>
            </w:rPr>
            <w:t>[שם אתר]</w:t>
          </w:r>
        </w:p>
      </w:docPartBody>
    </w:docPart>
    <w:docPart>
      <w:docPartPr>
        <w:name w:val="99ABEC0E2CBB4A20BCB09FEAE1033202"/>
        <w:category>
          <w:name w:val="כללי"/>
          <w:gallery w:val="placeholder"/>
        </w:category>
        <w:types>
          <w:type w:val="bbPlcHdr"/>
        </w:types>
        <w:behaviors>
          <w:behavior w:val="content"/>
        </w:behaviors>
        <w:guid w:val="{3F645B03-7C7F-417A-A49C-956BC3AF0493}"/>
      </w:docPartPr>
      <w:docPartBody>
        <w:p w:rsidR="00F14AAB" w:rsidRDefault="00F14AAB">
          <w:r w:rsidRPr="00B747E7">
            <w:rPr>
              <w:rStyle w:val="a3"/>
              <w:rtl/>
            </w:rPr>
            <w:t>[שדה נוסף 1]</w:t>
          </w:r>
        </w:p>
      </w:docPartBody>
    </w:docPart>
    <w:docPart>
      <w:docPartPr>
        <w:name w:val="D0F01E48189B4169B065941F65803337"/>
        <w:category>
          <w:name w:val="כללי"/>
          <w:gallery w:val="placeholder"/>
        </w:category>
        <w:types>
          <w:type w:val="bbPlcHdr"/>
        </w:types>
        <w:behaviors>
          <w:behavior w:val="content"/>
        </w:behaviors>
        <w:guid w:val="{D4DBD751-AF6F-4F64-954F-80E27BAB8C65}"/>
      </w:docPartPr>
      <w:docPartBody>
        <w:p w:rsidR="00F14AAB" w:rsidRDefault="00F14AAB">
          <w:r w:rsidRPr="00B747E7">
            <w:rPr>
              <w:rStyle w:val="a3"/>
              <w:rtl/>
            </w:rPr>
            <w:t>[שדה נוסף 2]</w:t>
          </w:r>
        </w:p>
      </w:docPartBody>
    </w:docPart>
    <w:docPart>
      <w:docPartPr>
        <w:name w:val="19D30BA193C14867863A0D01FEED005C"/>
        <w:category>
          <w:name w:val="כללי"/>
          <w:gallery w:val="placeholder"/>
        </w:category>
        <w:types>
          <w:type w:val="bbPlcHdr"/>
        </w:types>
        <w:behaviors>
          <w:behavior w:val="content"/>
        </w:behaviors>
        <w:guid w:val="{D4938ABD-F641-475D-A352-B0D48653F46D}"/>
      </w:docPartPr>
      <w:docPartBody>
        <w:p w:rsidR="00F14AAB" w:rsidRDefault="00F14AAB">
          <w:r w:rsidRPr="00B747E7">
            <w:rPr>
              <w:rStyle w:val="a3"/>
              <w:rtl/>
            </w:rPr>
            <w:t>[שם הפרויקט]</w:t>
          </w:r>
        </w:p>
      </w:docPartBody>
    </w:docPart>
    <w:docPart>
      <w:docPartPr>
        <w:name w:val="C686D6FBF6814E1881D0A62B0E27AFBD"/>
        <w:category>
          <w:name w:val="כללי"/>
          <w:gallery w:val="placeholder"/>
        </w:category>
        <w:types>
          <w:type w:val="bbPlcHdr"/>
        </w:types>
        <w:behaviors>
          <w:behavior w:val="content"/>
        </w:behaviors>
        <w:guid w:val="{E6C052C4-1162-4213-B82C-6844BF03EF2B}"/>
      </w:docPartPr>
      <w:docPartBody>
        <w:p w:rsidR="00F14AAB" w:rsidRDefault="00F14AAB">
          <w:r w:rsidRPr="00B747E7">
            <w:rPr>
              <w:rStyle w:val="a3"/>
              <w:rtl/>
            </w:rPr>
            <w:t>[שדה נוסף 3]</w:t>
          </w:r>
        </w:p>
      </w:docPartBody>
    </w:docPart>
    <w:docPart>
      <w:docPartPr>
        <w:name w:val="CCBF54E1C2C64AEB8C0C3FDA79B594A7"/>
        <w:category>
          <w:name w:val="כללי"/>
          <w:gallery w:val="placeholder"/>
        </w:category>
        <w:types>
          <w:type w:val="bbPlcHdr"/>
        </w:types>
        <w:behaviors>
          <w:behavior w:val="content"/>
        </w:behaviors>
        <w:guid w:val="{388E7503-943A-4DE7-867F-5F49BE6DD22C}"/>
      </w:docPartPr>
      <w:docPartBody>
        <w:p w:rsidR="00F14AAB" w:rsidRDefault="00F14AAB">
          <w:r w:rsidRPr="00B747E7">
            <w:rPr>
              <w:rStyle w:val="a3"/>
              <w:rtl/>
            </w:rPr>
            <w:t>[שם הפרויקט]</w:t>
          </w:r>
        </w:p>
      </w:docPartBody>
    </w:docPart>
    <w:docPart>
      <w:docPartPr>
        <w:name w:val="D5F80B1DC7F5446CBBF0A0948BF21CAD"/>
        <w:category>
          <w:name w:val="כללי"/>
          <w:gallery w:val="placeholder"/>
        </w:category>
        <w:types>
          <w:type w:val="bbPlcHdr"/>
        </w:types>
        <w:behaviors>
          <w:behavior w:val="content"/>
        </w:behaviors>
        <w:guid w:val="{709011B1-5D83-4930-8E87-249CA3ECB763}"/>
      </w:docPartPr>
      <w:docPartBody>
        <w:p w:rsidR="00F14AAB" w:rsidRDefault="00F14AAB">
          <w:r w:rsidRPr="00B747E7">
            <w:rPr>
              <w:rStyle w:val="a3"/>
              <w:rtl/>
            </w:rPr>
            <w:t>[שם אתר]</w:t>
          </w:r>
        </w:p>
      </w:docPartBody>
    </w:docPart>
    <w:docPart>
      <w:docPartPr>
        <w:name w:val="E81A4FAFFD8B4859B747154C8195509A"/>
        <w:category>
          <w:name w:val="כללי"/>
          <w:gallery w:val="placeholder"/>
        </w:category>
        <w:types>
          <w:type w:val="bbPlcHdr"/>
        </w:types>
        <w:behaviors>
          <w:behavior w:val="content"/>
        </w:behaviors>
        <w:guid w:val="{9EA6D61C-6347-45DD-B7B1-401389F658AA}"/>
      </w:docPartPr>
      <w:docPartBody>
        <w:p w:rsidR="00F14AAB" w:rsidRDefault="00F14AAB">
          <w:r w:rsidRPr="00B747E7">
            <w:rPr>
              <w:rStyle w:val="a3"/>
              <w:rtl/>
            </w:rPr>
            <w:t>[רשות מקומית]</w:t>
          </w:r>
        </w:p>
      </w:docPartBody>
    </w:docPart>
    <w:docPart>
      <w:docPartPr>
        <w:name w:val="24837AB5C05B4AB18BCFDA55CE062CFD"/>
        <w:category>
          <w:name w:val="כללי"/>
          <w:gallery w:val="placeholder"/>
        </w:category>
        <w:types>
          <w:type w:val="bbPlcHdr"/>
        </w:types>
        <w:behaviors>
          <w:behavior w:val="content"/>
        </w:behaviors>
        <w:guid w:val="{E9DD1D70-5480-4227-9813-89B5A48DE802}"/>
      </w:docPartPr>
      <w:docPartBody>
        <w:p w:rsidR="00F14AAB" w:rsidRDefault="00F14AAB">
          <w:r w:rsidRPr="00B747E7">
            <w:rPr>
              <w:rStyle w:val="a3"/>
              <w:rtl/>
            </w:rPr>
            <w:t>[שם הפרויקט]</w:t>
          </w:r>
        </w:p>
      </w:docPartBody>
    </w:docPart>
    <w:docPart>
      <w:docPartPr>
        <w:name w:val="2F5C1CF6186C4FBE9DA59650F3680A41"/>
        <w:category>
          <w:name w:val="כללי"/>
          <w:gallery w:val="placeholder"/>
        </w:category>
        <w:types>
          <w:type w:val="bbPlcHdr"/>
        </w:types>
        <w:behaviors>
          <w:behavior w:val="content"/>
        </w:behaviors>
        <w:guid w:val="{E168BCCA-D03A-4F9F-A0D7-E6D4B0D60025}"/>
      </w:docPartPr>
      <w:docPartBody>
        <w:p w:rsidR="00F14AAB" w:rsidRDefault="00F14AAB">
          <w:r w:rsidRPr="00B747E7">
            <w:rPr>
              <w:rStyle w:val="a3"/>
              <w:rtl/>
            </w:rPr>
            <w:t>[שם ספק]</w:t>
          </w:r>
        </w:p>
      </w:docPartBody>
    </w:docPart>
    <w:docPart>
      <w:docPartPr>
        <w:name w:val="E5332C3FE6EA4F1B95C86A8B89C92EB9"/>
        <w:category>
          <w:name w:val="כללי"/>
          <w:gallery w:val="placeholder"/>
        </w:category>
        <w:types>
          <w:type w:val="bbPlcHdr"/>
        </w:types>
        <w:behaviors>
          <w:behavior w:val="content"/>
        </w:behaviors>
        <w:guid w:val="{B42E2AF5-1FD4-44E3-91D3-CD45E8341842}"/>
      </w:docPartPr>
      <w:docPartBody>
        <w:p w:rsidR="00F14AAB" w:rsidRDefault="00F14AAB">
          <w:r w:rsidRPr="00B747E7">
            <w:rPr>
              <w:rStyle w:val="a3"/>
              <w:rtl/>
            </w:rPr>
            <w:t>[שם הפרויקט]</w:t>
          </w:r>
        </w:p>
      </w:docPartBody>
    </w:docPart>
    <w:docPart>
      <w:docPartPr>
        <w:name w:val="38055790966449ECB34F6245186C4702"/>
        <w:category>
          <w:name w:val="כללי"/>
          <w:gallery w:val="placeholder"/>
        </w:category>
        <w:types>
          <w:type w:val="bbPlcHdr"/>
        </w:types>
        <w:behaviors>
          <w:behavior w:val="content"/>
        </w:behaviors>
        <w:guid w:val="{B822937E-DC10-45F0-87BC-BCFE2AD38ECD}"/>
      </w:docPartPr>
      <w:docPartBody>
        <w:p w:rsidR="00F14AAB" w:rsidRDefault="00F14AAB">
          <w:r w:rsidRPr="00B747E7">
            <w:rPr>
              <w:rStyle w:val="a3"/>
              <w:rtl/>
            </w:rPr>
            <w:t>[שם אתר]</w:t>
          </w:r>
        </w:p>
      </w:docPartBody>
    </w:docPart>
    <w:docPart>
      <w:docPartPr>
        <w:name w:val="50598E2FB38C4B08ACA86CA809652B34"/>
        <w:category>
          <w:name w:val="כללי"/>
          <w:gallery w:val="placeholder"/>
        </w:category>
        <w:types>
          <w:type w:val="bbPlcHdr"/>
        </w:types>
        <w:behaviors>
          <w:behavior w:val="content"/>
        </w:behaviors>
        <w:guid w:val="{6D4C8FD3-AB84-42D6-B0D3-683BCB1D1FCD}"/>
      </w:docPartPr>
      <w:docPartBody>
        <w:p w:rsidR="00F14AAB" w:rsidRDefault="00F14AAB">
          <w:r w:rsidRPr="00B747E7">
            <w:rPr>
              <w:rStyle w:val="a3"/>
              <w:rtl/>
            </w:rPr>
            <w:t>[רשות מקומית]</w:t>
          </w:r>
        </w:p>
      </w:docPartBody>
    </w:docPart>
    <w:docPart>
      <w:docPartPr>
        <w:name w:val="1C8A8DECAF9842A3A6022FE168D204C1"/>
        <w:category>
          <w:name w:val="כללי"/>
          <w:gallery w:val="placeholder"/>
        </w:category>
        <w:types>
          <w:type w:val="bbPlcHdr"/>
        </w:types>
        <w:behaviors>
          <w:behavior w:val="content"/>
        </w:behaviors>
        <w:guid w:val="{364FBF8A-859D-4830-80D3-F38AC220754A}"/>
      </w:docPartPr>
      <w:docPartBody>
        <w:p w:rsidR="00F14AAB" w:rsidRDefault="00F14AAB">
          <w:r w:rsidRPr="00B747E7">
            <w:rPr>
              <w:rStyle w:val="a3"/>
              <w:rtl/>
            </w:rPr>
            <w:t>[שדה נוסף 1]</w:t>
          </w:r>
        </w:p>
      </w:docPartBody>
    </w:docPart>
    <w:docPart>
      <w:docPartPr>
        <w:name w:val="F00084C1107E4BEEB26E5F694AF7DD6B"/>
        <w:category>
          <w:name w:val="כללי"/>
          <w:gallery w:val="placeholder"/>
        </w:category>
        <w:types>
          <w:type w:val="bbPlcHdr"/>
        </w:types>
        <w:behaviors>
          <w:behavior w:val="content"/>
        </w:behaviors>
        <w:guid w:val="{421A1981-873A-46CD-9406-224FED46169E}"/>
      </w:docPartPr>
      <w:docPartBody>
        <w:p w:rsidR="00F14AAB" w:rsidRDefault="00F14AAB" w:rsidP="00F14AAB">
          <w:pPr>
            <w:pStyle w:val="F00084C1107E4BEEB26E5F694AF7DD6B"/>
          </w:pPr>
          <w:r w:rsidRPr="00270301">
            <w:rPr>
              <w:rStyle w:val="a3"/>
              <w:rtl/>
            </w:rPr>
            <w:t>[תאריך חתימת חוזה]</w:t>
          </w:r>
        </w:p>
      </w:docPartBody>
    </w:docPart>
    <w:docPart>
      <w:docPartPr>
        <w:name w:val="BC27FE2248D54C4A95D48A35BB7B556D"/>
        <w:category>
          <w:name w:val="כללי"/>
          <w:gallery w:val="placeholder"/>
        </w:category>
        <w:types>
          <w:type w:val="bbPlcHdr"/>
        </w:types>
        <w:behaviors>
          <w:behavior w:val="content"/>
        </w:behaviors>
        <w:guid w:val="{236BC21B-8CDF-4C55-B222-AD3EA5530117}"/>
      </w:docPartPr>
      <w:docPartBody>
        <w:p w:rsidR="00F14AAB" w:rsidRDefault="00F14AAB" w:rsidP="00F14AAB">
          <w:pPr>
            <w:pStyle w:val="BC27FE2248D54C4A95D48A35BB7B556D"/>
          </w:pPr>
          <w:r w:rsidRPr="00270301">
            <w:rPr>
              <w:rStyle w:val="a3"/>
              <w:rtl/>
            </w:rPr>
            <w:t>[צד א בחוזה]</w:t>
          </w:r>
        </w:p>
      </w:docPartBody>
    </w:docPart>
    <w:docPart>
      <w:docPartPr>
        <w:name w:val="0D913DBA5BD14CCABDC46CB14FC45C8F"/>
        <w:category>
          <w:name w:val="כללי"/>
          <w:gallery w:val="placeholder"/>
        </w:category>
        <w:types>
          <w:type w:val="bbPlcHdr"/>
        </w:types>
        <w:behaviors>
          <w:behavior w:val="content"/>
        </w:behaviors>
        <w:guid w:val="{8F6416F9-1ED0-4DCE-A66F-8F6FA489F677}"/>
      </w:docPartPr>
      <w:docPartBody>
        <w:p w:rsidR="00F14AAB" w:rsidRDefault="00F14AAB" w:rsidP="00F14AAB">
          <w:pPr>
            <w:pStyle w:val="0D913DBA5BD14CCABDC46CB14FC45C8F"/>
          </w:pPr>
          <w:r w:rsidRPr="00270301">
            <w:rPr>
              <w:rStyle w:val="a3"/>
              <w:rtl/>
            </w:rPr>
            <w:t>[צדדים נוספים]</w:t>
          </w:r>
        </w:p>
      </w:docPartBody>
    </w:docPart>
    <w:docPart>
      <w:docPartPr>
        <w:name w:val="3549C5C7B7EB4251A7D58D9EBFBFCD9A"/>
        <w:category>
          <w:name w:val="כללי"/>
          <w:gallery w:val="placeholder"/>
        </w:category>
        <w:types>
          <w:type w:val="bbPlcHdr"/>
        </w:types>
        <w:behaviors>
          <w:behavior w:val="content"/>
        </w:behaviors>
        <w:guid w:val="{E4C447D8-0D52-4DEF-B90D-089D6ECAA48F}"/>
      </w:docPartPr>
      <w:docPartBody>
        <w:p w:rsidR="00F14AAB" w:rsidRDefault="00F14AAB">
          <w:r w:rsidRPr="00B747E7">
            <w:rPr>
              <w:rStyle w:val="a3"/>
              <w:rtl/>
            </w:rPr>
            <w:t>[שם הפרויקט]</w:t>
          </w:r>
        </w:p>
      </w:docPartBody>
    </w:docPart>
    <w:docPart>
      <w:docPartPr>
        <w:name w:val="31A4FD3535C84FA48DD861D92501AF00"/>
        <w:category>
          <w:name w:val="כללי"/>
          <w:gallery w:val="placeholder"/>
        </w:category>
        <w:types>
          <w:type w:val="bbPlcHdr"/>
        </w:types>
        <w:behaviors>
          <w:behavior w:val="content"/>
        </w:behaviors>
        <w:guid w:val="{A3DE5E08-77B7-4D81-B037-552CC133454C}"/>
      </w:docPartPr>
      <w:docPartBody>
        <w:p w:rsidR="00F14AAB" w:rsidRDefault="00F14AAB">
          <w:r w:rsidRPr="00B747E7">
            <w:rPr>
              <w:rStyle w:val="a3"/>
              <w:rtl/>
            </w:rPr>
            <w:t>[שדה נוסף 1]</w:t>
          </w:r>
        </w:p>
      </w:docPartBody>
    </w:docPart>
    <w:docPart>
      <w:docPartPr>
        <w:name w:val="6C47E7DCBAFB44E8BF67035767FA4954"/>
        <w:category>
          <w:name w:val="כללי"/>
          <w:gallery w:val="placeholder"/>
        </w:category>
        <w:types>
          <w:type w:val="bbPlcHdr"/>
        </w:types>
        <w:behaviors>
          <w:behavior w:val="content"/>
        </w:behaviors>
        <w:guid w:val="{86CDD4B7-F3D0-404E-8487-0ECB8ED324FB}"/>
      </w:docPartPr>
      <w:docPartBody>
        <w:p w:rsidR="00F14AAB" w:rsidRDefault="00F14AAB" w:rsidP="00F14AAB">
          <w:pPr>
            <w:pStyle w:val="6C47E7DCBAFB44E8BF67035767FA4954"/>
          </w:pPr>
          <w:r w:rsidRPr="00270301">
            <w:rPr>
              <w:rStyle w:val="a3"/>
              <w:rtl/>
            </w:rPr>
            <w:t>[סוג מדד כותרת]</w:t>
          </w:r>
        </w:p>
      </w:docPartBody>
    </w:docPart>
    <w:docPart>
      <w:docPartPr>
        <w:name w:val="B5036DB9C6B04A7DAE6BE12D5340963E"/>
        <w:category>
          <w:name w:val="כללי"/>
          <w:gallery w:val="placeholder"/>
        </w:category>
        <w:types>
          <w:type w:val="bbPlcHdr"/>
        </w:types>
        <w:behaviors>
          <w:behavior w:val="content"/>
        </w:behaviors>
        <w:guid w:val="{8068E453-9960-486C-9D24-2D1AD7210F86}"/>
      </w:docPartPr>
      <w:docPartBody>
        <w:p w:rsidR="00F14AAB" w:rsidRDefault="00F14AAB" w:rsidP="00F14AAB">
          <w:pPr>
            <w:pStyle w:val="B5036DB9C6B04A7DAE6BE12D5340963E"/>
          </w:pPr>
          <w:r w:rsidRPr="00270301">
            <w:rPr>
              <w:rStyle w:val="a3"/>
              <w:rtl/>
            </w:rPr>
            <w:t>[מדד בגין/ידוע - כותרת]</w:t>
          </w:r>
        </w:p>
      </w:docPartBody>
    </w:docPart>
    <w:docPart>
      <w:docPartPr>
        <w:name w:val="103A86A3B2C447189DCB277CC62BB40E"/>
        <w:category>
          <w:name w:val="כללי"/>
          <w:gallery w:val="placeholder"/>
        </w:category>
        <w:types>
          <w:type w:val="bbPlcHdr"/>
        </w:types>
        <w:behaviors>
          <w:behavior w:val="content"/>
        </w:behaviors>
        <w:guid w:val="{76B36AAE-0672-4495-B392-F93E03B14F7E}"/>
      </w:docPartPr>
      <w:docPartBody>
        <w:p w:rsidR="00F14AAB" w:rsidRDefault="00F14AAB" w:rsidP="00F14AAB">
          <w:pPr>
            <w:pStyle w:val="103A86A3B2C447189DCB277CC62BB40E"/>
          </w:pPr>
          <w:r w:rsidRPr="00270301">
            <w:rPr>
              <w:rStyle w:val="a3"/>
              <w:rtl/>
            </w:rPr>
            <w:t>[מדד בסיס]</w:t>
          </w:r>
        </w:p>
      </w:docPartBody>
    </w:docPart>
    <w:docPart>
      <w:docPartPr>
        <w:name w:val="D859EF29CD354A918D5B2672869927B5"/>
        <w:category>
          <w:name w:val="כללי"/>
          <w:gallery w:val="placeholder"/>
        </w:category>
        <w:types>
          <w:type w:val="bbPlcHdr"/>
        </w:types>
        <w:behaviors>
          <w:behavior w:val="content"/>
        </w:behaviors>
        <w:guid w:val="{96E16992-F6B5-4A2A-8D2D-E036AF2042A4}"/>
      </w:docPartPr>
      <w:docPartBody>
        <w:p w:rsidR="00F14AAB" w:rsidRDefault="00F14AAB" w:rsidP="00F14AAB">
          <w:pPr>
            <w:pStyle w:val="D859EF29CD354A918D5B2672869927B5"/>
          </w:pPr>
          <w:r w:rsidRPr="00270301">
            <w:rPr>
              <w:rStyle w:val="a3"/>
              <w:rtl/>
            </w:rPr>
            <w:t>[נקודות מדד]</w:t>
          </w:r>
        </w:p>
      </w:docPartBody>
    </w:docPart>
    <w:docPart>
      <w:docPartPr>
        <w:name w:val="90D5C92E03A547C08D9F4632C4E495F0"/>
        <w:category>
          <w:name w:val="כללי"/>
          <w:gallery w:val="placeholder"/>
        </w:category>
        <w:types>
          <w:type w:val="bbPlcHdr"/>
        </w:types>
        <w:behaviors>
          <w:behavior w:val="content"/>
        </w:behaviors>
        <w:guid w:val="{5AF5681E-5F49-4775-B2CD-854BFF4B9C2F}"/>
      </w:docPartPr>
      <w:docPartBody>
        <w:p w:rsidR="00F14AAB" w:rsidRDefault="00F14AAB">
          <w:r w:rsidRPr="00B747E7">
            <w:rPr>
              <w:rStyle w:val="a3"/>
              <w:rtl/>
            </w:rPr>
            <w:t>[רשות מקומית]</w:t>
          </w:r>
        </w:p>
      </w:docPartBody>
    </w:docPart>
    <w:docPart>
      <w:docPartPr>
        <w:name w:val="4470821FFA46440EB8DC4AAAD7D21C02"/>
        <w:category>
          <w:name w:val="כללי"/>
          <w:gallery w:val="placeholder"/>
        </w:category>
        <w:types>
          <w:type w:val="bbPlcHdr"/>
        </w:types>
        <w:behaviors>
          <w:behavior w:val="content"/>
        </w:behaviors>
        <w:guid w:val="{EF676AC3-5B77-451F-8F98-9EEAE16A2213}"/>
      </w:docPartPr>
      <w:docPartBody>
        <w:p w:rsidR="00F14AAB" w:rsidRDefault="00F14AAB">
          <w:r w:rsidRPr="00B747E7">
            <w:rPr>
              <w:rStyle w:val="a3"/>
              <w:rtl/>
            </w:rPr>
            <w:t>[היקף החוזה/נתוני עלות]</w:t>
          </w:r>
        </w:p>
      </w:docPartBody>
    </w:docPart>
    <w:docPart>
      <w:docPartPr>
        <w:name w:val="4E129FF625474F19AE3737064CD0A35F"/>
        <w:category>
          <w:name w:val="כללי"/>
          <w:gallery w:val="placeholder"/>
        </w:category>
        <w:types>
          <w:type w:val="bbPlcHdr"/>
        </w:types>
        <w:behaviors>
          <w:behavior w:val="content"/>
        </w:behaviors>
        <w:guid w:val="{71D8F249-FFDB-4BAE-97CC-4EF770109113}"/>
      </w:docPartPr>
      <w:docPartBody>
        <w:p w:rsidR="00F14AAB" w:rsidRDefault="00F14AAB">
          <w:r w:rsidRPr="00B747E7">
            <w:rPr>
              <w:rStyle w:val="a3"/>
              <w:rtl/>
            </w:rPr>
            <w:t>[שם מטבע]</w:t>
          </w:r>
        </w:p>
      </w:docPartBody>
    </w:docPart>
    <w:docPart>
      <w:docPartPr>
        <w:name w:val="3A735357B2F4401C87DF2E2CE2EDC618"/>
        <w:category>
          <w:name w:val="כללי"/>
          <w:gallery w:val="placeholder"/>
        </w:category>
        <w:types>
          <w:type w:val="bbPlcHdr"/>
        </w:types>
        <w:behaviors>
          <w:behavior w:val="content"/>
        </w:behaviors>
        <w:guid w:val="{58E29F77-A17B-4C9E-8859-735F0DD25210}"/>
      </w:docPartPr>
      <w:docPartBody>
        <w:p w:rsidR="00F14AAB" w:rsidRDefault="00F14AAB" w:rsidP="00F14AAB">
          <w:pPr>
            <w:pStyle w:val="3A735357B2F4401C87DF2E2CE2EDC618"/>
          </w:pPr>
          <w:r w:rsidRPr="00270301">
            <w:rPr>
              <w:rStyle w:val="a3"/>
              <w:rtl/>
            </w:rPr>
            <w:t>[אחוז השתתפות צד א]</w:t>
          </w:r>
        </w:p>
      </w:docPartBody>
    </w:docPart>
    <w:docPart>
      <w:docPartPr>
        <w:name w:val="5344B542B5754B0A999DA98E451F844B"/>
        <w:category>
          <w:name w:val="כללי"/>
          <w:gallery w:val="placeholder"/>
        </w:category>
        <w:types>
          <w:type w:val="bbPlcHdr"/>
        </w:types>
        <w:behaviors>
          <w:behavior w:val="content"/>
        </w:behaviors>
        <w:guid w:val="{7E4E499C-7B43-47E6-8B79-0BDF33C1349B}"/>
      </w:docPartPr>
      <w:docPartBody>
        <w:p w:rsidR="00F14AAB" w:rsidRDefault="00F14AAB" w:rsidP="00F14AAB">
          <w:pPr>
            <w:pStyle w:val="5344B542B5754B0A999DA98E451F844B"/>
          </w:pPr>
          <w:r w:rsidRPr="0027244C">
            <w:rPr>
              <w:rStyle w:val="a3"/>
              <w:rtl/>
            </w:rPr>
            <w:t>[צד א בחוזה]</w:t>
          </w:r>
        </w:p>
      </w:docPartBody>
    </w:docPart>
    <w:docPart>
      <w:docPartPr>
        <w:name w:val="5C3164E7696A4878A25903C84FD32A7B"/>
        <w:category>
          <w:name w:val="כללי"/>
          <w:gallery w:val="placeholder"/>
        </w:category>
        <w:types>
          <w:type w:val="bbPlcHdr"/>
        </w:types>
        <w:behaviors>
          <w:behavior w:val="content"/>
        </w:behaviors>
        <w:guid w:val="{73644CB6-EDF2-47B4-82DC-CAD6E09A3F4C}"/>
      </w:docPartPr>
      <w:docPartBody>
        <w:p w:rsidR="00F14AAB" w:rsidRDefault="00F14AAB" w:rsidP="00F14AAB">
          <w:pPr>
            <w:pStyle w:val="5C3164E7696A4878A25903C84FD32A7B"/>
          </w:pPr>
          <w:r w:rsidRPr="003059F5">
            <w:rPr>
              <w:rStyle w:val="a3"/>
              <w:rtl/>
            </w:rPr>
            <w:t>[שם ספק]</w:t>
          </w:r>
        </w:p>
      </w:docPartBody>
    </w:docPart>
    <w:docPart>
      <w:docPartPr>
        <w:name w:val="5431D8318DE54E3881313518975AE2E8"/>
        <w:category>
          <w:name w:val="כללי"/>
          <w:gallery w:val="placeholder"/>
        </w:category>
        <w:types>
          <w:type w:val="bbPlcHdr"/>
        </w:types>
        <w:behaviors>
          <w:behavior w:val="content"/>
        </w:behaviors>
        <w:guid w:val="{DAFCF4C7-727C-4FCB-8626-98F73798FD05}"/>
      </w:docPartPr>
      <w:docPartBody>
        <w:p w:rsidR="00F14AAB" w:rsidRDefault="00F14AAB" w:rsidP="00F14AAB">
          <w:pPr>
            <w:pStyle w:val="5431D8318DE54E3881313518975AE2E8"/>
          </w:pPr>
          <w:r w:rsidRPr="0027244C">
            <w:rPr>
              <w:rStyle w:val="a3"/>
              <w:rtl/>
            </w:rPr>
            <w:t>[צד א בחוזה]</w:t>
          </w:r>
        </w:p>
      </w:docPartBody>
    </w:docPart>
    <w:docPart>
      <w:docPartPr>
        <w:name w:val="5F13FBDB1EBD43ACB65AF88CD2CD9AA4"/>
        <w:category>
          <w:name w:val="כללי"/>
          <w:gallery w:val="placeholder"/>
        </w:category>
        <w:types>
          <w:type w:val="bbPlcHdr"/>
        </w:types>
        <w:behaviors>
          <w:behavior w:val="content"/>
        </w:behaviors>
        <w:guid w:val="{146B7372-67B9-40A5-8AC9-5308AC6E79C8}"/>
      </w:docPartPr>
      <w:docPartBody>
        <w:p w:rsidR="00F14AAB" w:rsidRDefault="00F14AAB">
          <w:r w:rsidRPr="00B747E7">
            <w:rPr>
              <w:rStyle w:val="a3"/>
              <w:rtl/>
            </w:rPr>
            <w:t>[שם ספק]</w:t>
          </w:r>
        </w:p>
      </w:docPartBody>
    </w:docPart>
    <w:docPart>
      <w:docPartPr>
        <w:name w:val="E0316F75536F4E68B51B142CC8245398"/>
        <w:category>
          <w:name w:val="כללי"/>
          <w:gallery w:val="placeholder"/>
        </w:category>
        <w:types>
          <w:type w:val="bbPlcHdr"/>
        </w:types>
        <w:behaviors>
          <w:behavior w:val="content"/>
        </w:behaviors>
        <w:guid w:val="{ABD4ADCA-9FBF-42A8-A2AD-468822E114CD}"/>
      </w:docPartPr>
      <w:docPartBody>
        <w:p w:rsidR="00F14AAB" w:rsidRDefault="00F14AAB">
          <w:r w:rsidRPr="00B747E7">
            <w:rPr>
              <w:rStyle w:val="a3"/>
              <w:rtl/>
            </w:rPr>
            <w:t>[תאריך חתימת חוזה]</w:t>
          </w:r>
        </w:p>
      </w:docPartBody>
    </w:docPart>
    <w:docPart>
      <w:docPartPr>
        <w:name w:val="DD64D30360784CE18C0DE2F2A5933F82"/>
        <w:category>
          <w:name w:val="כללי"/>
          <w:gallery w:val="placeholder"/>
        </w:category>
        <w:types>
          <w:type w:val="bbPlcHdr"/>
        </w:types>
        <w:behaviors>
          <w:behavior w:val="content"/>
        </w:behaviors>
        <w:guid w:val="{E28DB227-26CB-4432-B5DC-344174C45433}"/>
      </w:docPartPr>
      <w:docPartBody>
        <w:p w:rsidR="00F14AAB" w:rsidRDefault="00F14AAB">
          <w:r w:rsidRPr="00B747E7">
            <w:rPr>
              <w:rStyle w:val="a3"/>
              <w:rtl/>
            </w:rPr>
            <w:t>[שם הפרויקט]</w:t>
          </w:r>
        </w:p>
      </w:docPartBody>
    </w:docPart>
    <w:docPart>
      <w:docPartPr>
        <w:name w:val="9BBB0B8800A3423F8318E5743E6E5377"/>
        <w:category>
          <w:name w:val="כללי"/>
          <w:gallery w:val="placeholder"/>
        </w:category>
        <w:types>
          <w:type w:val="bbPlcHdr"/>
        </w:types>
        <w:behaviors>
          <w:behavior w:val="content"/>
        </w:behaviors>
        <w:guid w:val="{03674BEA-9C0B-4CC8-ABEA-40A556FC0E42}"/>
      </w:docPartPr>
      <w:docPartBody>
        <w:p w:rsidR="00F14AAB" w:rsidRDefault="00F14AAB">
          <w:r w:rsidRPr="00B747E7">
            <w:rPr>
              <w:rStyle w:val="a3"/>
              <w:rtl/>
            </w:rPr>
            <w:t>[שם אתר]</w:t>
          </w:r>
        </w:p>
      </w:docPartBody>
    </w:docPart>
    <w:docPart>
      <w:docPartPr>
        <w:name w:val="353AD82A28A24870A6DB2DF489DC3A79"/>
        <w:category>
          <w:name w:val="כללי"/>
          <w:gallery w:val="placeholder"/>
        </w:category>
        <w:types>
          <w:type w:val="bbPlcHdr"/>
        </w:types>
        <w:behaviors>
          <w:behavior w:val="content"/>
        </w:behaviors>
        <w:guid w:val="{5EE8A175-0051-4CE8-8B48-77F8C0A38071}"/>
      </w:docPartPr>
      <w:docPartBody>
        <w:p w:rsidR="00F14AAB" w:rsidRDefault="00F14AAB">
          <w:r w:rsidRPr="00B747E7">
            <w:rPr>
              <w:rStyle w:val="a3"/>
              <w:rtl/>
            </w:rPr>
            <w:t>[צד א בחוזה]</w:t>
          </w:r>
        </w:p>
      </w:docPartBody>
    </w:docPart>
    <w:docPart>
      <w:docPartPr>
        <w:name w:val="1DA959507CA64BD1AD9370D04403468A"/>
        <w:category>
          <w:name w:val="כללי"/>
          <w:gallery w:val="placeholder"/>
        </w:category>
        <w:types>
          <w:type w:val="bbPlcHdr"/>
        </w:types>
        <w:behaviors>
          <w:behavior w:val="content"/>
        </w:behaviors>
        <w:guid w:val="{DFDA98D8-8308-4B38-9B22-968038D13C6A}"/>
      </w:docPartPr>
      <w:docPartBody>
        <w:p w:rsidR="00F14AAB" w:rsidRDefault="00F14AAB">
          <w:r w:rsidRPr="00B747E7">
            <w:rPr>
              <w:rStyle w:val="a3"/>
              <w:rtl/>
            </w:rPr>
            <w:t>[שם אתר]</w:t>
          </w:r>
        </w:p>
      </w:docPartBody>
    </w:docPart>
    <w:docPart>
      <w:docPartPr>
        <w:name w:val="A9AF9C1D1CEC4B95ABDE6F39AA6F66FE"/>
        <w:category>
          <w:name w:val="כללי"/>
          <w:gallery w:val="placeholder"/>
        </w:category>
        <w:types>
          <w:type w:val="bbPlcHdr"/>
        </w:types>
        <w:behaviors>
          <w:behavior w:val="content"/>
        </w:behaviors>
        <w:guid w:val="{3FF2DFE9-508E-475C-A84C-0D6A47AEB00B}"/>
      </w:docPartPr>
      <w:docPartBody>
        <w:p w:rsidR="00F14AAB" w:rsidRDefault="00F14AAB">
          <w:r w:rsidRPr="00B747E7">
            <w:rPr>
              <w:rStyle w:val="a3"/>
              <w:rtl/>
            </w:rPr>
            <w:t>[תאריך חתימת חוזה]</w:t>
          </w:r>
        </w:p>
      </w:docPartBody>
    </w:docPart>
    <w:docPart>
      <w:docPartPr>
        <w:name w:val="7E0DFF63DDEA4DB1921AE2D0D8ABA019"/>
        <w:category>
          <w:name w:val="כללי"/>
          <w:gallery w:val="placeholder"/>
        </w:category>
        <w:types>
          <w:type w:val="bbPlcHdr"/>
        </w:types>
        <w:behaviors>
          <w:behavior w:val="content"/>
        </w:behaviors>
        <w:guid w:val="{81061F99-CC8F-4425-872C-9E6E9F18265E}"/>
      </w:docPartPr>
      <w:docPartBody>
        <w:p w:rsidR="00F14AAB" w:rsidRDefault="00F14AAB">
          <w:r w:rsidRPr="00B747E7">
            <w:rPr>
              <w:rStyle w:val="a3"/>
              <w:rtl/>
            </w:rPr>
            <w:t>[צד א בחוזה]</w:t>
          </w:r>
        </w:p>
      </w:docPartBody>
    </w:docPart>
    <w:docPart>
      <w:docPartPr>
        <w:name w:val="3847880E1F70456097F2F624018F801B"/>
        <w:category>
          <w:name w:val="כללי"/>
          <w:gallery w:val="placeholder"/>
        </w:category>
        <w:types>
          <w:type w:val="bbPlcHdr"/>
        </w:types>
        <w:behaviors>
          <w:behavior w:val="content"/>
        </w:behaviors>
        <w:guid w:val="{F2BD3FEB-6931-4013-A1E5-22E23464B50A}"/>
      </w:docPartPr>
      <w:docPartBody>
        <w:p w:rsidR="00F14AAB" w:rsidRDefault="00F14AAB">
          <w:r w:rsidRPr="00B747E7">
            <w:rPr>
              <w:rStyle w:val="a3"/>
              <w:rtl/>
            </w:rPr>
            <w:t>[שם אתר]</w:t>
          </w:r>
        </w:p>
      </w:docPartBody>
    </w:docPart>
    <w:docPart>
      <w:docPartPr>
        <w:name w:val="44FA1102FF78424A8960CA5AA22468A2"/>
        <w:category>
          <w:name w:val="כללי"/>
          <w:gallery w:val="placeholder"/>
        </w:category>
        <w:types>
          <w:type w:val="bbPlcHdr"/>
        </w:types>
        <w:behaviors>
          <w:behavior w:val="content"/>
        </w:behaviors>
        <w:guid w:val="{104AF4FA-717A-43CE-A3CD-5B06A0FC1B75}"/>
      </w:docPartPr>
      <w:docPartBody>
        <w:p w:rsidR="00F14AAB" w:rsidRDefault="00F14AAB">
          <w:r w:rsidRPr="00B747E7">
            <w:rPr>
              <w:rStyle w:val="a3"/>
              <w:rtl/>
            </w:rPr>
            <w:t>[שם אתר]</w:t>
          </w:r>
        </w:p>
      </w:docPartBody>
    </w:docPart>
    <w:docPart>
      <w:docPartPr>
        <w:name w:val="9B736C2CF2AB47FF9C097A39755F3087"/>
        <w:category>
          <w:name w:val="כללי"/>
          <w:gallery w:val="placeholder"/>
        </w:category>
        <w:types>
          <w:type w:val="bbPlcHdr"/>
        </w:types>
        <w:behaviors>
          <w:behavior w:val="content"/>
        </w:behaviors>
        <w:guid w:val="{EBB87855-4A6A-4010-8039-B43F7F69BA73}"/>
      </w:docPartPr>
      <w:docPartBody>
        <w:p w:rsidR="00F14AAB" w:rsidRDefault="00F14AAB">
          <w:r w:rsidRPr="00B747E7">
            <w:rPr>
              <w:rStyle w:val="a3"/>
              <w:rtl/>
            </w:rPr>
            <w:t>[שם ספק]</w:t>
          </w:r>
        </w:p>
      </w:docPartBody>
    </w:docPart>
    <w:docPart>
      <w:docPartPr>
        <w:name w:val="3693E7D64992411CA69E6BC0F59EB851"/>
        <w:category>
          <w:name w:val="כללי"/>
          <w:gallery w:val="placeholder"/>
        </w:category>
        <w:types>
          <w:type w:val="bbPlcHdr"/>
        </w:types>
        <w:behaviors>
          <w:behavior w:val="content"/>
        </w:behaviors>
        <w:guid w:val="{F53B166B-1DF7-4F02-A39E-B3286E373B32}"/>
      </w:docPartPr>
      <w:docPartBody>
        <w:p w:rsidR="00F14AAB" w:rsidRDefault="00F14AAB">
          <w:r w:rsidRPr="00B747E7">
            <w:rPr>
              <w:rStyle w:val="a3"/>
              <w:rtl/>
            </w:rPr>
            <w:t>[שם ספק]</w:t>
          </w:r>
        </w:p>
      </w:docPartBody>
    </w:docPart>
    <w:docPart>
      <w:docPartPr>
        <w:name w:val="E766EDA500D441F2851ABE1C7070169F"/>
        <w:category>
          <w:name w:val="כללי"/>
          <w:gallery w:val="placeholder"/>
        </w:category>
        <w:types>
          <w:type w:val="bbPlcHdr"/>
        </w:types>
        <w:behaviors>
          <w:behavior w:val="content"/>
        </w:behaviors>
        <w:guid w:val="{F4ADB505-E881-4760-AB9A-2A1FE12407DD}"/>
      </w:docPartPr>
      <w:docPartBody>
        <w:p w:rsidR="00F14AAB" w:rsidRDefault="00F14AAB">
          <w:r w:rsidRPr="00B747E7">
            <w:rPr>
              <w:rStyle w:val="a3"/>
              <w:rtl/>
            </w:rPr>
            <w:t>[שם הפרויקט]</w:t>
          </w:r>
        </w:p>
      </w:docPartBody>
    </w:docPart>
    <w:docPart>
      <w:docPartPr>
        <w:name w:val="3C1CED3C9BCD4F1DB8932356A4D9E283"/>
        <w:category>
          <w:name w:val="כללי"/>
          <w:gallery w:val="placeholder"/>
        </w:category>
        <w:types>
          <w:type w:val="bbPlcHdr"/>
        </w:types>
        <w:behaviors>
          <w:behavior w:val="content"/>
        </w:behaviors>
        <w:guid w:val="{977FB16B-59FE-4EA1-8A8B-7EFF8B35DB42}"/>
      </w:docPartPr>
      <w:docPartBody>
        <w:p w:rsidR="00F14AAB" w:rsidRDefault="00F14AAB">
          <w:r w:rsidRPr="00B747E7">
            <w:rPr>
              <w:rStyle w:val="a3"/>
              <w:rtl/>
            </w:rPr>
            <w:t>[סוג מדד כותרת]</w:t>
          </w:r>
        </w:p>
      </w:docPartBody>
    </w:docPart>
    <w:docPart>
      <w:docPartPr>
        <w:name w:val="390DD7D6EFEC4432A9A82E052AD8019D"/>
        <w:category>
          <w:name w:val="כללי"/>
          <w:gallery w:val="placeholder"/>
        </w:category>
        <w:types>
          <w:type w:val="bbPlcHdr"/>
        </w:types>
        <w:behaviors>
          <w:behavior w:val="content"/>
        </w:behaviors>
        <w:guid w:val="{841A78FF-E0A1-4ACC-8626-D52E6AA8EB02}"/>
      </w:docPartPr>
      <w:docPartBody>
        <w:p w:rsidR="00F14AAB" w:rsidRDefault="00F14AAB">
          <w:r w:rsidRPr="00B747E7">
            <w:rPr>
              <w:rStyle w:val="a3"/>
              <w:rtl/>
            </w:rPr>
            <w:t>[מדד בגין/ידוע - כותרת]</w:t>
          </w:r>
        </w:p>
      </w:docPartBody>
    </w:docPart>
    <w:docPart>
      <w:docPartPr>
        <w:name w:val="0EC8AFB8C2644569944A7741F2FE5C0D"/>
        <w:category>
          <w:name w:val="כללי"/>
          <w:gallery w:val="placeholder"/>
        </w:category>
        <w:types>
          <w:type w:val="bbPlcHdr"/>
        </w:types>
        <w:behaviors>
          <w:behavior w:val="content"/>
        </w:behaviors>
        <w:guid w:val="{0F346D8F-E651-45D0-9952-93EE27CF4497}"/>
      </w:docPartPr>
      <w:docPartBody>
        <w:p w:rsidR="00F14AAB" w:rsidRDefault="00F14AAB">
          <w:r w:rsidRPr="00B747E7">
            <w:rPr>
              <w:rStyle w:val="a3"/>
              <w:rtl/>
            </w:rPr>
            <w:t>[מדד בסיס]</w:t>
          </w:r>
        </w:p>
      </w:docPartBody>
    </w:docPart>
    <w:docPart>
      <w:docPartPr>
        <w:name w:val="15270A8535FE4FBE87B7CCAE0B0E39BF"/>
        <w:category>
          <w:name w:val="כללי"/>
          <w:gallery w:val="placeholder"/>
        </w:category>
        <w:types>
          <w:type w:val="bbPlcHdr"/>
        </w:types>
        <w:behaviors>
          <w:behavior w:val="content"/>
        </w:behaviors>
        <w:guid w:val="{CB224F7B-9375-46B1-B2C0-C8B675258D95}"/>
      </w:docPartPr>
      <w:docPartBody>
        <w:p w:rsidR="00F14AAB" w:rsidRDefault="00F14AAB">
          <w:r w:rsidRPr="00B747E7">
            <w:rPr>
              <w:rStyle w:val="a3"/>
              <w:rtl/>
            </w:rPr>
            <w:t>[נקודות מדד]</w:t>
          </w:r>
        </w:p>
      </w:docPartBody>
    </w:docPart>
    <w:docPart>
      <w:docPartPr>
        <w:name w:val="35E4251D2A874369BCA7E3D33AE8DA8B"/>
        <w:category>
          <w:name w:val="כללי"/>
          <w:gallery w:val="placeholder"/>
        </w:category>
        <w:types>
          <w:type w:val="bbPlcHdr"/>
        </w:types>
        <w:behaviors>
          <w:behavior w:val="content"/>
        </w:behaviors>
        <w:guid w:val="{F03D1260-35B1-4AAD-946C-C902B317665D}"/>
      </w:docPartPr>
      <w:docPartBody>
        <w:p w:rsidR="00F14AAB" w:rsidRDefault="00F14AAB">
          <w:r w:rsidRPr="00B747E7">
            <w:rPr>
              <w:rStyle w:val="a3"/>
              <w:rtl/>
            </w:rPr>
            <w:t>[שם הפרויקט]</w:t>
          </w:r>
        </w:p>
      </w:docPartBody>
    </w:docPart>
    <w:docPart>
      <w:docPartPr>
        <w:name w:val="25ED5A29456142D2A94D083DE1EDEECF"/>
        <w:category>
          <w:name w:val="כללי"/>
          <w:gallery w:val="placeholder"/>
        </w:category>
        <w:types>
          <w:type w:val="bbPlcHdr"/>
        </w:types>
        <w:behaviors>
          <w:behavior w:val="content"/>
        </w:behaviors>
        <w:guid w:val="{D919C643-6E4B-4E2D-8491-9F549ED8F4A8}"/>
      </w:docPartPr>
      <w:docPartBody>
        <w:p w:rsidR="00F14AAB" w:rsidRDefault="00F14AAB" w:rsidP="00F14AAB">
          <w:pPr>
            <w:pStyle w:val="25ED5A29456142D2A94D083DE1EDEECF"/>
          </w:pPr>
          <w:r w:rsidRPr="00B747E7">
            <w:rPr>
              <w:rStyle w:val="a3"/>
              <w:rtl/>
            </w:rPr>
            <w:t>[סוג מדד כותרת]</w:t>
          </w:r>
        </w:p>
      </w:docPartBody>
    </w:docPart>
    <w:docPart>
      <w:docPartPr>
        <w:name w:val="7E8A03CED1934F9882350454A591A580"/>
        <w:category>
          <w:name w:val="כללי"/>
          <w:gallery w:val="placeholder"/>
        </w:category>
        <w:types>
          <w:type w:val="bbPlcHdr"/>
        </w:types>
        <w:behaviors>
          <w:behavior w:val="content"/>
        </w:behaviors>
        <w:guid w:val="{0D22FA5B-E9F8-4007-912C-9ACF46A65EF4}"/>
      </w:docPartPr>
      <w:docPartBody>
        <w:p w:rsidR="00F14AAB" w:rsidRDefault="00F14AAB" w:rsidP="00F14AAB">
          <w:pPr>
            <w:pStyle w:val="7E8A03CED1934F9882350454A591A580"/>
          </w:pPr>
          <w:r w:rsidRPr="00B747E7">
            <w:rPr>
              <w:rStyle w:val="a3"/>
              <w:rtl/>
            </w:rPr>
            <w:t>[מדד בגין/ידוע - כותרת]</w:t>
          </w:r>
        </w:p>
      </w:docPartBody>
    </w:docPart>
    <w:docPart>
      <w:docPartPr>
        <w:name w:val="A4619D71C3CD4CA1BD69C14BDA254E44"/>
        <w:category>
          <w:name w:val="כללי"/>
          <w:gallery w:val="placeholder"/>
        </w:category>
        <w:types>
          <w:type w:val="bbPlcHdr"/>
        </w:types>
        <w:behaviors>
          <w:behavior w:val="content"/>
        </w:behaviors>
        <w:guid w:val="{361C6118-5F55-44B9-B123-534D3A6FA42E}"/>
      </w:docPartPr>
      <w:docPartBody>
        <w:p w:rsidR="00F14AAB" w:rsidRDefault="00F14AAB" w:rsidP="00F14AAB">
          <w:pPr>
            <w:pStyle w:val="A4619D71C3CD4CA1BD69C14BDA254E44"/>
          </w:pPr>
          <w:r w:rsidRPr="00B747E7">
            <w:rPr>
              <w:rStyle w:val="a3"/>
              <w:rtl/>
            </w:rPr>
            <w:t>[מדד בסיס]</w:t>
          </w:r>
        </w:p>
      </w:docPartBody>
    </w:docPart>
    <w:docPart>
      <w:docPartPr>
        <w:name w:val="22E994D1002049A4A8AD2504B137F035"/>
        <w:category>
          <w:name w:val="כללי"/>
          <w:gallery w:val="placeholder"/>
        </w:category>
        <w:types>
          <w:type w:val="bbPlcHdr"/>
        </w:types>
        <w:behaviors>
          <w:behavior w:val="content"/>
        </w:behaviors>
        <w:guid w:val="{E34CE423-9155-4136-9FFF-836368718B31}"/>
      </w:docPartPr>
      <w:docPartBody>
        <w:p w:rsidR="00F14AAB" w:rsidRDefault="00F14AAB" w:rsidP="00F14AAB">
          <w:pPr>
            <w:pStyle w:val="22E994D1002049A4A8AD2504B137F035"/>
          </w:pPr>
          <w:r w:rsidRPr="00B747E7">
            <w:rPr>
              <w:rStyle w:val="a3"/>
              <w:rtl/>
            </w:rPr>
            <w:t>[נקודות מדד]</w:t>
          </w:r>
        </w:p>
      </w:docPartBody>
    </w:docPart>
    <w:docPart>
      <w:docPartPr>
        <w:name w:val="A07761CF87D24519ADE3B013629A358E"/>
        <w:category>
          <w:name w:val="כללי"/>
          <w:gallery w:val="placeholder"/>
        </w:category>
        <w:types>
          <w:type w:val="bbPlcHdr"/>
        </w:types>
        <w:behaviors>
          <w:behavior w:val="content"/>
        </w:behaviors>
        <w:guid w:val="{6A8E25C4-D9B0-4921-AA66-E0C31F22C186}"/>
      </w:docPartPr>
      <w:docPartBody>
        <w:p w:rsidR="00F14AAB" w:rsidRDefault="00F14AAB">
          <w:r w:rsidRPr="00B747E7">
            <w:rPr>
              <w:rStyle w:val="a3"/>
              <w:rtl/>
            </w:rPr>
            <w:t>[שם הפרויקט]</w:t>
          </w:r>
        </w:p>
      </w:docPartBody>
    </w:docPart>
    <w:docPart>
      <w:docPartPr>
        <w:name w:val="8F6C341BB54D4D66BDBED3CEB8652A72"/>
        <w:category>
          <w:name w:val="כללי"/>
          <w:gallery w:val="placeholder"/>
        </w:category>
        <w:types>
          <w:type w:val="bbPlcHdr"/>
        </w:types>
        <w:behaviors>
          <w:behavior w:val="content"/>
        </w:behaviors>
        <w:guid w:val="{C8CFE8D3-A4CA-4E78-8D6A-A2D0343EA4DB}"/>
      </w:docPartPr>
      <w:docPartBody>
        <w:p w:rsidR="00F14AAB" w:rsidRDefault="00F14AAB" w:rsidP="00F14AAB">
          <w:pPr>
            <w:pStyle w:val="8F6C341BB54D4D66BDBED3CEB8652A72"/>
          </w:pPr>
          <w:r w:rsidRPr="00B747E7">
            <w:rPr>
              <w:rStyle w:val="a3"/>
              <w:rtl/>
            </w:rPr>
            <w:t>[סוג מדד כותרת]</w:t>
          </w:r>
        </w:p>
      </w:docPartBody>
    </w:docPart>
    <w:docPart>
      <w:docPartPr>
        <w:name w:val="F9BF23AF95694D878D5C1A2BDFFEEFA2"/>
        <w:category>
          <w:name w:val="כללי"/>
          <w:gallery w:val="placeholder"/>
        </w:category>
        <w:types>
          <w:type w:val="bbPlcHdr"/>
        </w:types>
        <w:behaviors>
          <w:behavior w:val="content"/>
        </w:behaviors>
        <w:guid w:val="{BB130901-3650-4630-B70F-2A50ADEC7FE7}"/>
      </w:docPartPr>
      <w:docPartBody>
        <w:p w:rsidR="00F14AAB" w:rsidRDefault="00F14AAB" w:rsidP="00F14AAB">
          <w:pPr>
            <w:pStyle w:val="F9BF23AF95694D878D5C1A2BDFFEEFA2"/>
          </w:pPr>
          <w:r w:rsidRPr="00B747E7">
            <w:rPr>
              <w:rStyle w:val="a3"/>
              <w:rtl/>
            </w:rPr>
            <w:t>[מדד בגין/ידוע - כותרת]</w:t>
          </w:r>
        </w:p>
      </w:docPartBody>
    </w:docPart>
    <w:docPart>
      <w:docPartPr>
        <w:name w:val="6114CAB1F9984323BBC2601C4761272D"/>
        <w:category>
          <w:name w:val="כללי"/>
          <w:gallery w:val="placeholder"/>
        </w:category>
        <w:types>
          <w:type w:val="bbPlcHdr"/>
        </w:types>
        <w:behaviors>
          <w:behavior w:val="content"/>
        </w:behaviors>
        <w:guid w:val="{B1D8E156-5CD0-48B4-8452-2E9C3777EF52}"/>
      </w:docPartPr>
      <w:docPartBody>
        <w:p w:rsidR="00F14AAB" w:rsidRDefault="00F14AAB" w:rsidP="00F14AAB">
          <w:pPr>
            <w:pStyle w:val="6114CAB1F9984323BBC2601C4761272D"/>
          </w:pPr>
          <w:r w:rsidRPr="00B747E7">
            <w:rPr>
              <w:rStyle w:val="a3"/>
              <w:rtl/>
            </w:rPr>
            <w:t>[מדד בסיס]</w:t>
          </w:r>
        </w:p>
      </w:docPartBody>
    </w:docPart>
    <w:docPart>
      <w:docPartPr>
        <w:name w:val="4D1FFA1590424E2BB546A77D4240CE31"/>
        <w:category>
          <w:name w:val="כללי"/>
          <w:gallery w:val="placeholder"/>
        </w:category>
        <w:types>
          <w:type w:val="bbPlcHdr"/>
        </w:types>
        <w:behaviors>
          <w:behavior w:val="content"/>
        </w:behaviors>
        <w:guid w:val="{0EACBCA6-F5EA-4C86-838D-E53820388B92}"/>
      </w:docPartPr>
      <w:docPartBody>
        <w:p w:rsidR="00F14AAB" w:rsidRDefault="00F14AAB" w:rsidP="00F14AAB">
          <w:pPr>
            <w:pStyle w:val="4D1FFA1590424E2BB546A77D4240CE31"/>
          </w:pPr>
          <w:r w:rsidRPr="00B747E7">
            <w:rPr>
              <w:rStyle w:val="a3"/>
              <w:rtl/>
            </w:rPr>
            <w:t>[נקודות מדד]</w:t>
          </w:r>
        </w:p>
      </w:docPartBody>
    </w:docPart>
    <w:docPart>
      <w:docPartPr>
        <w:name w:val="A6ACC1E631174F56A827CC4D23F4F632"/>
        <w:category>
          <w:name w:val="כללי"/>
          <w:gallery w:val="placeholder"/>
        </w:category>
        <w:types>
          <w:type w:val="bbPlcHdr"/>
        </w:types>
        <w:behaviors>
          <w:behavior w:val="content"/>
        </w:behaviors>
        <w:guid w:val="{7B565BC1-723B-45B4-A79E-7C981573AA99}"/>
      </w:docPartPr>
      <w:docPartBody>
        <w:p w:rsidR="00F14AAB" w:rsidRDefault="00F14AAB">
          <w:r w:rsidRPr="00B747E7">
            <w:rPr>
              <w:rStyle w:val="a3"/>
              <w:rtl/>
            </w:rPr>
            <w:t>[שם הפרויקט]</w:t>
          </w:r>
        </w:p>
      </w:docPartBody>
    </w:docPart>
    <w:docPart>
      <w:docPartPr>
        <w:name w:val="5C033AE97F764B5898EF3E0D1DFB9684"/>
        <w:category>
          <w:name w:val="כללי"/>
          <w:gallery w:val="placeholder"/>
        </w:category>
        <w:types>
          <w:type w:val="bbPlcHdr"/>
        </w:types>
        <w:behaviors>
          <w:behavior w:val="content"/>
        </w:behaviors>
        <w:guid w:val="{6E547B89-DDF8-44A6-9BC0-E3B299B70CBC}"/>
      </w:docPartPr>
      <w:docPartBody>
        <w:p w:rsidR="00B12807" w:rsidRDefault="00657539" w:rsidP="00657539">
          <w:pPr>
            <w:pStyle w:val="5C033AE97F764B5898EF3E0D1DFB9684"/>
          </w:pPr>
          <w:r w:rsidRPr="00B747E7">
            <w:rPr>
              <w:rStyle w:val="a3"/>
              <w:rtl/>
            </w:rPr>
            <w:t>[צד א בחוזה]</w:t>
          </w:r>
        </w:p>
      </w:docPartBody>
    </w:docPart>
    <w:docPart>
      <w:docPartPr>
        <w:name w:val="E28D06DF83794209807D477F2B690109"/>
        <w:category>
          <w:name w:val="כללי"/>
          <w:gallery w:val="placeholder"/>
        </w:category>
        <w:types>
          <w:type w:val="bbPlcHdr"/>
        </w:types>
        <w:behaviors>
          <w:behavior w:val="content"/>
        </w:behaviors>
        <w:guid w:val="{EB60BB37-C81D-4309-9A83-7FF00588D176}"/>
      </w:docPartPr>
      <w:docPartBody>
        <w:p w:rsidR="00B12807" w:rsidRDefault="00657539" w:rsidP="00657539">
          <w:pPr>
            <w:pStyle w:val="E28D06DF83794209807D477F2B690109"/>
          </w:pPr>
          <w:r w:rsidRPr="00B747E7">
            <w:rPr>
              <w:rStyle w:val="a3"/>
              <w:rtl/>
            </w:rPr>
            <w:t>[שם ספק]</w:t>
          </w:r>
        </w:p>
      </w:docPartBody>
    </w:docPart>
    <w:docPart>
      <w:docPartPr>
        <w:name w:val="4324F122FCAB41A7B87D7E3BE7911978"/>
        <w:category>
          <w:name w:val="כללי"/>
          <w:gallery w:val="placeholder"/>
        </w:category>
        <w:types>
          <w:type w:val="bbPlcHdr"/>
        </w:types>
        <w:behaviors>
          <w:behavior w:val="content"/>
        </w:behaviors>
        <w:guid w:val="{D903470A-39DA-4B87-B15E-4A63BAE3A0AF}"/>
      </w:docPartPr>
      <w:docPartBody>
        <w:p w:rsidR="00B12807" w:rsidRDefault="00657539" w:rsidP="00657539">
          <w:pPr>
            <w:pStyle w:val="4324F122FCAB41A7B87D7E3BE7911978"/>
          </w:pPr>
          <w:r w:rsidRPr="00B747E7">
            <w:rPr>
              <w:rStyle w:val="a3"/>
              <w:rtl/>
            </w:rPr>
            <w:t>[תאריך חתימת חוזה]</w:t>
          </w:r>
        </w:p>
      </w:docPartBody>
    </w:docPart>
    <w:docPart>
      <w:docPartPr>
        <w:name w:val="935EC7787E0C453F94479C06A81314B9"/>
        <w:category>
          <w:name w:val="כללי"/>
          <w:gallery w:val="placeholder"/>
        </w:category>
        <w:types>
          <w:type w:val="bbPlcHdr"/>
        </w:types>
        <w:behaviors>
          <w:behavior w:val="content"/>
        </w:behaviors>
        <w:guid w:val="{DEA87EE2-14B8-420B-BCD4-0CC20EE14666}"/>
      </w:docPartPr>
      <w:docPartBody>
        <w:p w:rsidR="00B12807" w:rsidRDefault="00657539" w:rsidP="00657539">
          <w:pPr>
            <w:pStyle w:val="935EC7787E0C453F94479C06A81314B9"/>
          </w:pPr>
          <w:r w:rsidRPr="00B747E7">
            <w:rPr>
              <w:rStyle w:val="a3"/>
              <w:rtl/>
            </w:rPr>
            <w:t>[שם הפרויקט]</w:t>
          </w:r>
        </w:p>
      </w:docPartBody>
    </w:docPart>
    <w:docPart>
      <w:docPartPr>
        <w:name w:val="B63D527A5808483C8B3B4725368625DB"/>
        <w:category>
          <w:name w:val="כללי"/>
          <w:gallery w:val="placeholder"/>
        </w:category>
        <w:types>
          <w:type w:val="bbPlcHdr"/>
        </w:types>
        <w:behaviors>
          <w:behavior w:val="content"/>
        </w:behaviors>
        <w:guid w:val="{920E14CB-BAC1-455A-B543-E896FAB37795}"/>
      </w:docPartPr>
      <w:docPartBody>
        <w:p w:rsidR="005F169F" w:rsidRDefault="005F169F" w:rsidP="005F169F">
          <w:pPr>
            <w:pStyle w:val="B63D527A5808483C8B3B4725368625DB"/>
          </w:pPr>
          <w:r w:rsidRPr="002516AF">
            <w:rPr>
              <w:rStyle w:val="a3"/>
              <w:rtl/>
            </w:rPr>
            <w:t>[שם הפרויקט]</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altName w:val="Arial"/>
    <w:panose1 w:val="020E0502060401010101"/>
    <w:charset w:val="00"/>
    <w:family w:val="swiss"/>
    <w:pitch w:val="variable"/>
    <w:sig w:usb0="00000803" w:usb1="00000000" w:usb2="00000000" w:usb3="00000000" w:csb0="00000021" w:csb1="00000000"/>
  </w:font>
  <w:font w:name="Calibri">
    <w:panose1 w:val="020F0502020204030204"/>
    <w:charset w:val="00"/>
    <w:family w:val="swiss"/>
    <w:pitch w:val="variable"/>
    <w:sig w:usb0="E0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
    <w:altName w:val="Times New Roman"/>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רמת גן">
    <w:altName w:val="Times New Roman"/>
    <w:panose1 w:val="00000000000000000000"/>
    <w:charset w:val="B1"/>
    <w:family w:val="auto"/>
    <w:notTrueType/>
    <w:pitch w:val="default"/>
    <w:sig w:usb0="00000800" w:usb1="00000000" w:usb2="00000000" w:usb3="00000000" w:csb0="00000020"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46A2"/>
    <w:rsid w:val="0008438A"/>
    <w:rsid w:val="001547DC"/>
    <w:rsid w:val="002B6FF2"/>
    <w:rsid w:val="0032380B"/>
    <w:rsid w:val="003C671A"/>
    <w:rsid w:val="004C2E55"/>
    <w:rsid w:val="004E4E37"/>
    <w:rsid w:val="005F169F"/>
    <w:rsid w:val="00657539"/>
    <w:rsid w:val="006865A5"/>
    <w:rsid w:val="006F4F3E"/>
    <w:rsid w:val="007401A6"/>
    <w:rsid w:val="007A5198"/>
    <w:rsid w:val="009837A9"/>
    <w:rsid w:val="00AB74EE"/>
    <w:rsid w:val="00B12807"/>
    <w:rsid w:val="00BA1EE0"/>
    <w:rsid w:val="00BB6840"/>
    <w:rsid w:val="00CD094E"/>
    <w:rsid w:val="00CF2645"/>
    <w:rsid w:val="00F14AAB"/>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865A5"/>
    <w:pPr>
      <w:bidi/>
    </w:pPr>
    <w:rPr>
      <w:rFonts w:cs="Times New Roman"/>
      <w:sz w:val="3276"/>
      <w:szCs w:val="327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5F169F"/>
    <w:rPr>
      <w:color w:val="808080"/>
    </w:rPr>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 w:type="paragraph" w:customStyle="1" w:styleId="097384DE99F64EFE95EB6B796425FE6C">
    <w:name w:val="097384DE99F64EFE95EB6B796425FE6C"/>
    <w:rsid w:val="000046A2"/>
    <w:pPr>
      <w:bidi/>
    </w:pPr>
  </w:style>
  <w:style w:type="paragraph" w:customStyle="1" w:styleId="BEFDDA32FACF48EE8967FD3328EE85D5">
    <w:name w:val="BEFDDA32FACF48EE8967FD3328EE85D5"/>
    <w:rsid w:val="000046A2"/>
    <w:pPr>
      <w:bidi/>
    </w:pPr>
  </w:style>
  <w:style w:type="paragraph" w:customStyle="1" w:styleId="AE4C4EA1358F449CB9AA95A98D430D69">
    <w:name w:val="AE4C4EA1358F449CB9AA95A98D430D69"/>
    <w:rsid w:val="000046A2"/>
    <w:pPr>
      <w:bidi/>
    </w:pPr>
  </w:style>
  <w:style w:type="paragraph" w:customStyle="1" w:styleId="8C1C27966FA842BD9DBB84D7CEBF11D9">
    <w:name w:val="8C1C27966FA842BD9DBB84D7CEBF11D9"/>
    <w:rsid w:val="000046A2"/>
    <w:pPr>
      <w:bidi/>
    </w:pPr>
  </w:style>
  <w:style w:type="paragraph" w:customStyle="1" w:styleId="D8AD10FF4ACF422CBCAAB4B3A763E055">
    <w:name w:val="D8AD10FF4ACF422CBCAAB4B3A763E055"/>
    <w:rsid w:val="000046A2"/>
    <w:pPr>
      <w:bidi/>
    </w:pPr>
  </w:style>
  <w:style w:type="paragraph" w:customStyle="1" w:styleId="989F52E045874C41937549D9DF7FBE11">
    <w:name w:val="989F52E045874C41937549D9DF7FBE11"/>
    <w:rsid w:val="0032380B"/>
    <w:pPr>
      <w:bidi/>
    </w:pPr>
  </w:style>
  <w:style w:type="paragraph" w:customStyle="1" w:styleId="202C0161F2AE48669D6EBC67E899F91A">
    <w:name w:val="202C0161F2AE48669D6EBC67E899F91A"/>
    <w:rsid w:val="0032380B"/>
    <w:pPr>
      <w:bidi/>
    </w:pPr>
  </w:style>
  <w:style w:type="paragraph" w:customStyle="1" w:styleId="6DB0473DFFBF47048F943CEF131A61E9">
    <w:name w:val="6DB0473DFFBF47048F943CEF131A61E9"/>
    <w:rsid w:val="0032380B"/>
    <w:pPr>
      <w:bidi/>
    </w:pPr>
  </w:style>
  <w:style w:type="paragraph" w:customStyle="1" w:styleId="4AC701A5F9C9494180D2EB42ED7B4D76">
    <w:name w:val="4AC701A5F9C9494180D2EB42ED7B4D76"/>
    <w:rsid w:val="0032380B"/>
    <w:pPr>
      <w:bidi/>
    </w:pPr>
  </w:style>
  <w:style w:type="paragraph" w:customStyle="1" w:styleId="425B0CAD3CF341748499E7E95561EA9A">
    <w:name w:val="425B0CAD3CF341748499E7E95561EA9A"/>
    <w:rsid w:val="0032380B"/>
    <w:pPr>
      <w:bidi/>
    </w:pPr>
  </w:style>
  <w:style w:type="paragraph" w:customStyle="1" w:styleId="5113087C887B4399A8BC91DFCB8BED67">
    <w:name w:val="5113087C887B4399A8BC91DFCB8BED67"/>
    <w:rsid w:val="007401A6"/>
    <w:pPr>
      <w:bidi/>
    </w:pPr>
  </w:style>
  <w:style w:type="paragraph" w:customStyle="1" w:styleId="89EB47B3EF0C49E992A99FF0330B6A44">
    <w:name w:val="89EB47B3EF0C49E992A99FF0330B6A44"/>
    <w:rsid w:val="007401A6"/>
    <w:pPr>
      <w:bidi/>
    </w:pPr>
  </w:style>
  <w:style w:type="paragraph" w:customStyle="1" w:styleId="4CDCE035F5314C26BE6B4EF661B8E03F">
    <w:name w:val="4CDCE035F5314C26BE6B4EF661B8E03F"/>
    <w:rsid w:val="007401A6"/>
    <w:pPr>
      <w:bidi/>
    </w:pPr>
  </w:style>
  <w:style w:type="paragraph" w:customStyle="1" w:styleId="69769AFD1D57464C9820DEA169C146DE">
    <w:name w:val="69769AFD1D57464C9820DEA169C146DE"/>
    <w:rsid w:val="007401A6"/>
    <w:pPr>
      <w:bidi/>
    </w:pPr>
  </w:style>
  <w:style w:type="paragraph" w:customStyle="1" w:styleId="97E78B9B2BFC40CE81A9DE93FA7072A6">
    <w:name w:val="97E78B9B2BFC40CE81A9DE93FA7072A6"/>
    <w:rsid w:val="007401A6"/>
    <w:pPr>
      <w:bidi/>
    </w:pPr>
  </w:style>
  <w:style w:type="paragraph" w:customStyle="1" w:styleId="6900E73301154F08901943BD0C54E26C">
    <w:name w:val="6900E73301154F08901943BD0C54E26C"/>
    <w:rsid w:val="007401A6"/>
    <w:pPr>
      <w:bidi/>
    </w:pPr>
  </w:style>
  <w:style w:type="paragraph" w:customStyle="1" w:styleId="5B36AF8F9EEC44F1B1C529706EEF2EC8">
    <w:name w:val="5B36AF8F9EEC44F1B1C529706EEF2EC8"/>
    <w:rsid w:val="007401A6"/>
    <w:pPr>
      <w:bidi/>
    </w:pPr>
  </w:style>
  <w:style w:type="paragraph" w:customStyle="1" w:styleId="24F38A50127C4229B943868A6E8CBF09">
    <w:name w:val="24F38A50127C4229B943868A6E8CBF09"/>
    <w:rsid w:val="007401A6"/>
    <w:pPr>
      <w:bidi/>
    </w:pPr>
  </w:style>
  <w:style w:type="paragraph" w:customStyle="1" w:styleId="8C7DF71715004C0BAEB3AD7F75519700">
    <w:name w:val="8C7DF71715004C0BAEB3AD7F75519700"/>
    <w:rsid w:val="007401A6"/>
    <w:pPr>
      <w:bidi/>
    </w:pPr>
  </w:style>
  <w:style w:type="paragraph" w:customStyle="1" w:styleId="A6BF331C552F4D26853D9A8BF61E9811">
    <w:name w:val="A6BF331C552F4D26853D9A8BF61E9811"/>
    <w:rsid w:val="007401A6"/>
    <w:pPr>
      <w:bidi/>
    </w:pPr>
  </w:style>
  <w:style w:type="paragraph" w:customStyle="1" w:styleId="0BFECC47A15E40F5BB4D491B9DEDC7C2">
    <w:name w:val="0BFECC47A15E40F5BB4D491B9DEDC7C2"/>
    <w:rsid w:val="007401A6"/>
    <w:pPr>
      <w:bidi/>
    </w:pPr>
  </w:style>
  <w:style w:type="paragraph" w:customStyle="1" w:styleId="761026C7F3AC4C33A2E6421B46848FBA">
    <w:name w:val="761026C7F3AC4C33A2E6421B46848FBA"/>
    <w:rsid w:val="007401A6"/>
    <w:pPr>
      <w:bidi/>
    </w:pPr>
  </w:style>
  <w:style w:type="paragraph" w:customStyle="1" w:styleId="6B09F123946445819A657C551A80FB34">
    <w:name w:val="6B09F123946445819A657C551A80FB34"/>
    <w:rsid w:val="007401A6"/>
    <w:pPr>
      <w:bidi/>
    </w:pPr>
  </w:style>
  <w:style w:type="paragraph" w:customStyle="1" w:styleId="F5069D0FA7984FB9B74E843DC8304BCF">
    <w:name w:val="F5069D0FA7984FB9B74E843DC8304BCF"/>
    <w:rsid w:val="007401A6"/>
    <w:pPr>
      <w:bidi/>
    </w:pPr>
  </w:style>
  <w:style w:type="paragraph" w:customStyle="1" w:styleId="1DDA09DD6094423391CFE371BC1459EE">
    <w:name w:val="1DDA09DD6094423391CFE371BC1459EE"/>
    <w:rsid w:val="007401A6"/>
    <w:pPr>
      <w:bidi/>
    </w:pPr>
  </w:style>
  <w:style w:type="paragraph" w:customStyle="1" w:styleId="2E97C248A8504E60A6B54EE5E3CD0550">
    <w:name w:val="2E97C248A8504E60A6B54EE5E3CD0550"/>
    <w:rsid w:val="007401A6"/>
    <w:pPr>
      <w:bidi/>
    </w:pPr>
  </w:style>
  <w:style w:type="paragraph" w:customStyle="1" w:styleId="361531E23870456589267DD18D342C55">
    <w:name w:val="361531E23870456589267DD18D342C55"/>
    <w:rsid w:val="007401A6"/>
    <w:pPr>
      <w:bidi/>
    </w:pPr>
  </w:style>
  <w:style w:type="paragraph" w:customStyle="1" w:styleId="3E77665CA3F746DB9331937BED4D58C6">
    <w:name w:val="3E77665CA3F746DB9331937BED4D58C6"/>
    <w:rsid w:val="007401A6"/>
    <w:pPr>
      <w:bidi/>
    </w:pPr>
  </w:style>
  <w:style w:type="paragraph" w:customStyle="1" w:styleId="2CCD45A924BB4D26B6447FD8A61A192A">
    <w:name w:val="2CCD45A924BB4D26B6447FD8A61A192A"/>
    <w:rsid w:val="007401A6"/>
    <w:pPr>
      <w:bidi/>
    </w:pPr>
  </w:style>
  <w:style w:type="paragraph" w:customStyle="1" w:styleId="D40BA5ACAEEC4688B6353EF97D6B216E">
    <w:name w:val="D40BA5ACAEEC4688B6353EF97D6B216E"/>
    <w:rsid w:val="007401A6"/>
    <w:pPr>
      <w:bidi/>
    </w:pPr>
  </w:style>
  <w:style w:type="paragraph" w:customStyle="1" w:styleId="0B99F3B8C5174F1C9D57AC5AD4FECEB6">
    <w:name w:val="0B99F3B8C5174F1C9D57AC5AD4FECEB6"/>
    <w:rsid w:val="007401A6"/>
    <w:pPr>
      <w:bidi/>
    </w:pPr>
  </w:style>
  <w:style w:type="paragraph" w:customStyle="1" w:styleId="01112D760C764EC49EEF7CD1EB021921">
    <w:name w:val="01112D760C764EC49EEF7CD1EB021921"/>
    <w:rsid w:val="007401A6"/>
    <w:pPr>
      <w:bidi/>
    </w:pPr>
  </w:style>
  <w:style w:type="paragraph" w:customStyle="1" w:styleId="66EEAFF266A14B989A0ED4D2552F88D2">
    <w:name w:val="66EEAFF266A14B989A0ED4D2552F88D2"/>
    <w:rsid w:val="007401A6"/>
    <w:pPr>
      <w:bidi/>
    </w:pPr>
  </w:style>
  <w:style w:type="paragraph" w:customStyle="1" w:styleId="9FC686EE624A4E21B875BF07B94B207C">
    <w:name w:val="9FC686EE624A4E21B875BF07B94B207C"/>
    <w:rsid w:val="007401A6"/>
    <w:pPr>
      <w:bidi/>
    </w:pPr>
  </w:style>
  <w:style w:type="paragraph" w:customStyle="1" w:styleId="BFB786AC6DE2480B95DED651F5889E1C">
    <w:name w:val="BFB786AC6DE2480B95DED651F5889E1C"/>
    <w:rsid w:val="007401A6"/>
    <w:pPr>
      <w:bidi/>
    </w:pPr>
  </w:style>
  <w:style w:type="paragraph" w:customStyle="1" w:styleId="BC194998EA8843C2A1330557BCA12581">
    <w:name w:val="BC194998EA8843C2A1330557BCA12581"/>
    <w:rsid w:val="007401A6"/>
    <w:pPr>
      <w:bidi/>
    </w:pPr>
  </w:style>
  <w:style w:type="paragraph" w:customStyle="1" w:styleId="84415765F2004260BD88DE7CB8733D9E">
    <w:name w:val="84415765F2004260BD88DE7CB8733D9E"/>
    <w:rsid w:val="007401A6"/>
    <w:pPr>
      <w:bidi/>
    </w:pPr>
  </w:style>
  <w:style w:type="paragraph" w:customStyle="1" w:styleId="A46CE03E7FC64D01B030AD2AF9BB28E0">
    <w:name w:val="A46CE03E7FC64D01B030AD2AF9BB28E0"/>
    <w:rsid w:val="007401A6"/>
    <w:pPr>
      <w:bidi/>
    </w:pPr>
  </w:style>
  <w:style w:type="paragraph" w:customStyle="1" w:styleId="B5D707891347473FBB0884165067CBBD">
    <w:name w:val="B5D707891347473FBB0884165067CBBD"/>
    <w:rsid w:val="007401A6"/>
    <w:pPr>
      <w:bidi/>
    </w:pPr>
  </w:style>
  <w:style w:type="paragraph" w:customStyle="1" w:styleId="E6AFC1F8E9614805A80CE836F7B93FA2">
    <w:name w:val="E6AFC1F8E9614805A80CE836F7B93FA2"/>
    <w:rsid w:val="007401A6"/>
    <w:pPr>
      <w:bidi/>
    </w:pPr>
  </w:style>
  <w:style w:type="paragraph" w:customStyle="1" w:styleId="90A422B18CB3414699AB22EEFBBFF5CC">
    <w:name w:val="90A422B18CB3414699AB22EEFBBFF5CC"/>
    <w:rsid w:val="007401A6"/>
    <w:pPr>
      <w:bidi/>
    </w:pPr>
  </w:style>
  <w:style w:type="paragraph" w:customStyle="1" w:styleId="90AB1B5CE8EC4FC894B182051809D50D">
    <w:name w:val="90AB1B5CE8EC4FC894B182051809D50D"/>
    <w:rsid w:val="007401A6"/>
    <w:pPr>
      <w:bidi/>
    </w:pPr>
  </w:style>
  <w:style w:type="paragraph" w:customStyle="1" w:styleId="05A2C37A5F6840058F8A45268109961A">
    <w:name w:val="05A2C37A5F6840058F8A45268109961A"/>
    <w:rsid w:val="007401A6"/>
    <w:pPr>
      <w:bidi/>
    </w:pPr>
  </w:style>
  <w:style w:type="paragraph" w:customStyle="1" w:styleId="FBE57B55393D4028B58DAA3C2234A4E4">
    <w:name w:val="FBE57B55393D4028B58DAA3C2234A4E4"/>
    <w:rsid w:val="007401A6"/>
    <w:pPr>
      <w:bidi/>
    </w:pPr>
  </w:style>
  <w:style w:type="paragraph" w:customStyle="1" w:styleId="6BA4C947B5F245029BAE57D340C71C4F">
    <w:name w:val="6BA4C947B5F245029BAE57D340C71C4F"/>
    <w:rsid w:val="007401A6"/>
    <w:pPr>
      <w:bidi/>
    </w:pPr>
  </w:style>
  <w:style w:type="paragraph" w:customStyle="1" w:styleId="6BA95B7D037D4B6CAE2E928C1E60AB66">
    <w:name w:val="6BA95B7D037D4B6CAE2E928C1E60AB66"/>
    <w:rsid w:val="007401A6"/>
    <w:pPr>
      <w:bidi/>
    </w:pPr>
  </w:style>
  <w:style w:type="paragraph" w:customStyle="1" w:styleId="F5D782C552E241A4851EC4F17AD109A9">
    <w:name w:val="F5D782C552E241A4851EC4F17AD109A9"/>
    <w:rsid w:val="007401A6"/>
    <w:pPr>
      <w:bidi/>
    </w:pPr>
  </w:style>
  <w:style w:type="paragraph" w:customStyle="1" w:styleId="B69C31DCD46F448ABBF2EF2FD85A2C61">
    <w:name w:val="B69C31DCD46F448ABBF2EF2FD85A2C61"/>
    <w:rsid w:val="007401A6"/>
    <w:pPr>
      <w:bidi/>
    </w:pPr>
  </w:style>
  <w:style w:type="paragraph" w:customStyle="1" w:styleId="7BF4CC9E29E44578BFD96AF406CD0554">
    <w:name w:val="7BF4CC9E29E44578BFD96AF406CD0554"/>
    <w:rsid w:val="007401A6"/>
    <w:pPr>
      <w:bidi/>
    </w:pPr>
  </w:style>
  <w:style w:type="paragraph" w:customStyle="1" w:styleId="74BFBD7193284B2BB80AC7B849485B99">
    <w:name w:val="74BFBD7193284B2BB80AC7B849485B99"/>
    <w:rsid w:val="007401A6"/>
    <w:pPr>
      <w:bidi/>
    </w:pPr>
  </w:style>
  <w:style w:type="paragraph" w:customStyle="1" w:styleId="1A980300F04C4FC0BCEA037E756BB34C">
    <w:name w:val="1A980300F04C4FC0BCEA037E756BB34C"/>
    <w:rsid w:val="00CF2645"/>
    <w:pPr>
      <w:bidi/>
    </w:pPr>
  </w:style>
  <w:style w:type="paragraph" w:customStyle="1" w:styleId="17045976CD194C5BA4AD8C9B248A3A96">
    <w:name w:val="17045976CD194C5BA4AD8C9B248A3A96"/>
    <w:rsid w:val="00CF2645"/>
    <w:pPr>
      <w:bidi/>
    </w:pPr>
  </w:style>
  <w:style w:type="paragraph" w:customStyle="1" w:styleId="98ED13C1A9344B54A1C353AD1AE47153">
    <w:name w:val="98ED13C1A9344B54A1C353AD1AE47153"/>
    <w:rsid w:val="00CF2645"/>
    <w:pPr>
      <w:bidi/>
    </w:pPr>
  </w:style>
  <w:style w:type="paragraph" w:customStyle="1" w:styleId="AF0D4ED730E64191805A30F2927EB136">
    <w:name w:val="AF0D4ED730E64191805A30F2927EB136"/>
    <w:rsid w:val="00CF2645"/>
    <w:pPr>
      <w:bidi/>
    </w:pPr>
  </w:style>
  <w:style w:type="paragraph" w:customStyle="1" w:styleId="08D0BB7BD830421BBB29EA181778B8FA">
    <w:name w:val="08D0BB7BD830421BBB29EA181778B8FA"/>
    <w:rsid w:val="006F4F3E"/>
    <w:pPr>
      <w:bidi/>
    </w:pPr>
  </w:style>
  <w:style w:type="paragraph" w:customStyle="1" w:styleId="09CB42DB332F414488CC8B62A1B0DEAB">
    <w:name w:val="09CB42DB332F414488CC8B62A1B0DEAB"/>
    <w:rsid w:val="006F4F3E"/>
    <w:pPr>
      <w:bidi/>
    </w:pPr>
  </w:style>
  <w:style w:type="paragraph" w:customStyle="1" w:styleId="B90A7F11875E41999E0B7397EB7FEE94">
    <w:name w:val="B90A7F11875E41999E0B7397EB7FEE94"/>
    <w:rsid w:val="006F4F3E"/>
    <w:pPr>
      <w:bidi/>
    </w:pPr>
  </w:style>
  <w:style w:type="paragraph" w:customStyle="1" w:styleId="742A3647E3BB4D21B2E8A6DA4F0C2B1E">
    <w:name w:val="742A3647E3BB4D21B2E8A6DA4F0C2B1E"/>
    <w:rsid w:val="006F4F3E"/>
    <w:pPr>
      <w:bidi/>
    </w:pPr>
  </w:style>
  <w:style w:type="paragraph" w:customStyle="1" w:styleId="FE4EDD46D609410685D8DD80FF2A7F4C">
    <w:name w:val="FE4EDD46D609410685D8DD80FF2A7F4C"/>
    <w:rsid w:val="0008438A"/>
    <w:pPr>
      <w:bidi/>
    </w:pPr>
  </w:style>
  <w:style w:type="paragraph" w:customStyle="1" w:styleId="72AAD1774951479C8D5479276EF90EEC">
    <w:name w:val="72AAD1774951479C8D5479276EF90EEC"/>
    <w:rsid w:val="0008438A"/>
    <w:pPr>
      <w:bidi/>
    </w:pPr>
  </w:style>
  <w:style w:type="paragraph" w:customStyle="1" w:styleId="C3405900A8B644258DE91F36097D8019">
    <w:name w:val="C3405900A8B644258DE91F36097D8019"/>
    <w:rsid w:val="0008438A"/>
    <w:pPr>
      <w:bidi/>
    </w:pPr>
  </w:style>
  <w:style w:type="paragraph" w:customStyle="1" w:styleId="F00084C1107E4BEEB26E5F694AF7DD6B">
    <w:name w:val="F00084C1107E4BEEB26E5F694AF7DD6B"/>
    <w:rsid w:val="00F14AAB"/>
    <w:pPr>
      <w:bidi/>
    </w:pPr>
  </w:style>
  <w:style w:type="paragraph" w:customStyle="1" w:styleId="BC27FE2248D54C4A95D48A35BB7B556D">
    <w:name w:val="BC27FE2248D54C4A95D48A35BB7B556D"/>
    <w:rsid w:val="00F14AAB"/>
    <w:pPr>
      <w:bidi/>
    </w:pPr>
  </w:style>
  <w:style w:type="paragraph" w:customStyle="1" w:styleId="0D913DBA5BD14CCABDC46CB14FC45C8F">
    <w:name w:val="0D913DBA5BD14CCABDC46CB14FC45C8F"/>
    <w:rsid w:val="00F14AAB"/>
    <w:pPr>
      <w:bidi/>
    </w:pPr>
  </w:style>
  <w:style w:type="paragraph" w:customStyle="1" w:styleId="6C47E7DCBAFB44E8BF67035767FA4954">
    <w:name w:val="6C47E7DCBAFB44E8BF67035767FA4954"/>
    <w:rsid w:val="00F14AAB"/>
    <w:pPr>
      <w:bidi/>
    </w:pPr>
  </w:style>
  <w:style w:type="paragraph" w:customStyle="1" w:styleId="B5036DB9C6B04A7DAE6BE12D5340963E">
    <w:name w:val="B5036DB9C6B04A7DAE6BE12D5340963E"/>
    <w:rsid w:val="00F14AAB"/>
    <w:pPr>
      <w:bidi/>
    </w:pPr>
  </w:style>
  <w:style w:type="paragraph" w:customStyle="1" w:styleId="103A86A3B2C447189DCB277CC62BB40E">
    <w:name w:val="103A86A3B2C447189DCB277CC62BB40E"/>
    <w:rsid w:val="00F14AAB"/>
    <w:pPr>
      <w:bidi/>
    </w:pPr>
  </w:style>
  <w:style w:type="paragraph" w:customStyle="1" w:styleId="D859EF29CD354A918D5B2672869927B5">
    <w:name w:val="D859EF29CD354A918D5B2672869927B5"/>
    <w:rsid w:val="00F14AAB"/>
    <w:pPr>
      <w:bidi/>
    </w:pPr>
  </w:style>
  <w:style w:type="paragraph" w:customStyle="1" w:styleId="3A735357B2F4401C87DF2E2CE2EDC618">
    <w:name w:val="3A735357B2F4401C87DF2E2CE2EDC618"/>
    <w:rsid w:val="00F14AAB"/>
    <w:pPr>
      <w:bidi/>
    </w:pPr>
  </w:style>
  <w:style w:type="paragraph" w:customStyle="1" w:styleId="5344B542B5754B0A999DA98E451F844B">
    <w:name w:val="5344B542B5754B0A999DA98E451F844B"/>
    <w:rsid w:val="00F14AAB"/>
    <w:pPr>
      <w:bidi/>
    </w:pPr>
  </w:style>
  <w:style w:type="paragraph" w:customStyle="1" w:styleId="5C3164E7696A4878A25903C84FD32A7B">
    <w:name w:val="5C3164E7696A4878A25903C84FD32A7B"/>
    <w:rsid w:val="00F14AAB"/>
    <w:pPr>
      <w:bidi/>
    </w:pPr>
  </w:style>
  <w:style w:type="paragraph" w:customStyle="1" w:styleId="5431D8318DE54E3881313518975AE2E8">
    <w:name w:val="5431D8318DE54E3881313518975AE2E8"/>
    <w:rsid w:val="00F14AAB"/>
    <w:pPr>
      <w:bidi/>
    </w:pPr>
  </w:style>
  <w:style w:type="paragraph" w:customStyle="1" w:styleId="25ED5A29456142D2A94D083DE1EDEECF">
    <w:name w:val="25ED5A29456142D2A94D083DE1EDEECF"/>
    <w:rsid w:val="00F14AAB"/>
    <w:pPr>
      <w:bidi/>
    </w:pPr>
  </w:style>
  <w:style w:type="paragraph" w:customStyle="1" w:styleId="7E8A03CED1934F9882350454A591A580">
    <w:name w:val="7E8A03CED1934F9882350454A591A580"/>
    <w:rsid w:val="00F14AAB"/>
    <w:pPr>
      <w:bidi/>
    </w:pPr>
  </w:style>
  <w:style w:type="paragraph" w:customStyle="1" w:styleId="A4619D71C3CD4CA1BD69C14BDA254E44">
    <w:name w:val="A4619D71C3CD4CA1BD69C14BDA254E44"/>
    <w:rsid w:val="00F14AAB"/>
    <w:pPr>
      <w:bidi/>
    </w:pPr>
  </w:style>
  <w:style w:type="paragraph" w:customStyle="1" w:styleId="22E994D1002049A4A8AD2504B137F035">
    <w:name w:val="22E994D1002049A4A8AD2504B137F035"/>
    <w:rsid w:val="00F14AAB"/>
    <w:pPr>
      <w:bidi/>
    </w:pPr>
  </w:style>
  <w:style w:type="paragraph" w:customStyle="1" w:styleId="8F6C341BB54D4D66BDBED3CEB8652A72">
    <w:name w:val="8F6C341BB54D4D66BDBED3CEB8652A72"/>
    <w:rsid w:val="00F14AAB"/>
    <w:pPr>
      <w:bidi/>
    </w:pPr>
  </w:style>
  <w:style w:type="paragraph" w:customStyle="1" w:styleId="F9BF23AF95694D878D5C1A2BDFFEEFA2">
    <w:name w:val="F9BF23AF95694D878D5C1A2BDFFEEFA2"/>
    <w:rsid w:val="00F14AAB"/>
    <w:pPr>
      <w:bidi/>
    </w:pPr>
  </w:style>
  <w:style w:type="paragraph" w:customStyle="1" w:styleId="6114CAB1F9984323BBC2601C4761272D">
    <w:name w:val="6114CAB1F9984323BBC2601C4761272D"/>
    <w:rsid w:val="00F14AAB"/>
    <w:pPr>
      <w:bidi/>
    </w:pPr>
  </w:style>
  <w:style w:type="paragraph" w:customStyle="1" w:styleId="4D1FFA1590424E2BB546A77D4240CE31">
    <w:name w:val="4D1FFA1590424E2BB546A77D4240CE31"/>
    <w:rsid w:val="00F14AAB"/>
    <w:pPr>
      <w:bidi/>
    </w:pPr>
  </w:style>
  <w:style w:type="paragraph" w:customStyle="1" w:styleId="5C033AE97F764B5898EF3E0D1DFB9684">
    <w:name w:val="5C033AE97F764B5898EF3E0D1DFB9684"/>
    <w:rsid w:val="00657539"/>
    <w:pPr>
      <w:bidi/>
    </w:pPr>
  </w:style>
  <w:style w:type="paragraph" w:customStyle="1" w:styleId="E28D06DF83794209807D477F2B690109">
    <w:name w:val="E28D06DF83794209807D477F2B690109"/>
    <w:rsid w:val="00657539"/>
    <w:pPr>
      <w:bidi/>
    </w:pPr>
  </w:style>
  <w:style w:type="paragraph" w:customStyle="1" w:styleId="4324F122FCAB41A7B87D7E3BE7911978">
    <w:name w:val="4324F122FCAB41A7B87D7E3BE7911978"/>
    <w:rsid w:val="00657539"/>
    <w:pPr>
      <w:bidi/>
    </w:pPr>
  </w:style>
  <w:style w:type="paragraph" w:customStyle="1" w:styleId="935EC7787E0C453F94479C06A81314B9">
    <w:name w:val="935EC7787E0C453F94479C06A81314B9"/>
    <w:rsid w:val="00657539"/>
    <w:pPr>
      <w:bidi/>
    </w:pPr>
  </w:style>
  <w:style w:type="paragraph" w:customStyle="1" w:styleId="B63D527A5808483C8B3B4725368625DB">
    <w:name w:val="B63D527A5808483C8B3B4725368625DB"/>
    <w:rsid w:val="005F169F"/>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5.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121009-F9DD-47CD-98A1-07D04BA9A9EB}"/>
</file>

<file path=customXml/itemProps2.xml><?xml version="1.0" encoding="utf-8"?>
<ds:datastoreItem xmlns:ds="http://schemas.openxmlformats.org/officeDocument/2006/customXml" ds:itemID="{81709D4C-33DC-48CC-AC7E-130A245806EE}"/>
</file>

<file path=customXml/itemProps3.xml><?xml version="1.0" encoding="utf-8"?>
<ds:datastoreItem xmlns:ds="http://schemas.openxmlformats.org/officeDocument/2006/customXml" ds:itemID="{19381418-8ABF-4017-996B-57015B068E3D}"/>
</file>

<file path=customXml/itemProps4.xml><?xml version="1.0" encoding="utf-8"?>
<ds:datastoreItem xmlns:ds="http://schemas.openxmlformats.org/officeDocument/2006/customXml" ds:itemID="{35801D52-3B23-4205-9724-02BADE007D15}"/>
</file>

<file path=customXml/itemProps5.xml><?xml version="1.0" encoding="utf-8"?>
<ds:datastoreItem xmlns:ds="http://schemas.openxmlformats.org/officeDocument/2006/customXml" ds:itemID="{8CB396AD-8CA5-4E07-A979-535674DC90AF}"/>
</file>

<file path=customXml/itemProps6.xml><?xml version="1.0" encoding="utf-8"?>
<ds:datastoreItem xmlns:ds="http://schemas.openxmlformats.org/officeDocument/2006/customXml" ds:itemID="{CD54A882-56F5-4793-930F-5FF2EF9FA6D7}"/>
</file>

<file path=docProps/app.xml><?xml version="1.0" encoding="utf-8"?>
<Properties xmlns="http://schemas.openxmlformats.org/officeDocument/2006/extended-properties" xmlns:vt="http://schemas.openxmlformats.org/officeDocument/2006/docPropsVTypes">
  <Template>Normal</Template>
  <TotalTime>8</TotalTime>
  <Pages>144</Pages>
  <Words>42856</Words>
  <Characters>214284</Characters>
  <Application>Microsoft Office Word</Application>
  <DocSecurity>0</DocSecurity>
  <Lines>1785</Lines>
  <Paragraphs>513</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256627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Kook Sec</dc:creator>
  <cp:keywords/>
  <dc:description/>
  <cp:lastModifiedBy>Kook Sec</cp:lastModifiedBy>
  <cp:revision>1</cp:revision>
  <dcterms:created xsi:type="dcterms:W3CDTF">2024-07-28T10:12:00Z</dcterms:created>
  <dcterms:modified xsi:type="dcterms:W3CDTF">2024-07-28T10:20:00Z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ea58ec49-d9ef-4cd9-89f5-2620267b422e</vt:lpwstr>
  </property>
</Properties>
</file>