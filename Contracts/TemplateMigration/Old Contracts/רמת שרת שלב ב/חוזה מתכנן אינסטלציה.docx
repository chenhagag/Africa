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1A194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hint="cs"/>
          <w:bCs/>
          <w:sz w:val="32"/>
          <w:szCs w:val="32"/>
          <w:u w:val="single"/>
          <w:rtl/>
          <w:lang w:eastAsia="he-IL"/>
        </w:rPr>
      </w:pPr>
    </w:p>
    <w:p w14:paraId="5848502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938753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5F6630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08886AF6" wp14:editId="747C0594">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842C4E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488FAA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04DAF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51311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bookmarkStart w:id="0" w:name="_GoBack"/>
    </w:p>
    <w:bookmarkEnd w:id="0"/>
    <w:p w14:paraId="2CD40BE7"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5DD975A2"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A82A41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0DDD0D7"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8A16A7F"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7F724A"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505242"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3706B7F" w14:textId="77777777" w:rsidR="003235F8" w:rsidRPr="00B27B4C" w:rsidRDefault="00814CE5"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2-05-10T13:40:00Z">
            <w:r>
              <w:rPr>
                <w:rFonts w:ascii="Times New Roman" w:eastAsia="Times New Roman" w:hAnsi="Times New Roman" w:cs="David"/>
                <w:bCs/>
                <w:sz w:val="32"/>
                <w:szCs w:val="32"/>
                <w:u w:val="single"/>
                <w:rtl/>
                <w:lang w:eastAsia="he-IL"/>
              </w:rPr>
              <w:t>פ.א פיתוח ובנייה בירושלים בע"מ</w:t>
            </w:r>
          </w:ins>
        </w:p>
      </w:sdtContent>
    </w:sdt>
    <w:p w14:paraId="2AD89F7C"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36B224D" w14:textId="77777777" w:rsidR="003235F8" w:rsidRPr="00B27B4C" w:rsidRDefault="00814CE5"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Kook Sec" w:date="2022-05-10T13:40:00Z">
            <w:r>
              <w:rPr>
                <w:rFonts w:ascii="Times New Roman" w:eastAsia="Times New Roman" w:hAnsi="Times New Roman" w:cs="David"/>
                <w:bCs/>
                <w:sz w:val="32"/>
                <w:szCs w:val="32"/>
                <w:u w:val="single"/>
                <w:rtl/>
                <w:lang w:eastAsia="he-IL"/>
              </w:rPr>
              <w:t>רמת שרת שלב ב</w:t>
            </w:r>
          </w:ins>
        </w:p>
      </w:sdtContent>
    </w:sdt>
    <w:p w14:paraId="500FBE09"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FA45DA"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5662D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F1B6145"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86F7B9F"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7E63770"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5E991C4"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C89CA05"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0D17F60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6B46976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E2B25FC"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157ACB" w:rsidRPr="003235F8">
            <w:rPr>
              <w:rStyle w:val="AutoFieldChar"/>
              <w:rFonts w:eastAsiaTheme="minorHAnsi"/>
              <w:color w:val="00B0F0"/>
              <w:rtl/>
            </w:rPr>
            <w:t>[תאריך חתימת חוזה]</w:t>
          </w:r>
        </w:sdtContent>
      </w:sdt>
    </w:p>
    <w:p w14:paraId="285CE6D3"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0F1001E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426895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6F707A"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F3AAFB2" w14:textId="77777777" w:rsidR="00D5041C" w:rsidRPr="00D5041C" w:rsidRDefault="00814CE5"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Kook Sec" w:date="2022-05-10T13:44: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2972FC0F"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3B3C8E5C"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1D2E4121"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2856370"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2244680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5569733" w14:textId="77777777" w:rsidR="00D5041C" w:rsidRPr="00D5041C" w:rsidRDefault="00814CE5" w:rsidP="00157ACB">
          <w:pPr>
            <w:pStyle w:val="AutoField"/>
            <w:rPr>
              <w:sz w:val="20"/>
              <w:rtl/>
              <w:lang w:eastAsia="he-IL"/>
            </w:rPr>
          </w:pPr>
          <w:ins w:id="4" w:author="Kook Sec" w:date="2022-05-10T13:44:00Z">
            <w:r>
              <w:rPr>
                <w:color w:val="800080"/>
                <w:rtl/>
              </w:rPr>
              <w:br/>
              <w:t>תנובת הארץ וירושלים בע"מ</w:t>
            </w:r>
            <w:r>
              <w:rPr>
                <w:color w:val="800080"/>
                <w:rtl/>
              </w:rPr>
              <w:br/>
              <w:t>בנין שערי העיר יפו 213 ירושלים</w:t>
            </w:r>
            <w:r>
              <w:rPr>
                <w:color w:val="800080"/>
                <w:rtl/>
              </w:rPr>
              <w:br/>
              <w:t>513689976</w:t>
            </w:r>
            <w:r>
              <w:rPr>
                <w:color w:val="800080"/>
                <w:rtl/>
              </w:rPr>
              <w:br/>
            </w:r>
          </w:ins>
        </w:p>
      </w:sdtContent>
    </w:sdt>
    <w:p w14:paraId="55F35924"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73AF9D35"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332EE002"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85479FB"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BD85013"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4484C417"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3463825E"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688D2C1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AE11CF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920E27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9C7B3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772FEF9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0506F1B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729638"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4F9E5C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F0811F"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29651D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CE54D5"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3599644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A86C5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5050B45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432482E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6ABE519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4E3713"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DA3A67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36503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10B11DA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CBACA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21AAFE0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37DFFC21"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6D85090"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53975E3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06E6E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30D62F1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23D8B40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807A3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1ADD76DC"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3D259875"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656A5B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2520DFF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793D935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A4A9E24"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2BA198A1"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71693240"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6BB9B251"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4DFAAB03"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247F66FC"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469EA3AB"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4EF9B3F5"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5C7999D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4010A7A6"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59FC6884"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4342684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65A7E50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7509367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7D7AA08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646C870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3285BFE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501F29D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5695677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3CAFF15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44CA62A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337AEE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2A3CE48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7D16D88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07D2DDF"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0D55AFD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2B4766E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6D4394A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4AB3B6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8131C8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2039A09D"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DD3646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1BF943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7DA4EE4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3B56B2E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081AF55C"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0D4373F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6FC3636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35CA3101"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28C6B62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xml:space="preserve">, אלא </w:t>
      </w:r>
      <w:r w:rsidRPr="00D5041C">
        <w:rPr>
          <w:rFonts w:ascii="Times New Roman" w:eastAsia="Times New Roman" w:hAnsi="Times New Roman" w:cs="David"/>
          <w:sz w:val="20"/>
          <w:szCs w:val="24"/>
          <w:rtl/>
          <w:lang w:eastAsia="he-IL"/>
        </w:rPr>
        <w:lastRenderedPageBreak/>
        <w:t>באמצעות המזמין או המנהל.</w:t>
      </w:r>
    </w:p>
    <w:p w14:paraId="6A45BD6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107FA86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C6B5F2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0E2EA48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2E699EF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50422C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2AB6025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2385386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48D164A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240EBB4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433422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D7D7DD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251EA0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4B8D47C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6082AD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25F2EE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18971662"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7742657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493CBD4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A37696C"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7AD4396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3AAA6D0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3726365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50002875"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311D03D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412857A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43B826C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AB5144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5FD7120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58DA64A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4D549F5B"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w:t>
      </w:r>
      <w:r w:rsidRPr="00D5041C">
        <w:rPr>
          <w:rFonts w:ascii="Times New Roman" w:eastAsia="Times New Roman" w:hAnsi="Times New Roman" w:cs="David"/>
          <w:sz w:val="20"/>
          <w:szCs w:val="24"/>
          <w:rtl/>
          <w:lang w:eastAsia="he-IL"/>
        </w:rPr>
        <w:lastRenderedPageBreak/>
        <w:t>ועבור הדפסות והעתקות צבעוניות יוצאו רק אם אושרו תחילה בכתב, טרם הזמנתם ע"י המנהל.</w:t>
      </w:r>
    </w:p>
    <w:p w14:paraId="4272387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32ED9908"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014934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1063270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46DCB9F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CD62533"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E5DD66A"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50F785E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2D82616"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793A04E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41DB6691"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18FA8F56"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התכנון אינו התכנון היעיל ביותר.</w:t>
      </w:r>
    </w:p>
    <w:p w14:paraId="5F5994B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AABB68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7885544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DFEBA01"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2032713C"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4A2EDF77"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33FBBD0"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F14DD66" w14:textId="77777777" w:rsidR="00B55126" w:rsidRPr="00013687" w:rsidRDefault="00B55126" w:rsidP="00B55126">
      <w:pPr>
        <w:pStyle w:val="af6"/>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E7E6CCC"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3209750"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459C3A9"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2B3FDF1"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0E21CE5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41F56D2B"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7F69DFBC"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1BB93CB0"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2C59FC7D"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13380501"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6724B6AD"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0680F759"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1C9DC569"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6BAB09D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1BA5358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2C034D5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15BADF85"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3D1DADC9"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הפרת סעיף זה על כל תנאיו תיחשב להפרה יסודית של ההסכם.</w:t>
      </w:r>
    </w:p>
    <w:p w14:paraId="36A0C1E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503B722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1396A3E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151A79B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3BBF5B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CCE229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1B1265D5"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BD967D5"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4E712CD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66D24BD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2CB423C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5CCD39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6DDD58C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לבדו באחריות לכל הזכויות הסוציאליות של עובדיו (כגון - ניכויי מס </w:t>
      </w:r>
      <w:r w:rsidRPr="00D5041C">
        <w:rPr>
          <w:rFonts w:ascii="Times New Roman" w:eastAsia="Times New Roman" w:hAnsi="Times New Roman" w:cs="David"/>
          <w:sz w:val="20"/>
          <w:szCs w:val="24"/>
          <w:rtl/>
          <w:lang w:eastAsia="he-IL"/>
        </w:rPr>
        <w:lastRenderedPageBreak/>
        <w:t>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FA4F60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68076D6"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195BE455" w14:textId="77777777" w:rsidR="003235F8"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75535CA1"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A157ED5"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45AF6C0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75D0EAD0"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6ACD2153"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5A845F6B"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234D65DD"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6B498887"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7F079A8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61C108A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457520F8"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397E9612"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4850116C"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42B930C1"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559031C1"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17D1AA8F"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188E393"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5B8F5E0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26166A3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44F6752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DF8846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1FD12BB" w14:textId="77777777" w:rsidR="00D5041C" w:rsidRPr="003235F8"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4C44E32"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59F8D23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39A4A69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7C972A2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4E38B7F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70F74A23"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9E409C3"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1C57712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619CD3E9"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87A7D51"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6E2666F0"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5247EF3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CB0C55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4900CA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7541246C"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5F1F3C5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4C59DDA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בזכות כלשהי הנתונה לו על פי חוזה זה והביא את </w:t>
      </w:r>
      <w:r w:rsidRPr="00D5041C">
        <w:rPr>
          <w:rFonts w:ascii="Times New Roman" w:eastAsia="Times New Roman" w:hAnsi="Times New Roman" w:cs="David"/>
          <w:sz w:val="20"/>
          <w:szCs w:val="24"/>
          <w:rtl/>
          <w:lang w:eastAsia="he-IL"/>
        </w:rPr>
        <w:lastRenderedPageBreak/>
        <w:t>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2E98E433"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3A774987"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D4C811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4B00CF9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79284F8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1A7F19E7"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9116725"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4BAEC11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A31A61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2DBD459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5123F3D8"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6B4E899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F0099A7"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במקרה מסוים, אין לראות בכך ויתור על אותן זכויות במקרה אחר ואין ללמוד </w:t>
      </w:r>
      <w:r w:rsidRPr="00D5041C">
        <w:rPr>
          <w:rFonts w:ascii="Times New Roman" w:eastAsia="Times New Roman" w:hAnsi="Times New Roman" w:cs="David"/>
          <w:sz w:val="20"/>
          <w:szCs w:val="24"/>
          <w:rtl/>
          <w:lang w:eastAsia="he-IL"/>
        </w:rPr>
        <w:lastRenderedPageBreak/>
        <w:t>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1513800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8223BC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445CB2A3"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333DF38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AB4537D"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2F3CD4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E16379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55E804E"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056D06E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ADB7B6"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1D6D9005"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F3ACD90"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DECB433"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C9ECC8" w14:textId="77777777"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Kook Sec" w:date="2022-05-10T13:44:00Z">
            <w:r w:rsidR="00814CE5">
              <w:rPr>
                <w:rFonts w:ascii="Times New Roman" w:eastAsia="Times New Roman" w:hAnsi="Times New Roman" w:cs="David"/>
                <w:color w:val="00B0F0"/>
                <w:sz w:val="20"/>
                <w:szCs w:val="24"/>
                <w:u w:val="single"/>
                <w:rtl/>
                <w:lang w:eastAsia="he-IL"/>
              </w:rPr>
              <w:t>תנובת הארץ וירושלים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Kook Sec" w:date="2022-05-10T13:44:00Z">
            <w:r w:rsidR="00814CE5" w:rsidRPr="003E6FC4">
              <w:rPr>
                <w:rStyle w:val="a7"/>
                <w:rtl/>
              </w:rPr>
              <w:t>[שם צד א]</w:t>
            </w:r>
          </w:ins>
        </w:sdtContent>
      </w:sdt>
    </w:p>
    <w:p w14:paraId="498D8FD8"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6D42D7B"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E1A39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4EDFB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FE9E207"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90D8F9"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1E0854D"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D66A15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4802DC"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6A2889C"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545FCEF1"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A92E091"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FBE25E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CC0888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435247"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Kook Sec" w:date="2022-05-10T13:41:00Z">
            <w:r w:rsidR="00814CE5">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 w:author="Kook Sec" w:date="2022-05-10T13:40:00Z">
            <w:r w:rsidR="00814CE5">
              <w:rPr>
                <w:rFonts w:ascii="Times New Roman" w:eastAsia="Times New Roman" w:hAnsi="Times New Roman" w:cs="David" w:hint="cs"/>
                <w:color w:val="00B0F0"/>
                <w:sz w:val="24"/>
                <w:szCs w:val="24"/>
                <w:rtl/>
              </w:rPr>
              <w:t>רמת שרת שלב ב</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 w:author="Kook Sec" w:date="2022-05-10T13:40:00Z">
            <w:r w:rsidR="00814CE5">
              <w:rPr>
                <w:rFonts w:ascii="Times New Roman" w:eastAsia="Times New Roman" w:hAnsi="Times New Roman" w:cs="David" w:hint="cs"/>
                <w:color w:val="00B0F0"/>
                <w:sz w:val="24"/>
                <w:szCs w:val="24"/>
                <w:rtl/>
              </w:rPr>
              <w:t>פ.א פיתוח ובנייה בירושלים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EB84B8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365CCC"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6392E788"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5C93C21"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4146ACB"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0" w:author="Kook Sec" w:date="2022-05-10T13:41:00Z">
            <w:r w:rsidR="00814CE5">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7E51DF69"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25F4AE0A"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6C588E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20F20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 w:author="Kook Sec" w:date="2022-05-10T13:48:00Z">
            <w:r w:rsidR="00814CE5">
              <w:rPr>
                <w:rFonts w:ascii="Times New Roman" w:eastAsia="Times New Roman" w:hAnsi="Times New Roman" w:cs="David" w:hint="cs"/>
                <w:sz w:val="24"/>
                <w:szCs w:val="24"/>
                <w:rtl/>
                <w:lang w:eastAsia="he-IL"/>
              </w:rPr>
              <w:t>אבי ברטי לוי</w:t>
            </w:r>
          </w:ins>
        </w:sdtContent>
      </w:sdt>
    </w:p>
    <w:p w14:paraId="31F12180"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A9EFF20"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מימד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0AE170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01B5A44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6B4D79"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2" w:author="Kook Sec" w:date="2022-05-10T13:47:00Z">
            <w:r w:rsidR="00814CE5">
              <w:rPr>
                <w:rFonts w:ascii="Times New Roman" w:eastAsia="Times New Roman" w:hAnsi="Times New Roman" w:cs="David"/>
                <w:color w:val="008000"/>
                <w:sz w:val="24"/>
                <w:szCs w:val="24"/>
                <w:rtl/>
                <w:lang w:eastAsia="he-IL"/>
              </w:rPr>
              <w:t>יגאל רזניקוב</w:t>
            </w:r>
          </w:ins>
        </w:sdtContent>
      </w:sdt>
    </w:p>
    <w:p w14:paraId="1F87D81A"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397A305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C693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3" w:author="Kook Sec" w:date="2022-05-10T13:47:00Z">
            <w:r w:rsidR="00814CE5">
              <w:rPr>
                <w:rFonts w:ascii="Times New Roman" w:eastAsia="Times New Roman" w:hAnsi="Times New Roman" w:cs="David"/>
                <w:color w:val="008000"/>
                <w:sz w:val="24"/>
                <w:szCs w:val="24"/>
                <w:rtl/>
                <w:lang w:eastAsia="he-IL"/>
              </w:rPr>
              <w:t>יגאל רזניקוב</w:t>
            </w:r>
          </w:ins>
        </w:sdtContent>
      </w:sdt>
    </w:p>
    <w:p w14:paraId="4E7D625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33352B"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68B92FB"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92714A"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410F003"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8D46B8B"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82EA622"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0A8631B"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6EEED35"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70EE166"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47956D98" w14:textId="77777777" w:rsidTr="007B54F0">
        <w:tc>
          <w:tcPr>
            <w:tcW w:w="3366" w:type="dxa"/>
          </w:tcPr>
          <w:p w14:paraId="60E9C30B" w14:textId="77777777" w:rsidR="007B54F0" w:rsidRDefault="00814CE5"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4" w:author="Kook Sec" w:date="2022-05-10T13:44:00Z">
                  <w:r>
                    <w:rPr>
                      <w:rFonts w:ascii="Times New Roman" w:eastAsia="Times New Roman" w:hAnsi="Times New Roman" w:cs="David" w:hint="cs"/>
                      <w:color w:val="008000"/>
                      <w:sz w:val="24"/>
                      <w:szCs w:val="24"/>
                      <w:rtl/>
                      <w:lang w:eastAsia="he-IL"/>
                    </w:rPr>
                    <w:t>50%</w:t>
                  </w:r>
                </w:ins>
              </w:sdtContent>
            </w:sdt>
          </w:p>
          <w:p w14:paraId="02EC77A8"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4B728C5" w14:textId="77777777" w:rsidR="007B54F0" w:rsidRDefault="007B54F0" w:rsidP="007B54F0">
            <w:pPr>
              <w:widowControl w:val="0"/>
              <w:spacing w:before="0" w:beforeAutospacing="0" w:after="0" w:afterAutospacing="0" w:line="240" w:lineRule="auto"/>
              <w:ind w:left="720"/>
              <w:outlineLvl w:val="2"/>
            </w:pPr>
          </w:p>
          <w:p w14:paraId="41A3E503"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A9A4153"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AC8F694"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2AA8550C"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D37990"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49EB58B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4B812D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04B6B2B2"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6FF2172D"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3570024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13101E"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675E1195"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 מזרקות, בריכות מים וכו'.</w:t>
      </w:r>
    </w:p>
    <w:p w14:paraId="1ED5744C"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7DDB420D"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5F81E0A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93A70F"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7F7C95C1" w14:textId="77777777"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698A0CDD"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701C6EF2"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0DD93300"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60864EDB"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B8C08D1"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663B0AEC"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21EE724"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7695F6AA"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7224C680"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07E01F41"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3C1BB2BE"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0DA4EA5C"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0ABF7BE7"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6F011466"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177871D6"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02B3DE10"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בפרויקט.</w:t>
      </w:r>
    </w:p>
    <w:p w14:paraId="495AAB95"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754D9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4D2DADB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6EDB0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73D4FA7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C9AD67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6B21941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3A93B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1C4296CC"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19FE17C"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2D9A2691"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DC65E52"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0E1D3ADF"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126830A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421EBCD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03EBBC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71B7767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647DE7D"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2E2F2A9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82B4A1"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4B587E6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F5D6D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1E3FAA0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6ACA07"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1AD52F35"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F80D4B9"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0C6DC08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980F17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12BC089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2A2890F"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4070D61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3D33CA7"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19CAA0E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8B3CF3"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31ADDBE4"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5D99AB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38110CA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1E9EDD"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0EC12901"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34EBEF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1F01DB0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53C2E9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10D50C6D"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584A6316"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38C82F01"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2BFF9A6"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49D94FAA"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0D1F810"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0226465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165713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 וסידור מונים לגז.</w:t>
      </w:r>
    </w:p>
    <w:p w14:paraId="7BB51D4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E30220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4796311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7E65BB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0B59F20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4A58E0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2E46FDA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47D0E2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7C96153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4B8A77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5AFC400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A319CFF"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7C60A28C"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2248D2BE"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5EC97C7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2B9D3D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5E002EA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8099C6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33C1BA9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1FFBE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280FF74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78F472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1EA85DA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C1DD75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5FDBE2C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96C308"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5FC4D73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81DDA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1A214D1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A979479"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7427980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FF6B74"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3ACA1C2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76A7DEC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211AA93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6D9DDD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3F1FA86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3C8BDBC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7AED6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72F37F2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6123F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63AD10F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71D9D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תכניות תאום מערכות בשטחי המגרשים ובשטחים ציבוריים.</w:t>
      </w:r>
    </w:p>
    <w:p w14:paraId="07BDBC8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F586B2"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תכניות תאום מערכות תחת תקרות מרתפים וקומות עמודים.</w:t>
      </w:r>
    </w:p>
    <w:p w14:paraId="2A3D13E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3032D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481BDFC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06499D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5E6DB1D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14CEA9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מתקנים ומערכות, אף אם תוכננו ונערכו על ידי מי מהיועצים האחרים. כתבי הכמויות יוכנו לפי מתכונת הנהוגה אצל </w:t>
      </w:r>
      <w:r w:rsidRPr="00D5041C">
        <w:rPr>
          <w:rFonts w:ascii="Times New Roman" w:eastAsia="Times New Roman" w:hAnsi="Times New Roman" w:cs="David"/>
          <w:sz w:val="24"/>
          <w:szCs w:val="24"/>
          <w:rtl/>
          <w:lang w:eastAsia="he-IL"/>
        </w:rPr>
        <w:lastRenderedPageBreak/>
        <w:t>המזמין של מכללי עבודות ו/או כמויות מפורטות למדידה. לפי דרישת המנהל יוכנו כתבי כמויות בחלוקה לפי אזורים.</w:t>
      </w:r>
    </w:p>
    <w:p w14:paraId="6ED14A8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E24C71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13F6205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444380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2826066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5D0C7E1"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4590E57E"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62C0FC0C"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20923A11"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24CA729F"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059C0C71"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4E95F3E3"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69BA251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2D536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56E52F7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59F58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32C9F4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E6FD7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5597CC6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B89480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1C9D591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6F765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5E1B96C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3756DAC"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2AFD3D9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30CF74"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7B9369C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14F0DC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30D0749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4814C06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5F25440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33B04F0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0DD4DB7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w:t>
      </w:r>
      <w:r w:rsidRPr="00D5041C">
        <w:rPr>
          <w:rFonts w:ascii="Times New Roman" w:eastAsia="Times New Roman" w:hAnsi="Times New Roman" w:cs="David"/>
          <w:sz w:val="24"/>
          <w:szCs w:val="24"/>
          <w:rtl/>
          <w:lang w:eastAsia="he-IL"/>
        </w:rPr>
        <w:lastRenderedPageBreak/>
        <w:t>דיסקט.</w:t>
      </w:r>
    </w:p>
    <w:p w14:paraId="39F4643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6FB5286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13DB1D5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5801F94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5EC62FF4"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742A7ED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D506708"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308D537B"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8C86AA7"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7BB061C1"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8A32831"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6649BC09"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35BF961D"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11EE9F25"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0A5C024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06D0C56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12319ED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14A76E3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763BA16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8AB9E1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1ADCE90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7E51B2C"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1B50281A"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6D1F1B00"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5D5BB99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22ECF4E3"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777B600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5321171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7806A29"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54756A54"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377D04A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5227BF2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59DDF2A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32B280D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5060E08"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5454EC6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8FEC8D2"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416AF51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49FE53"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14AE971D"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08E7E8A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43D56CE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DC03ED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0336FB2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F4C9F6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98C867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F0F75C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26E28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1CD69E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657FD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0E7282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FC95C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B0B71F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204695"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0E4095E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C3753D"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0B75997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8CA70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3F04747" w14:textId="77777777" w:rsidR="00D5041C" w:rsidRPr="00D5041C" w:rsidRDefault="00D5041C" w:rsidP="00D5041C">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13EB4E2E" w14:textId="77777777" w:rsidR="00D5041C" w:rsidRPr="00D5041C" w:rsidRDefault="00D5041C" w:rsidP="00D5041C">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____ ₪ /יח"ד </w:t>
      </w:r>
      <w:r w:rsidRPr="00D5041C">
        <w:rPr>
          <w:rFonts w:ascii="Times New Roman" w:eastAsia="Times New Roman" w:hAnsi="Times New Roman" w:cs="David"/>
          <w:sz w:val="24"/>
          <w:szCs w:val="24"/>
          <w:rtl/>
          <w:lang w:eastAsia="he-IL"/>
        </w:rPr>
        <w:t xml:space="preserve"> ₪ (במילים</w:t>
      </w:r>
      <w:r w:rsidRPr="00D5041C">
        <w:rPr>
          <w:rFonts w:ascii="Times New Roman" w:eastAsia="Times New Roman" w:hAnsi="Times New Roman" w:cs="David" w:hint="cs"/>
          <w:sz w:val="24"/>
          <w:szCs w:val="24"/>
          <w:rtl/>
          <w:lang w:eastAsia="he-IL"/>
        </w:rPr>
        <w:t xml:space="preserve">: שבע מאות שישים </w:t>
      </w:r>
      <w:r w:rsidRPr="00D5041C">
        <w:rPr>
          <w:rFonts w:ascii="Times New Roman" w:eastAsia="Times New Roman" w:hAnsi="Times New Roman" w:cs="David"/>
          <w:sz w:val="24"/>
          <w:szCs w:val="24"/>
          <w:rtl/>
          <w:lang w:eastAsia="he-IL"/>
        </w:rPr>
        <w:t xml:space="preserve"> ש"ח) </w:t>
      </w:r>
      <w:r w:rsidRPr="00D5041C">
        <w:rPr>
          <w:rFonts w:ascii="Times New Roman" w:eastAsia="Times New Roman" w:hAnsi="Times New Roman" w:cs="David" w:hint="cs"/>
          <w:sz w:val="24"/>
          <w:szCs w:val="24"/>
          <w:rtl/>
          <w:lang w:eastAsia="he-IL"/>
        </w:rPr>
        <w:t>.</w:t>
      </w:r>
    </w:p>
    <w:p w14:paraId="4522F6F4"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6968C9FA" w14:textId="77777777" w:rsidR="00D5041C" w:rsidRPr="00D5041C" w:rsidRDefault="00D5041C" w:rsidP="003B1029">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003B1029" w:rsidRPr="003B1029">
        <w:rPr>
          <w:rFonts w:ascii="Times New Roman" w:eastAsia="Times New Roman" w:hAnsi="Times New Roman" w:cs="David" w:hint="cs"/>
          <w:sz w:val="24"/>
          <w:szCs w:val="24"/>
          <w:u w:val="single"/>
          <w:rtl/>
          <w:lang w:eastAsia="he-IL"/>
        </w:rPr>
        <w:t xml:space="preserve">            </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xml:space="preserve">₪/מ"ר  </w:t>
      </w:r>
      <w:r w:rsidRPr="00D5041C">
        <w:rPr>
          <w:rFonts w:ascii="Times New Roman" w:eastAsia="Times New Roman" w:hAnsi="Times New Roman" w:cs="David"/>
          <w:sz w:val="24"/>
          <w:szCs w:val="24"/>
          <w:rtl/>
          <w:lang w:eastAsia="he-IL"/>
        </w:rPr>
        <w:t xml:space="preserve"> ₪ (במילים: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w:t>
      </w:r>
      <w:r w:rsidR="0011634B">
        <w:rPr>
          <w:rFonts w:ascii="Times New Roman" w:eastAsia="Times New Roman" w:hAnsi="Times New Roman" w:cs="David" w:hint="cs"/>
          <w:sz w:val="24"/>
          <w:szCs w:val="24"/>
          <w:rtl/>
          <w:lang w:eastAsia="he-IL"/>
        </w:rPr>
        <w:t>ש"ח</w:t>
      </w:r>
      <w:r w:rsidRPr="00D5041C">
        <w:rPr>
          <w:rFonts w:ascii="Times New Roman" w:eastAsia="Times New Roman" w:hAnsi="Times New Roman" w:cs="David" w:hint="cs"/>
          <w:sz w:val="24"/>
          <w:szCs w:val="24"/>
          <w:rtl/>
          <w:lang w:eastAsia="he-IL"/>
        </w:rPr>
        <w:t xml:space="preserve">/למ"ר </w:t>
      </w:r>
      <w:r w:rsidRPr="00D5041C">
        <w:rPr>
          <w:rFonts w:ascii="Times New Roman" w:eastAsia="Times New Roman" w:hAnsi="Times New Roman" w:cs="David"/>
          <w:sz w:val="24"/>
          <w:szCs w:val="24"/>
          <w:rtl/>
          <w:lang w:eastAsia="he-IL"/>
        </w:rPr>
        <w:t xml:space="preserve">) לכל </w:t>
      </w:r>
      <w:r w:rsidRPr="00D5041C">
        <w:rPr>
          <w:rFonts w:ascii="Times New Roman" w:eastAsia="Times New Roman" w:hAnsi="Times New Roman" w:cs="David" w:hint="cs"/>
          <w:sz w:val="24"/>
          <w:szCs w:val="24"/>
          <w:rtl/>
          <w:lang w:eastAsia="he-IL"/>
        </w:rPr>
        <w:t>שטחי השירות במבנה , בשטחי השירות הבנוי והמקורה.</w:t>
      </w:r>
    </w:p>
    <w:p w14:paraId="741965C4"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0D620A44"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Pr="00D5041C">
        <w:rPr>
          <w:rFonts w:ascii="Times New Roman" w:eastAsia="Times New Roman" w:hAnsi="Times New Roman" w:cs="David" w:hint="cs"/>
          <w:sz w:val="24"/>
          <w:szCs w:val="24"/>
          <w:rtl/>
          <w:lang w:eastAsia="he-IL"/>
        </w:rPr>
        <w:t xml:space="preserve">_________ </w:t>
      </w:r>
      <w:r w:rsidRPr="00D5041C">
        <w:rPr>
          <w:rFonts w:ascii="Times New Roman" w:eastAsia="Times New Roman" w:hAnsi="Times New Roman" w:cs="David"/>
          <w:sz w:val="24"/>
          <w:szCs w:val="24"/>
          <w:rtl/>
          <w:lang w:eastAsia="he-IL"/>
        </w:rPr>
        <w:t xml:space="preserve"> ₪ (במילים:</w:t>
      </w:r>
      <w:r w:rsidRPr="0011634B">
        <w:rPr>
          <w:rFonts w:ascii="Times New Roman" w:eastAsia="Times New Roman" w:hAnsi="Times New Roman" w:cs="David"/>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sz w:val="24"/>
          <w:szCs w:val="24"/>
          <w:rtl/>
          <w:lang w:eastAsia="he-IL"/>
        </w:rPr>
        <w:t>ש"ח) בגין תכנון</w:t>
      </w:r>
      <w:r w:rsidRPr="00D5041C">
        <w:rPr>
          <w:rFonts w:ascii="Times New Roman" w:eastAsia="Times New Roman" w:hAnsi="Times New Roman" w:cs="David" w:hint="cs"/>
          <w:sz w:val="24"/>
          <w:szCs w:val="24"/>
          <w:rtl/>
          <w:lang w:eastAsia="he-IL"/>
        </w:rPr>
        <w:t xml:space="preserve"> שטחי מלון בגמר מעטפת.</w:t>
      </w:r>
    </w:p>
    <w:p w14:paraId="05308223"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30FD2B5E"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בגין תכנון שטחי מסחר בגמר מעטפת.</w:t>
      </w:r>
    </w:p>
    <w:p w14:paraId="7B7586E4"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66C4DF8C"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בגין תכנון פיתוח ושטחים ציבוריים כולל בניין לשימור וכביש רחוב מונבז.</w:t>
      </w:r>
    </w:p>
    <w:p w14:paraId="29C0EE7A"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69899862"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אופציה: סכום קבוע ומוחלט של __________ ₪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בגין תכנון שטחי המלון ברמת גמר אופציה הנתונה בידי המזמין.</w:t>
      </w:r>
    </w:p>
    <w:p w14:paraId="5EA7CE2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9D87BC"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446D2D02"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2B648D47"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4B8CB7AE"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706F74B6"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7EDD5689"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0C4DBFAE"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1DBF3E12"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157ACB" w:rsidRPr="00376E23">
            <w:rPr>
              <w:rStyle w:val="AutoFieldChar"/>
              <w:rFonts w:eastAsiaTheme="minorHAnsi"/>
              <w:color w:val="00B0F0"/>
              <w:rtl/>
            </w:rPr>
            <w:t>[סוג מדד כותרת]</w:t>
          </w:r>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157ACB" w:rsidRPr="00376E23">
            <w:rPr>
              <w:rStyle w:val="AutoFieldChar"/>
              <w:rFonts w:eastAsiaTheme="minorHAnsi"/>
              <w:color w:val="00B0F0"/>
              <w:rtl/>
            </w:rPr>
            <w:t>[מדד בגין/ידוע - כותרת]</w:t>
          </w:r>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157ACB" w:rsidRPr="00376E23">
            <w:rPr>
              <w:rStyle w:val="AutoFieldChar"/>
              <w:rFonts w:eastAsiaTheme="minorHAnsi"/>
              <w:color w:val="00B0F0"/>
              <w:rtl/>
            </w:rPr>
            <w:t>[מדד בסיס]</w:t>
          </w:r>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157ACB" w:rsidRPr="00376E23">
            <w:rPr>
              <w:rStyle w:val="AutoFieldChar"/>
              <w:rFonts w:eastAsiaTheme="minorHAnsi"/>
              <w:color w:val="00B0F0"/>
              <w:rtl/>
            </w:rPr>
            <w:t>[נקודות מדד]</w:t>
          </w:r>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4CBCF36F"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7D3BA5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609FC33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0FFBC0"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3C39E37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3D94499"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 xml:space="preserve">קט, כמות טיפוסי המבנים שיוזמנו ע"י המזמין, קצב הבניה, צורת </w:t>
      </w:r>
      <w:r w:rsidRPr="00D5041C">
        <w:rPr>
          <w:rFonts w:ascii="Times New Roman" w:eastAsia="Times New Roman" w:hAnsi="Times New Roman" w:cs="David"/>
          <w:sz w:val="24"/>
          <w:szCs w:val="24"/>
          <w:rtl/>
          <w:lang w:eastAsia="he-IL"/>
        </w:rPr>
        <w:lastRenderedPageBreak/>
        <w:t>ביצוע הבניה (קונבנציונלי ו/או טרומי ו/או מתועש) ו/או מידת, אופי וסוג השינויים שידרשו ע"י המזמין.</w:t>
      </w:r>
    </w:p>
    <w:p w14:paraId="112963A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BE178E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13E8115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EDB46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22FD5E5"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602DAEA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391E4D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F0480A5"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0AC7F570"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341F85B5"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38593730"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A6FC63"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0E2D348A"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7454C0D"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8837839"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65FE7061" w14:textId="77777777" w:rsidTr="00D5041C">
        <w:tc>
          <w:tcPr>
            <w:tcW w:w="992" w:type="dxa"/>
            <w:vAlign w:val="bottom"/>
          </w:tcPr>
          <w:p w14:paraId="26A7F2F5"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14206917"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3A6C40CB"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06D6627A" w14:textId="77777777" w:rsidTr="00D5041C">
        <w:tc>
          <w:tcPr>
            <w:tcW w:w="992" w:type="dxa"/>
            <w:vAlign w:val="bottom"/>
          </w:tcPr>
          <w:p w14:paraId="6D2A21C3"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045E1E98"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29C85E4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1113D4CA" w14:textId="77777777" w:rsidTr="00D5041C">
        <w:tc>
          <w:tcPr>
            <w:tcW w:w="992" w:type="dxa"/>
            <w:vAlign w:val="bottom"/>
          </w:tcPr>
          <w:p w14:paraId="698CA621"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53CE2896"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אישור הבקשות להיתרי בניה והוצאת היתר בניה -</w:t>
            </w:r>
          </w:p>
        </w:tc>
        <w:tc>
          <w:tcPr>
            <w:tcW w:w="1134" w:type="dxa"/>
          </w:tcPr>
          <w:p w14:paraId="26F7F236"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620BAC60" w14:textId="77777777" w:rsidTr="00D5041C">
        <w:tc>
          <w:tcPr>
            <w:tcW w:w="992" w:type="dxa"/>
            <w:vAlign w:val="bottom"/>
          </w:tcPr>
          <w:p w14:paraId="40D714B0"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16416C79"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66EB0AD6"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6B139D12" w14:textId="77777777" w:rsidTr="00D5041C">
        <w:tc>
          <w:tcPr>
            <w:tcW w:w="992" w:type="dxa"/>
            <w:vAlign w:val="bottom"/>
          </w:tcPr>
          <w:p w14:paraId="74E0C9A5"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c>
          <w:tcPr>
            <w:tcW w:w="5953" w:type="dxa"/>
          </w:tcPr>
          <w:p w14:paraId="6EA4B8EC"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40572AD9"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1AE42157" w14:textId="77777777" w:rsidTr="00D5041C">
        <w:tc>
          <w:tcPr>
            <w:tcW w:w="992" w:type="dxa"/>
            <w:vAlign w:val="bottom"/>
          </w:tcPr>
          <w:p w14:paraId="6A7DBE5D"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74FCD551"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229074F8"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76C00958" w14:textId="77777777" w:rsidTr="00D5041C">
        <w:tc>
          <w:tcPr>
            <w:tcW w:w="992" w:type="dxa"/>
            <w:vAlign w:val="bottom"/>
          </w:tcPr>
          <w:p w14:paraId="3CDFD8E1"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728FF42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1796296D"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28EE5F4F" w14:textId="77777777" w:rsidTr="00D5041C">
        <w:tc>
          <w:tcPr>
            <w:tcW w:w="992" w:type="dxa"/>
            <w:vAlign w:val="bottom"/>
          </w:tcPr>
          <w:p w14:paraId="40337180"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1096112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681C8384"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5BCB12F1"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18A29F10"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31BCF7CA"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7AC518"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35E7F2DA"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E5C5377"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56FAAD88"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E0282D"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7722428"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0E1FC4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08972EC5"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2AE9F749" w14:textId="7777777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CC07C71"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F72DB7C" w14:textId="77777777" w:rsidR="00376E23" w:rsidRPr="00B27B4C" w:rsidRDefault="00814CE5"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5" w:author="Kook Sec" w:date="2022-05-10T13:44: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645AF531"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07D4E24"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22B7FCA"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9D23183"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FC25339"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FF630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 w:author="Kook Sec" w:date="2022-05-10T13:44:00Z">
            <w:r w:rsidR="00814CE5">
              <w:rPr>
                <w:rFonts w:ascii="Times New Roman" w:eastAsia="Times New Roman" w:hAnsi="Times New Roman" w:cs="David"/>
                <w:color w:val="008000"/>
                <w:sz w:val="24"/>
                <w:szCs w:val="24"/>
                <w:rtl/>
                <w:lang w:eastAsia="he-IL"/>
              </w:rPr>
              <w:t>תנובת הארץ וירושלים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2-05-10T13:44:00Z">
            <w:r w:rsidR="00814CE5">
              <w:rPr>
                <w:rFonts w:ascii="Times New Roman" w:eastAsia="Times New Roman" w:hAnsi="Times New Roman" w:cs="David"/>
                <w:color w:val="008000"/>
                <w:sz w:val="24"/>
                <w:szCs w:val="24"/>
                <w:rtl/>
                <w:lang w:eastAsia="he-IL"/>
              </w:rPr>
              <w:t>תנובת הארץ וירושלים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22-05-10T13:44:00Z">
            <w:r w:rsidR="00814CE5">
              <w:rPr>
                <w:rFonts w:ascii="Times New Roman" w:eastAsia="Times New Roman" w:hAnsi="Times New Roman" w:cs="David"/>
                <w:color w:val="008000"/>
                <w:sz w:val="24"/>
                <w:szCs w:val="24"/>
                <w:rtl/>
                <w:lang w:eastAsia="he-IL"/>
              </w:rPr>
              <w:t>תנובת הארץ וירושלים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C86317E"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25B305"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2-05-10T13:44:00Z">
            <w:r w:rsidR="00814CE5">
              <w:rPr>
                <w:rFonts w:ascii="Times New Roman" w:eastAsia="Times New Roman" w:hAnsi="Times New Roman" w:cs="David"/>
                <w:color w:val="008000"/>
                <w:sz w:val="24"/>
                <w:szCs w:val="24"/>
                <w:rtl/>
                <w:lang w:eastAsia="he-IL"/>
              </w:rPr>
              <w:t>תנובת הארץ וירושלים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0" w:author="Kook Sec" w:date="2022-05-10T13:40:00Z">
            <w:r w:rsidR="00814CE5">
              <w:rPr>
                <w:rFonts w:ascii="Times New Roman" w:eastAsia="Times New Roman" w:hAnsi="Times New Roman" w:cs="David" w:hint="cs"/>
                <w:bCs/>
                <w:color w:val="008000"/>
                <w:sz w:val="24"/>
                <w:szCs w:val="24"/>
                <w:rtl/>
                <w:lang w:eastAsia="he-IL"/>
              </w:rPr>
              <w:t>פ.א פיתוח ובנייה בירושלים בע"מ</w:t>
            </w:r>
          </w:ins>
        </w:sdtContent>
      </w:sdt>
      <w:r w:rsidRPr="00B27B4C">
        <w:rPr>
          <w:rFonts w:ascii="Times New Roman" w:eastAsia="Times New Roman" w:hAnsi="Times New Roman" w:cs="David" w:hint="cs"/>
          <w:color w:val="008000"/>
          <w:sz w:val="24"/>
          <w:szCs w:val="24"/>
          <w:rtl/>
          <w:lang w:eastAsia="he-IL"/>
        </w:rPr>
        <w:t>.</w:t>
      </w:r>
    </w:p>
    <w:p w14:paraId="0851B796"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FCB734"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22-05-10T13:44:00Z">
            <w:r w:rsidR="00814CE5">
              <w:rPr>
                <w:rFonts w:ascii="Times New Roman" w:eastAsia="Times New Roman" w:hAnsi="Times New Roman" w:cs="David"/>
                <w:color w:val="008000"/>
                <w:sz w:val="24"/>
                <w:szCs w:val="24"/>
                <w:rtl/>
                <w:lang w:eastAsia="he-IL"/>
              </w:rPr>
              <w:t>תנובת הארץ וירושלים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70D2B32"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F3EE6D1" w14:textId="77777777"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 w:author="Kook Sec" w:date="2022-05-10T13:44:00Z">
            <w:r w:rsidR="00814CE5">
              <w:rPr>
                <w:rFonts w:ascii="Times New Roman" w:eastAsia="Times New Roman" w:hAnsi="Times New Roman" w:cs="David"/>
                <w:color w:val="008000"/>
                <w:sz w:val="24"/>
                <w:szCs w:val="24"/>
                <w:rtl/>
                <w:lang w:eastAsia="he-IL"/>
              </w:rPr>
              <w:t>תנובת הארץ וירושלים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B29CEF8"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DF5E16C"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CD5EA91"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59479BF"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C0F494A"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7B5880"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3FEFE51"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86F3EC4"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EC7E122"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514BFFA"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8159F80"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Kook Sec" w:date="2022-05-10T13:44:00Z">
            <w:r w:rsidR="00814CE5">
              <w:rPr>
                <w:rFonts w:ascii="Times New Roman" w:eastAsia="Times New Roman" w:hAnsi="Times New Roman" w:cs="David"/>
                <w:color w:val="00B0F0"/>
                <w:sz w:val="20"/>
                <w:szCs w:val="24"/>
                <w:u w:val="single"/>
                <w:rtl/>
                <w:lang w:eastAsia="he-IL"/>
              </w:rPr>
              <w:t>תנובת הארץ וירושלים בע"מ</w:t>
            </w:r>
          </w:ins>
        </w:sdtContent>
      </w:sdt>
    </w:p>
    <w:p w14:paraId="7094EEDA"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C9C1D0E"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שם:____________</w:t>
      </w:r>
    </w:p>
    <w:p w14:paraId="2C135F4E"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E3BF62B"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5D5FD0B9"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FD721D9"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B3A571A"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lastRenderedPageBreak/>
        <w:t>נספח</w:t>
      </w:r>
      <w:r w:rsidRPr="00E779BE">
        <w:rPr>
          <w:rFonts w:ascii="David" w:eastAsia="Times New Roman" w:hAnsi="David" w:cs="David"/>
          <w:bCs/>
          <w:sz w:val="24"/>
          <w:szCs w:val="24"/>
          <w:u w:val="single"/>
          <w:rtl/>
          <w:lang w:eastAsia="he-IL"/>
        </w:rPr>
        <w:t xml:space="preserve"> "ז"</w:t>
      </w:r>
    </w:p>
    <w:p w14:paraId="482C4F0B"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66E14797"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6B844997" w14:textId="77777777" w:rsidR="002F611D" w:rsidRPr="00E779BE" w:rsidRDefault="002F611D" w:rsidP="00E779BE">
      <w:pPr>
        <w:tabs>
          <w:tab w:val="left" w:pos="283"/>
        </w:tabs>
        <w:spacing w:after="0" w:line="240" w:lineRule="auto"/>
        <w:jc w:val="both"/>
        <w:rPr>
          <w:rFonts w:ascii="David" w:hAnsi="David" w:cs="David"/>
          <w:sz w:val="24"/>
          <w:szCs w:val="24"/>
          <w:rtl/>
        </w:rPr>
      </w:pP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מאשר</w:t>
      </w:r>
      <w:r w:rsidRPr="00E779BE">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E779BE">
        <w:rPr>
          <w:rFonts w:ascii="David" w:hAnsi="David" w:cs="David" w:hint="eastAsia"/>
          <w:sz w:val="24"/>
          <w:szCs w:val="24"/>
          <w:rtl/>
        </w:rPr>
        <w:t>מהדורת</w:t>
      </w:r>
      <w:r w:rsidRPr="00E779BE">
        <w:rPr>
          <w:rFonts w:ascii="David" w:hAnsi="David" w:cs="David"/>
          <w:sz w:val="24"/>
          <w:szCs w:val="24"/>
          <w:rtl/>
        </w:rPr>
        <w:t xml:space="preserve"> 2013 או נוסח מאוחר יותר המחליף את תנאי "ביט" </w:t>
      </w:r>
      <w:r w:rsidRPr="00E779BE">
        <w:rPr>
          <w:rFonts w:ascii="David" w:hAnsi="David" w:cs="David" w:hint="eastAsia"/>
          <w:sz w:val="24"/>
          <w:szCs w:val="24"/>
          <w:rtl/>
        </w:rPr>
        <w:t>מהדורת</w:t>
      </w:r>
      <w:r w:rsidRPr="00E779BE">
        <w:rPr>
          <w:rFonts w:ascii="David" w:hAnsi="David" w:cs="David"/>
          <w:sz w:val="24"/>
          <w:szCs w:val="24"/>
          <w:rtl/>
        </w:rPr>
        <w:t xml:space="preserve"> 2013. </w:t>
      </w:r>
      <w:r w:rsidRPr="00E779BE">
        <w:rPr>
          <w:rFonts w:ascii="David" w:hAnsi="David" w:cs="David" w:hint="eastAsia"/>
          <w:sz w:val="24"/>
          <w:szCs w:val="24"/>
          <w:rtl/>
        </w:rPr>
        <w:t>ביחס</w:t>
      </w:r>
      <w:r w:rsidRPr="00E779BE">
        <w:rPr>
          <w:rFonts w:ascii="David" w:hAnsi="David" w:cs="David"/>
          <w:sz w:val="24"/>
          <w:szCs w:val="24"/>
          <w:rtl/>
        </w:rPr>
        <w:t xml:space="preserve"> </w:t>
      </w:r>
      <w:r w:rsidRPr="00E779BE">
        <w:rPr>
          <w:rFonts w:ascii="David" w:hAnsi="David" w:cs="David" w:hint="eastAsia"/>
          <w:sz w:val="24"/>
          <w:szCs w:val="24"/>
          <w:rtl/>
        </w:rPr>
        <w:t>ל</w:t>
      </w:r>
      <w:r w:rsidRPr="00E779BE">
        <w:rPr>
          <w:rFonts w:ascii="David" w:hAnsi="David" w:cs="David"/>
          <w:sz w:val="24"/>
          <w:szCs w:val="24"/>
          <w:rtl/>
        </w:rPr>
        <w:t xml:space="preserve">"אחריות </w:t>
      </w:r>
      <w:r w:rsidRPr="00E779BE">
        <w:rPr>
          <w:rFonts w:ascii="David" w:hAnsi="David" w:cs="David" w:hint="eastAsia"/>
          <w:sz w:val="24"/>
          <w:szCs w:val="24"/>
          <w:rtl/>
        </w:rPr>
        <w:t>מקצועית</w:t>
      </w:r>
      <w:r w:rsidRPr="00E779BE">
        <w:rPr>
          <w:rFonts w:ascii="David" w:hAnsi="David" w:cs="David"/>
          <w:sz w:val="24"/>
          <w:szCs w:val="24"/>
          <w:rtl/>
        </w:rPr>
        <w:t xml:space="preserve">" </w:t>
      </w:r>
      <w:r w:rsidRPr="00E779BE">
        <w:rPr>
          <w:rFonts w:ascii="David" w:hAnsi="David" w:cs="David" w:hint="eastAsia"/>
          <w:sz w:val="24"/>
          <w:szCs w:val="24"/>
          <w:rtl/>
        </w:rPr>
        <w:t>היקף</w:t>
      </w:r>
      <w:r w:rsidRPr="00E779BE">
        <w:rPr>
          <w:rFonts w:ascii="David" w:hAnsi="David" w:cs="David"/>
          <w:sz w:val="24"/>
          <w:szCs w:val="24"/>
          <w:rtl/>
        </w:rPr>
        <w:t xml:space="preserve"> </w:t>
      </w:r>
      <w:r w:rsidRPr="00E779BE">
        <w:rPr>
          <w:rFonts w:ascii="David" w:hAnsi="David" w:cs="David" w:hint="eastAsia"/>
          <w:sz w:val="24"/>
          <w:szCs w:val="24"/>
          <w:rtl/>
        </w:rPr>
        <w:t>הכיסוי</w:t>
      </w:r>
      <w:r w:rsidRPr="00E779BE">
        <w:rPr>
          <w:rFonts w:ascii="David" w:hAnsi="David" w:cs="David"/>
          <w:sz w:val="24"/>
          <w:szCs w:val="24"/>
          <w:rtl/>
        </w:rPr>
        <w:t xml:space="preserve"> </w:t>
      </w:r>
      <w:r w:rsidRPr="00E779BE">
        <w:rPr>
          <w:rFonts w:ascii="David" w:hAnsi="David" w:cs="David" w:hint="eastAsia"/>
          <w:sz w:val="24"/>
          <w:szCs w:val="24"/>
          <w:rtl/>
        </w:rPr>
        <w:t>אינו</w:t>
      </w:r>
      <w:r w:rsidRPr="00E779BE">
        <w:rPr>
          <w:rFonts w:ascii="David" w:hAnsi="David" w:cs="David"/>
          <w:sz w:val="24"/>
          <w:szCs w:val="24"/>
          <w:rtl/>
        </w:rPr>
        <w:t xml:space="preserve"> </w:t>
      </w:r>
      <w:r w:rsidRPr="00E779BE">
        <w:rPr>
          <w:rFonts w:ascii="David" w:hAnsi="David" w:cs="David" w:hint="eastAsia"/>
          <w:sz w:val="24"/>
          <w:szCs w:val="24"/>
          <w:rtl/>
        </w:rPr>
        <w:t>נופל</w:t>
      </w:r>
      <w:r w:rsidRPr="00E779BE">
        <w:rPr>
          <w:rFonts w:ascii="David" w:hAnsi="David" w:cs="David"/>
          <w:sz w:val="24"/>
          <w:szCs w:val="24"/>
          <w:rtl/>
        </w:rPr>
        <w:t xml:space="preserve"> </w:t>
      </w:r>
      <w:r w:rsidRPr="00E779BE">
        <w:rPr>
          <w:rFonts w:ascii="David" w:hAnsi="David" w:cs="David" w:hint="eastAsia"/>
          <w:sz w:val="24"/>
          <w:szCs w:val="24"/>
          <w:rtl/>
        </w:rPr>
        <w:t>מהאמור</w:t>
      </w:r>
      <w:r w:rsidRPr="00E779BE">
        <w:rPr>
          <w:rFonts w:ascii="David" w:hAnsi="David" w:cs="David"/>
          <w:sz w:val="24"/>
          <w:szCs w:val="24"/>
          <w:rtl/>
        </w:rPr>
        <w:t xml:space="preserve"> </w:t>
      </w:r>
      <w:r w:rsidRPr="00E779BE">
        <w:rPr>
          <w:rFonts w:ascii="David" w:hAnsi="David" w:cs="David" w:hint="eastAsia"/>
          <w:sz w:val="24"/>
          <w:szCs w:val="24"/>
          <w:rtl/>
        </w:rPr>
        <w:t>בסעיף</w:t>
      </w:r>
      <w:r w:rsidRPr="00E779BE">
        <w:rPr>
          <w:rFonts w:ascii="David" w:hAnsi="David" w:cs="David"/>
          <w:sz w:val="24"/>
          <w:szCs w:val="24"/>
          <w:rtl/>
        </w:rPr>
        <w:t xml:space="preserve"> 1 </w:t>
      </w:r>
      <w:r w:rsidRPr="00E779BE">
        <w:rPr>
          <w:rFonts w:ascii="David" w:hAnsi="David" w:cs="David" w:hint="eastAsia"/>
          <w:sz w:val="24"/>
          <w:szCs w:val="24"/>
          <w:rtl/>
        </w:rPr>
        <w:t>להלן</w:t>
      </w:r>
      <w:r w:rsidRPr="00E779BE">
        <w:rPr>
          <w:rFonts w:ascii="David" w:hAnsi="David" w:cs="David"/>
          <w:sz w:val="24"/>
          <w:szCs w:val="24"/>
          <w:rtl/>
        </w:rPr>
        <w:t>.</w:t>
      </w:r>
    </w:p>
    <w:p w14:paraId="4D08089C"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1.</w:t>
      </w:r>
      <w:r w:rsidRPr="00E779BE">
        <w:rPr>
          <w:rFonts w:ascii="David" w:hAnsi="David" w:cs="David"/>
          <w:sz w:val="24"/>
          <w:szCs w:val="24"/>
          <w:rtl/>
        </w:rPr>
        <w:tab/>
      </w:r>
      <w:r w:rsidRPr="00E779BE">
        <w:rPr>
          <w:rFonts w:ascii="David" w:hAnsi="David" w:cs="David"/>
          <w:b/>
          <w:bCs/>
          <w:sz w:val="24"/>
          <w:szCs w:val="24"/>
          <w:rtl/>
        </w:rPr>
        <w:t>ביטוח אחריות מקצועית</w:t>
      </w:r>
      <w:r w:rsidRPr="00E779BE">
        <w:rPr>
          <w:rFonts w:ascii="David" w:hAnsi="David" w:cs="David"/>
          <w:sz w:val="24"/>
          <w:szCs w:val="24"/>
          <w:rtl/>
        </w:rPr>
        <w:t>, לכיסוי חבותו המקצועית של היועץ ביחס להתחייבויותיו על פי ה</w:t>
      </w:r>
      <w:r w:rsidRPr="00E779BE">
        <w:rPr>
          <w:rFonts w:ascii="David" w:hAnsi="David" w:cs="David" w:hint="eastAsia"/>
          <w:sz w:val="24"/>
          <w:szCs w:val="24"/>
          <w:rtl/>
        </w:rPr>
        <w:t>הסכם</w:t>
      </w:r>
      <w:r w:rsidRPr="00E779BE">
        <w:rPr>
          <w:rFonts w:ascii="David" w:hAnsi="David" w:cs="David"/>
          <w:sz w:val="24"/>
          <w:szCs w:val="24"/>
          <w:rtl/>
        </w:rPr>
        <w:t xml:space="preserve"> הנדון.</w:t>
      </w:r>
    </w:p>
    <w:p w14:paraId="483F3219"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גבול האחריות על פי הפוליסה לא יפחת מ- 4,000,000 ₪  (</w:t>
      </w:r>
      <w:r w:rsidRPr="00E779BE">
        <w:rPr>
          <w:rFonts w:ascii="David" w:hAnsi="David" w:cs="David" w:hint="eastAsia"/>
          <w:sz w:val="24"/>
          <w:szCs w:val="24"/>
          <w:rtl/>
        </w:rPr>
        <w:t>ארבעה</w:t>
      </w:r>
      <w:r w:rsidRPr="00E779BE">
        <w:rPr>
          <w:rFonts w:ascii="David" w:hAnsi="David" w:cs="David"/>
          <w:sz w:val="24"/>
          <w:szCs w:val="24"/>
          <w:rtl/>
        </w:rPr>
        <w:t xml:space="preserve"> </w:t>
      </w:r>
      <w:r w:rsidRPr="00E779BE">
        <w:rPr>
          <w:rFonts w:ascii="David" w:hAnsi="David" w:cs="David" w:hint="eastAsia"/>
          <w:sz w:val="24"/>
          <w:szCs w:val="24"/>
          <w:rtl/>
        </w:rPr>
        <w:t>מליון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לא</w:t>
      </w:r>
      <w:r w:rsidRPr="00E779BE">
        <w:rPr>
          <w:rFonts w:ascii="David" w:hAnsi="David" w:cs="David" w:hint="eastAsia"/>
          <w:sz w:val="24"/>
          <w:szCs w:val="24"/>
          <w:rtl/>
        </w:rPr>
        <w:t>י</w:t>
      </w:r>
      <w:r w:rsidRPr="00E779BE">
        <w:rPr>
          <w:rFonts w:ascii="David" w:hAnsi="David" w:cs="David"/>
          <w:sz w:val="24"/>
          <w:szCs w:val="24"/>
          <w:rtl/>
        </w:rPr>
        <w:t>רוע ובסה"כ לתקופת הביטוח.</w:t>
      </w:r>
    </w:p>
    <w:p w14:paraId="3B71B25D"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E779BE">
        <w:rPr>
          <w:rFonts w:ascii="David" w:hAnsi="David" w:cs="David" w:hint="eastAsia"/>
          <w:sz w:val="24"/>
          <w:szCs w:val="24"/>
          <w:rtl/>
        </w:rPr>
        <w:t>הפרת</w:t>
      </w:r>
      <w:r w:rsidRPr="00E779BE">
        <w:rPr>
          <w:rFonts w:ascii="David" w:hAnsi="David" w:cs="David"/>
          <w:sz w:val="24"/>
          <w:szCs w:val="24"/>
          <w:rtl/>
        </w:rPr>
        <w:t xml:space="preserve"> סודיות , מעשה במתכוון, </w:t>
      </w:r>
      <w:r w:rsidRPr="00E779BE">
        <w:rPr>
          <w:rFonts w:ascii="David" w:hAnsi="David" w:cs="David" w:hint="eastAsia"/>
          <w:sz w:val="24"/>
          <w:szCs w:val="24"/>
          <w:rtl/>
        </w:rPr>
        <w:t>דיבה</w:t>
      </w:r>
      <w:r w:rsidRPr="00E779BE">
        <w:rPr>
          <w:rFonts w:ascii="David" w:hAnsi="David" w:cs="David"/>
          <w:sz w:val="24"/>
          <w:szCs w:val="24"/>
          <w:rtl/>
        </w:rPr>
        <w:t xml:space="preserve"> </w:t>
      </w:r>
      <w:r w:rsidRPr="00E779BE">
        <w:rPr>
          <w:rFonts w:ascii="David" w:hAnsi="David" w:cs="David" w:hint="eastAsia"/>
          <w:sz w:val="24"/>
          <w:szCs w:val="24"/>
          <w:rtl/>
        </w:rPr>
        <w:t>השמצה</w:t>
      </w:r>
      <w:r w:rsidRPr="00E779BE">
        <w:rPr>
          <w:rFonts w:ascii="David" w:hAnsi="David" w:cs="David"/>
          <w:sz w:val="24"/>
          <w:szCs w:val="24"/>
          <w:rtl/>
        </w:rPr>
        <w:t xml:space="preserve">, מעשה מרמה ו/או אי יושר של מי מעובדי </w:t>
      </w:r>
      <w:r w:rsidRPr="00E779BE">
        <w:rPr>
          <w:rFonts w:ascii="David" w:hAnsi="David" w:cs="David" w:hint="eastAsia"/>
          <w:sz w:val="24"/>
          <w:szCs w:val="24"/>
          <w:rtl/>
        </w:rPr>
        <w:t>היועץ</w:t>
      </w:r>
      <w:r w:rsidRPr="00E779BE">
        <w:rPr>
          <w:rFonts w:ascii="David" w:hAnsi="David" w:cs="David"/>
          <w:sz w:val="24"/>
          <w:szCs w:val="24"/>
          <w:rtl/>
        </w:rPr>
        <w:t xml:space="preserve">, אובדן השימוש ו/או עיכוב ו/או נזק תוצאתי כלשהו.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חבות</w:t>
      </w:r>
      <w:r w:rsidRPr="00E779BE">
        <w:rPr>
          <w:rFonts w:ascii="David" w:hAnsi="David" w:cs="David"/>
          <w:sz w:val="24"/>
          <w:szCs w:val="24"/>
          <w:rtl/>
        </w:rPr>
        <w:t xml:space="preserve"> </w:t>
      </w:r>
      <w:r w:rsidRPr="00E779BE">
        <w:rPr>
          <w:rFonts w:ascii="David" w:hAnsi="David" w:cs="David" w:hint="eastAsia"/>
          <w:sz w:val="24"/>
          <w:szCs w:val="24"/>
          <w:rtl/>
        </w:rPr>
        <w:t>נושא</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r w:rsidRPr="00E779BE">
        <w:rPr>
          <w:rFonts w:ascii="David" w:hAnsi="David" w:cs="David" w:hint="eastAsia"/>
          <w:sz w:val="24"/>
          <w:szCs w:val="24"/>
          <w:rtl/>
        </w:rPr>
        <w:t>למעט</w:t>
      </w:r>
      <w:r w:rsidRPr="00E779BE">
        <w:rPr>
          <w:rFonts w:ascii="David" w:hAnsi="David" w:cs="David"/>
          <w:sz w:val="24"/>
          <w:szCs w:val="24"/>
          <w:rtl/>
        </w:rPr>
        <w:t xml:space="preserve"> </w:t>
      </w:r>
      <w:r w:rsidRPr="00E779BE">
        <w:rPr>
          <w:rFonts w:ascii="David" w:hAnsi="David" w:cs="David" w:hint="eastAsia"/>
          <w:sz w:val="24"/>
          <w:szCs w:val="24"/>
          <w:rtl/>
        </w:rPr>
        <w:t>במקרה</w:t>
      </w:r>
      <w:r w:rsidRPr="00E779BE">
        <w:rPr>
          <w:rFonts w:ascii="David" w:hAnsi="David" w:cs="David"/>
          <w:sz w:val="24"/>
          <w:szCs w:val="24"/>
          <w:rtl/>
        </w:rPr>
        <w:t xml:space="preserve"> </w:t>
      </w:r>
      <w:r w:rsidRPr="00E779BE">
        <w:rPr>
          <w:rFonts w:ascii="David" w:hAnsi="David" w:cs="David" w:hint="eastAsia"/>
          <w:sz w:val="24"/>
          <w:szCs w:val="24"/>
          <w:rtl/>
        </w:rPr>
        <w:t>שהיא</w:t>
      </w:r>
      <w:r w:rsidRPr="00E779BE">
        <w:rPr>
          <w:rFonts w:ascii="David" w:hAnsi="David" w:cs="David"/>
          <w:sz w:val="24"/>
          <w:szCs w:val="24"/>
          <w:rtl/>
        </w:rPr>
        <w:t xml:space="preserve"> </w:t>
      </w:r>
      <w:r w:rsidRPr="00E779BE">
        <w:rPr>
          <w:rFonts w:ascii="David" w:hAnsi="David" w:cs="David" w:hint="eastAsia"/>
          <w:sz w:val="24"/>
          <w:szCs w:val="24"/>
          <w:rtl/>
        </w:rPr>
        <w:t>ניתנת</w:t>
      </w:r>
      <w:r w:rsidRPr="00E779BE">
        <w:rPr>
          <w:rFonts w:ascii="David" w:hAnsi="David" w:cs="David"/>
          <w:sz w:val="24"/>
          <w:szCs w:val="24"/>
          <w:rtl/>
        </w:rPr>
        <w:t xml:space="preserve"> </w:t>
      </w:r>
      <w:r w:rsidRPr="00E779BE">
        <w:rPr>
          <w:rFonts w:ascii="David" w:hAnsi="David" w:cs="David" w:hint="eastAsia"/>
          <w:sz w:val="24"/>
          <w:szCs w:val="24"/>
          <w:rtl/>
        </w:rPr>
        <w:t>לכיסוי</w:t>
      </w:r>
      <w:r w:rsidRPr="00E779BE">
        <w:rPr>
          <w:rFonts w:ascii="David" w:hAnsi="David" w:cs="David"/>
          <w:sz w:val="24"/>
          <w:szCs w:val="24"/>
          <w:rtl/>
        </w:rPr>
        <w:t xml:space="preserve"> </w:t>
      </w:r>
      <w:r w:rsidRPr="00E779BE">
        <w:rPr>
          <w:rFonts w:ascii="David" w:hAnsi="David" w:cs="David" w:hint="eastAsia"/>
          <w:sz w:val="24"/>
          <w:szCs w:val="24"/>
          <w:rtl/>
        </w:rPr>
        <w:t>בפוליסת</w:t>
      </w:r>
      <w:r w:rsidRPr="00E779BE">
        <w:rPr>
          <w:rFonts w:ascii="David" w:hAnsi="David" w:cs="David"/>
          <w:sz w:val="24"/>
          <w:szCs w:val="24"/>
          <w:rtl/>
        </w:rPr>
        <w:t xml:space="preserve"> </w:t>
      </w:r>
      <w:r w:rsidRPr="00E779BE">
        <w:rPr>
          <w:rFonts w:ascii="David" w:hAnsi="David" w:cs="David" w:hint="eastAsia"/>
          <w:sz w:val="24"/>
          <w:szCs w:val="24"/>
          <w:rtl/>
        </w:rPr>
        <w:t>נושאי</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 הכיסוי על פי הפוליסה </w:t>
      </w:r>
      <w:r w:rsidRPr="00E779BE">
        <w:rPr>
          <w:rFonts w:ascii="David" w:hAnsi="David" w:cs="David" w:hint="eastAsia"/>
          <w:sz w:val="24"/>
          <w:szCs w:val="24"/>
          <w:rtl/>
        </w:rPr>
        <w:t>מ</w:t>
      </w:r>
      <w:r w:rsidRPr="00E779BE">
        <w:rPr>
          <w:rFonts w:ascii="David" w:hAnsi="David" w:cs="David"/>
          <w:sz w:val="24"/>
          <w:szCs w:val="24"/>
          <w:rtl/>
        </w:rPr>
        <w:t>ורחב לכלול את המזמין כמבוטח נוסף בגין חבות</w:t>
      </w:r>
      <w:r w:rsidRPr="00E779BE">
        <w:rPr>
          <w:rFonts w:ascii="David" w:hAnsi="David" w:cs="David" w:hint="eastAsia"/>
          <w:sz w:val="24"/>
          <w:szCs w:val="24"/>
          <w:rtl/>
        </w:rPr>
        <w:t>ו</w:t>
      </w:r>
      <w:r w:rsidRPr="00E779BE">
        <w:rPr>
          <w:rFonts w:ascii="David" w:hAnsi="David" w:cs="David"/>
          <w:sz w:val="24"/>
          <w:szCs w:val="24"/>
          <w:rtl/>
        </w:rPr>
        <w:t xml:space="preserve"> כמזמין העבודה בכל הנובע מפעולותיו של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3D465FE"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2.</w:t>
      </w:r>
      <w:r w:rsidRPr="00E779BE">
        <w:rPr>
          <w:rFonts w:ascii="David" w:hAnsi="David" w:cs="David"/>
          <w:sz w:val="24"/>
          <w:szCs w:val="24"/>
          <w:rtl/>
        </w:rPr>
        <w:tab/>
      </w:r>
      <w:r w:rsidRPr="00E779BE">
        <w:rPr>
          <w:rFonts w:ascii="David" w:hAnsi="David" w:cs="David"/>
          <w:b/>
          <w:bCs/>
          <w:sz w:val="24"/>
          <w:szCs w:val="24"/>
          <w:rtl/>
        </w:rPr>
        <w:t>ביטוח אחריות מעבידים</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חבות </w:t>
      </w:r>
      <w:r w:rsidRPr="00E779BE">
        <w:rPr>
          <w:rFonts w:ascii="David" w:hAnsi="David" w:cs="David" w:hint="eastAsia"/>
          <w:sz w:val="24"/>
          <w:szCs w:val="24"/>
          <w:rtl/>
        </w:rPr>
        <w:t>עפ</w:t>
      </w:r>
      <w:r w:rsidRPr="00E779BE">
        <w:rPr>
          <w:rFonts w:ascii="David" w:hAnsi="David" w:cs="David"/>
          <w:sz w:val="24"/>
          <w:szCs w:val="24"/>
          <w:rtl/>
        </w:rPr>
        <w:t xml:space="preserve">"י </w:t>
      </w:r>
      <w:r w:rsidRPr="00E779BE">
        <w:rPr>
          <w:rFonts w:ascii="David" w:hAnsi="David" w:cs="David" w:hint="eastAsia"/>
          <w:sz w:val="24"/>
          <w:szCs w:val="24"/>
          <w:rtl/>
        </w:rPr>
        <w:t>פקודת</w:t>
      </w:r>
      <w:r w:rsidRPr="00E779BE">
        <w:rPr>
          <w:rFonts w:ascii="David" w:hAnsi="David" w:cs="David"/>
          <w:sz w:val="24"/>
          <w:szCs w:val="24"/>
          <w:rtl/>
        </w:rPr>
        <w:t xml:space="preserve"> </w:t>
      </w:r>
      <w:r w:rsidRPr="00E779BE">
        <w:rPr>
          <w:rFonts w:ascii="David" w:hAnsi="David" w:cs="David" w:hint="eastAsia"/>
          <w:sz w:val="24"/>
          <w:szCs w:val="24"/>
          <w:rtl/>
        </w:rPr>
        <w:t>הנזיקין</w:t>
      </w:r>
      <w:r w:rsidRPr="00E779BE">
        <w:rPr>
          <w:rFonts w:ascii="David" w:hAnsi="David" w:cs="David"/>
          <w:sz w:val="24"/>
          <w:szCs w:val="24"/>
          <w:rtl/>
        </w:rPr>
        <w:t xml:space="preserve"> (נוסח </w:t>
      </w:r>
      <w:r w:rsidRPr="00E779BE">
        <w:rPr>
          <w:rFonts w:ascii="David" w:hAnsi="David" w:cs="David" w:hint="eastAsia"/>
          <w:sz w:val="24"/>
          <w:szCs w:val="24"/>
          <w:rtl/>
        </w:rPr>
        <w:t>חדש</w:t>
      </w:r>
      <w:r w:rsidRPr="00E779BE">
        <w:rPr>
          <w:rFonts w:ascii="David" w:hAnsi="David" w:cs="David"/>
          <w:sz w:val="24"/>
          <w:szCs w:val="24"/>
          <w:rtl/>
        </w:rPr>
        <w:t xml:space="preserve">) </w:t>
      </w:r>
      <w:r w:rsidRPr="00E779BE">
        <w:rPr>
          <w:rFonts w:ascii="David" w:hAnsi="David" w:cs="David" w:hint="eastAsia"/>
          <w:sz w:val="24"/>
          <w:szCs w:val="24"/>
          <w:rtl/>
        </w:rPr>
        <w:t>וחוק</w:t>
      </w:r>
      <w:r w:rsidRPr="00E779BE">
        <w:rPr>
          <w:rFonts w:ascii="David" w:hAnsi="David" w:cs="David"/>
          <w:sz w:val="24"/>
          <w:szCs w:val="24"/>
          <w:rtl/>
        </w:rPr>
        <w:t xml:space="preserve"> </w:t>
      </w:r>
      <w:r w:rsidRPr="00E779BE">
        <w:rPr>
          <w:rFonts w:ascii="David" w:hAnsi="David" w:cs="David" w:hint="eastAsia"/>
          <w:sz w:val="24"/>
          <w:szCs w:val="24"/>
          <w:rtl/>
        </w:rPr>
        <w:t>האחריות</w:t>
      </w:r>
      <w:r w:rsidRPr="00E779BE">
        <w:rPr>
          <w:rFonts w:ascii="David" w:hAnsi="David" w:cs="David"/>
          <w:sz w:val="24"/>
          <w:szCs w:val="24"/>
          <w:rtl/>
        </w:rPr>
        <w:t xml:space="preserve"> </w:t>
      </w:r>
      <w:r w:rsidRPr="00E779BE">
        <w:rPr>
          <w:rFonts w:ascii="David" w:hAnsi="David" w:cs="David" w:hint="eastAsia"/>
          <w:sz w:val="24"/>
          <w:szCs w:val="24"/>
          <w:rtl/>
        </w:rPr>
        <w:t>למוצרים</w:t>
      </w:r>
      <w:r w:rsidRPr="00E779BE">
        <w:rPr>
          <w:rFonts w:ascii="David" w:hAnsi="David" w:cs="David"/>
          <w:sz w:val="24"/>
          <w:szCs w:val="24"/>
          <w:rtl/>
        </w:rPr>
        <w:t xml:space="preserve"> </w:t>
      </w:r>
      <w:r w:rsidRPr="00E779BE">
        <w:rPr>
          <w:rFonts w:ascii="David" w:hAnsi="David" w:cs="David" w:hint="eastAsia"/>
          <w:sz w:val="24"/>
          <w:szCs w:val="24"/>
          <w:rtl/>
        </w:rPr>
        <w:t>פגומים</w:t>
      </w:r>
      <w:r w:rsidRPr="00E779BE">
        <w:rPr>
          <w:rFonts w:ascii="David" w:hAnsi="David" w:cs="David"/>
          <w:sz w:val="24"/>
          <w:szCs w:val="24"/>
          <w:rtl/>
        </w:rPr>
        <w:t xml:space="preserve"> </w:t>
      </w:r>
      <w:r w:rsidRPr="00E779BE">
        <w:rPr>
          <w:rFonts w:ascii="David" w:hAnsi="David" w:cs="David" w:hint="eastAsia"/>
          <w:sz w:val="24"/>
          <w:szCs w:val="24"/>
          <w:rtl/>
        </w:rPr>
        <w:t>תש</w:t>
      </w:r>
      <w:r w:rsidRPr="00E779BE">
        <w:rPr>
          <w:rFonts w:ascii="David" w:hAnsi="David" w:cs="David"/>
          <w:sz w:val="24"/>
          <w:szCs w:val="24"/>
          <w:rtl/>
        </w:rPr>
        <w:t xml:space="preserve">"ם-1980,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כל</w:t>
      </w:r>
      <w:r w:rsidRPr="00E779BE">
        <w:rPr>
          <w:rFonts w:ascii="David" w:hAnsi="David" w:cs="David"/>
          <w:sz w:val="24"/>
          <w:szCs w:val="24"/>
          <w:rtl/>
        </w:rPr>
        <w:t xml:space="preserve"> </w:t>
      </w:r>
      <w:r w:rsidRPr="00E779BE">
        <w:rPr>
          <w:rFonts w:ascii="David" w:hAnsi="David" w:cs="David" w:hint="eastAsia"/>
          <w:sz w:val="24"/>
          <w:szCs w:val="24"/>
          <w:rtl/>
        </w:rPr>
        <w:t>העובדים</w:t>
      </w:r>
      <w:r w:rsidRPr="00E779BE">
        <w:rPr>
          <w:rFonts w:ascii="David" w:hAnsi="David" w:cs="David"/>
          <w:sz w:val="24"/>
          <w:szCs w:val="24"/>
          <w:rtl/>
        </w:rPr>
        <w:t xml:space="preserve">, </w:t>
      </w:r>
      <w:r w:rsidRPr="00E779BE">
        <w:rPr>
          <w:rFonts w:ascii="David" w:hAnsi="David" w:cs="David" w:hint="eastAsia"/>
          <w:sz w:val="24"/>
          <w:szCs w:val="24"/>
          <w:rtl/>
        </w:rPr>
        <w:t>המועסקים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ידי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בגין</w:t>
      </w:r>
      <w:r w:rsidRPr="00E779BE">
        <w:rPr>
          <w:rFonts w:ascii="David" w:hAnsi="David" w:cs="David"/>
          <w:sz w:val="24"/>
          <w:szCs w:val="24"/>
          <w:rtl/>
        </w:rPr>
        <w:t xml:space="preserve"> </w:t>
      </w:r>
      <w:r w:rsidRPr="00E779BE">
        <w:rPr>
          <w:rFonts w:ascii="David" w:hAnsi="David" w:cs="David" w:hint="eastAsia"/>
          <w:sz w:val="24"/>
          <w:szCs w:val="24"/>
          <w:rtl/>
        </w:rPr>
        <w:t>פגיעה</w:t>
      </w:r>
      <w:r w:rsidRPr="00E779BE">
        <w:rPr>
          <w:rFonts w:ascii="David" w:hAnsi="David" w:cs="David"/>
          <w:sz w:val="24"/>
          <w:szCs w:val="24"/>
          <w:rtl/>
        </w:rPr>
        <w:t xml:space="preserve"> </w:t>
      </w:r>
      <w:r w:rsidRPr="00E779BE">
        <w:rPr>
          <w:rFonts w:ascii="David" w:hAnsi="David" w:cs="David" w:hint="eastAsia"/>
          <w:sz w:val="24"/>
          <w:szCs w:val="24"/>
          <w:rtl/>
        </w:rPr>
        <w:t>גופנית</w:t>
      </w:r>
      <w:r w:rsidRPr="00E779BE">
        <w:rPr>
          <w:rFonts w:ascii="David" w:hAnsi="David" w:cs="David"/>
          <w:sz w:val="24"/>
          <w:szCs w:val="24"/>
          <w:rtl/>
        </w:rPr>
        <w:t xml:space="preserve"> </w:t>
      </w:r>
      <w:r w:rsidRPr="00E779BE">
        <w:rPr>
          <w:rFonts w:ascii="David" w:hAnsi="David" w:cs="David" w:hint="eastAsia"/>
          <w:sz w:val="24"/>
          <w:szCs w:val="24"/>
          <w:rtl/>
        </w:rPr>
        <w:t>או</w:t>
      </w:r>
      <w:r w:rsidRPr="00E779BE">
        <w:rPr>
          <w:rFonts w:ascii="David" w:hAnsi="David" w:cs="David"/>
          <w:sz w:val="24"/>
          <w:szCs w:val="24"/>
          <w:rtl/>
        </w:rPr>
        <w:t xml:space="preserve"> </w:t>
      </w:r>
      <w:r w:rsidRPr="00E779BE">
        <w:rPr>
          <w:rFonts w:ascii="David" w:hAnsi="David" w:cs="David" w:hint="eastAsia"/>
          <w:sz w:val="24"/>
          <w:szCs w:val="24"/>
          <w:rtl/>
        </w:rPr>
        <w:t>מחלה</w:t>
      </w:r>
      <w:r w:rsidRPr="00E779BE">
        <w:rPr>
          <w:rFonts w:ascii="David" w:hAnsi="David" w:cs="David"/>
          <w:sz w:val="24"/>
          <w:szCs w:val="24"/>
          <w:rtl/>
        </w:rPr>
        <w:t xml:space="preserve"> </w:t>
      </w:r>
      <w:r w:rsidRPr="00E779BE">
        <w:rPr>
          <w:rFonts w:ascii="David" w:hAnsi="David" w:cs="David" w:hint="eastAsia"/>
          <w:sz w:val="24"/>
          <w:szCs w:val="24"/>
          <w:rtl/>
        </w:rPr>
        <w:t>העלולים</w:t>
      </w:r>
      <w:r w:rsidRPr="00E779BE">
        <w:rPr>
          <w:rFonts w:ascii="David" w:hAnsi="David" w:cs="David"/>
          <w:sz w:val="24"/>
          <w:szCs w:val="24"/>
          <w:rtl/>
        </w:rPr>
        <w:t xml:space="preserve"> </w:t>
      </w:r>
      <w:r w:rsidRPr="00E779BE">
        <w:rPr>
          <w:rFonts w:ascii="David" w:hAnsi="David" w:cs="David" w:hint="eastAsia"/>
          <w:sz w:val="24"/>
          <w:szCs w:val="24"/>
          <w:rtl/>
        </w:rPr>
        <w:t>להגרם</w:t>
      </w:r>
      <w:r w:rsidRPr="00E779BE">
        <w:rPr>
          <w:rFonts w:ascii="David" w:hAnsi="David" w:cs="David"/>
          <w:sz w:val="24"/>
          <w:szCs w:val="24"/>
          <w:rtl/>
        </w:rPr>
        <w:t xml:space="preserve"> </w:t>
      </w:r>
      <w:r w:rsidRPr="00E779BE">
        <w:rPr>
          <w:rFonts w:ascii="David" w:hAnsi="David" w:cs="David" w:hint="eastAsia"/>
          <w:sz w:val="24"/>
          <w:szCs w:val="24"/>
          <w:rtl/>
        </w:rPr>
        <w:t>למי</w:t>
      </w:r>
      <w:r w:rsidRPr="00E779BE">
        <w:rPr>
          <w:rFonts w:ascii="David" w:hAnsi="David" w:cs="David"/>
          <w:sz w:val="24"/>
          <w:szCs w:val="24"/>
          <w:rtl/>
        </w:rPr>
        <w:t xml:space="preserve"> </w:t>
      </w:r>
      <w:r w:rsidRPr="00E779BE">
        <w:rPr>
          <w:rFonts w:ascii="David" w:hAnsi="David" w:cs="David" w:hint="eastAsia"/>
          <w:sz w:val="24"/>
          <w:szCs w:val="24"/>
          <w:rtl/>
        </w:rPr>
        <w:t>מהם</w:t>
      </w:r>
      <w:r w:rsidRPr="00E779BE">
        <w:rPr>
          <w:rFonts w:ascii="David" w:hAnsi="David" w:cs="David"/>
          <w:sz w:val="24"/>
          <w:szCs w:val="24"/>
          <w:rtl/>
        </w:rPr>
        <w:t xml:space="preserve"> </w:t>
      </w:r>
      <w:r w:rsidRPr="00E779BE">
        <w:rPr>
          <w:rFonts w:ascii="David" w:hAnsi="David" w:cs="David" w:hint="eastAsia"/>
          <w:sz w:val="24"/>
          <w:szCs w:val="24"/>
          <w:rtl/>
        </w:rPr>
        <w:t>תוך</w:t>
      </w:r>
      <w:r w:rsidRPr="00E779BE">
        <w:rPr>
          <w:rFonts w:ascii="David" w:hAnsi="David" w:cs="David"/>
          <w:sz w:val="24"/>
          <w:szCs w:val="24"/>
          <w:rtl/>
        </w:rPr>
        <w:t xml:space="preserve"> </w:t>
      </w:r>
      <w:r w:rsidRPr="00E779BE">
        <w:rPr>
          <w:rFonts w:ascii="David" w:hAnsi="David" w:cs="David" w:hint="eastAsia"/>
          <w:sz w:val="24"/>
          <w:szCs w:val="24"/>
          <w:rtl/>
        </w:rPr>
        <w:t>כדי</w:t>
      </w:r>
      <w:r w:rsidRPr="00E779BE">
        <w:rPr>
          <w:rFonts w:ascii="David" w:hAnsi="David" w:cs="David"/>
          <w:sz w:val="24"/>
          <w:szCs w:val="24"/>
          <w:rtl/>
        </w:rPr>
        <w:t xml:space="preserve"> </w:t>
      </w:r>
      <w:r w:rsidRPr="00E779BE">
        <w:rPr>
          <w:rFonts w:ascii="David" w:hAnsi="David" w:cs="David" w:hint="eastAsia"/>
          <w:sz w:val="24"/>
          <w:szCs w:val="24"/>
          <w:rtl/>
        </w:rPr>
        <w:t>ועקב</w:t>
      </w:r>
      <w:r w:rsidRPr="00E779BE">
        <w:rPr>
          <w:rFonts w:ascii="David" w:hAnsi="David" w:cs="David"/>
          <w:sz w:val="24"/>
          <w:szCs w:val="24"/>
          <w:rtl/>
        </w:rPr>
        <w:t xml:space="preserve"> </w:t>
      </w:r>
      <w:r w:rsidRPr="00E779BE">
        <w:rPr>
          <w:rFonts w:ascii="David" w:hAnsi="David" w:cs="David" w:hint="eastAsia"/>
          <w:sz w:val="24"/>
          <w:szCs w:val="24"/>
          <w:rtl/>
        </w:rPr>
        <w:t>העסקתם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פי</w:t>
      </w:r>
      <w:r w:rsidRPr="00E779BE">
        <w:rPr>
          <w:rFonts w:ascii="David" w:hAnsi="David" w:cs="David"/>
          <w:sz w:val="24"/>
          <w:szCs w:val="24"/>
          <w:rtl/>
        </w:rPr>
        <w:t xml:space="preserve"> </w:t>
      </w:r>
      <w:r w:rsidRPr="00E779BE">
        <w:rPr>
          <w:rFonts w:ascii="David" w:hAnsi="David" w:cs="David" w:hint="eastAsia"/>
          <w:sz w:val="24"/>
          <w:szCs w:val="24"/>
          <w:rtl/>
        </w:rPr>
        <w:t>ההסכם</w:t>
      </w:r>
      <w:r w:rsidRPr="00E779BE">
        <w:rPr>
          <w:rFonts w:ascii="David" w:hAnsi="David" w:cs="David"/>
          <w:sz w:val="24"/>
          <w:szCs w:val="24"/>
          <w:rtl/>
        </w:rPr>
        <w:t xml:space="preserve"> </w:t>
      </w:r>
      <w:r w:rsidRPr="00E779BE">
        <w:rPr>
          <w:rFonts w:ascii="David" w:hAnsi="David" w:cs="David" w:hint="eastAsia"/>
          <w:sz w:val="24"/>
          <w:szCs w:val="24"/>
          <w:rtl/>
        </w:rPr>
        <w:t>ב</w:t>
      </w:r>
      <w:r w:rsidRPr="00E779BE">
        <w:rPr>
          <w:rFonts w:ascii="David" w:hAnsi="David" w:cs="David"/>
          <w:sz w:val="24"/>
          <w:szCs w:val="24"/>
          <w:rtl/>
        </w:rPr>
        <w:t xml:space="preserve">גבול האחריות </w:t>
      </w:r>
      <w:r w:rsidRPr="00E779BE">
        <w:rPr>
          <w:rFonts w:ascii="David" w:hAnsi="David" w:cs="David" w:hint="eastAsia"/>
          <w:sz w:val="24"/>
          <w:szCs w:val="24"/>
          <w:rtl/>
        </w:rPr>
        <w:t>ש</w:t>
      </w:r>
      <w:r w:rsidRPr="00E779BE">
        <w:rPr>
          <w:rFonts w:ascii="David" w:hAnsi="David" w:cs="David"/>
          <w:sz w:val="24"/>
          <w:szCs w:val="24"/>
          <w:rtl/>
        </w:rPr>
        <w:t xml:space="preserve">אינו </w:t>
      </w:r>
      <w:r w:rsidRPr="00E779BE">
        <w:rPr>
          <w:rFonts w:ascii="David" w:hAnsi="David" w:cs="David" w:hint="eastAsia"/>
          <w:sz w:val="24"/>
          <w:szCs w:val="24"/>
          <w:rtl/>
        </w:rPr>
        <w:t>נופל</w:t>
      </w:r>
      <w:r w:rsidRPr="00E779BE">
        <w:rPr>
          <w:rFonts w:ascii="David" w:hAnsi="David" w:cs="David"/>
          <w:sz w:val="24"/>
          <w:szCs w:val="24"/>
          <w:rtl/>
        </w:rPr>
        <w:t xml:space="preserve"> מ-20,000,000 </w:t>
      </w:r>
      <w:r w:rsidRPr="00E779BE">
        <w:rPr>
          <w:rFonts w:ascii="David" w:hAnsi="David" w:cs="David" w:hint="eastAsia"/>
          <w:sz w:val="24"/>
          <w:szCs w:val="24"/>
          <w:rtl/>
        </w:rPr>
        <w:t>₪</w:t>
      </w:r>
      <w:r w:rsidRPr="00E779BE">
        <w:rPr>
          <w:rFonts w:ascii="David" w:hAnsi="David" w:cs="David"/>
          <w:sz w:val="24"/>
          <w:szCs w:val="24"/>
          <w:rtl/>
        </w:rPr>
        <w:t xml:space="preserve">  (</w:t>
      </w:r>
      <w:r w:rsidRPr="00E779BE">
        <w:rPr>
          <w:rFonts w:ascii="David" w:hAnsi="David" w:cs="David" w:hint="eastAsia"/>
          <w:sz w:val="24"/>
          <w:szCs w:val="24"/>
          <w:rtl/>
        </w:rPr>
        <w:t>עשרים</w:t>
      </w:r>
      <w:r w:rsidRPr="00E779BE">
        <w:rPr>
          <w:rFonts w:ascii="David" w:hAnsi="David" w:cs="David"/>
          <w:sz w:val="24"/>
          <w:szCs w:val="24"/>
          <w:rtl/>
        </w:rPr>
        <w:t xml:space="preserve"> מ</w:t>
      </w:r>
      <w:r w:rsidRPr="00E779BE">
        <w:rPr>
          <w:rFonts w:ascii="David" w:hAnsi="David" w:cs="David" w:hint="eastAsia"/>
          <w:sz w:val="24"/>
          <w:szCs w:val="24"/>
          <w:rtl/>
        </w:rPr>
        <w:t>י</w:t>
      </w:r>
      <w:r w:rsidRPr="00E779BE">
        <w:rPr>
          <w:rFonts w:ascii="David" w:hAnsi="David" w:cs="David"/>
          <w:sz w:val="24"/>
          <w:szCs w:val="24"/>
          <w:rtl/>
        </w:rPr>
        <w:t xml:space="preserve">ליון </w:t>
      </w:r>
      <w:r w:rsidRPr="00E779BE">
        <w:rPr>
          <w:rFonts w:ascii="David" w:hAnsi="David" w:cs="David" w:hint="eastAsia"/>
          <w:sz w:val="24"/>
          <w:szCs w:val="24"/>
          <w:rtl/>
        </w:rPr>
        <w:t>₪</w:t>
      </w:r>
      <w:r w:rsidRPr="00E779BE">
        <w:rPr>
          <w:rFonts w:ascii="David" w:hAnsi="David" w:cs="David"/>
          <w:sz w:val="24"/>
          <w:szCs w:val="24"/>
          <w:rtl/>
        </w:rPr>
        <w:t xml:space="preserve"> ) לעובד אחד, לא</w:t>
      </w:r>
      <w:r w:rsidRPr="00E779BE">
        <w:rPr>
          <w:rFonts w:ascii="David" w:hAnsi="David" w:cs="David" w:hint="eastAsia"/>
          <w:sz w:val="24"/>
          <w:szCs w:val="24"/>
          <w:rtl/>
        </w:rPr>
        <w:t>י</w:t>
      </w:r>
      <w:r w:rsidRPr="00E779BE">
        <w:rPr>
          <w:rFonts w:ascii="David" w:hAnsi="David" w:cs="David"/>
          <w:sz w:val="24"/>
          <w:szCs w:val="24"/>
          <w:rtl/>
        </w:rPr>
        <w:t>רוע ובסה"כ לתקופת ביטוח שנתית.</w:t>
      </w:r>
    </w:p>
    <w:p w14:paraId="56596A55"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E779BE">
        <w:rPr>
          <w:rFonts w:ascii="David" w:hAnsi="David" w:cs="David" w:hint="eastAsia"/>
          <w:sz w:val="24"/>
          <w:szCs w:val="24"/>
          <w:rtl/>
        </w:rPr>
        <w:t>שימוש</w:t>
      </w:r>
      <w:r w:rsidRPr="00E779BE">
        <w:rPr>
          <w:rFonts w:ascii="David" w:hAnsi="David" w:cs="David"/>
          <w:sz w:val="24"/>
          <w:szCs w:val="24"/>
          <w:rtl/>
        </w:rPr>
        <w:t xml:space="preserve"> </w:t>
      </w:r>
      <w:r w:rsidRPr="00E779BE">
        <w:rPr>
          <w:rFonts w:ascii="David" w:hAnsi="David" w:cs="David" w:hint="eastAsia"/>
          <w:sz w:val="24"/>
          <w:szCs w:val="24"/>
          <w:rtl/>
        </w:rPr>
        <w:t>במנופים</w:t>
      </w:r>
      <w:r w:rsidRPr="00E779BE">
        <w:rPr>
          <w:rFonts w:ascii="David" w:hAnsi="David" w:cs="David"/>
          <w:sz w:val="24"/>
          <w:szCs w:val="24"/>
          <w:rtl/>
        </w:rPr>
        <w:t xml:space="preserve">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במכונות</w:t>
      </w:r>
      <w:r w:rsidRPr="00E779BE">
        <w:rPr>
          <w:rFonts w:ascii="David" w:hAnsi="David" w:cs="David"/>
          <w:sz w:val="24"/>
          <w:szCs w:val="24"/>
          <w:rtl/>
        </w:rPr>
        <w:t xml:space="preserve"> </w:t>
      </w:r>
      <w:r w:rsidRPr="00E779BE">
        <w:rPr>
          <w:rFonts w:ascii="David" w:hAnsi="David" w:cs="David" w:hint="eastAsia"/>
          <w:sz w:val="24"/>
          <w:szCs w:val="24"/>
          <w:rtl/>
        </w:rPr>
        <w:t>הרמה</w:t>
      </w:r>
      <w:r w:rsidRPr="00E779BE">
        <w:rPr>
          <w:rFonts w:ascii="David" w:hAnsi="David" w:cs="David"/>
          <w:sz w:val="24"/>
          <w:szCs w:val="24"/>
          <w:rtl/>
        </w:rPr>
        <w:t xml:space="preserve">,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בגובה</w:t>
      </w:r>
      <w:r w:rsidRPr="00E779BE">
        <w:rPr>
          <w:rFonts w:ascii="David" w:hAnsi="David" w:cs="David"/>
          <w:sz w:val="24"/>
          <w:szCs w:val="24"/>
          <w:rtl/>
        </w:rPr>
        <w:t>, פ</w:t>
      </w:r>
      <w:r w:rsidRPr="00E779BE">
        <w:rPr>
          <w:rFonts w:ascii="David" w:hAnsi="David" w:cs="David" w:hint="eastAsia"/>
          <w:sz w:val="24"/>
          <w:szCs w:val="24"/>
          <w:rtl/>
        </w:rPr>
        <w:t>י</w:t>
      </w:r>
      <w:r w:rsidRPr="00E779BE">
        <w:rPr>
          <w:rFonts w:ascii="David" w:hAnsi="David" w:cs="David"/>
          <w:sz w:val="24"/>
          <w:szCs w:val="24"/>
          <w:rtl/>
        </w:rPr>
        <w:t>תיונות ורעלים וכן בדבר העסקת נוער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הביטוח </w:t>
      </w:r>
      <w:r w:rsidRPr="00E779BE">
        <w:rPr>
          <w:rFonts w:ascii="David" w:hAnsi="David" w:cs="David" w:hint="eastAsia"/>
          <w:sz w:val="24"/>
          <w:szCs w:val="24"/>
          <w:rtl/>
        </w:rPr>
        <w:t>מ</w:t>
      </w:r>
      <w:r w:rsidRPr="00E779BE">
        <w:rPr>
          <w:rFonts w:ascii="David" w:hAnsi="David" w:cs="David"/>
          <w:sz w:val="24"/>
          <w:szCs w:val="24"/>
          <w:rtl/>
        </w:rPr>
        <w:t xml:space="preserve">ורחב לשפות את </w:t>
      </w:r>
      <w:r w:rsidRPr="00E779BE">
        <w:rPr>
          <w:rFonts w:ascii="David" w:hAnsi="David" w:cs="David" w:hint="eastAsia"/>
          <w:sz w:val="24"/>
          <w:szCs w:val="24"/>
          <w:rtl/>
        </w:rPr>
        <w:t>המזמין</w:t>
      </w:r>
      <w:r w:rsidRPr="00E779BE">
        <w:rPr>
          <w:rFonts w:ascii="David" w:hAnsi="David" w:cs="David"/>
          <w:sz w:val="24"/>
          <w:szCs w:val="24"/>
          <w:rtl/>
        </w:rPr>
        <w:t xml:space="preserve"> היה </w:t>
      </w:r>
      <w:r w:rsidRPr="00E779BE">
        <w:rPr>
          <w:rFonts w:ascii="David" w:hAnsi="David" w:cs="David" w:hint="eastAsia"/>
          <w:sz w:val="24"/>
          <w:szCs w:val="24"/>
          <w:rtl/>
        </w:rPr>
        <w:t>ונטען</w:t>
      </w:r>
      <w:r w:rsidRPr="00E779BE">
        <w:rPr>
          <w:rFonts w:ascii="David" w:hAnsi="David" w:cs="David"/>
          <w:sz w:val="24"/>
          <w:szCs w:val="24"/>
        </w:rPr>
        <w:t xml:space="preserve"> </w:t>
      </w:r>
      <w:r w:rsidRPr="00E779BE">
        <w:rPr>
          <w:rFonts w:ascii="David" w:hAnsi="David" w:cs="David"/>
          <w:sz w:val="24"/>
          <w:szCs w:val="24"/>
          <w:rtl/>
        </w:rPr>
        <w:t xml:space="preserve">לעניין קרות תאונת עבודה </w:t>
      </w:r>
      <w:r w:rsidRPr="00E779BE">
        <w:rPr>
          <w:rFonts w:ascii="David" w:hAnsi="David" w:cs="David" w:hint="eastAsia"/>
          <w:sz w:val="24"/>
          <w:szCs w:val="24"/>
          <w:rtl/>
        </w:rPr>
        <w:t>ו</w:t>
      </w:r>
      <w:r w:rsidRPr="00E779BE">
        <w:rPr>
          <w:rFonts w:ascii="David" w:hAnsi="David" w:cs="David"/>
          <w:sz w:val="24"/>
          <w:szCs w:val="24"/>
          <w:rtl/>
        </w:rPr>
        <w:t xml:space="preserve">/או מחלה </w:t>
      </w:r>
      <w:r w:rsidRPr="00E779BE">
        <w:rPr>
          <w:rFonts w:ascii="David" w:hAnsi="David" w:cs="David" w:hint="eastAsia"/>
          <w:sz w:val="24"/>
          <w:szCs w:val="24"/>
          <w:rtl/>
        </w:rPr>
        <w:t>כלשהי</w:t>
      </w:r>
      <w:r w:rsidRPr="00E779BE">
        <w:rPr>
          <w:rFonts w:ascii="David" w:hAnsi="David" w:cs="David"/>
          <w:sz w:val="24"/>
          <w:szCs w:val="24"/>
        </w:rPr>
        <w:t xml:space="preserve"> </w:t>
      </w:r>
      <w:r w:rsidRPr="00E779BE">
        <w:rPr>
          <w:rFonts w:ascii="David" w:hAnsi="David" w:cs="David"/>
          <w:sz w:val="24"/>
          <w:szCs w:val="24"/>
          <w:rtl/>
        </w:rPr>
        <w:t>כי ה</w:t>
      </w:r>
      <w:r w:rsidRPr="00E779BE">
        <w:rPr>
          <w:rFonts w:ascii="David" w:hAnsi="David" w:cs="David" w:hint="eastAsia"/>
          <w:sz w:val="24"/>
          <w:szCs w:val="24"/>
          <w:rtl/>
        </w:rPr>
        <w:t>וא</w:t>
      </w:r>
      <w:r w:rsidRPr="00E779BE">
        <w:rPr>
          <w:rFonts w:ascii="David" w:hAnsi="David" w:cs="David"/>
          <w:sz w:val="24"/>
          <w:szCs w:val="24"/>
          <w:rtl/>
        </w:rPr>
        <w:t xml:space="preserve"> נושא בחובות מעביד כלשהם כלפי מי </w:t>
      </w:r>
      <w:r w:rsidRPr="00E779BE">
        <w:rPr>
          <w:rFonts w:ascii="David" w:hAnsi="David" w:cs="David" w:hint="eastAsia"/>
          <w:sz w:val="24"/>
          <w:szCs w:val="24"/>
          <w:rtl/>
        </w:rPr>
        <w:t>מעובדי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w:t>
      </w:r>
      <w:r w:rsidRPr="00E779BE">
        <w:rPr>
          <w:rFonts w:ascii="David" w:hAnsi="David" w:cs="David"/>
          <w:sz w:val="24"/>
          <w:szCs w:val="24"/>
          <w:rtl/>
        </w:rPr>
        <w:tab/>
      </w:r>
      <w:r w:rsidRPr="00E779BE">
        <w:rPr>
          <w:rFonts w:ascii="David" w:hAnsi="David" w:cs="David"/>
          <w:sz w:val="24"/>
          <w:szCs w:val="24"/>
          <w:rtl/>
        </w:rPr>
        <w:br/>
      </w:r>
    </w:p>
    <w:p w14:paraId="3F512D66"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3</w:t>
      </w:r>
      <w:r w:rsidRPr="00E779BE">
        <w:rPr>
          <w:rFonts w:ascii="David" w:hAnsi="David" w:cs="David"/>
          <w:sz w:val="24"/>
          <w:szCs w:val="24"/>
          <w:rtl/>
        </w:rPr>
        <w:tab/>
      </w:r>
      <w:r w:rsidRPr="00E779BE">
        <w:rPr>
          <w:rFonts w:ascii="David" w:hAnsi="David" w:cs="David"/>
          <w:b/>
          <w:bCs/>
          <w:sz w:val="24"/>
          <w:szCs w:val="24"/>
          <w:rtl/>
        </w:rPr>
        <w:t>ביטוח אחריות כלפי צד שלישי</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w:t>
      </w:r>
      <w:r w:rsidRPr="00E779BE">
        <w:rPr>
          <w:rFonts w:ascii="David" w:hAnsi="David" w:cs="David" w:hint="eastAsia"/>
          <w:sz w:val="24"/>
          <w:szCs w:val="24"/>
          <w:rtl/>
        </w:rPr>
        <w:t>את</w:t>
      </w:r>
      <w:r w:rsidRPr="00E779BE">
        <w:rPr>
          <w:rFonts w:ascii="David" w:hAnsi="David" w:cs="David"/>
          <w:sz w:val="24"/>
          <w:szCs w:val="24"/>
          <w:rtl/>
        </w:rPr>
        <w:t xml:space="preserve"> חבות </w:t>
      </w:r>
      <w:r w:rsidRPr="00E779BE">
        <w:rPr>
          <w:rFonts w:ascii="David" w:hAnsi="David" w:cs="David" w:hint="eastAsia"/>
          <w:sz w:val="24"/>
          <w:szCs w:val="24"/>
          <w:rtl/>
        </w:rPr>
        <w:t>היועץ</w:t>
      </w:r>
      <w:r w:rsidRPr="00E779BE">
        <w:rPr>
          <w:rFonts w:ascii="David" w:hAnsi="David" w:cs="David"/>
          <w:sz w:val="24"/>
          <w:szCs w:val="24"/>
          <w:rtl/>
        </w:rPr>
        <w:t xml:space="preserve"> על פי דין בגבול אחריות שלא יפחת מ- 4,000,000 </w:t>
      </w:r>
      <w:r w:rsidRPr="00E779BE">
        <w:rPr>
          <w:rFonts w:ascii="David" w:hAnsi="David" w:cs="David" w:hint="eastAsia"/>
          <w:sz w:val="24"/>
          <w:szCs w:val="24"/>
          <w:rtl/>
        </w:rPr>
        <w:t>₪</w:t>
      </w:r>
      <w:r w:rsidRPr="00E779BE">
        <w:rPr>
          <w:rFonts w:ascii="David" w:hAnsi="David" w:cs="David"/>
          <w:sz w:val="24"/>
          <w:szCs w:val="24"/>
          <w:rtl/>
        </w:rPr>
        <w:t xml:space="preserve"> (ארבעה </w:t>
      </w:r>
      <w:r w:rsidRPr="00E779BE">
        <w:rPr>
          <w:rFonts w:ascii="David" w:hAnsi="David" w:cs="David" w:hint="eastAsia"/>
          <w:sz w:val="24"/>
          <w:szCs w:val="24"/>
          <w:rtl/>
        </w:rPr>
        <w:t>מיליון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למקרה ולתקופת ביטוח שנתית, בגין א</w:t>
      </w:r>
      <w:r w:rsidRPr="00E779BE">
        <w:rPr>
          <w:rFonts w:ascii="David" w:hAnsi="David" w:cs="David" w:hint="eastAsia"/>
          <w:sz w:val="24"/>
          <w:szCs w:val="24"/>
          <w:rtl/>
        </w:rPr>
        <w:t>י</w:t>
      </w:r>
      <w:r w:rsidRPr="00E779BE">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284778D3"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r>
      <w:r w:rsidRPr="00E779BE">
        <w:rPr>
          <w:rFonts w:ascii="David" w:hAnsi="David" w:cs="David" w:hint="eastAsia"/>
          <w:sz w:val="24"/>
          <w:szCs w:val="24"/>
          <w:rtl/>
        </w:rPr>
        <w:t>ביטוח</w:t>
      </w:r>
      <w:r w:rsidRPr="00E779BE">
        <w:rPr>
          <w:rFonts w:ascii="David" w:hAnsi="David" w:cs="David"/>
          <w:sz w:val="24"/>
          <w:szCs w:val="24"/>
          <w:rtl/>
        </w:rPr>
        <w:t xml:space="preserve"> זה לא  כפוף לכל הגבלה בדבר חבות הנובעת מאש, התפוצצות, בהלה, מכשירי הרמה, </w:t>
      </w:r>
      <w:r w:rsidRPr="00E779BE">
        <w:rPr>
          <w:rFonts w:ascii="David" w:hAnsi="David" w:cs="David" w:hint="eastAsia"/>
          <w:sz w:val="24"/>
          <w:szCs w:val="24"/>
          <w:rtl/>
        </w:rPr>
        <w:t>חבות</w:t>
      </w:r>
      <w:r w:rsidRPr="00E779BE">
        <w:rPr>
          <w:rFonts w:ascii="David" w:hAnsi="David" w:cs="David"/>
          <w:sz w:val="24"/>
          <w:szCs w:val="24"/>
        </w:rPr>
        <w:t xml:space="preserve"> </w:t>
      </w:r>
      <w:r w:rsidRPr="00E779BE">
        <w:rPr>
          <w:rFonts w:ascii="David" w:hAnsi="David" w:cs="David"/>
          <w:sz w:val="24"/>
          <w:szCs w:val="24"/>
          <w:rtl/>
        </w:rPr>
        <w:t xml:space="preserve">בגין וכלפי קבלנים, קבלני </w:t>
      </w:r>
      <w:r w:rsidRPr="00E779BE">
        <w:rPr>
          <w:rFonts w:ascii="David" w:hAnsi="David" w:cs="David" w:hint="eastAsia"/>
          <w:sz w:val="24"/>
          <w:szCs w:val="24"/>
          <w:rtl/>
        </w:rPr>
        <w:t>משנה</w:t>
      </w:r>
      <w:r w:rsidRPr="00E779BE">
        <w:rPr>
          <w:rFonts w:ascii="David" w:hAnsi="David" w:cs="David"/>
          <w:sz w:val="24"/>
          <w:szCs w:val="24"/>
        </w:rPr>
        <w:t xml:space="preserve"> </w:t>
      </w:r>
      <w:r w:rsidRPr="00E779BE">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וכן תביעות שיבוב מצד המוסד לביטוח לאומי. </w:t>
      </w:r>
      <w:r w:rsidRPr="00E779BE">
        <w:rPr>
          <w:rFonts w:ascii="David" w:hAnsi="David" w:cs="David"/>
          <w:sz w:val="24"/>
          <w:szCs w:val="24"/>
          <w:rtl/>
        </w:rPr>
        <w:br/>
      </w:r>
      <w:r w:rsidRPr="00E779BE">
        <w:rPr>
          <w:rFonts w:ascii="David" w:hAnsi="David" w:cs="David" w:hint="eastAsia"/>
          <w:sz w:val="24"/>
          <w:szCs w:val="24"/>
          <w:rtl/>
        </w:rPr>
        <w:t>הביטוח</w:t>
      </w:r>
      <w:r w:rsidRPr="00E779BE">
        <w:rPr>
          <w:rFonts w:ascii="David" w:hAnsi="David" w:cs="David"/>
          <w:sz w:val="24"/>
          <w:szCs w:val="24"/>
          <w:rtl/>
        </w:rPr>
        <w:t xml:space="preserve"> </w:t>
      </w:r>
      <w:r w:rsidRPr="00E779BE">
        <w:rPr>
          <w:rFonts w:ascii="David" w:hAnsi="David" w:cs="David" w:hint="eastAsia"/>
          <w:sz w:val="24"/>
          <w:szCs w:val="24"/>
          <w:rtl/>
        </w:rPr>
        <w:t>מ</w:t>
      </w:r>
      <w:r w:rsidRPr="00E779BE">
        <w:rPr>
          <w:rFonts w:ascii="David" w:hAnsi="David" w:cs="David"/>
          <w:sz w:val="24"/>
          <w:szCs w:val="24"/>
          <w:rtl/>
        </w:rPr>
        <w:t>ורחב ל</w:t>
      </w:r>
      <w:r w:rsidRPr="00E779BE">
        <w:rPr>
          <w:rFonts w:ascii="David" w:hAnsi="David" w:cs="David" w:hint="eastAsia"/>
          <w:sz w:val="24"/>
          <w:szCs w:val="24"/>
          <w:rtl/>
        </w:rPr>
        <w:t>שפות</w:t>
      </w:r>
      <w:r w:rsidRPr="00E779BE">
        <w:rPr>
          <w:rFonts w:ascii="David" w:hAnsi="David" w:cs="David"/>
          <w:sz w:val="24"/>
          <w:szCs w:val="24"/>
          <w:rtl/>
        </w:rPr>
        <w:t xml:space="preserve"> את </w:t>
      </w:r>
      <w:r w:rsidRPr="00E779BE">
        <w:rPr>
          <w:rFonts w:ascii="David" w:hAnsi="David" w:cs="David" w:hint="eastAsia"/>
          <w:sz w:val="24"/>
          <w:szCs w:val="24"/>
          <w:rtl/>
        </w:rPr>
        <w:t>המזמין</w:t>
      </w:r>
      <w:r w:rsidRPr="00E779BE">
        <w:rPr>
          <w:rFonts w:ascii="David" w:hAnsi="David" w:cs="David"/>
          <w:sz w:val="24"/>
          <w:szCs w:val="24"/>
          <w:rtl/>
        </w:rPr>
        <w:t xml:space="preserve"> בגין אחריות</w:t>
      </w:r>
      <w:r w:rsidRPr="00E779BE">
        <w:rPr>
          <w:rFonts w:ascii="David" w:hAnsi="David" w:cs="David" w:hint="eastAsia"/>
          <w:sz w:val="24"/>
          <w:szCs w:val="24"/>
          <w:rtl/>
        </w:rPr>
        <w:t>ו</w:t>
      </w:r>
      <w:r w:rsidRPr="00E779BE">
        <w:rPr>
          <w:rFonts w:ascii="David" w:hAnsi="David" w:cs="David"/>
          <w:sz w:val="24"/>
          <w:szCs w:val="24"/>
          <w:rtl/>
        </w:rPr>
        <w:t xml:space="preserve"> למעשי ו/או מחדלי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58F2F72A"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C00EF27"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hint="eastAsia"/>
          <w:sz w:val="24"/>
          <w:szCs w:val="24"/>
          <w:rtl/>
        </w:rPr>
        <w:t>הפוליסה</w:t>
      </w:r>
      <w:r w:rsidRPr="00E779BE">
        <w:rPr>
          <w:rFonts w:ascii="David" w:hAnsi="David" w:cs="David"/>
          <w:sz w:val="24"/>
          <w:szCs w:val="24"/>
          <w:rtl/>
        </w:rPr>
        <w:t xml:space="preserve"> </w:t>
      </w:r>
      <w:r w:rsidRPr="00E779BE">
        <w:rPr>
          <w:rFonts w:ascii="David" w:hAnsi="David" w:cs="David" w:hint="eastAsia"/>
          <w:sz w:val="24"/>
          <w:szCs w:val="24"/>
          <w:rtl/>
        </w:rPr>
        <w:t>תכלולנה</w:t>
      </w:r>
      <w:r w:rsidRPr="00E779BE">
        <w:rPr>
          <w:rFonts w:ascii="David" w:hAnsi="David" w:cs="David"/>
          <w:sz w:val="24"/>
          <w:szCs w:val="24"/>
          <w:rtl/>
        </w:rPr>
        <w:t xml:space="preserve"> </w:t>
      </w:r>
      <w:r w:rsidRPr="00E779BE">
        <w:rPr>
          <w:rFonts w:ascii="David" w:hAnsi="David" w:cs="David" w:hint="eastAsia"/>
          <w:sz w:val="24"/>
          <w:szCs w:val="24"/>
          <w:rtl/>
        </w:rPr>
        <w:t>התחייבות</w:t>
      </w:r>
      <w:r w:rsidRPr="00E779BE">
        <w:rPr>
          <w:rFonts w:ascii="David" w:hAnsi="David" w:cs="David"/>
          <w:sz w:val="24"/>
          <w:szCs w:val="24"/>
          <w:rtl/>
        </w:rPr>
        <w:t xml:space="preserve"> </w:t>
      </w:r>
      <w:r w:rsidRPr="00E779BE">
        <w:rPr>
          <w:rFonts w:ascii="David" w:hAnsi="David" w:cs="David" w:hint="eastAsia"/>
          <w:sz w:val="24"/>
          <w:szCs w:val="24"/>
          <w:rtl/>
        </w:rPr>
        <w:t>לוויתור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שיבוב</w:t>
      </w:r>
      <w:r w:rsidRPr="00E779BE">
        <w:rPr>
          <w:rFonts w:ascii="David" w:hAnsi="David" w:cs="David"/>
          <w:sz w:val="24"/>
          <w:szCs w:val="24"/>
          <w:rtl/>
        </w:rPr>
        <w:t xml:space="preserve">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המזמין</w:t>
      </w:r>
      <w:r w:rsidRPr="00E779BE">
        <w:rPr>
          <w:rFonts w:ascii="David" w:hAnsi="David" w:cs="David"/>
          <w:sz w:val="24"/>
          <w:szCs w:val="24"/>
          <w:rtl/>
        </w:rPr>
        <w:t xml:space="preserve">, </w:t>
      </w:r>
      <w:r w:rsidRPr="00E779BE">
        <w:rPr>
          <w:rFonts w:ascii="David" w:hAnsi="David" w:cs="David" w:hint="eastAsia"/>
          <w:sz w:val="24"/>
          <w:szCs w:val="24"/>
          <w:rtl/>
        </w:rPr>
        <w:t>עובדיו</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w:t>
      </w:r>
      <w:r w:rsidRPr="00E779BE">
        <w:rPr>
          <w:rFonts w:ascii="David" w:hAnsi="David" w:cs="David" w:hint="eastAsia"/>
          <w:sz w:val="24"/>
          <w:szCs w:val="24"/>
          <w:rtl/>
        </w:rPr>
        <w:t>אולם</w:t>
      </w:r>
      <w:r w:rsidRPr="00E779BE">
        <w:rPr>
          <w:rFonts w:ascii="David" w:hAnsi="David" w:cs="David"/>
          <w:sz w:val="24"/>
          <w:szCs w:val="24"/>
          <w:rtl/>
        </w:rPr>
        <w:t xml:space="preserve"> </w:t>
      </w:r>
      <w:r w:rsidRPr="00E779BE">
        <w:rPr>
          <w:rFonts w:ascii="David" w:hAnsi="David" w:cs="David" w:hint="eastAsia"/>
          <w:sz w:val="24"/>
          <w:szCs w:val="24"/>
          <w:rtl/>
        </w:rPr>
        <w:t>האמור</w:t>
      </w:r>
      <w:r w:rsidRPr="00E779BE">
        <w:rPr>
          <w:rFonts w:ascii="David" w:hAnsi="David" w:cs="David"/>
          <w:sz w:val="24"/>
          <w:szCs w:val="24"/>
          <w:rtl/>
        </w:rPr>
        <w:t xml:space="preserve"> </w:t>
      </w:r>
      <w:r w:rsidRPr="00E779BE">
        <w:rPr>
          <w:rFonts w:ascii="David" w:hAnsi="David" w:cs="David" w:hint="eastAsia"/>
          <w:sz w:val="24"/>
          <w:szCs w:val="24"/>
          <w:rtl/>
        </w:rPr>
        <w:t>בדבר</w:t>
      </w:r>
      <w:r w:rsidRPr="00E779BE">
        <w:rPr>
          <w:rFonts w:ascii="David" w:hAnsi="David" w:cs="David"/>
          <w:sz w:val="24"/>
          <w:szCs w:val="24"/>
          <w:rtl/>
        </w:rPr>
        <w:t xml:space="preserve"> </w:t>
      </w:r>
      <w:r w:rsidRPr="00E779BE">
        <w:rPr>
          <w:rFonts w:ascii="David" w:hAnsi="David" w:cs="David" w:hint="eastAsia"/>
          <w:sz w:val="24"/>
          <w:szCs w:val="24"/>
          <w:rtl/>
        </w:rPr>
        <w:t>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השיבוב</w:t>
      </w:r>
      <w:r w:rsidRPr="00E779BE">
        <w:rPr>
          <w:rFonts w:ascii="David" w:hAnsi="David" w:cs="David"/>
          <w:sz w:val="24"/>
          <w:szCs w:val="24"/>
          <w:rtl/>
        </w:rPr>
        <w:t xml:space="preserve"> </w:t>
      </w:r>
      <w:r w:rsidRPr="00E779BE">
        <w:rPr>
          <w:rFonts w:ascii="David" w:hAnsi="David" w:cs="David" w:hint="eastAsia"/>
          <w:sz w:val="24"/>
          <w:szCs w:val="24"/>
          <w:rtl/>
        </w:rPr>
        <w:t>לא</w:t>
      </w:r>
      <w:r w:rsidRPr="00E779BE">
        <w:rPr>
          <w:rFonts w:ascii="David" w:hAnsi="David" w:cs="David"/>
          <w:sz w:val="24"/>
          <w:szCs w:val="24"/>
          <w:rtl/>
        </w:rPr>
        <w:t xml:space="preserve"> </w:t>
      </w:r>
      <w:r w:rsidRPr="00E779BE">
        <w:rPr>
          <w:rFonts w:ascii="David" w:hAnsi="David" w:cs="David" w:hint="eastAsia"/>
          <w:sz w:val="24"/>
          <w:szCs w:val="24"/>
          <w:rtl/>
        </w:rPr>
        <w:t>יחול</w:t>
      </w:r>
      <w:r w:rsidRPr="00E779BE">
        <w:rPr>
          <w:rFonts w:ascii="David" w:hAnsi="David" w:cs="David"/>
          <w:sz w:val="24"/>
          <w:szCs w:val="24"/>
          <w:rtl/>
        </w:rPr>
        <w:t xml:space="preserve"> </w:t>
      </w:r>
      <w:r w:rsidRPr="00E779BE">
        <w:rPr>
          <w:rFonts w:ascii="David" w:hAnsi="David" w:cs="David" w:hint="eastAsia"/>
          <w:sz w:val="24"/>
          <w:szCs w:val="24"/>
          <w:rtl/>
        </w:rPr>
        <w:t>לטובת</w:t>
      </w:r>
      <w:r w:rsidRPr="00E779BE">
        <w:rPr>
          <w:rFonts w:ascii="David" w:hAnsi="David" w:cs="David"/>
          <w:sz w:val="24"/>
          <w:szCs w:val="24"/>
          <w:rtl/>
        </w:rPr>
        <w:t xml:space="preserve"> </w:t>
      </w:r>
      <w:r w:rsidRPr="00E779BE">
        <w:rPr>
          <w:rFonts w:ascii="David" w:hAnsi="David" w:cs="David" w:hint="eastAsia"/>
          <w:sz w:val="24"/>
          <w:szCs w:val="24"/>
          <w:rtl/>
        </w:rPr>
        <w:t>אדם</w:t>
      </w:r>
      <w:r w:rsidRPr="00E779BE">
        <w:rPr>
          <w:rFonts w:ascii="David" w:hAnsi="David" w:cs="David"/>
          <w:sz w:val="24"/>
          <w:szCs w:val="24"/>
          <w:rtl/>
        </w:rPr>
        <w:t xml:space="preserve"> </w:t>
      </w:r>
      <w:r w:rsidRPr="00E779BE">
        <w:rPr>
          <w:rFonts w:ascii="David" w:hAnsi="David" w:cs="David" w:hint="eastAsia"/>
          <w:sz w:val="24"/>
          <w:szCs w:val="24"/>
          <w:rtl/>
        </w:rPr>
        <w:t>שגרם</w:t>
      </w:r>
      <w:r w:rsidRPr="00E779BE">
        <w:rPr>
          <w:rFonts w:ascii="David" w:hAnsi="David" w:cs="David"/>
          <w:sz w:val="24"/>
          <w:szCs w:val="24"/>
          <w:rtl/>
        </w:rPr>
        <w:t xml:space="preserve"> </w:t>
      </w:r>
      <w:r w:rsidRPr="00E779BE">
        <w:rPr>
          <w:rFonts w:ascii="David" w:hAnsi="David" w:cs="David" w:hint="eastAsia"/>
          <w:sz w:val="24"/>
          <w:szCs w:val="24"/>
          <w:rtl/>
        </w:rPr>
        <w:t>לנזק</w:t>
      </w:r>
      <w:r w:rsidRPr="00E779BE">
        <w:rPr>
          <w:rFonts w:ascii="David" w:hAnsi="David" w:cs="David"/>
          <w:sz w:val="24"/>
          <w:szCs w:val="24"/>
          <w:rtl/>
        </w:rPr>
        <w:t xml:space="preserve"> </w:t>
      </w:r>
      <w:r w:rsidRPr="00E779BE">
        <w:rPr>
          <w:rFonts w:ascii="David" w:hAnsi="David" w:cs="David" w:hint="eastAsia"/>
          <w:sz w:val="24"/>
          <w:szCs w:val="24"/>
          <w:rtl/>
        </w:rPr>
        <w:t>בזדון</w:t>
      </w:r>
      <w:r w:rsidRPr="00E779BE">
        <w:rPr>
          <w:rFonts w:ascii="David" w:hAnsi="David" w:cs="David"/>
          <w:sz w:val="24"/>
          <w:szCs w:val="24"/>
          <w:rtl/>
        </w:rPr>
        <w:t>.</w:t>
      </w:r>
    </w:p>
    <w:p w14:paraId="4AE3B6C2"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lastRenderedPageBreak/>
        <w:t xml:space="preserve">כמו כן </w:t>
      </w:r>
      <w:r w:rsidRPr="00E779BE">
        <w:rPr>
          <w:rFonts w:ascii="David" w:hAnsi="David" w:cs="David" w:hint="eastAsia"/>
          <w:sz w:val="24"/>
          <w:szCs w:val="24"/>
          <w:rtl/>
        </w:rPr>
        <w:t>היועץ</w:t>
      </w:r>
      <w:r w:rsidRPr="00E779BE">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CE7199A"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8CDFCB7" w14:textId="77777777" w:rsidR="002F611D" w:rsidRPr="00E779BE" w:rsidRDefault="002F611D" w:rsidP="00E779BE">
      <w:pPr>
        <w:spacing w:after="0"/>
        <w:jc w:val="both"/>
        <w:rPr>
          <w:rFonts w:ascii="David" w:hAnsi="David" w:cs="David"/>
          <w:sz w:val="24"/>
          <w:szCs w:val="24"/>
          <w:rtl/>
        </w:rPr>
      </w:pPr>
      <w:r w:rsidRPr="00E779BE">
        <w:rPr>
          <w:rFonts w:ascii="David" w:hAnsi="David" w:cs="David"/>
          <w:sz w:val="24"/>
          <w:szCs w:val="24"/>
          <w:rtl/>
        </w:rPr>
        <w:t xml:space="preserve"> </w:t>
      </w:r>
    </w:p>
    <w:p w14:paraId="4164D52B" w14:textId="77777777" w:rsidR="002F611D" w:rsidRPr="00547192" w:rsidRDefault="002F611D" w:rsidP="002F611D">
      <w:pPr>
        <w:spacing w:after="0"/>
        <w:ind w:left="364"/>
        <w:contextualSpacing/>
        <w:rPr>
          <w:rFonts w:ascii="Times New Roman" w:hAnsi="Times New Roman"/>
          <w:rtl/>
        </w:rPr>
      </w:pPr>
    </w:p>
    <w:p w14:paraId="5452A08C"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0E5F11B"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5F4EE9"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62F9A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10DCDD"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CF5F44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A8E58A"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7ABD3F"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BAD2C1"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134312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A4E3C2C"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6734C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5FC8FA"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ADD1C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8556030"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57E150"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C6B85AA"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F3AF2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93A10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951097"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AA272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ADDDA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1C8C7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4540F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DA231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81F22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332A6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EF0E8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0D521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124E2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4C672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1D7C1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2D3D4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94302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08D32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98C6A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0A8FF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4214F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2BACA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8ABFA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E8679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DA6BC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65E1C1" w14:textId="77777777" w:rsidR="00E779BE" w:rsidRDefault="00E779BE" w:rsidP="002F611D">
      <w:pPr>
        <w:widowControl w:val="0"/>
        <w:spacing w:before="0" w:beforeAutospacing="0" w:after="0" w:afterAutospacing="0" w:line="240" w:lineRule="auto"/>
        <w:jc w:val="center"/>
        <w:rPr>
          <w:ins w:id="24" w:author="רינת הראל" w:date="2020-05-12T17:43:00Z"/>
          <w:rFonts w:ascii="Times New Roman" w:eastAsia="Times New Roman" w:hAnsi="Times New Roman" w:cs="David"/>
          <w:bCs/>
          <w:sz w:val="24"/>
          <w:szCs w:val="24"/>
          <w:u w:val="single"/>
          <w:rtl/>
          <w:lang w:eastAsia="he-IL"/>
        </w:rPr>
      </w:pPr>
      <w:ins w:id="25" w:author="רינת הראל" w:date="2020-05-12T17:43:00Z">
        <w:r>
          <w:rPr>
            <w:rFonts w:ascii="Times New Roman" w:eastAsia="Times New Roman" w:hAnsi="Times New Roman" w:cs="David"/>
            <w:bCs/>
            <w:sz w:val="24"/>
            <w:szCs w:val="24"/>
            <w:u w:val="single"/>
            <w:rtl/>
            <w:lang w:eastAsia="he-IL"/>
          </w:rPr>
          <w:lastRenderedPageBreak/>
          <w:br w:type="page"/>
        </w:r>
      </w:ins>
    </w:p>
    <w:p w14:paraId="75925385" w14:textId="77777777" w:rsidR="00003310" w:rsidDel="00E779BE" w:rsidRDefault="00003310" w:rsidP="002F611D">
      <w:pPr>
        <w:widowControl w:val="0"/>
        <w:spacing w:before="0" w:beforeAutospacing="0" w:after="0" w:afterAutospacing="0" w:line="240" w:lineRule="auto"/>
        <w:jc w:val="center"/>
        <w:rPr>
          <w:del w:id="26" w:author="רינת הראל" w:date="2020-05-12T17:43:00Z"/>
          <w:rFonts w:ascii="Times New Roman" w:eastAsia="Times New Roman" w:hAnsi="Times New Roman" w:cs="David"/>
          <w:bCs/>
          <w:sz w:val="24"/>
          <w:szCs w:val="24"/>
          <w:u w:val="single"/>
          <w:rtl/>
          <w:lang w:eastAsia="he-IL"/>
        </w:rPr>
      </w:pPr>
    </w:p>
    <w:p w14:paraId="099B0E2E"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1C7BADBD"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4FC4F9E2"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52B34537" w14:textId="77777777" w:rsidR="00B2329A" w:rsidRPr="00B2329A"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329A" w:rsidRPr="00003310" w14:paraId="7201E600" w14:textId="77777777" w:rsidTr="005A3D56">
        <w:trPr>
          <w:trHeight w:val="463"/>
          <w:tblHeader/>
        </w:trPr>
        <w:tc>
          <w:tcPr>
            <w:tcW w:w="8218" w:type="dxa"/>
            <w:gridSpan w:val="3"/>
            <w:shd w:val="clear" w:color="auto" w:fill="F2F2F2"/>
          </w:tcPr>
          <w:p w14:paraId="4273415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קיום ביטוחים</w:t>
            </w:r>
          </w:p>
        </w:tc>
        <w:tc>
          <w:tcPr>
            <w:tcW w:w="3317" w:type="dxa"/>
            <w:shd w:val="clear" w:color="auto" w:fill="auto"/>
          </w:tcPr>
          <w:p w14:paraId="5A9DC7A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הנפקת האישור(</w:t>
            </w:r>
            <w:r w:rsidRPr="00E779BE">
              <w:rPr>
                <w:rFonts w:ascii="David" w:eastAsia="Calibri" w:hAnsi="David" w:cs="David"/>
                <w:sz w:val="24"/>
                <w:szCs w:val="24"/>
                <w:lang w:eastAsia="he-IL"/>
              </w:rPr>
              <w:t>DD/MM/YYYY</w:t>
            </w:r>
            <w:r w:rsidRPr="00E779BE">
              <w:rPr>
                <w:rFonts w:ascii="David" w:eastAsia="Calibri" w:hAnsi="David" w:cs="David"/>
                <w:sz w:val="24"/>
                <w:szCs w:val="24"/>
                <w:rtl/>
                <w:lang w:eastAsia="he-IL"/>
              </w:rPr>
              <w:t>)</w:t>
            </w:r>
          </w:p>
        </w:tc>
      </w:tr>
      <w:tr w:rsidR="00B2329A" w:rsidRPr="00003310" w14:paraId="607839E1" w14:textId="77777777" w:rsidTr="005A3D56">
        <w:trPr>
          <w:trHeight w:val="315"/>
        </w:trPr>
        <w:tc>
          <w:tcPr>
            <w:tcW w:w="11535" w:type="dxa"/>
            <w:gridSpan w:val="4"/>
            <w:shd w:val="clear" w:color="auto" w:fill="auto"/>
          </w:tcPr>
          <w:p w14:paraId="4DE18A0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329A" w:rsidRPr="00003310" w14:paraId="258DAF58" w14:textId="77777777" w:rsidTr="005A3D56">
        <w:trPr>
          <w:trHeight w:val="278"/>
        </w:trPr>
        <w:tc>
          <w:tcPr>
            <w:tcW w:w="4068" w:type="dxa"/>
            <w:shd w:val="clear" w:color="auto" w:fill="F2F2F2"/>
          </w:tcPr>
          <w:p w14:paraId="7F514DB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מבקש האישור*</w:t>
            </w:r>
          </w:p>
        </w:tc>
        <w:tc>
          <w:tcPr>
            <w:tcW w:w="1974" w:type="dxa"/>
            <w:shd w:val="clear" w:color="auto" w:fill="F2F2F2"/>
          </w:tcPr>
          <w:p w14:paraId="6D1E812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sidDel="009955DA">
              <w:rPr>
                <w:rFonts w:ascii="David" w:eastAsia="Calibri" w:hAnsi="David" w:cs="David"/>
                <w:sz w:val="24"/>
                <w:szCs w:val="24"/>
                <w:rtl/>
                <w:lang w:eastAsia="he-IL"/>
              </w:rPr>
              <w:t>ה</w:t>
            </w:r>
            <w:r w:rsidRPr="00E779BE">
              <w:rPr>
                <w:rFonts w:ascii="David" w:eastAsia="Calibri" w:hAnsi="David" w:cs="David"/>
                <w:sz w:val="24"/>
                <w:szCs w:val="24"/>
                <w:rtl/>
                <w:lang w:eastAsia="he-IL"/>
              </w:rPr>
              <w:t>מבוטח</w:t>
            </w:r>
          </w:p>
        </w:tc>
        <w:tc>
          <w:tcPr>
            <w:tcW w:w="2176" w:type="dxa"/>
            <w:shd w:val="clear" w:color="auto" w:fill="F2F2F2"/>
          </w:tcPr>
          <w:p w14:paraId="464D86C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אופי העסקה*</w:t>
            </w:r>
          </w:p>
        </w:tc>
        <w:tc>
          <w:tcPr>
            <w:tcW w:w="3317" w:type="dxa"/>
            <w:shd w:val="clear" w:color="auto" w:fill="F2F2F2"/>
          </w:tcPr>
          <w:p w14:paraId="2737DFB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מעמד מבקש האישור*</w:t>
            </w:r>
          </w:p>
        </w:tc>
      </w:tr>
      <w:tr w:rsidR="00B2329A" w:rsidRPr="00003310" w14:paraId="482D7801" w14:textId="77777777" w:rsidTr="005A3D56">
        <w:trPr>
          <w:trHeight w:val="551"/>
        </w:trPr>
        <w:tc>
          <w:tcPr>
            <w:tcW w:w="4068" w:type="dxa"/>
            <w:shd w:val="clear" w:color="auto" w:fill="auto"/>
          </w:tcPr>
          <w:p w14:paraId="478C8A3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שם</w:t>
            </w:r>
          </w:p>
          <w:p w14:paraId="759FA2F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אפי</w:t>
            </w:r>
            <w:r w:rsidRPr="00E779BE">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083AE98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ש</w:t>
            </w:r>
            <w:r w:rsidRPr="00E779BE">
              <w:rPr>
                <w:rFonts w:ascii="David" w:eastAsia="Calibri" w:hAnsi="David" w:cs="David"/>
                <w:sz w:val="24"/>
                <w:szCs w:val="24"/>
                <w:rtl/>
                <w:lang w:eastAsia="he-IL"/>
              </w:rPr>
              <w:t>ם</w:t>
            </w:r>
          </w:p>
        </w:tc>
        <w:tc>
          <w:tcPr>
            <w:tcW w:w="2176" w:type="dxa"/>
            <w:vMerge w:val="restart"/>
            <w:shd w:val="clear" w:color="auto" w:fill="auto"/>
          </w:tcPr>
          <w:p w14:paraId="571D516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1AC9D90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שירותים - 085</w:t>
            </w:r>
          </w:p>
          <w:p w14:paraId="4C98BDB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1AB3B25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7ACE3DD3"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מזמין שירותים</w:t>
            </w:r>
          </w:p>
          <w:p w14:paraId="5526AFA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1983F936" w14:textId="77777777" w:rsidTr="005A3D56">
        <w:trPr>
          <w:trHeight w:val="571"/>
        </w:trPr>
        <w:tc>
          <w:tcPr>
            <w:tcW w:w="4068" w:type="dxa"/>
            <w:shd w:val="clear" w:color="auto" w:fill="auto"/>
          </w:tcPr>
          <w:p w14:paraId="13618C2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ת.ז./ח.פ./ח.צ.</w:t>
            </w:r>
          </w:p>
          <w:p w14:paraId="204A096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5200034760</w:t>
            </w:r>
          </w:p>
        </w:tc>
        <w:tc>
          <w:tcPr>
            <w:tcW w:w="1974" w:type="dxa"/>
            <w:shd w:val="clear" w:color="auto" w:fill="auto"/>
          </w:tcPr>
          <w:p w14:paraId="5356D94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w:t>
            </w:r>
          </w:p>
        </w:tc>
        <w:tc>
          <w:tcPr>
            <w:tcW w:w="2176" w:type="dxa"/>
            <w:vMerge/>
            <w:shd w:val="clear" w:color="auto" w:fill="auto"/>
          </w:tcPr>
          <w:p w14:paraId="45DB63F8"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0C970ABF"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197A5AFE" w14:textId="77777777" w:rsidTr="005A3D56">
        <w:trPr>
          <w:trHeight w:val="391"/>
        </w:trPr>
        <w:tc>
          <w:tcPr>
            <w:tcW w:w="4068" w:type="dxa"/>
            <w:shd w:val="clear" w:color="auto" w:fill="auto"/>
          </w:tcPr>
          <w:p w14:paraId="76FC4C7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מען </w:t>
            </w:r>
          </w:p>
          <w:p w14:paraId="480DF50D" w14:textId="77777777" w:rsidR="00B2329A" w:rsidRPr="00E779BE" w:rsidRDefault="00B2329A" w:rsidP="00B2329A">
            <w:pPr>
              <w:spacing w:before="0" w:beforeAutospacing="0" w:after="0" w:afterAutospacing="0" w:line="240" w:lineRule="auto"/>
              <w:rPr>
                <w:rFonts w:ascii="David" w:eastAsia="Calibri" w:hAnsi="David" w:cs="David"/>
                <w:sz w:val="24"/>
                <w:szCs w:val="24"/>
                <w:lang w:eastAsia="he-IL"/>
              </w:rPr>
            </w:pPr>
            <w:r w:rsidRPr="00E779BE">
              <w:rPr>
                <w:rFonts w:ascii="David" w:eastAsia="Calibri" w:hAnsi="David" w:cs="David" w:hint="eastAsia"/>
                <w:sz w:val="24"/>
                <w:szCs w:val="24"/>
                <w:rtl/>
                <w:lang w:eastAsia="he-IL"/>
              </w:rPr>
              <w:t>יוני</w:t>
            </w:r>
            <w:r w:rsidRPr="00E779BE">
              <w:rPr>
                <w:rFonts w:ascii="David" w:eastAsia="Calibri" w:hAnsi="David" w:cs="David"/>
                <w:sz w:val="24"/>
                <w:szCs w:val="24"/>
                <w:rtl/>
                <w:lang w:eastAsia="he-IL"/>
              </w:rPr>
              <w:t xml:space="preserve"> </w:t>
            </w:r>
            <w:r w:rsidRPr="00E779BE">
              <w:rPr>
                <w:rFonts w:ascii="David" w:eastAsia="Calibri" w:hAnsi="David" w:cs="David" w:hint="eastAsia"/>
                <w:sz w:val="24"/>
                <w:szCs w:val="24"/>
                <w:rtl/>
                <w:lang w:eastAsia="he-IL"/>
              </w:rPr>
              <w:t>נתניהו</w:t>
            </w:r>
            <w:r w:rsidRPr="00E779BE">
              <w:rPr>
                <w:rFonts w:ascii="David" w:eastAsia="Calibri" w:hAnsi="David" w:cs="David"/>
                <w:sz w:val="24"/>
                <w:szCs w:val="24"/>
                <w:rtl/>
                <w:lang w:eastAsia="he-IL"/>
              </w:rPr>
              <w:t xml:space="preserve"> 1ג', </w:t>
            </w:r>
            <w:r w:rsidRPr="00E779BE">
              <w:rPr>
                <w:rFonts w:ascii="David" w:eastAsia="Calibri" w:hAnsi="David" w:cs="David" w:hint="eastAsia"/>
                <w:sz w:val="24"/>
                <w:szCs w:val="24"/>
                <w:rtl/>
                <w:lang w:eastAsia="he-IL"/>
              </w:rPr>
              <w:t>אור</w:t>
            </w:r>
            <w:r w:rsidRPr="00E779BE">
              <w:rPr>
                <w:rFonts w:ascii="David" w:eastAsia="Calibri" w:hAnsi="David" w:cs="David"/>
                <w:sz w:val="24"/>
                <w:szCs w:val="24"/>
                <w:rtl/>
                <w:lang w:eastAsia="he-IL"/>
              </w:rPr>
              <w:t>-יהודה</w:t>
            </w:r>
          </w:p>
        </w:tc>
        <w:tc>
          <w:tcPr>
            <w:tcW w:w="1974" w:type="dxa"/>
            <w:shd w:val="clear" w:color="auto" w:fill="auto"/>
          </w:tcPr>
          <w:p w14:paraId="5A7ED7C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מען</w:t>
            </w:r>
          </w:p>
        </w:tc>
        <w:tc>
          <w:tcPr>
            <w:tcW w:w="2176" w:type="dxa"/>
            <w:vMerge/>
            <w:shd w:val="clear" w:color="auto" w:fill="auto"/>
          </w:tcPr>
          <w:p w14:paraId="4F27CD65"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44FF841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06017B73" w14:textId="77777777" w:rsidR="00B2329A" w:rsidRPr="00E779BE"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329A" w:rsidRPr="00003310" w14:paraId="78103050" w14:textId="77777777" w:rsidTr="005A3D56">
        <w:trPr>
          <w:trHeight w:val="303"/>
          <w:tblHeader/>
        </w:trPr>
        <w:tc>
          <w:tcPr>
            <w:tcW w:w="11535" w:type="dxa"/>
            <w:gridSpan w:val="8"/>
            <w:shd w:val="clear" w:color="auto" w:fill="auto"/>
          </w:tcPr>
          <w:p w14:paraId="01E98E9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כיסויים</w:t>
            </w:r>
          </w:p>
        </w:tc>
      </w:tr>
      <w:tr w:rsidR="00B2329A" w:rsidRPr="00003310" w14:paraId="4B72E164" w14:textId="77777777" w:rsidTr="005A3D56">
        <w:trPr>
          <w:trHeight w:val="173"/>
        </w:trPr>
        <w:tc>
          <w:tcPr>
            <w:tcW w:w="1893" w:type="dxa"/>
            <w:vMerge w:val="restart"/>
            <w:shd w:val="clear" w:color="auto" w:fill="F2F2F2"/>
          </w:tcPr>
          <w:p w14:paraId="201A57C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סוג הביטוח</w:t>
            </w:r>
          </w:p>
          <w:p w14:paraId="2DA5B79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p w14:paraId="49802CD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5543FA0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מספר הפוליסה</w:t>
            </w:r>
          </w:p>
        </w:tc>
        <w:tc>
          <w:tcPr>
            <w:tcW w:w="957" w:type="dxa"/>
            <w:vMerge w:val="restart"/>
            <w:shd w:val="clear" w:color="auto" w:fill="F2F2F2"/>
          </w:tcPr>
          <w:p w14:paraId="2BDCEAC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נוסח ומהדורת הפוליסה</w:t>
            </w:r>
          </w:p>
        </w:tc>
        <w:tc>
          <w:tcPr>
            <w:tcW w:w="1349" w:type="dxa"/>
            <w:vMerge w:val="restart"/>
            <w:shd w:val="clear" w:color="auto" w:fill="F2F2F2"/>
          </w:tcPr>
          <w:p w14:paraId="5527287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תחילה</w:t>
            </w:r>
          </w:p>
        </w:tc>
        <w:tc>
          <w:tcPr>
            <w:tcW w:w="1417" w:type="dxa"/>
            <w:vMerge w:val="restart"/>
            <w:shd w:val="clear" w:color="auto" w:fill="F2F2F2"/>
          </w:tcPr>
          <w:p w14:paraId="5A4806B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סיום</w:t>
            </w:r>
          </w:p>
        </w:tc>
        <w:tc>
          <w:tcPr>
            <w:tcW w:w="2563" w:type="dxa"/>
            <w:gridSpan w:val="2"/>
            <w:shd w:val="clear" w:color="auto" w:fill="F2F2F2"/>
          </w:tcPr>
          <w:p w14:paraId="183772A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2235488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כיסויים נוספים בתוקף וביטול חריגים </w:t>
            </w:r>
          </w:p>
          <w:p w14:paraId="712C4C2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יש לציין קוד כיסוי בהתאם לנספח ד'</w:t>
            </w:r>
          </w:p>
        </w:tc>
      </w:tr>
      <w:tr w:rsidR="00B2329A" w:rsidRPr="00003310" w14:paraId="5A49C8A9" w14:textId="77777777" w:rsidTr="005A3D56">
        <w:trPr>
          <w:trHeight w:val="43"/>
        </w:trPr>
        <w:tc>
          <w:tcPr>
            <w:tcW w:w="1893" w:type="dxa"/>
            <w:vMerge/>
            <w:shd w:val="clear" w:color="auto" w:fill="F2F2F2"/>
          </w:tcPr>
          <w:p w14:paraId="113D962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02B6A52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33E9644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1BB83B8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05D17F9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5117B45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סכום</w:t>
            </w:r>
          </w:p>
        </w:tc>
        <w:tc>
          <w:tcPr>
            <w:tcW w:w="1286" w:type="dxa"/>
            <w:shd w:val="clear" w:color="auto" w:fill="F2F2F2"/>
          </w:tcPr>
          <w:p w14:paraId="156F5A0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מטבע</w:t>
            </w:r>
          </w:p>
        </w:tc>
        <w:tc>
          <w:tcPr>
            <w:tcW w:w="2400" w:type="dxa"/>
            <w:vMerge/>
            <w:shd w:val="clear" w:color="auto" w:fill="F2F2F2"/>
          </w:tcPr>
          <w:p w14:paraId="6BDEB81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r>
      <w:tr w:rsidR="00B2329A" w:rsidRPr="00003310" w14:paraId="309EC43B" w14:textId="77777777" w:rsidTr="005A3D56">
        <w:trPr>
          <w:trHeight w:val="850"/>
        </w:trPr>
        <w:tc>
          <w:tcPr>
            <w:tcW w:w="1893" w:type="dxa"/>
            <w:shd w:val="clear" w:color="auto" w:fill="F2F2F2"/>
          </w:tcPr>
          <w:p w14:paraId="5BA3E81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צד ג'</w:t>
            </w:r>
          </w:p>
        </w:tc>
        <w:tc>
          <w:tcPr>
            <w:tcW w:w="956" w:type="dxa"/>
            <w:shd w:val="clear" w:color="auto" w:fill="F2F2F2"/>
          </w:tcPr>
          <w:p w14:paraId="3A0C8FE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0EF8816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6E8A38D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47B489A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74124A0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7CAFA1E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78E2D1FD"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304/302/307/315/328/329/321/309</w:t>
            </w:r>
          </w:p>
        </w:tc>
      </w:tr>
      <w:tr w:rsidR="00B2329A" w:rsidRPr="00003310" w14:paraId="106813B4" w14:textId="77777777" w:rsidTr="005A3D56">
        <w:trPr>
          <w:trHeight w:val="850"/>
        </w:trPr>
        <w:tc>
          <w:tcPr>
            <w:tcW w:w="1893" w:type="dxa"/>
            <w:shd w:val="clear" w:color="auto" w:fill="FFFFFF"/>
          </w:tcPr>
          <w:p w14:paraId="55DAE5D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אחריות מעבידים</w:t>
            </w:r>
          </w:p>
        </w:tc>
        <w:tc>
          <w:tcPr>
            <w:tcW w:w="956" w:type="dxa"/>
            <w:shd w:val="clear" w:color="auto" w:fill="FFFFFF"/>
          </w:tcPr>
          <w:p w14:paraId="49B17F1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39648DF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61A6E79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5B0F61C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7827B60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26804D5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FFFFF"/>
          </w:tcPr>
          <w:p w14:paraId="2322FD9C"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304/302/309/308/328/321</w:t>
            </w:r>
          </w:p>
        </w:tc>
      </w:tr>
      <w:tr w:rsidR="00B2329A" w:rsidRPr="00003310" w14:paraId="4F113B88" w14:textId="77777777" w:rsidTr="005A3D56">
        <w:trPr>
          <w:trHeight w:val="850"/>
        </w:trPr>
        <w:tc>
          <w:tcPr>
            <w:tcW w:w="1893" w:type="dxa"/>
            <w:shd w:val="clear" w:color="auto" w:fill="F2F2F2"/>
          </w:tcPr>
          <w:p w14:paraId="03C8A58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אחריות </w:t>
            </w:r>
            <w:r w:rsidRPr="00E779BE">
              <w:rPr>
                <w:rFonts w:ascii="David" w:eastAsia="Calibri" w:hAnsi="David" w:cs="David" w:hint="eastAsia"/>
                <w:sz w:val="24"/>
                <w:szCs w:val="24"/>
                <w:rtl/>
                <w:lang w:eastAsia="he-IL"/>
              </w:rPr>
              <w:t>מקצועית</w:t>
            </w:r>
          </w:p>
        </w:tc>
        <w:tc>
          <w:tcPr>
            <w:tcW w:w="956" w:type="dxa"/>
            <w:shd w:val="clear" w:color="auto" w:fill="F2F2F2"/>
          </w:tcPr>
          <w:p w14:paraId="4383DECD"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35072A60"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6EF17EC9"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4199E406"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47CD8F86"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r w:rsidRPr="00E779BE">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3407DD4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2CBFA45C" w14:textId="77777777" w:rsidR="00B2329A" w:rsidRPr="00E779BE"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E779BE">
              <w:rPr>
                <w:rFonts w:ascii="David" w:eastAsia="Calibri" w:hAnsi="David" w:cs="David"/>
                <w:bCs/>
                <w:sz w:val="24"/>
                <w:szCs w:val="24"/>
                <w:rtl/>
                <w:lang w:eastAsia="he-IL"/>
              </w:rPr>
              <w:t>302/318/328/332/301/303/325/326/327/321</w:t>
            </w:r>
          </w:p>
        </w:tc>
      </w:tr>
    </w:tbl>
    <w:p w14:paraId="6325AFA3" w14:textId="77777777" w:rsidR="00B2329A" w:rsidRPr="00E779BE"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40E68377" w14:textId="77777777" w:rsidTr="005A3D56">
        <w:trPr>
          <w:trHeight w:val="57"/>
          <w:tblHeader/>
        </w:trPr>
        <w:tc>
          <w:tcPr>
            <w:tcW w:w="11530" w:type="dxa"/>
            <w:shd w:val="clear" w:color="auto" w:fill="F2F2F2"/>
          </w:tcPr>
          <w:p w14:paraId="37CFFB3F"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E779BE">
              <w:rPr>
                <w:rFonts w:ascii="David" w:eastAsia="Calibri" w:hAnsi="David" w:cs="David"/>
                <w:bCs/>
                <w:sz w:val="24"/>
                <w:szCs w:val="24"/>
                <w:rtl/>
                <w:lang w:eastAsia="he-IL"/>
              </w:rPr>
              <w:t>ג'</w:t>
            </w:r>
            <w:r w:rsidRPr="00E779BE">
              <w:rPr>
                <w:rFonts w:ascii="David" w:eastAsia="Calibri" w:hAnsi="David" w:cs="David"/>
                <w:b/>
                <w:sz w:val="24"/>
                <w:szCs w:val="24"/>
                <w:rtl/>
                <w:lang w:eastAsia="he-IL"/>
              </w:rPr>
              <w:t>)*:</w:t>
            </w:r>
          </w:p>
        </w:tc>
      </w:tr>
      <w:tr w:rsidR="00B2329A" w:rsidRPr="00003310" w14:paraId="663037B2" w14:textId="77777777" w:rsidTr="005A3D56">
        <w:trPr>
          <w:trHeight w:val="798"/>
        </w:trPr>
        <w:tc>
          <w:tcPr>
            <w:tcW w:w="11530" w:type="dxa"/>
            <w:shd w:val="clear" w:color="auto" w:fill="auto"/>
          </w:tcPr>
          <w:p w14:paraId="664E556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E779BE">
              <w:rPr>
                <w:rFonts w:ascii="David" w:eastAsia="Calibri" w:hAnsi="David" w:cs="David"/>
                <w:b/>
                <w:sz w:val="24"/>
                <w:szCs w:val="24"/>
                <w:rtl/>
                <w:lang w:eastAsia="he-IL"/>
              </w:rPr>
              <w:t>038</w:t>
            </w:r>
          </w:p>
        </w:tc>
      </w:tr>
    </w:tbl>
    <w:p w14:paraId="62D5A697" w14:textId="77777777" w:rsidR="00B2329A" w:rsidRPr="00E779BE"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6E793809" w14:textId="77777777" w:rsidTr="005A3D56">
        <w:trPr>
          <w:trHeight w:val="227"/>
          <w:tblHeader/>
        </w:trPr>
        <w:tc>
          <w:tcPr>
            <w:tcW w:w="11530" w:type="dxa"/>
            <w:shd w:val="clear" w:color="auto" w:fill="F2F2F2"/>
          </w:tcPr>
          <w:p w14:paraId="3964E385"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lastRenderedPageBreak/>
              <w:t>חתימת האישור</w:t>
            </w:r>
          </w:p>
        </w:tc>
      </w:tr>
      <w:tr w:rsidR="00B2329A" w:rsidRPr="00003310" w14:paraId="115E5FBF" w14:textId="77777777" w:rsidTr="005A3D56">
        <w:trPr>
          <w:trHeight w:val="598"/>
        </w:trPr>
        <w:tc>
          <w:tcPr>
            <w:tcW w:w="11530" w:type="dxa"/>
            <w:shd w:val="clear" w:color="auto" w:fill="auto"/>
          </w:tcPr>
          <w:p w14:paraId="3B679F7D"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המבטח:</w:t>
            </w:r>
          </w:p>
        </w:tc>
      </w:tr>
    </w:tbl>
    <w:p w14:paraId="6C8BD3FD" w14:textId="77777777" w:rsidR="00B2329A" w:rsidRPr="00E779BE"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E779BE">
        <w:rPr>
          <w:rFonts w:ascii="David" w:eastAsia="Calibri" w:hAnsi="David" w:cs="David"/>
          <w:b/>
          <w:bCs/>
          <w:sz w:val="24"/>
          <w:szCs w:val="24"/>
          <w:u w:val="single"/>
          <w:rtl/>
          <w:lang w:eastAsia="he-IL"/>
        </w:rPr>
        <w:t xml:space="preserve">* באישור ביטוח כללי </w:t>
      </w:r>
      <w:r w:rsidRPr="00E779BE">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68864933" w14:textId="77777777" w:rsidTr="005A3D56">
        <w:trPr>
          <w:trHeight w:val="227"/>
          <w:tblHeader/>
        </w:trPr>
        <w:tc>
          <w:tcPr>
            <w:tcW w:w="11530" w:type="dxa"/>
            <w:shd w:val="clear" w:color="auto" w:fill="F2F2F2"/>
          </w:tcPr>
          <w:p w14:paraId="4B50743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ביטול/שינוי הפוליסה *</w:t>
            </w:r>
          </w:p>
        </w:tc>
      </w:tr>
      <w:tr w:rsidR="00B2329A" w:rsidRPr="00003310" w14:paraId="2C3B34CA" w14:textId="77777777" w:rsidTr="005A3D56">
        <w:trPr>
          <w:trHeight w:val="334"/>
        </w:trPr>
        <w:tc>
          <w:tcPr>
            <w:tcW w:w="11530" w:type="dxa"/>
            <w:shd w:val="clear" w:color="auto" w:fill="auto"/>
            <w:vAlign w:val="center"/>
          </w:tcPr>
          <w:p w14:paraId="02B31BB9" w14:textId="77777777" w:rsidR="00B2329A" w:rsidRPr="00E779BE" w:rsidRDefault="00B2329A" w:rsidP="00B2329A">
            <w:pPr>
              <w:spacing w:before="0" w:beforeAutospacing="0" w:after="0" w:afterAutospacing="0" w:line="240" w:lineRule="auto"/>
              <w:rPr>
                <w:rFonts w:ascii="David" w:eastAsia="Calibri" w:hAnsi="David" w:cs="David"/>
                <w:bCs/>
                <w:sz w:val="24"/>
                <w:szCs w:val="24"/>
                <w:rtl/>
                <w:lang w:eastAsia="he-IL"/>
              </w:rPr>
            </w:pPr>
            <w:r w:rsidRPr="00E779BE">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E779BE">
              <w:rPr>
                <w:rFonts w:ascii="David" w:eastAsia="Calibri" w:hAnsi="David" w:cs="David"/>
                <w:bCs/>
                <w:sz w:val="24"/>
                <w:szCs w:val="24"/>
                <w:rtl/>
                <w:lang w:eastAsia="he-IL"/>
              </w:rPr>
              <w:t>30 יום</w:t>
            </w:r>
            <w:r w:rsidRPr="00E779BE">
              <w:rPr>
                <w:rFonts w:ascii="David" w:eastAsia="Calibri" w:hAnsi="David" w:cs="David"/>
                <w:b/>
                <w:sz w:val="24"/>
                <w:szCs w:val="24"/>
                <w:rtl/>
                <w:lang w:eastAsia="he-IL"/>
              </w:rPr>
              <w:t xml:space="preserve"> לאחר משלוח הודעה למבקש האישור בדבר השינוי או הביטול.</w:t>
            </w:r>
          </w:p>
        </w:tc>
      </w:tr>
    </w:tbl>
    <w:p w14:paraId="76650625" w14:textId="77777777" w:rsidR="00B2329A" w:rsidRPr="00E779BE" w:rsidRDefault="00B2329A" w:rsidP="00B2329A">
      <w:pPr>
        <w:spacing w:before="0" w:beforeAutospacing="0" w:after="200" w:afterAutospacing="0" w:line="276" w:lineRule="auto"/>
        <w:rPr>
          <w:rFonts w:ascii="David" w:eastAsia="Calibri" w:hAnsi="David" w:cs="David"/>
          <w:sz w:val="24"/>
          <w:szCs w:val="24"/>
          <w:lang w:eastAsia="he-IL"/>
        </w:rPr>
      </w:pPr>
    </w:p>
    <w:p w14:paraId="1CA9A557" w14:textId="77777777" w:rsidR="002F611D" w:rsidRPr="00B2329A"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338C3A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3B7080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BCDCE0"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B724468"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B72B1C"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FDCF81"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0E44EE"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7739B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CEE6831"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1FEE8C"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0F6D6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E46AF8"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E89D9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F34AB4"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7E85BDD8"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6BD0FB3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B42F8B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634BC504"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6CD20A0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50D8D8F6"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08246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1569E88D"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1B0B2E3C"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16F97271"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7AA806D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1B1AF28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3D79E5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31E1E29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1BDBDC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 חדר משאבות, צובר גז, צ.מ.ג, חדר אשפה.</w:t>
      </w:r>
    </w:p>
    <w:p w14:paraId="2727353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6326836"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76D4AD8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81283B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5954C63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4445285"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6C1E706F"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66CC5466"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וכו'.</w:t>
      </w:r>
    </w:p>
    <w:p w14:paraId="47CEB37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FC85B2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245D254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46D082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05DE08A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1FE8B4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0D327E9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2E0445"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3166C07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F2FA5C"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עפ"י הנחיית המנהל יוכנו תכניות נפרדות למערכת המים, שופכין ודלוחין, גז, מערכת סולרית, ניקוז מזגנים.</w:t>
      </w:r>
    </w:p>
    <w:p w14:paraId="7D7B86C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6EEFEC1" w14:textId="77777777"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איזומטריות של מערכות המים, שופכין ודלוחין, גז, מערכת סולרית.</w:t>
      </w:r>
    </w:p>
    <w:p w14:paraId="19AFDFE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B2D2D5C"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5F31DBB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6C7E02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t>תכנית תאום מערכות במגרש.</w:t>
      </w:r>
    </w:p>
    <w:p w14:paraId="0CEE8FE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71488E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t>תכניות תאום מערכות במרתפים ובקומת הכניסה.</w:t>
      </w:r>
    </w:p>
    <w:p w14:paraId="29D5184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F1045A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5E4C57C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1CF635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7C233E2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F150CF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159EC6E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426DA8"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1A758DA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AC87F1D"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68C1328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6BC71AF"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16621E18"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4D29383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15D6F7D"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388AF763"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464156CC"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53ABB50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D4D0DC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0179B7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74B4C36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5BA3591"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63A5D703"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6C367809"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00A7EB55"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44FBCB4F"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0AB36EB8"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20AB3FB2"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64B741A4"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655E1056"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64A59253"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3EEB6740"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67E4C7B5"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4ECE5334"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5C5AD3A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237748E6"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32346A1C"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FD783BF"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9E60C7B"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799935"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F76DE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3F32AB"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E87B379" w14:textId="77777777" w:rsidR="00376E23" w:rsidRDefault="00814CE5"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Kook Sec" w:date="2022-05-10T13:44: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376E23" w:rsidRPr="00B27B4C">
        <w:rPr>
          <w:rFonts w:ascii="Times New Roman" w:eastAsia="Times New Roman" w:hAnsi="Times New Roman" w:cs="David" w:hint="cs"/>
          <w:color w:val="008000"/>
          <w:sz w:val="24"/>
          <w:szCs w:val="24"/>
          <w:rtl/>
          <w:lang w:eastAsia="he-IL"/>
        </w:rPr>
        <w:br/>
      </w:r>
    </w:p>
    <w:p w14:paraId="26FCEB45"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FDA8664"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627962"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D749EB"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F3B816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8DF4B3E" w14:textId="77777777"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22-05-10T13:44:00Z">
            <w:r w:rsidR="00814CE5">
              <w:rPr>
                <w:rFonts w:ascii="Times New Roman" w:eastAsia="Times New Roman" w:hAnsi="Times New Roman" w:cs="David"/>
                <w:color w:val="008000"/>
                <w:sz w:val="24"/>
                <w:szCs w:val="24"/>
                <w:rtl/>
                <w:lang w:eastAsia="he-IL"/>
              </w:rPr>
              <w:t>תנובת הארץ וירושלים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9" w:author="Kook Sec" w:date="2022-05-10T13:40:00Z">
            <w:r w:rsidR="00814CE5">
              <w:rPr>
                <w:rFonts w:ascii="Times New Roman" w:eastAsia="Times New Roman" w:hAnsi="Times New Roman" w:cs="David"/>
                <w:color w:val="008000"/>
                <w:sz w:val="24"/>
                <w:szCs w:val="24"/>
                <w:rtl/>
                <w:lang w:eastAsia="he-IL"/>
              </w:rPr>
              <w:t>רמת שרת שלב ב</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0" w:author="Kook Sec" w:date="2022-05-10T13:43:00Z">
            <w:r w:rsidR="00814CE5">
              <w:rPr>
                <w:rFonts w:ascii="Times New Roman" w:eastAsia="Times New Roman" w:hAnsi="Times New Roman" w:cs="David" w:hint="cs"/>
                <w:color w:val="008000"/>
                <w:sz w:val="24"/>
                <w:szCs w:val="24"/>
                <w:rtl/>
              </w:rPr>
              <w:t>תכנון ופיקוח עליון על פרויקט מגורים הכולל מסחר וחניונים הכולל 2 מגדלי מגורים בני 19 קומות כ"א בסך: 278 יח"ד ומסחר כ2000 מ"ר בקומת קרקע וחניון תת"ק של כ-22,300 מ"ר</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9565DAC"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154424A"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7FCA3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7D0502"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35E89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286136"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72640BE"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8E70B2"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8634EE"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7A96741" w14:textId="77777777" w:rsidR="00376E23" w:rsidRPr="00B27B4C" w:rsidRDefault="00814CE5"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 w:author="Kook Sec" w:date="2022-05-10T13:44:00Z">
            <w:r>
              <w:rPr>
                <w:rFonts w:ascii="Times New Roman" w:eastAsia="Times New Roman" w:hAnsi="Times New Roman" w:cs="David"/>
                <w:color w:val="00B0F0"/>
                <w:sz w:val="20"/>
                <w:szCs w:val="24"/>
                <w:u w:val="single"/>
                <w:rtl/>
                <w:lang w:eastAsia="he-IL"/>
              </w:rPr>
              <w:t>תנובת הארץ וירושלים בע"מ</w:t>
            </w:r>
          </w:ins>
        </w:sdtContent>
      </w:sdt>
    </w:p>
    <w:p w14:paraId="28EAE57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6717FDC"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B430A44"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5EDA96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886799"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00FB459B"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2AA09E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2" w:author="Kook Sec" w:date="2022-05-10T13:44:00Z">
            <w:r w:rsidR="00814CE5">
              <w:rPr>
                <w:rFonts w:ascii="Times New Roman" w:eastAsia="Times New Roman" w:hAnsi="Times New Roman" w:cs="David" w:hint="cs"/>
                <w:color w:val="008000"/>
                <w:sz w:val="24"/>
                <w:szCs w:val="24"/>
                <w:rtl/>
                <w:lang w:eastAsia="he-IL"/>
              </w:rPr>
              <w:br/>
              <w:t>אפריקה ישראל מגורים בע"מ</w:t>
            </w:r>
            <w:r w:rsidR="00814CE5">
              <w:rPr>
                <w:rFonts w:ascii="Times New Roman" w:eastAsia="Times New Roman" w:hAnsi="Times New Roman" w:cs="David" w:hint="cs"/>
                <w:color w:val="008000"/>
                <w:sz w:val="24"/>
                <w:szCs w:val="24"/>
                <w:rtl/>
                <w:lang w:eastAsia="he-IL"/>
              </w:rPr>
              <w:br/>
              <w:t>יוני נתניהו 1 ג' אור יהודה</w:t>
            </w:r>
            <w:r w:rsidR="00814CE5">
              <w:rPr>
                <w:rFonts w:ascii="Times New Roman" w:eastAsia="Times New Roman" w:hAnsi="Times New Roman" w:cs="David" w:hint="cs"/>
                <w:color w:val="008000"/>
                <w:sz w:val="24"/>
                <w:szCs w:val="24"/>
                <w:rtl/>
                <w:lang w:eastAsia="he-IL"/>
              </w:rPr>
              <w:br/>
              <w:t>מ.ז 52-003476-0</w:t>
            </w:r>
            <w:r w:rsidR="00814CE5">
              <w:rPr>
                <w:rFonts w:ascii="Times New Roman" w:eastAsia="Times New Roman" w:hAnsi="Times New Roman" w:cs="David" w:hint="cs"/>
                <w:color w:val="008000"/>
                <w:sz w:val="24"/>
                <w:szCs w:val="24"/>
                <w:rtl/>
                <w:lang w:eastAsia="he-IL"/>
              </w:rPr>
              <w:br/>
            </w:r>
          </w:ins>
        </w:sdtContent>
      </w:sdt>
    </w:p>
    <w:p w14:paraId="1049A38E"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1440F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80D67C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51FBC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3" w:author="Kook Sec" w:date="2022-05-10T13:40:00Z">
            <w:r w:rsidR="00814CE5">
              <w:rPr>
                <w:rFonts w:ascii="Times New Roman" w:eastAsia="Times New Roman" w:hAnsi="Times New Roman" w:cs="David" w:hint="cs"/>
                <w:color w:val="008000"/>
                <w:sz w:val="24"/>
                <w:szCs w:val="24"/>
                <w:rtl/>
                <w:lang w:eastAsia="he-IL"/>
              </w:rPr>
              <w:t>רמת שרת שלב ב</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533EE2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443721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7C607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08E01C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2E7513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23729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DF0BD6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9E5C5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148C26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57CD7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72A12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69D46A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AD888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E5BA4E4"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CD1B6B7"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45B55EF"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EFC884B"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9057040"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4" w:author="Kook Sec" w:date="2022-05-10T13:44:00Z">
            <w:r w:rsidR="00814CE5">
              <w:rPr>
                <w:rFonts w:ascii="Times New Roman" w:eastAsia="Times New Roman" w:hAnsi="Times New Roman" w:cs="David"/>
                <w:color w:val="00B0F0"/>
                <w:sz w:val="20"/>
                <w:szCs w:val="24"/>
                <w:u w:val="single"/>
                <w:rtl/>
                <w:lang w:eastAsia="he-IL"/>
              </w:rPr>
              <w:t>תנובת הארץ וירושלים בע"מ</w:t>
            </w:r>
          </w:ins>
        </w:sdtContent>
      </w:sdt>
    </w:p>
    <w:p w14:paraId="50B01A4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EECACC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8ADDEE2"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14C569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8A304E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0FFB2D1"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C7BA56F"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E86854A"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9B457E6"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69D0199"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0532BC4"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61C2C83B"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38290B" w14:textId="77777777" w:rsidR="00814CE5" w:rsidRDefault="00814CE5" w:rsidP="00AF234B">
      <w:pPr>
        <w:spacing w:before="0" w:after="0" w:line="240" w:lineRule="auto"/>
      </w:pPr>
      <w:r>
        <w:separator/>
      </w:r>
    </w:p>
  </w:endnote>
  <w:endnote w:type="continuationSeparator" w:id="0">
    <w:p w14:paraId="58ED8B54" w14:textId="77777777" w:rsidR="00814CE5" w:rsidRDefault="00814CE5"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5"/>
      <w:gridCol w:w="2810"/>
      <w:gridCol w:w="233"/>
      <w:gridCol w:w="1044"/>
      <w:gridCol w:w="1764"/>
    </w:tblGrid>
    <w:tr w:rsidR="005A3D56" w:rsidRPr="00F9528C" w14:paraId="5591BA08" w14:textId="77777777" w:rsidTr="002F611D">
      <w:tc>
        <w:tcPr>
          <w:tcW w:w="753" w:type="dxa"/>
        </w:tcPr>
        <w:p w14:paraId="0810295D"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F0F76CD" w14:textId="77777777" w:rsidR="005A3D56" w:rsidRPr="00F9528C" w:rsidRDefault="00814CE5" w:rsidP="002F611D">
              <w:pPr>
                <w:tabs>
                  <w:tab w:val="center" w:pos="4153"/>
                  <w:tab w:val="right" w:pos="8306"/>
                </w:tabs>
                <w:spacing w:before="0" w:after="0" w:line="240" w:lineRule="auto"/>
                <w:rPr>
                  <w:rFonts w:ascii="David" w:hAnsi="David"/>
                  <w:color w:val="00B0F0"/>
                  <w:sz w:val="20"/>
                  <w:szCs w:val="20"/>
                  <w:rtl/>
                </w:rPr>
              </w:pPr>
              <w:ins w:id="35" w:author="Kook Sec" w:date="2022-05-10T13:40:00Z">
                <w:r>
                  <w:rPr>
                    <w:rFonts w:ascii="David" w:hAnsi="David"/>
                    <w:color w:val="00B0F0"/>
                    <w:sz w:val="20"/>
                    <w:szCs w:val="20"/>
                    <w:rtl/>
                  </w:rPr>
                  <w:t>פ.א פיתוח ובנייה בירושלים בע"מ</w:t>
                </w:r>
              </w:ins>
            </w:p>
          </w:tc>
        </w:sdtContent>
      </w:sdt>
      <w:tc>
        <w:tcPr>
          <w:tcW w:w="2232" w:type="dxa"/>
        </w:tcPr>
        <w:p w14:paraId="3F4D8225"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אינסטלציה</w:t>
              </w:r>
            </w:sdtContent>
          </w:sdt>
        </w:p>
      </w:tc>
      <w:tc>
        <w:tcPr>
          <w:tcW w:w="236" w:type="dxa"/>
        </w:tcPr>
        <w:p w14:paraId="1B86A008" w14:textId="77777777" w:rsidR="005A3D56" w:rsidRPr="00F9528C" w:rsidRDefault="005A3D56" w:rsidP="002F611D">
          <w:pPr>
            <w:tabs>
              <w:tab w:val="center" w:pos="4153"/>
              <w:tab w:val="right" w:pos="8306"/>
            </w:tabs>
            <w:spacing w:before="0" w:after="0" w:line="240" w:lineRule="auto"/>
            <w:rPr>
              <w:rFonts w:ascii="David" w:hAnsi="David"/>
              <w:sz w:val="16"/>
              <w:szCs w:val="16"/>
              <w:rtl/>
            </w:rPr>
          </w:pPr>
        </w:p>
      </w:tc>
      <w:tc>
        <w:tcPr>
          <w:tcW w:w="1129" w:type="dxa"/>
        </w:tcPr>
        <w:p w14:paraId="16B61D8A"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397E74F"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Pr>
                  <w:rFonts w:ascii="David" w:hAnsi="David" w:hint="cs"/>
                  <w:sz w:val="20"/>
                  <w:szCs w:val="20"/>
                </w:rPr>
                <w:t>CONT-5-564</w:t>
              </w:r>
            </w:p>
          </w:tc>
        </w:sdtContent>
      </w:sdt>
    </w:tr>
    <w:tr w:rsidR="005A3D56" w:rsidRPr="00F9528C" w14:paraId="7E92ACF0" w14:textId="77777777" w:rsidTr="002F611D">
      <w:tc>
        <w:tcPr>
          <w:tcW w:w="753" w:type="dxa"/>
        </w:tcPr>
        <w:p w14:paraId="529ABA2B"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4E4E7BA" w14:textId="77777777" w:rsidR="005A3D56" w:rsidRPr="00F9528C" w:rsidRDefault="00814CE5" w:rsidP="002F611D">
              <w:pPr>
                <w:tabs>
                  <w:tab w:val="center" w:pos="4153"/>
                  <w:tab w:val="right" w:pos="8306"/>
                </w:tabs>
                <w:spacing w:before="0" w:after="0" w:line="240" w:lineRule="auto"/>
                <w:rPr>
                  <w:rFonts w:ascii="David" w:hAnsi="David"/>
                  <w:color w:val="00B0F0"/>
                  <w:sz w:val="20"/>
                  <w:szCs w:val="20"/>
                  <w:rtl/>
                </w:rPr>
              </w:pPr>
              <w:ins w:id="36" w:author="Kook Sec" w:date="2022-05-10T13:44:00Z">
                <w:r>
                  <w:rPr>
                    <w:rFonts w:ascii="David" w:hAnsi="David"/>
                    <w:color w:val="00B0F0"/>
                    <w:sz w:val="20"/>
                    <w:szCs w:val="20"/>
                    <w:rtl/>
                  </w:rPr>
                  <w:t>תנובת הארץ וירושלים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A3D56" w:rsidRPr="00F9528C" w14:paraId="5FC2AAAF" w14:textId="77777777" w:rsidTr="002F611D">
            <w:trPr>
              <w:trHeight w:val="201"/>
            </w:trPr>
            <w:tc>
              <w:tcPr>
                <w:tcW w:w="926" w:type="dxa"/>
              </w:tcPr>
              <w:p w14:paraId="2C9A97D3"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1BF378B" w14:textId="77777777" w:rsidR="005A3D56" w:rsidRPr="00F9528C" w:rsidRDefault="005A3D56" w:rsidP="002F611D">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A1AD796"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236" w:type="dxa"/>
        </w:tcPr>
        <w:p w14:paraId="02CD716F"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1129" w:type="dxa"/>
        </w:tcPr>
        <w:p w14:paraId="1E855DEF"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D714C8D" w14:textId="77777777" w:rsidR="005A3D56" w:rsidRPr="00F9528C" w:rsidRDefault="00814CE5"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A3D56" w:rsidRPr="00F9528C">
                <w:rPr>
                  <w:rFonts w:ascii="David" w:hAnsi="David"/>
                  <w:color w:val="00B0F0"/>
                  <w:sz w:val="20"/>
                  <w:szCs w:val="20"/>
                  <w:rtl/>
                </w:rPr>
                <w:t>[סטטוס חוזה]</w:t>
              </w:r>
            </w:sdtContent>
          </w:sdt>
        </w:p>
      </w:tc>
    </w:tr>
    <w:tr w:rsidR="005A3D56" w:rsidRPr="00F9528C" w14:paraId="71F0C253" w14:textId="77777777" w:rsidTr="002F611D">
      <w:trPr>
        <w:trHeight w:val="80"/>
      </w:trPr>
      <w:tc>
        <w:tcPr>
          <w:tcW w:w="753" w:type="dxa"/>
        </w:tcPr>
        <w:p w14:paraId="5C016CCB"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1883" w:type="dxa"/>
        </w:tcPr>
        <w:p w14:paraId="3DB7A075" w14:textId="77777777" w:rsidR="005A3D56" w:rsidRPr="00F9528C" w:rsidRDefault="005A3D56"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489373E2"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236" w:type="dxa"/>
        </w:tcPr>
        <w:p w14:paraId="5BD17499"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1129" w:type="dxa"/>
        </w:tcPr>
        <w:p w14:paraId="0D730713"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2073" w:type="dxa"/>
        </w:tcPr>
        <w:p w14:paraId="10E31030"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r>
  </w:tbl>
  <w:p w14:paraId="3C5BCF88" w14:textId="77777777" w:rsidR="005A3D56" w:rsidRPr="00E3073A" w:rsidRDefault="005A3D56"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4A5642" w14:textId="77777777" w:rsidR="00814CE5" w:rsidRDefault="00814CE5" w:rsidP="00AF234B">
      <w:pPr>
        <w:spacing w:before="0" w:after="0" w:line="240" w:lineRule="auto"/>
      </w:pPr>
      <w:r>
        <w:separator/>
      </w:r>
    </w:p>
  </w:footnote>
  <w:footnote w:type="continuationSeparator" w:id="0">
    <w:p w14:paraId="59CE01C9" w14:textId="77777777" w:rsidR="00814CE5" w:rsidRDefault="00814CE5"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2427248E" w14:textId="77777777" w:rsidR="005A3D56" w:rsidRDefault="005A3D56">
        <w:pPr>
          <w:pStyle w:val="a3"/>
          <w:jc w:val="center"/>
        </w:pPr>
        <w:r>
          <w:fldChar w:fldCharType="begin"/>
        </w:r>
        <w:r>
          <w:instrText xml:space="preserve"> PAGE   \* MERGEFORMAT </w:instrText>
        </w:r>
        <w:r>
          <w:fldChar w:fldCharType="separate"/>
        </w:r>
        <w:r w:rsidR="00814CE5">
          <w:rPr>
            <w:noProof/>
            <w:rtl/>
          </w:rPr>
          <w:t>1</w:t>
        </w:r>
        <w:r>
          <w:rPr>
            <w:noProof/>
          </w:rPr>
          <w:fldChar w:fldCharType="end"/>
        </w:r>
      </w:p>
    </w:sdtContent>
  </w:sdt>
  <w:p w14:paraId="0CB22C96" w14:textId="77777777" w:rsidR="005A3D56" w:rsidRDefault="005A3D5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83EF4"/>
    <w:rsid w:val="0011634B"/>
    <w:rsid w:val="00130BD3"/>
    <w:rsid w:val="00134C85"/>
    <w:rsid w:val="00157ACB"/>
    <w:rsid w:val="001A0C3C"/>
    <w:rsid w:val="001A69D5"/>
    <w:rsid w:val="00214ACF"/>
    <w:rsid w:val="002F611D"/>
    <w:rsid w:val="003235F8"/>
    <w:rsid w:val="00376E23"/>
    <w:rsid w:val="003B1029"/>
    <w:rsid w:val="003B5234"/>
    <w:rsid w:val="00552E11"/>
    <w:rsid w:val="0057206A"/>
    <w:rsid w:val="005A3D56"/>
    <w:rsid w:val="0072103C"/>
    <w:rsid w:val="00762A58"/>
    <w:rsid w:val="007B54F0"/>
    <w:rsid w:val="007E40BD"/>
    <w:rsid w:val="00814CE5"/>
    <w:rsid w:val="008C64C6"/>
    <w:rsid w:val="00942177"/>
    <w:rsid w:val="009906BE"/>
    <w:rsid w:val="009D5E94"/>
    <w:rsid w:val="00AD2AC9"/>
    <w:rsid w:val="00AF234B"/>
    <w:rsid w:val="00B2329A"/>
    <w:rsid w:val="00B55126"/>
    <w:rsid w:val="00B66D2C"/>
    <w:rsid w:val="00BC51AD"/>
    <w:rsid w:val="00BE17B4"/>
    <w:rsid w:val="00C10D56"/>
    <w:rsid w:val="00C43473"/>
    <w:rsid w:val="00D13234"/>
    <w:rsid w:val="00D5041C"/>
    <w:rsid w:val="00E3073A"/>
    <w:rsid w:val="00E679C7"/>
    <w:rsid w:val="00E779BE"/>
    <w:rsid w:val="00EB51FD"/>
    <w:rsid w:val="00EC37B6"/>
    <w:rsid w:val="00F722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8621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D5041C"/>
    <w:rPr>
      <w:rFonts w:ascii="Times New Roman" w:eastAsia="Times New Roman" w:hAnsi="Times New Roman" w:cs="David"/>
      <w:sz w:val="20"/>
      <w:szCs w:val="24"/>
      <w:lang w:eastAsia="he-IL"/>
    </w:rPr>
  </w:style>
  <w:style w:type="character" w:customStyle="1" w:styleId="20">
    <w:name w:val="כותרת 2 תו"/>
    <w:basedOn w:val="a0"/>
    <w:link w:val="2"/>
    <w:rsid w:val="00D5041C"/>
    <w:rPr>
      <w:rFonts w:ascii="Times New Roman" w:eastAsia="Times New Roman" w:hAnsi="Times New Roman" w:cs="David"/>
      <w:bCs/>
      <w:sz w:val="20"/>
      <w:szCs w:val="24"/>
      <w:lang w:eastAsia="he-IL"/>
    </w:rPr>
  </w:style>
  <w:style w:type="character" w:customStyle="1" w:styleId="30">
    <w:name w:val="כותרת 3 תו"/>
    <w:basedOn w:val="a0"/>
    <w:link w:val="3"/>
    <w:rsid w:val="00D5041C"/>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D5041C"/>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D5041C"/>
    <w:rPr>
      <w:rFonts w:ascii="Times New Roman" w:eastAsia="Times New Roman" w:hAnsi="Times New Roman" w:cs="David"/>
      <w:sz w:val="20"/>
      <w:szCs w:val="24"/>
      <w:lang w:eastAsia="he-IL"/>
    </w:rPr>
  </w:style>
  <w:style w:type="character" w:customStyle="1" w:styleId="60">
    <w:name w:val="כותרת 6 תו"/>
    <w:basedOn w:val="a0"/>
    <w:link w:val="6"/>
    <w:rsid w:val="00D5041C"/>
    <w:rPr>
      <w:rFonts w:ascii="Times New Roman" w:eastAsia="Times New Roman" w:hAnsi="Times New Roman" w:cs="David"/>
      <w:sz w:val="20"/>
      <w:szCs w:val="24"/>
      <w:u w:val="single"/>
      <w:lang w:eastAsia="he-IL"/>
    </w:rPr>
  </w:style>
  <w:style w:type="character" w:customStyle="1" w:styleId="70">
    <w:name w:val="כותרת 7 תו"/>
    <w:basedOn w:val="a0"/>
    <w:link w:val="7"/>
    <w:rsid w:val="00D5041C"/>
    <w:rPr>
      <w:rFonts w:ascii="Times New Roman" w:eastAsia="Times New Roman" w:hAnsi="Times New Roman" w:cs="David"/>
      <w:sz w:val="20"/>
      <w:szCs w:val="24"/>
      <w:lang w:eastAsia="he-IL"/>
    </w:rPr>
  </w:style>
  <w:style w:type="character" w:customStyle="1" w:styleId="80">
    <w:name w:val="כותרת 8 תו"/>
    <w:basedOn w:val="a0"/>
    <w:link w:val="8"/>
    <w:rsid w:val="00D5041C"/>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D5041C"/>
    <w:rPr>
      <w:rFonts w:ascii="Times New Roman" w:eastAsia="Times New Roman" w:hAnsi="Times New Roman" w:cs="David"/>
      <w:bCs/>
      <w:sz w:val="20"/>
      <w:szCs w:val="24"/>
      <w:u w:val="single"/>
      <w:lang w:eastAsia="he-IL"/>
    </w:rPr>
  </w:style>
  <w:style w:type="numbering" w:customStyle="1" w:styleId="NoList1">
    <w:name w:val="No List1"/>
    <w:next w:val="a2"/>
    <w:semiHidden/>
    <w:rsid w:val="00D5041C"/>
  </w:style>
  <w:style w:type="paragraph" w:styleId="a9">
    <w:name w:val="Body Text"/>
    <w:basedOn w:val="a"/>
    <w:link w:val="aa"/>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D5041C"/>
    <w:rPr>
      <w:rFonts w:ascii="Times New Roman" w:eastAsia="Times New Roman" w:hAnsi="Times New Roman" w:cs="David"/>
      <w:sz w:val="20"/>
      <w:szCs w:val="24"/>
      <w:lang w:eastAsia="he-IL"/>
    </w:rPr>
  </w:style>
  <w:style w:type="paragraph" w:styleId="ab">
    <w:name w:val="Title"/>
    <w:basedOn w:val="a"/>
    <w:link w:val="ac"/>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D5041C"/>
    <w:rPr>
      <w:rFonts w:ascii="Times New Roman" w:eastAsia="Times New Roman" w:hAnsi="Times New Roman" w:cs="David"/>
      <w:bCs/>
      <w:i/>
      <w:iCs/>
      <w:sz w:val="32"/>
      <w:szCs w:val="32"/>
      <w:u w:val="single"/>
      <w:lang w:eastAsia="he-IL"/>
    </w:rPr>
  </w:style>
  <w:style w:type="character" w:styleId="ad">
    <w:name w:val="page number"/>
    <w:basedOn w:val="a0"/>
    <w:rsid w:val="00D5041C"/>
  </w:style>
  <w:style w:type="paragraph" w:styleId="ae">
    <w:name w:val="Block Text"/>
    <w:basedOn w:val="a"/>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D5041C"/>
    <w:pPr>
      <w:ind w:left="540" w:hanging="540"/>
    </w:pPr>
    <w:rPr>
      <w:szCs w:val="22"/>
    </w:rPr>
  </w:style>
  <w:style w:type="paragraph" w:customStyle="1" w:styleId="af0">
    <w:name w:val="חתימה קו אחד"/>
    <w:basedOn w:val="11"/>
    <w:rsid w:val="00D5041C"/>
    <w:pPr>
      <w:tabs>
        <w:tab w:val="left" w:pos="2880"/>
        <w:tab w:val="left" w:pos="5220"/>
        <w:tab w:val="left" w:pos="7740"/>
      </w:tabs>
      <w:ind w:left="360"/>
    </w:pPr>
    <w:rPr>
      <w:sz w:val="22"/>
      <w:szCs w:val="22"/>
    </w:rPr>
  </w:style>
  <w:style w:type="paragraph" w:customStyle="1" w:styleId="12">
    <w:name w:val="חתימה קו 1 נקודות"/>
    <w:basedOn w:val="1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D5041C"/>
    <w:rPr>
      <w:rFonts w:ascii="Tahoma" w:eastAsia="Times New Roman" w:hAnsi="Tahoma" w:cs="Tahoma"/>
      <w:sz w:val="16"/>
      <w:szCs w:val="16"/>
      <w:lang w:eastAsia="he-IL"/>
    </w:rPr>
  </w:style>
  <w:style w:type="paragraph" w:customStyle="1" w:styleId="Heading11">
    <w:name w:val="Heading 11"/>
    <w:basedOn w:val="a"/>
    <w:next w:val="a"/>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31">
    <w:name w:val="Body Text Indent 3"/>
    <w:basedOn w:val="a"/>
    <w:link w:val="32"/>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D5041C"/>
    <w:rPr>
      <w:rFonts w:ascii="Times New Roman" w:eastAsia="Times New Roman" w:hAnsi="Times New Roman" w:cs="David"/>
      <w:sz w:val="24"/>
      <w:szCs w:val="24"/>
      <w:lang w:eastAsia="he-IL"/>
    </w:rPr>
  </w:style>
  <w:style w:type="paragraph" w:styleId="21">
    <w:name w:val="Body Text Indent 2"/>
    <w:basedOn w:val="a"/>
    <w:link w:val="22"/>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D5041C"/>
    <w:rPr>
      <w:rFonts w:ascii="Times New Roman" w:eastAsia="Times New Roman" w:hAnsi="Times New Roman" w:cs="David"/>
      <w:sz w:val="20"/>
      <w:szCs w:val="24"/>
      <w:lang w:eastAsia="he-IL"/>
    </w:rPr>
  </w:style>
  <w:style w:type="paragraph" w:customStyle="1" w:styleId="af3">
    <w:name w:val="סגנון"/>
    <w:basedOn w:val="a"/>
    <w:next w:val="ae"/>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D5041C"/>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a0"/>
    <w:link w:val="AutoField"/>
    <w:rsid w:val="00157ACB"/>
    <w:rPr>
      <w:rFonts w:ascii="Times New Roman" w:eastAsia="Times New Roman" w:hAnsi="Times New Roman" w:cs="David"/>
      <w:color w:val="00B050"/>
      <w:sz w:val="24"/>
      <w:szCs w:val="24"/>
    </w:rPr>
  </w:style>
  <w:style w:type="table" w:customStyle="1" w:styleId="13">
    <w:name w:val="רשת טבלה1"/>
    <w:basedOn w:val="a1"/>
    <w:next w:val="a8"/>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היסט_כפול"/>
    <w:basedOn w:val="a"/>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a3"/>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a3"/>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a3"/>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a3"/>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a3"/>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a3"/>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a3"/>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a3"/>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a3"/>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a3"/>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a3"/>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a3"/>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a3"/>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a3"/>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a3"/>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a3"/>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a3"/>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a3"/>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a3"/>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a3"/>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a3"/>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a3"/>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a3"/>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a3"/>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a3"/>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a3"/>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a3"/>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a3"/>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a3"/>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a3"/>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a3"/>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a3"/>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a3"/>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a3"/>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a3"/>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a3"/>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a3"/>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a3"/>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a3"/>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a3"/>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a3"/>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2A4C4E"/>
    <w:rsid w:val="003553A7"/>
    <w:rsid w:val="006865A5"/>
    <w:rsid w:val="006D7931"/>
    <w:rsid w:val="00794045"/>
    <w:rsid w:val="00A74452"/>
    <w:rsid w:val="00B73DB2"/>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FE34CD-B1C9-464F-93FE-58F8B464488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99B89478-BD4C-4CC5-AB84-271E157D8C78}"/>
</file>

<file path=docProps/app.xml><?xml version="1.0" encoding="utf-8"?>
<Properties xmlns="http://schemas.openxmlformats.org/officeDocument/2006/extended-properties" xmlns:vt="http://schemas.openxmlformats.org/officeDocument/2006/docPropsVTypes">
  <Template>Normal</Template>
  <TotalTime>8</TotalTime>
  <Pages>40</Pages>
  <Words>10973</Words>
  <Characters>54866</Characters>
  <Application>Microsoft Office Word</Application>
  <DocSecurity>0</DocSecurity>
  <Lines>457</Lines>
  <Paragraphs>131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2022-05-10T10:35:00Z</dcterms:created>
  <dcterms:modified xsi:type="dcterms:W3CDTF">2022-05-10T10:48:00Z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50fc93f5-4528-4069-8843-10c6d8c6a4ea</vt:lpwstr>
  </property>
</Properties>
</file>