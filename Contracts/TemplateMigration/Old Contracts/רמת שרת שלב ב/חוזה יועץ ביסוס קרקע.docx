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64F778"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C76A44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8981B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42840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D0CB8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B1BD31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57E71F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71854">
        <w:rPr>
          <w:rFonts w:ascii="Times New Roman" w:eastAsia="Times New Roman" w:hAnsi="Times New Roman" w:cs="David"/>
          <w:bCs/>
          <w:i/>
          <w:iCs/>
          <w:noProof/>
          <w:sz w:val="24"/>
          <w:szCs w:val="24"/>
        </w:rPr>
        <w:drawing>
          <wp:inline distT="0" distB="0" distL="0" distR="0" wp14:anchorId="601F7032" wp14:editId="3120065B">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2EE73C0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7F6482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3A22A8"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506CDC"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6D07F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71854">
        <w:rPr>
          <w:rFonts w:ascii="Times New Roman" w:eastAsia="Times New Roman" w:hAnsi="Times New Roman" w:cs="David" w:hint="cs"/>
          <w:bCs/>
          <w:sz w:val="32"/>
          <w:szCs w:val="32"/>
          <w:u w:val="single"/>
          <w:rtl/>
          <w:lang w:eastAsia="he-IL"/>
        </w:rPr>
        <w:t>חוזה יועץ ביסוס קרקע</w:t>
      </w:r>
    </w:p>
    <w:p w14:paraId="48D86D7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EC786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D3B8C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bCs/>
          <w:sz w:val="24"/>
          <w:szCs w:val="24"/>
          <w:u w:val="single"/>
          <w:rtl/>
          <w:lang w:eastAsia="he-IL"/>
        </w:rPr>
        <w:alias w:val="שם הפרויקט"/>
        <w:tag w:val="cntProjectName"/>
        <w:id w:val="-831059493"/>
        <w:placeholder>
          <w:docPart w:val="557EF49ACB094406A71E583851CF79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7065387B" w14:textId="01AFD58C" w:rsidR="00071854" w:rsidRPr="00071854" w:rsidRDefault="00B20997"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ins w:id="0" w:author="Kook Sec" w:date="2022-01-11T13:46:00Z">
            <w:r>
              <w:rPr>
                <w:rFonts w:ascii="Times New Roman" w:eastAsia="Times New Roman" w:hAnsi="Times New Roman" w:cs="David"/>
                <w:bCs/>
                <w:sz w:val="24"/>
                <w:szCs w:val="24"/>
                <w:u w:val="single"/>
                <w:rtl/>
                <w:lang w:eastAsia="he-IL"/>
              </w:rPr>
              <w:t>פ.א פיתוח ובנייה בירושלים בע"מ</w:t>
            </w:r>
          </w:ins>
        </w:p>
      </w:sdtContent>
    </w:sdt>
    <w:p w14:paraId="7634C6B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B9047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ED584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hint="cs"/>
          <w:bCs/>
          <w:color w:val="00B0F0"/>
          <w:sz w:val="24"/>
          <w:szCs w:val="24"/>
          <w:rtl/>
          <w:lang w:eastAsia="he-IL"/>
        </w:rPr>
        <w:alias w:val="שם אתר"/>
        <w:tag w:val="cntSite"/>
        <w:id w:val="1298489545"/>
        <w:placeholder>
          <w:docPart w:val="886D526F683A4B64978ED35AB6B895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default"/>
        </w:rPr>
      </w:sdtEndPr>
      <w:sdtContent>
        <w:p w14:paraId="59601F63" w14:textId="503CDDB9" w:rsidR="00F21BBE" w:rsidRPr="00071854" w:rsidRDefault="00B20997" w:rsidP="00F21BB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ins w:id="1" w:author="Kook Sec" w:date="2022-01-11T13:52:00Z">
            <w:r>
              <w:rPr>
                <w:rFonts w:ascii="Times New Roman" w:eastAsia="Times New Roman" w:hAnsi="Times New Roman" w:cs="David" w:hint="cs"/>
                <w:bCs/>
                <w:color w:val="00B0F0"/>
                <w:sz w:val="24"/>
                <w:szCs w:val="24"/>
                <w:rtl/>
                <w:lang w:eastAsia="he-IL"/>
              </w:rPr>
              <w:t xml:space="preserve">רמת שרת שלב ב' </w:t>
            </w:r>
          </w:ins>
        </w:p>
      </w:sdtContent>
    </w:sdt>
    <w:p w14:paraId="57A10E6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B16AE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5F7E6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80343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6102A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B0334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AC573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9A3E0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499D9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2F223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40690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0B063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FB4F4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1DB0E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18AB1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697B0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A1D9A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274C7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AD033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611F3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F81AD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2B508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BC0B8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13096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5C28E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991AA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9F52B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34906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95283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34D3E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B1D31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FB8CC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5427A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80F89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CDC665"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2740EF1A"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01218D32"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7F3254F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sz w:val="24"/>
          <w:szCs w:val="24"/>
          <w:u w:val="single"/>
          <w:rtl/>
          <w:lang w:eastAsia="he-IL"/>
        </w:rPr>
      </w:pPr>
      <w:r w:rsidRPr="001C502F">
        <w:rPr>
          <w:rFonts w:ascii="Times New Roman" w:eastAsia="Times New Roman" w:hAnsi="Times New Roman" w:cs="David" w:hint="cs"/>
          <w:bCs/>
          <w:sz w:val="28"/>
          <w:szCs w:val="28"/>
          <w:u w:val="single"/>
          <w:rtl/>
          <w:lang w:eastAsia="he-IL"/>
        </w:rPr>
        <w:t>חוזה</w:t>
      </w:r>
      <w:r w:rsidR="001C502F">
        <w:rPr>
          <w:rFonts w:ascii="Times New Roman" w:eastAsia="Times New Roman" w:hAnsi="Times New Roman" w:cs="David" w:hint="cs"/>
          <w:bCs/>
          <w:i/>
          <w:iCs/>
          <w:sz w:val="24"/>
          <w:szCs w:val="24"/>
          <w:u w:val="single"/>
          <w:rtl/>
          <w:lang w:eastAsia="he-IL"/>
        </w:rPr>
        <w:t xml:space="preserve"> </w:t>
      </w:r>
      <w:r w:rsidR="001C502F" w:rsidRPr="001C502F">
        <w:rPr>
          <w:rFonts w:ascii="Times New Roman" w:eastAsia="Times New Roman" w:hAnsi="Times New Roman" w:cs="David" w:hint="cs"/>
          <w:bCs/>
          <w:sz w:val="28"/>
          <w:szCs w:val="28"/>
          <w:u w:val="single"/>
          <w:rtl/>
          <w:lang w:eastAsia="he-IL"/>
        </w:rPr>
        <w:t>יועץ ביסוס קרקע</w:t>
      </w:r>
    </w:p>
    <w:p w14:paraId="48F32CA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03DCD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71854">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011411371"/>
          <w:placeholder>
            <w:docPart w:val="FE77202FEB7644D7AAAD35AD1B4B2B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F21BBE">
            <w:rPr>
              <w:rStyle w:val="AutoFieldsChar"/>
              <w:color w:val="00B0F0"/>
              <w:rtl/>
            </w:rPr>
            <w:t>[תאריך חתימת חוזה]</w:t>
          </w:r>
        </w:sdtContent>
      </w:sdt>
    </w:p>
    <w:p w14:paraId="133C7229"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rPr>
      </w:pPr>
    </w:p>
    <w:p w14:paraId="10F4560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894264E"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8E2BD1" w14:textId="77777777" w:rsidR="00071854" w:rsidRPr="00071854" w:rsidRDefault="00071854" w:rsidP="00071854">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ב י ן</w:t>
      </w:r>
    </w:p>
    <w:p w14:paraId="37C85C09" w14:textId="0F6FEFEB" w:rsidR="00B20997" w:rsidRPr="00B20997" w:rsidRDefault="00B20997" w:rsidP="00B20997">
      <w:pPr>
        <w:tabs>
          <w:tab w:val="left" w:pos="840"/>
          <w:tab w:val="left" w:pos="1980"/>
        </w:tabs>
        <w:spacing w:before="0" w:beforeAutospacing="0" w:after="0" w:afterAutospacing="0" w:line="240" w:lineRule="auto"/>
        <w:ind w:left="1560" w:hanging="1320"/>
        <w:jc w:val="center"/>
        <w:rPr>
          <w:ins w:id="2" w:author="Kook Sec" w:date="2022-01-11T13:47:00Z"/>
          <w:rFonts w:cs="David"/>
          <w:color w:val="000000"/>
          <w:sz w:val="24"/>
          <w:szCs w:val="24"/>
          <w:rtl/>
        </w:rPr>
      </w:pPr>
      <w:customXmlInsRangeStart w:id="3" w:author="Kook Sec" w:date="2022-01-11T13:47:00Z"/>
      <w:sdt>
        <w:sdtPr>
          <w:rPr>
            <w:rFonts w:cs="David"/>
            <w:color w:val="000000"/>
            <w:sz w:val="24"/>
            <w:szCs w:val="24"/>
            <w:rtl/>
          </w:rPr>
          <w:alias w:val="שם צד א"/>
          <w:tag w:val="cmtTzadAName"/>
          <w:id w:val="2041469018"/>
          <w:placeholder>
            <w:docPart w:val="608B38FC7E1F401EB1BE6F1B5008EA3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customXmlInsRangeEnd w:id="3"/>
          <w:ins w:id="4" w:author="Kook Sec" w:date="2022-01-11T13:49:00Z">
            <w:r>
              <w:rPr>
                <w:rFonts w:cs="David"/>
                <w:color w:val="000000"/>
                <w:sz w:val="24"/>
                <w:szCs w:val="24"/>
                <w:rtl/>
              </w:rPr>
              <w:t>פ.א פיתוח ובנייה בירושלים בע"מ</w:t>
            </w:r>
          </w:ins>
          <w:customXmlInsRangeStart w:id="5" w:author="Kook Sec" w:date="2022-01-11T13:47:00Z"/>
        </w:sdtContent>
      </w:sdt>
      <w:customXmlInsRangeEnd w:id="5"/>
      <w:ins w:id="6" w:author="Kook Sec" w:date="2022-01-11T13:47:00Z">
        <w:r w:rsidRPr="00B20997">
          <w:rPr>
            <w:rFonts w:cs="David"/>
            <w:color w:val="000000"/>
            <w:sz w:val="24"/>
            <w:szCs w:val="24"/>
            <w:rtl/>
          </w:rPr>
          <w:t xml:space="preserve"> </w:t>
        </w:r>
      </w:ins>
    </w:p>
    <w:p w14:paraId="1C7FA315" w14:textId="77777777" w:rsidR="00B20997" w:rsidRPr="00B20997" w:rsidRDefault="00B20997" w:rsidP="00B20997">
      <w:pPr>
        <w:tabs>
          <w:tab w:val="left" w:pos="840"/>
          <w:tab w:val="left" w:pos="1980"/>
        </w:tabs>
        <w:spacing w:before="0" w:beforeAutospacing="0" w:after="0" w:afterAutospacing="0" w:line="240" w:lineRule="auto"/>
        <w:ind w:left="1560" w:hanging="1320"/>
        <w:jc w:val="center"/>
        <w:rPr>
          <w:ins w:id="7" w:author="Kook Sec" w:date="2022-01-11T13:47:00Z"/>
          <w:rFonts w:cs="David"/>
          <w:color w:val="000000"/>
          <w:sz w:val="24"/>
          <w:szCs w:val="24"/>
          <w:rtl/>
        </w:rPr>
      </w:pPr>
      <w:ins w:id="8" w:author="Kook Sec" w:date="2022-01-11T13:47:00Z">
        <w:r w:rsidRPr="00B20997">
          <w:rPr>
            <w:rFonts w:cs="David" w:hint="cs"/>
            <w:color w:val="000000"/>
            <w:sz w:val="24"/>
            <w:szCs w:val="24"/>
            <w:rtl/>
          </w:rPr>
          <w:t>רח' יוני נתניהו 1 ג' אור יהודה ת.ד 715</w:t>
        </w:r>
      </w:ins>
    </w:p>
    <w:p w14:paraId="0733D496" w14:textId="67A01FFD" w:rsidR="00071854" w:rsidRPr="00071854" w:rsidDel="00B20997" w:rsidRDefault="00B20997" w:rsidP="00B20997">
      <w:pPr>
        <w:widowControl w:val="0"/>
        <w:spacing w:before="0" w:beforeAutospacing="0" w:after="0" w:afterAutospacing="0" w:line="240" w:lineRule="auto"/>
        <w:ind w:left="2880" w:firstLine="720"/>
        <w:rPr>
          <w:del w:id="9" w:author="Kook Sec" w:date="2022-01-11T13:47:00Z"/>
          <w:rFonts w:ascii="Times New Roman" w:eastAsia="Times New Roman" w:hAnsi="Times New Roman" w:cs="David"/>
          <w:color w:val="008000"/>
          <w:sz w:val="24"/>
          <w:szCs w:val="24"/>
          <w:rtl/>
        </w:rPr>
      </w:pPr>
      <w:ins w:id="10" w:author="Kook Sec" w:date="2022-01-11T13:47:00Z">
        <w:r w:rsidRPr="00B20997">
          <w:rPr>
            <w:rFonts w:cs="David" w:hint="cs"/>
            <w:color w:val="000000"/>
            <w:sz w:val="24"/>
            <w:szCs w:val="24"/>
            <w:rtl/>
          </w:rPr>
          <w:t>513958009</w:t>
        </w:r>
      </w:ins>
    </w:p>
    <w:customXmlDelRangeStart w:id="11" w:author="Kook Sec" w:date="2022-01-11T13:47:00Z"/>
    <w:sdt>
      <w:sdtPr>
        <w:rPr>
          <w:rFonts w:ascii="Times New Roman" w:eastAsia="Times New Roman" w:hAnsi="Times New Roman" w:cs="David"/>
          <w:color w:val="800080"/>
          <w:sz w:val="24"/>
          <w:szCs w:val="24"/>
          <w:rtl/>
        </w:rPr>
        <w:alias w:val="צד א בחוזה"/>
        <w:tag w:val="cntTzadA"/>
        <w:id w:val="2112706254"/>
        <w:placeholder>
          <w:docPart w:val="AAEA115218F247FB980205962E5D28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customXmlDelRangeEnd w:id="11"/>
        <w:p w14:paraId="0733D496" w14:textId="67A01FFD" w:rsidR="00071854" w:rsidRPr="00071854" w:rsidDel="00B20997" w:rsidRDefault="00B20997" w:rsidP="00B20997">
          <w:pPr>
            <w:widowControl w:val="0"/>
            <w:spacing w:before="0" w:beforeAutospacing="0" w:after="0" w:afterAutospacing="0" w:line="240" w:lineRule="auto"/>
            <w:ind w:left="2880" w:firstLine="720"/>
            <w:rPr>
              <w:del w:id="12" w:author="Kook Sec" w:date="2022-01-11T13:47:00Z"/>
              <w:rFonts w:ascii="Times New Roman" w:eastAsia="Times New Roman" w:hAnsi="Times New Roman" w:cs="David"/>
              <w:color w:val="008000"/>
              <w:sz w:val="24"/>
              <w:szCs w:val="24"/>
              <w:rtl/>
            </w:rPr>
          </w:pPr>
        </w:p>
        <w:customXmlDelRangeStart w:id="13" w:author="Kook Sec" w:date="2022-01-11T13:47:00Z"/>
      </w:sdtContent>
    </w:sdt>
    <w:customXmlDelRangeEnd w:id="13"/>
    <w:p w14:paraId="6A6F21EE"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4475A471"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אחד;</w:t>
      </w:r>
    </w:p>
    <w:p w14:paraId="70325BFD"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56FFEA0D"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ל ב י ן</w:t>
      </w:r>
    </w:p>
    <w:p w14:paraId="32C2D95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193305807"/>
        <w:placeholder>
          <w:docPart w:val="5C14A844BD134050A9467D2AD94FB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7819295C" w14:textId="21A5785C" w:rsidR="00071854" w:rsidRPr="00071854" w:rsidRDefault="00B20997"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roofErr w:type="spellStart"/>
          <w:ins w:id="14" w:author="Kook Sec" w:date="2022-01-11T13:48:00Z">
            <w:r>
              <w:rPr>
                <w:rFonts w:ascii="Times New Roman" w:eastAsia="Times New Roman" w:hAnsi="Times New Roman" w:cs="David" w:hint="cs"/>
                <w:color w:val="800080"/>
                <w:sz w:val="24"/>
                <w:szCs w:val="24"/>
                <w:rtl/>
              </w:rPr>
              <w:t>זליו</w:t>
            </w:r>
            <w:proofErr w:type="spellEnd"/>
            <w:r>
              <w:rPr>
                <w:rFonts w:ascii="Times New Roman" w:eastAsia="Times New Roman" w:hAnsi="Times New Roman" w:cs="David" w:hint="cs"/>
                <w:color w:val="800080"/>
                <w:sz w:val="24"/>
                <w:szCs w:val="24"/>
                <w:rtl/>
              </w:rPr>
              <w:t xml:space="preserve"> </w:t>
            </w:r>
            <w:proofErr w:type="spellStart"/>
            <w:r>
              <w:rPr>
                <w:rFonts w:ascii="Times New Roman" w:eastAsia="Times New Roman" w:hAnsi="Times New Roman" w:cs="David" w:hint="cs"/>
                <w:color w:val="800080"/>
                <w:sz w:val="24"/>
                <w:szCs w:val="24"/>
                <w:rtl/>
              </w:rPr>
              <w:t>דיאמנדי</w:t>
            </w:r>
          </w:ins>
          <w:proofErr w:type="spellEnd"/>
        </w:p>
      </w:sdtContent>
    </w:sdt>
    <w:p w14:paraId="78549C30"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60F8E1AF"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שני;</w:t>
      </w:r>
    </w:p>
    <w:p w14:paraId="46F6E757"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0915DC9C" w14:textId="77777777" w:rsidR="00071854" w:rsidRPr="00071854" w:rsidRDefault="00071854" w:rsidP="00071854">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והואיל:</w:t>
      </w:r>
      <w:r w:rsidRPr="00071854">
        <w:rPr>
          <w:rFonts w:ascii="Times New Roman" w:eastAsia="Times New Roman" w:hAnsi="Times New Roman" w:cs="David"/>
          <w:bCs/>
          <w:sz w:val="24"/>
          <w:szCs w:val="24"/>
          <w:rtl/>
          <w:lang w:eastAsia="he-IL"/>
        </w:rPr>
        <w:tab/>
      </w:r>
      <w:r w:rsidRPr="00071854">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26BD04A5" w14:textId="77777777" w:rsidR="00071854" w:rsidRPr="00071854" w:rsidRDefault="00071854" w:rsidP="00071854">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bCs/>
          <w:sz w:val="24"/>
          <w:szCs w:val="24"/>
          <w:rtl/>
          <w:lang w:eastAsia="he-IL"/>
        </w:rPr>
        <w:t>לפיכך הותנה והוסכם בין הצדדים כדלקמן:</w:t>
      </w:r>
    </w:p>
    <w:p w14:paraId="3C67FBB8"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מבוא</w:t>
      </w:r>
    </w:p>
    <w:p w14:paraId="7C308A25" w14:textId="77777777" w:rsidR="00071854" w:rsidRPr="00071854" w:rsidRDefault="00071854" w:rsidP="00071854">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למונחים הבאים יהא הפרוש הנקוב בצידם דהיינו:</w:t>
      </w:r>
    </w:p>
    <w:p w14:paraId="6D30B882"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12331D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"הפרויקט"</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3E3CAEA5"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904D519"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w:t>
      </w:r>
      <w:proofErr w:type="spellStart"/>
      <w:r w:rsidRPr="00071854">
        <w:rPr>
          <w:rFonts w:ascii="Times New Roman" w:eastAsia="Times New Roman" w:hAnsi="Times New Roman" w:cs="David"/>
          <w:bCs/>
          <w:sz w:val="24"/>
          <w:szCs w:val="24"/>
          <w:rtl/>
          <w:lang w:eastAsia="he-IL"/>
        </w:rPr>
        <w:t>התכנית</w:t>
      </w:r>
      <w:proofErr w:type="spellEnd"/>
      <w:r w:rsidRPr="00071854">
        <w:rPr>
          <w:rFonts w:ascii="Times New Roman" w:eastAsia="Times New Roman" w:hAnsi="Times New Roman" w:cs="David"/>
          <w:bCs/>
          <w:sz w:val="24"/>
          <w:szCs w:val="24"/>
          <w:rtl/>
          <w:lang w:eastAsia="he-IL"/>
        </w:rPr>
        <w:t xml:space="preserve">" </w:t>
      </w:r>
      <w:r w:rsidRPr="00071854">
        <w:rPr>
          <w:rFonts w:ascii="Times New Roman" w:eastAsia="Times New Roman" w:hAnsi="Times New Roman" w:cs="David"/>
          <w:sz w:val="24"/>
          <w:szCs w:val="24"/>
          <w:rtl/>
          <w:lang w:eastAsia="he-IL"/>
        </w:rPr>
        <w:t>/</w:t>
      </w:r>
    </w:p>
    <w:p w14:paraId="096FE744"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"המקרקעין"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2507E49C"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ADA0465"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"האתר"</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שטח </w:t>
      </w:r>
      <w:proofErr w:type="spellStart"/>
      <w:r w:rsidRPr="00071854">
        <w:rPr>
          <w:rFonts w:ascii="Times New Roman" w:eastAsia="Times New Roman" w:hAnsi="Times New Roman" w:cs="David"/>
          <w:sz w:val="24"/>
          <w:szCs w:val="24"/>
          <w:rtl/>
          <w:lang w:eastAsia="he-IL"/>
        </w:rPr>
        <w:t>התכנית</w:t>
      </w:r>
      <w:proofErr w:type="spellEnd"/>
      <w:r w:rsidRPr="00071854">
        <w:rPr>
          <w:rFonts w:ascii="Times New Roman" w:eastAsia="Times New Roman" w:hAnsi="Times New Roman" w:cs="David"/>
          <w:sz w:val="24"/>
          <w:szCs w:val="24"/>
          <w:rtl/>
          <w:lang w:eastAsia="he-IL"/>
        </w:rPr>
        <w:t>/המקרקעין לרבות כל חלק ממנו כפי שיקבע ע"י המזמין מעת לעת על פי שיקול דעתו הבלעדי.</w:t>
      </w:r>
    </w:p>
    <w:p w14:paraId="58E77AB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35BD17D"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היועצים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348090C9"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33F49D5"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proofErr w:type="spellStart"/>
      <w:r w:rsidRPr="00071854">
        <w:rPr>
          <w:rFonts w:ascii="Times New Roman" w:eastAsia="Times New Roman" w:hAnsi="Times New Roman" w:cs="David"/>
          <w:b/>
          <w:bCs/>
          <w:sz w:val="24"/>
          <w:szCs w:val="24"/>
          <w:rtl/>
          <w:lang w:eastAsia="he-IL"/>
        </w:rPr>
        <w:t>התכניות</w:t>
      </w:r>
      <w:proofErr w:type="spellEnd"/>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ומסמכים המצורפת לחוזה זה במסגרת 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כל המסמכים שיערכו ע"י היועץ כאמור יערכו בשפה העברית.</w:t>
      </w:r>
    </w:p>
    <w:p w14:paraId="6E004FE9"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D068E30"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שירותי</w:t>
      </w:r>
    </w:p>
    <w:p w14:paraId="1F899AA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היועץ</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p>
    <w:p w14:paraId="7CFFFDD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השירותים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השירותים כמוגדר וכמפורט בחוזה זה ובנספח </w:t>
      </w:r>
      <w:r w:rsidRPr="00071854">
        <w:rPr>
          <w:rFonts w:ascii="Times New Roman" w:eastAsia="Times New Roman" w:hAnsi="Times New Roman" w:cs="David"/>
          <w:b/>
          <w:bCs/>
          <w:sz w:val="24"/>
          <w:szCs w:val="24"/>
          <w:rtl/>
          <w:lang w:eastAsia="he-IL"/>
        </w:rPr>
        <w:t>ב'</w:t>
      </w:r>
      <w:r w:rsidRPr="00071854">
        <w:rPr>
          <w:rFonts w:ascii="Times New Roman" w:eastAsia="Times New Roman" w:hAnsi="Times New Roman" w:cs="David" w:hint="cs"/>
          <w:b/>
          <w:bCs/>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03BA323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9264839"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המנהל</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CAD620F" w14:textId="77777777" w:rsid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297D1DC" w14:textId="77777777" w:rsidR="001C502F" w:rsidRPr="00071854" w:rsidRDefault="001C502F"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55ABADE"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מקום שמדובר בחוזה זה במזמין - גם המנהל במשמע.</w:t>
      </w:r>
    </w:p>
    <w:p w14:paraId="24BF973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519C8AA"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93402DE"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החוזה</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w:t>
      </w:r>
    </w:p>
    <w:p w14:paraId="4B5EC1B5"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
          <w:bCs/>
          <w:sz w:val="24"/>
          <w:szCs w:val="24"/>
          <w:rtl/>
          <w:lang w:eastAsia="he-IL"/>
        </w:rPr>
        <w:t>ההסכם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חוזה זה על נספחיו.</w:t>
      </w:r>
    </w:p>
    <w:p w14:paraId="0D3A2C67"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0BC61143"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הדין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כהגדרתו בחוק ה</w:t>
      </w:r>
      <w:r w:rsidRPr="00071854">
        <w:rPr>
          <w:rFonts w:ascii="Times New Roman" w:eastAsia="Times New Roman" w:hAnsi="Times New Roman" w:cs="David" w:hint="cs"/>
          <w:sz w:val="24"/>
          <w:szCs w:val="24"/>
          <w:rtl/>
          <w:lang w:eastAsia="he-IL"/>
        </w:rPr>
        <w:t>פרשנות, התשמ"א-1981</w:t>
      </w:r>
      <w:r w:rsidRPr="00071854">
        <w:rPr>
          <w:rFonts w:ascii="Times New Roman" w:eastAsia="Times New Roman" w:hAnsi="Times New Roman" w:cs="David"/>
          <w:sz w:val="24"/>
          <w:szCs w:val="24"/>
          <w:rtl/>
          <w:lang w:eastAsia="he-IL"/>
        </w:rPr>
        <w:t xml:space="preserve"> לרבות כל </w:t>
      </w:r>
      <w:r w:rsidRPr="00071854">
        <w:rPr>
          <w:rFonts w:ascii="Times New Roman" w:eastAsia="Times New Roman" w:hAnsi="Times New Roman" w:cs="David" w:hint="cs"/>
          <w:sz w:val="24"/>
          <w:szCs w:val="24"/>
          <w:rtl/>
          <w:lang w:eastAsia="he-IL"/>
        </w:rPr>
        <w:t xml:space="preserve">תקנה ו/או </w:t>
      </w:r>
      <w:r w:rsidRPr="00071854">
        <w:rPr>
          <w:rFonts w:ascii="Times New Roman" w:eastAsia="Times New Roman" w:hAnsi="Times New Roman" w:cs="David"/>
          <w:sz w:val="24"/>
          <w:szCs w:val="24"/>
          <w:rtl/>
          <w:lang w:eastAsia="he-IL"/>
        </w:rPr>
        <w:t>הוראה של רשות מוסמכת בתוקף סמכותה על פי הדין.</w:t>
      </w:r>
    </w:p>
    <w:p w14:paraId="4890E06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8FD9792"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הרשות</w:t>
      </w:r>
    </w:p>
    <w:p w14:paraId="33ACB92C"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המקומית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04488DA7"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E6EE9C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חוזה</w:t>
      </w:r>
    </w:p>
    <w:p w14:paraId="300B5448"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הפיתוח</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hint="cs"/>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3DAD11AB"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338B99D9"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הכותרות בחוזה זה </w:t>
      </w:r>
      <w:r w:rsidRPr="00071854">
        <w:rPr>
          <w:rFonts w:ascii="Times New Roman" w:eastAsia="Times New Roman" w:hAnsi="Times New Roman" w:cs="David" w:hint="cs"/>
          <w:sz w:val="24"/>
          <w:szCs w:val="24"/>
          <w:rtl/>
          <w:lang w:eastAsia="he-IL"/>
        </w:rPr>
        <w:t xml:space="preserve">הינן לנוחיות בלבד ובכל מקרה </w:t>
      </w:r>
      <w:r w:rsidRPr="00071854">
        <w:rPr>
          <w:rFonts w:ascii="Times New Roman" w:eastAsia="Times New Roman" w:hAnsi="Times New Roman" w:cs="David"/>
          <w:sz w:val="24"/>
          <w:szCs w:val="24"/>
          <w:rtl/>
          <w:lang w:eastAsia="he-IL"/>
        </w:rPr>
        <w:t xml:space="preserve">לא ישמשו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פרש</w:t>
      </w:r>
      <w:r w:rsidRPr="00071854">
        <w:rPr>
          <w:rFonts w:ascii="Times New Roman" w:eastAsia="Times New Roman" w:hAnsi="Times New Roman" w:cs="David" w:hint="cs"/>
          <w:sz w:val="24"/>
          <w:szCs w:val="24"/>
          <w:rtl/>
          <w:lang w:eastAsia="he-IL"/>
        </w:rPr>
        <w:t>נות</w:t>
      </w:r>
      <w:r w:rsidRPr="00071854">
        <w:rPr>
          <w:rFonts w:ascii="Times New Roman" w:eastAsia="Times New Roman" w:hAnsi="Times New Roman" w:cs="David"/>
          <w:sz w:val="24"/>
          <w:szCs w:val="24"/>
          <w:rtl/>
          <w:lang w:eastAsia="he-IL"/>
        </w:rPr>
        <w:t>ו.</w:t>
      </w:r>
    </w:p>
    <w:p w14:paraId="0D99F3AD"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הנספחים לחוזה זה מהווים חלק בלתי נפרד הימנו ואלה הם:</w:t>
      </w:r>
    </w:p>
    <w:p w14:paraId="6625DF27"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55EEDAEB"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א'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כללי;</w:t>
      </w:r>
    </w:p>
    <w:p w14:paraId="47515DF6"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נספח 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שירותי היועץ;</w:t>
      </w:r>
    </w:p>
    <w:p w14:paraId="178E721F"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ג'</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lang w:eastAsia="he-IL"/>
        </w:rPr>
        <w:t>–</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rtl/>
          <w:lang w:eastAsia="he-IL"/>
        </w:rPr>
        <w:tab/>
        <w:t>לוח זמנים;</w:t>
      </w:r>
    </w:p>
    <w:p w14:paraId="4EBCDB3D"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ד'</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שכר היועץ;</w:t>
      </w:r>
    </w:p>
    <w:p w14:paraId="3E33940B"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ה'</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תשלומי שכר היועץ;</w:t>
      </w:r>
    </w:p>
    <w:p w14:paraId="5BC33E84"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ו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הצהרה והתחייבות לשמירת סודיות;</w:t>
      </w:r>
    </w:p>
    <w:p w14:paraId="6C422398"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05C6FA9"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5348089"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ח'</w:t>
      </w:r>
      <w:r w:rsidRPr="00071854">
        <w:rPr>
          <w:rFonts w:ascii="Times New Roman" w:eastAsia="Times New Roman" w:hAnsi="Times New Roman" w:cs="David"/>
          <w:sz w:val="24"/>
          <w:szCs w:val="24"/>
          <w:rtl/>
          <w:lang w:eastAsia="he-IL"/>
        </w:rPr>
        <w:t xml:space="preserve"> - </w:t>
      </w:r>
      <w:r w:rsidRPr="00071854">
        <w:rPr>
          <w:rFonts w:ascii="Times New Roman" w:eastAsia="Times New Roman" w:hAnsi="Times New Roman" w:cs="David"/>
          <w:sz w:val="24"/>
          <w:szCs w:val="24"/>
          <w:rtl/>
          <w:lang w:eastAsia="he-IL"/>
        </w:rPr>
        <w:tab/>
        <w:t xml:space="preserve">רשימת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והמסמכים שעל היועץ להנפיק.</w:t>
      </w:r>
    </w:p>
    <w:p w14:paraId="3A33CEF4"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ט'</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אישור להשלמת הפרויקט/קטע מהפרויקט.</w:t>
      </w:r>
    </w:p>
    <w:p w14:paraId="70972F8B" w14:textId="77777777" w:rsidR="00071854" w:rsidRPr="00071854" w:rsidRDefault="00071854" w:rsidP="00071854">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נספח י'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היעדר תביעות.</w:t>
      </w:r>
    </w:p>
    <w:p w14:paraId="7307DD95"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שירותי היועץ</w:t>
      </w:r>
    </w:p>
    <w:p w14:paraId="0FCC812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מוסר בזה ליועץ והיועץ מקבל על עצמו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p>
    <w:p w14:paraId="3383C84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ומאשר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הינו מכיר ויודע את כל הנדרש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וכי הינו מורשה על 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דין למתן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לרבות</w:t>
      </w:r>
      <w:r w:rsidRPr="00071854">
        <w:rPr>
          <w:rFonts w:ascii="Times New Roman" w:eastAsia="Times New Roman" w:hAnsi="Times New Roman" w:cs="David" w:hint="cs"/>
          <w:sz w:val="24"/>
          <w:szCs w:val="24"/>
          <w:rtl/>
          <w:lang w:eastAsia="he-IL"/>
        </w:rPr>
        <w:t xml:space="preserve"> אך לא רק</w:t>
      </w:r>
      <w:r w:rsidRPr="00071854">
        <w:rPr>
          <w:rFonts w:ascii="Times New Roman" w:eastAsia="Times New Roman" w:hAnsi="Times New Roman" w:cs="David"/>
          <w:sz w:val="24"/>
          <w:szCs w:val="24"/>
          <w:rtl/>
          <w:lang w:eastAsia="he-IL"/>
        </w:rPr>
        <w:t>,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חוק המהנדסים והאדריכלים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תשי"ח</w:t>
      </w:r>
      <w:proofErr w:type="spellEnd"/>
      <w:r w:rsidRPr="00071854">
        <w:rPr>
          <w:rFonts w:ascii="Times New Roman" w:eastAsia="Times New Roman" w:hAnsi="Times New Roman" w:cs="David"/>
          <w:sz w:val="24"/>
          <w:szCs w:val="24"/>
          <w:rtl/>
          <w:lang w:eastAsia="he-IL"/>
        </w:rPr>
        <w:t xml:space="preserve"> - 1958, כי יש בידו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שיון </w:t>
      </w:r>
      <w:r w:rsidRPr="00071854">
        <w:rPr>
          <w:rFonts w:ascii="Times New Roman" w:eastAsia="Times New Roman" w:hAnsi="Times New Roman" w:cs="David" w:hint="cs"/>
          <w:sz w:val="24"/>
          <w:szCs w:val="24"/>
          <w:rtl/>
          <w:lang w:eastAsia="he-IL"/>
        </w:rPr>
        <w:t xml:space="preserve">בר </w:t>
      </w:r>
      <w:r w:rsidRPr="00071854">
        <w:rPr>
          <w:rFonts w:ascii="Times New Roman" w:eastAsia="Times New Roman" w:hAnsi="Times New Roman" w:cs="David"/>
          <w:sz w:val="24"/>
          <w:szCs w:val="24"/>
          <w:rtl/>
          <w:lang w:eastAsia="he-IL"/>
        </w:rPr>
        <w:t>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קף לביצוע שירותי </w:t>
      </w:r>
      <w:r w:rsidRPr="00071854">
        <w:rPr>
          <w:rFonts w:ascii="Times New Roman" w:eastAsia="Times New Roman" w:hAnsi="Times New Roman" w:cs="David" w:hint="cs"/>
          <w:sz w:val="24"/>
          <w:szCs w:val="24"/>
          <w:rtl/>
          <w:lang w:eastAsia="he-IL"/>
        </w:rPr>
        <w:t xml:space="preserve"> היועץ על פי הדין</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כי הוא בעל הכישורים, הר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שיונות, הידע, הניסיון והאמצעים המאפשרים לו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ביצועם ברמה מקצועית גבוהה ובהתאם למותנה בחוזה.</w:t>
      </w:r>
    </w:p>
    <w:p w14:paraId="61A62E9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 לו שש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שיקול דעתו</w:t>
      </w:r>
      <w:r w:rsidRPr="00071854">
        <w:rPr>
          <w:rFonts w:ascii="Times New Roman" w:eastAsia="Times New Roman" w:hAnsi="Times New Roman" w:cs="David" w:hint="cs"/>
          <w:sz w:val="24"/>
          <w:szCs w:val="24"/>
          <w:rtl/>
          <w:lang w:eastAsia="he-IL"/>
        </w:rPr>
        <w:t xml:space="preserve"> הבלעדי</w:t>
      </w:r>
      <w:r w:rsidRPr="00071854">
        <w:rPr>
          <w:rFonts w:ascii="Times New Roman" w:eastAsia="Times New Roman" w:hAnsi="Times New Roman" w:cs="David"/>
          <w:sz w:val="24"/>
          <w:szCs w:val="24"/>
          <w:rtl/>
          <w:lang w:eastAsia="he-IL"/>
        </w:rPr>
        <w:t xml:space="preserve"> ו</w:t>
      </w:r>
      <w:r w:rsidRPr="00071854">
        <w:rPr>
          <w:rFonts w:ascii="Times New Roman" w:eastAsia="Times New Roman" w:hAnsi="Times New Roman" w:cs="David" w:hint="cs"/>
          <w:sz w:val="24"/>
          <w:szCs w:val="24"/>
          <w:rtl/>
          <w:lang w:eastAsia="he-IL"/>
        </w:rPr>
        <w:t xml:space="preserve">כי </w:t>
      </w:r>
      <w:r w:rsidRPr="00071854">
        <w:rPr>
          <w:rFonts w:ascii="Times New Roman" w:eastAsia="Times New Roman" w:hAnsi="Times New Roman" w:cs="David"/>
          <w:sz w:val="24"/>
          <w:szCs w:val="24"/>
          <w:rtl/>
          <w:lang w:eastAsia="he-IL"/>
        </w:rPr>
        <w:t xml:space="preserve">הם יינתנו על ידו בשלבי 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עוד</w:t>
      </w:r>
      <w:r w:rsidRPr="00071854">
        <w:rPr>
          <w:rFonts w:ascii="Times New Roman" w:eastAsia="Times New Roman" w:hAnsi="Times New Roman" w:cs="David"/>
          <w:sz w:val="24"/>
          <w:szCs w:val="24"/>
          <w:rtl/>
          <w:lang w:eastAsia="he-IL"/>
        </w:rPr>
        <w:t xml:space="preserve"> מוסיף ומצהיר</w:t>
      </w:r>
      <w:r w:rsidRPr="00071854">
        <w:rPr>
          <w:rFonts w:ascii="Times New Roman" w:eastAsia="Times New Roman" w:hAnsi="Times New Roman" w:cs="David" w:hint="cs"/>
          <w:sz w:val="24"/>
          <w:szCs w:val="24"/>
          <w:rtl/>
          <w:lang w:eastAsia="he-IL"/>
        </w:rPr>
        <w:t xml:space="preserve"> היועץ,</w:t>
      </w:r>
      <w:r w:rsidRPr="00071854">
        <w:rPr>
          <w:rFonts w:ascii="Times New Roman" w:eastAsia="Times New Roman" w:hAnsi="Times New Roman" w:cs="David"/>
          <w:sz w:val="24"/>
          <w:szCs w:val="24"/>
          <w:rtl/>
          <w:lang w:eastAsia="he-IL"/>
        </w:rPr>
        <w:t xml:space="preserve"> כי ידוע לו שהמזמין אינו מתחייב להזמין מ</w:t>
      </w:r>
      <w:r w:rsidRPr="00071854">
        <w:rPr>
          <w:rFonts w:ascii="Times New Roman" w:eastAsia="Times New Roman" w:hAnsi="Times New Roman" w:cs="David" w:hint="cs"/>
          <w:sz w:val="24"/>
          <w:szCs w:val="24"/>
          <w:rtl/>
          <w:lang w:eastAsia="he-IL"/>
        </w:rPr>
        <w:t>מנו</w:t>
      </w:r>
      <w:r w:rsidRPr="00071854">
        <w:rPr>
          <w:rFonts w:ascii="Times New Roman" w:eastAsia="Times New Roman" w:hAnsi="Times New Roman" w:cs="David"/>
          <w:sz w:val="24"/>
          <w:szCs w:val="24"/>
          <w:rtl/>
          <w:lang w:eastAsia="he-IL"/>
        </w:rPr>
        <w:t xml:space="preserve"> שירותים נוספים מעבר לנקוב בחוזה זה ו</w:t>
      </w:r>
      <w:r w:rsidRPr="00071854">
        <w:rPr>
          <w:rFonts w:ascii="Times New Roman" w:eastAsia="Times New Roman" w:hAnsi="Times New Roman" w:cs="David" w:hint="cs"/>
          <w:sz w:val="24"/>
          <w:szCs w:val="24"/>
          <w:rtl/>
          <w:lang w:eastAsia="he-IL"/>
        </w:rPr>
        <w:t xml:space="preserve">כמפורט </w:t>
      </w:r>
      <w:r w:rsidRPr="00071854">
        <w:rPr>
          <w:rFonts w:ascii="Times New Roman" w:eastAsia="Times New Roman" w:hAnsi="Times New Roman" w:cs="David"/>
          <w:sz w:val="24"/>
          <w:szCs w:val="24"/>
          <w:rtl/>
          <w:lang w:eastAsia="he-IL"/>
        </w:rPr>
        <w:t xml:space="preserve">בנספח </w:t>
      </w:r>
      <w:r w:rsidRPr="00071854">
        <w:rPr>
          <w:rFonts w:ascii="Times New Roman" w:eastAsia="Times New Roman" w:hAnsi="Times New Roman" w:cs="David"/>
          <w:bCs/>
          <w:sz w:val="24"/>
          <w:szCs w:val="24"/>
          <w:rtl/>
          <w:lang w:eastAsia="he-IL"/>
        </w:rPr>
        <w:t xml:space="preserve">ב'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3F5653E9"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6DDDF18D"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שיקבעו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ע"י המזמין ויהיה חייב לנהוג לפיהם ולקיימם ללא סטייה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הוראה</w:t>
      </w:r>
      <w:r w:rsidRPr="00071854">
        <w:rPr>
          <w:rFonts w:ascii="Times New Roman" w:eastAsia="Times New Roman" w:hAnsi="Times New Roman" w:cs="David" w:hint="cs"/>
          <w:sz w:val="24"/>
          <w:szCs w:val="24"/>
          <w:rtl/>
          <w:lang w:eastAsia="he-IL"/>
        </w:rPr>
        <w:t xml:space="preserve"> מפורשת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מהמזמין.</w:t>
      </w:r>
    </w:p>
    <w:p w14:paraId="76889B3E"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71B87E7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היועץ מתחייב לבצע את שרותי היועץ בתיאום מלא, בשיתוף פעולה ותוך קיום קשר מתמיד עם המזמין והמנהל, עם צוותו המקצועי וצוות הניהול,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הכל כפי שיקבע ע"י המנהל. כן מתחייב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להשתתף בת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מראש בכל ישיבות התיאום אליהן יוזמן.</w:t>
      </w:r>
    </w:p>
    <w:p w14:paraId="4DD7F56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ישמור על נוהלי קשר, תיאום,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שום וצורת המסמכים לפי דרישת המנהל.</w:t>
      </w:r>
    </w:p>
    <w:p w14:paraId="70EDE1A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עוד לא יקבע אחרת ע"י המזמין, יהיה המנהל כ</w:t>
      </w:r>
      <w:r w:rsidRPr="00071854">
        <w:rPr>
          <w:rFonts w:ascii="Times New Roman" w:eastAsia="Times New Roman" w:hAnsi="Times New Roman" w:cs="David" w:hint="cs"/>
          <w:sz w:val="24"/>
          <w:szCs w:val="24"/>
          <w:rtl/>
          <w:lang w:eastAsia="he-IL"/>
        </w:rPr>
        <w:t>הגדרתו</w:t>
      </w:r>
      <w:r w:rsidRPr="00071854">
        <w:rPr>
          <w:rFonts w:ascii="Times New Roman" w:eastAsia="Times New Roman" w:hAnsi="Times New Roman" w:cs="David"/>
          <w:sz w:val="24"/>
          <w:szCs w:val="24"/>
          <w:rtl/>
          <w:lang w:eastAsia="he-IL"/>
        </w:rPr>
        <w:t xml:space="preserve"> בנספח </w:t>
      </w:r>
      <w:r w:rsidRPr="00071854">
        <w:rPr>
          <w:rFonts w:ascii="Times New Roman" w:eastAsia="Times New Roman" w:hAnsi="Times New Roman" w:cs="David"/>
          <w:bCs/>
          <w:sz w:val="24"/>
          <w:szCs w:val="24"/>
          <w:rtl/>
          <w:lang w:eastAsia="he-IL"/>
        </w:rPr>
        <w:t xml:space="preserve">א' </w:t>
      </w:r>
      <w:r w:rsidRPr="00071854">
        <w:rPr>
          <w:rFonts w:ascii="Times New Roman" w:eastAsia="Times New Roman" w:hAnsi="Times New Roman" w:cs="David"/>
          <w:sz w:val="24"/>
          <w:szCs w:val="24"/>
          <w:rtl/>
          <w:lang w:eastAsia="he-IL"/>
        </w:rPr>
        <w:t>ועל היועץ להיות</w:t>
      </w:r>
      <w:r w:rsidRPr="00071854">
        <w:rPr>
          <w:rFonts w:ascii="Times New Roman" w:eastAsia="Times New Roman" w:hAnsi="Times New Roman" w:cs="David" w:hint="cs"/>
          <w:sz w:val="24"/>
          <w:szCs w:val="24"/>
          <w:rtl/>
          <w:lang w:eastAsia="he-IL"/>
        </w:rPr>
        <w:t xml:space="preserve"> עמו</w:t>
      </w:r>
      <w:r w:rsidRPr="00071854">
        <w:rPr>
          <w:rFonts w:ascii="Times New Roman" w:eastAsia="Times New Roman" w:hAnsi="Times New Roman" w:cs="David"/>
          <w:sz w:val="24"/>
          <w:szCs w:val="24"/>
          <w:rtl/>
          <w:lang w:eastAsia="he-IL"/>
        </w:rPr>
        <w:t xml:space="preserve"> בקשר מתמי</w:t>
      </w:r>
      <w:r w:rsidRPr="00071854">
        <w:rPr>
          <w:rFonts w:ascii="Times New Roman" w:eastAsia="Times New Roman" w:hAnsi="Times New Roman" w:cs="David" w:hint="cs"/>
          <w:sz w:val="24"/>
          <w:szCs w:val="24"/>
          <w:rtl/>
          <w:lang w:eastAsia="he-IL"/>
        </w:rPr>
        <w:t>ד</w:t>
      </w:r>
      <w:r w:rsidRPr="00071854">
        <w:rPr>
          <w:rFonts w:ascii="Times New Roman" w:eastAsia="Times New Roman" w:hAnsi="Times New Roman" w:cs="David"/>
          <w:sz w:val="24"/>
          <w:szCs w:val="24"/>
          <w:rtl/>
          <w:lang w:eastAsia="he-IL"/>
        </w:rPr>
        <w:t xml:space="preserve"> ולתאם עמו את כל פעולותיו, אלא אם נקבע </w:t>
      </w:r>
      <w:r w:rsidRPr="00071854">
        <w:rPr>
          <w:rFonts w:ascii="Times New Roman" w:eastAsia="Times New Roman" w:hAnsi="Times New Roman" w:cs="David" w:hint="cs"/>
          <w:sz w:val="24"/>
          <w:szCs w:val="24"/>
          <w:rtl/>
          <w:lang w:eastAsia="he-IL"/>
        </w:rPr>
        <w:t xml:space="preserve">מפורשות </w:t>
      </w:r>
      <w:r w:rsidRPr="00071854">
        <w:rPr>
          <w:rFonts w:ascii="Times New Roman" w:eastAsia="Times New Roman" w:hAnsi="Times New Roman" w:cs="David"/>
          <w:sz w:val="24"/>
          <w:szCs w:val="24"/>
          <w:rtl/>
          <w:lang w:eastAsia="he-IL"/>
        </w:rPr>
        <w:t>אחרת ע"י המזמין.</w:t>
      </w:r>
    </w:p>
    <w:p w14:paraId="70F6CC2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ידועות לו הוראות כל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הקיימות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071854">
        <w:rPr>
          <w:rFonts w:ascii="Times New Roman" w:eastAsia="Times New Roman" w:hAnsi="Times New Roman" w:cs="David" w:hint="cs"/>
          <w:sz w:val="24"/>
          <w:szCs w:val="24"/>
          <w:rtl/>
          <w:lang w:eastAsia="he-IL"/>
        </w:rPr>
        <w:t>יהם של</w:t>
      </w:r>
      <w:r w:rsidRPr="00071854">
        <w:rPr>
          <w:rFonts w:ascii="Times New Roman" w:eastAsia="Times New Roman" w:hAnsi="Times New Roman" w:cs="David"/>
          <w:sz w:val="24"/>
          <w:szCs w:val="24"/>
          <w:rtl/>
          <w:lang w:eastAsia="he-IL"/>
        </w:rPr>
        <w:t xml:space="preserve"> הדין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הנהלים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התקנים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התקנות החלים בקשר עם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והוא מתחייב לפעול בהתאם לקבוע בהם.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מצהיר היועץ כי </w:t>
      </w:r>
      <w:r w:rsidRPr="00071854">
        <w:rPr>
          <w:rFonts w:ascii="Times New Roman" w:eastAsia="Times New Roman" w:hAnsi="Times New Roman" w:cs="David" w:hint="cs"/>
          <w:sz w:val="24"/>
          <w:szCs w:val="24"/>
          <w:rtl/>
          <w:lang w:eastAsia="he-IL"/>
        </w:rPr>
        <w:t xml:space="preserve">הוא </w:t>
      </w:r>
      <w:r w:rsidRPr="00071854">
        <w:rPr>
          <w:rFonts w:ascii="Times New Roman" w:eastAsia="Times New Roman" w:hAnsi="Times New Roman" w:cs="David"/>
          <w:sz w:val="24"/>
          <w:szCs w:val="24"/>
          <w:rtl/>
          <w:lang w:eastAsia="he-IL"/>
        </w:rPr>
        <w:t xml:space="preserve">בדק בעצמו את כל הנושאים הרלוונטיים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071854">
        <w:rPr>
          <w:rFonts w:ascii="Times New Roman" w:eastAsia="Times New Roman" w:hAnsi="Times New Roman" w:cs="David"/>
          <w:sz w:val="24"/>
          <w:szCs w:val="24"/>
          <w:rtl/>
          <w:lang w:eastAsia="he-IL"/>
        </w:rPr>
        <w:t>הכל</w:t>
      </w:r>
      <w:proofErr w:type="spellEnd"/>
      <w:r w:rsidRPr="00071854">
        <w:rPr>
          <w:rFonts w:ascii="Times New Roman" w:eastAsia="Times New Roman" w:hAnsi="Times New Roman" w:cs="David"/>
          <w:sz w:val="24"/>
          <w:szCs w:val="24"/>
          <w:rtl/>
          <w:lang w:eastAsia="he-IL"/>
        </w:rPr>
        <w:t xml:space="preserve"> מתאים למטרותיו, ויש בידיו את כל הנתונים הנוגעים לאתר, כנדרש לשם ביצוע שירותי היועץ.</w:t>
      </w:r>
    </w:p>
    <w:p w14:paraId="4704257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להפיק את כל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נשוא</w:t>
      </w:r>
      <w:r w:rsidRPr="00071854">
        <w:rPr>
          <w:rFonts w:ascii="Times New Roman" w:eastAsia="Times New Roman" w:hAnsi="Times New Roman" w:cs="David"/>
          <w:sz w:val="24"/>
          <w:szCs w:val="24"/>
          <w:rtl/>
          <w:lang w:eastAsia="he-IL"/>
        </w:rPr>
        <w:t xml:space="preserve"> חוזה זה, בכל שלבי הביצוע של שירותי היועץ, ולרבות כל שינוי </w:t>
      </w:r>
      <w:proofErr w:type="spellStart"/>
      <w:r w:rsidRPr="00071854">
        <w:rPr>
          <w:rFonts w:ascii="Times New Roman" w:eastAsia="Times New Roman" w:hAnsi="Times New Roman" w:cs="David"/>
          <w:sz w:val="24"/>
          <w:szCs w:val="24"/>
          <w:rtl/>
          <w:lang w:eastAsia="he-IL"/>
        </w:rPr>
        <w:t>בתכניותיו</w:t>
      </w:r>
      <w:proofErr w:type="spellEnd"/>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באמצעות מחשב בתוכנה או בקבצים במתכונת הקבועה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וע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071854">
        <w:rPr>
          <w:rFonts w:ascii="Times New Roman" w:eastAsia="Times New Roman" w:hAnsi="Times New Roman" w:cs="David" w:hint="cs"/>
          <w:sz w:val="24"/>
          <w:szCs w:val="24"/>
          <w:rtl/>
          <w:lang w:eastAsia="he-IL"/>
        </w:rPr>
        <w:t xml:space="preserve">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w:t>
      </w:r>
    </w:p>
    <w:p w14:paraId="051EA3A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יגיש ליועצים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71854">
        <w:rPr>
          <w:rFonts w:ascii="Times New Roman" w:eastAsia="Times New Roman" w:hAnsi="Times New Roman" w:cs="David" w:hint="cs"/>
          <w:sz w:val="24"/>
          <w:szCs w:val="24"/>
          <w:rtl/>
          <w:lang w:eastAsia="he-IL"/>
        </w:rPr>
        <w:t xml:space="preserve">מפורשות על פי </w:t>
      </w:r>
      <w:r w:rsidRPr="00071854">
        <w:rPr>
          <w:rFonts w:ascii="Times New Roman" w:eastAsia="Times New Roman" w:hAnsi="Times New Roman" w:cs="David"/>
          <w:sz w:val="24"/>
          <w:szCs w:val="24"/>
          <w:rtl/>
          <w:lang w:eastAsia="he-IL"/>
        </w:rPr>
        <w:t>חוזה זה.</w:t>
      </w:r>
    </w:p>
    <w:p w14:paraId="0378C11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אין לו ולא תהינה לו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תביעות ו/או טענות</w:t>
      </w:r>
      <w:r w:rsidRPr="00071854">
        <w:rPr>
          <w:rFonts w:ascii="Times New Roman" w:eastAsia="Times New Roman" w:hAnsi="Times New Roman" w:cs="David" w:hint="cs"/>
          <w:sz w:val="24"/>
          <w:szCs w:val="24"/>
          <w:rtl/>
          <w:lang w:eastAsia="he-IL"/>
        </w:rPr>
        <w:t xml:space="preserve"> ו/או דרישות ו/או תלונות</w:t>
      </w:r>
      <w:r w:rsidRPr="00071854">
        <w:rPr>
          <w:rFonts w:ascii="Times New Roman" w:eastAsia="Times New Roman" w:hAnsi="Times New Roman" w:cs="David"/>
          <w:sz w:val="24"/>
          <w:szCs w:val="24"/>
          <w:rtl/>
          <w:lang w:eastAsia="he-IL"/>
        </w:rPr>
        <w:t xml:space="preserve"> כלפי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כלפי המתכננים האחרים בגין מסירת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 משמסר המזמין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 xml:space="preserve">ביצוע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4A955D03"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w:t>
      </w:r>
      <w:proofErr w:type="spellStart"/>
      <w:r w:rsidRPr="00071854">
        <w:rPr>
          <w:rFonts w:ascii="Times New Roman" w:eastAsia="Times New Roman" w:hAnsi="Times New Roman" w:cs="David" w:hint="cs"/>
          <w:sz w:val="24"/>
          <w:szCs w:val="24"/>
          <w:rtl/>
          <w:lang w:eastAsia="he-IL"/>
        </w:rPr>
        <w:t>רמדורנט</w:t>
      </w:r>
      <w:proofErr w:type="spellEnd"/>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של </w:t>
      </w:r>
      <w:proofErr w:type="spellStart"/>
      <w:r w:rsidRPr="00071854">
        <w:rPr>
          <w:rFonts w:ascii="Times New Roman" w:eastAsia="Times New Roman" w:hAnsi="Times New Roman" w:cs="David"/>
          <w:sz w:val="24"/>
          <w:szCs w:val="24"/>
          <w:rtl/>
          <w:lang w:eastAsia="he-IL"/>
        </w:rPr>
        <w:t>רמדור</w:t>
      </w:r>
      <w:proofErr w:type="spellEnd"/>
      <w:r w:rsidRPr="00071854">
        <w:rPr>
          <w:rFonts w:ascii="Times New Roman" w:eastAsia="Times New Roman" w:hAnsi="Times New Roman" w:cs="David"/>
          <w:sz w:val="24"/>
          <w:szCs w:val="24"/>
          <w:rtl/>
          <w:lang w:eastAsia="he-IL"/>
        </w:rPr>
        <w:t xml:space="preserve"> או אחרת המאושרת ע"י המזמין ויפעל במערכת זו ללא כל תמורה נוספת</w:t>
      </w:r>
      <w:r w:rsidRPr="00071854">
        <w:rPr>
          <w:rFonts w:ascii="Times New Roman" w:eastAsia="Times New Roman" w:hAnsi="Times New Roman" w:cs="David" w:hint="cs"/>
          <w:sz w:val="24"/>
          <w:szCs w:val="24"/>
          <w:rtl/>
          <w:lang w:eastAsia="he-IL"/>
        </w:rPr>
        <w:t>.</w:t>
      </w:r>
    </w:p>
    <w:p w14:paraId="5F1E1002"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צוות עובדים ואמצעים</w:t>
      </w:r>
    </w:p>
    <w:p w14:paraId="1F59075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יקיים משרד מאויש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מאורגן ומצויד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באופן שיאפשר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בהתאם להוראות חוזה זה.</w:t>
      </w:r>
    </w:p>
    <w:p w14:paraId="357BCD6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שהרכבם המספרי והמקצועי של צוות עובדיו, כמפורט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Cs/>
          <w:sz w:val="24"/>
          <w:szCs w:val="24"/>
          <w:rtl/>
          <w:lang w:eastAsia="he-IL"/>
        </w:rPr>
        <w:t xml:space="preserve"> </w:t>
      </w:r>
      <w:proofErr w:type="spellStart"/>
      <w:r w:rsidRPr="00071854">
        <w:rPr>
          <w:rFonts w:ascii="Times New Roman" w:eastAsia="Times New Roman" w:hAnsi="Times New Roman" w:cs="David" w:hint="cs"/>
          <w:b/>
          <w:sz w:val="24"/>
          <w:szCs w:val="24"/>
          <w:rtl/>
          <w:lang w:eastAsia="he-IL"/>
        </w:rPr>
        <w:t>המצ"ב</w:t>
      </w:r>
      <w:proofErr w:type="spellEnd"/>
      <w:r w:rsidRPr="00071854">
        <w:rPr>
          <w:rFonts w:ascii="Times New Roman" w:eastAsia="Times New Roman" w:hAnsi="Times New Roman" w:cs="David" w:hint="cs"/>
          <w:b/>
          <w:sz w:val="24"/>
          <w:szCs w:val="24"/>
          <w:rtl/>
          <w:lang w:eastAsia="he-IL"/>
        </w:rPr>
        <w:t>,</w:t>
      </w:r>
      <w:r w:rsidRPr="00071854">
        <w:rPr>
          <w:rFonts w:ascii="Times New Roman" w:eastAsia="Times New Roman" w:hAnsi="Times New Roman" w:cs="David"/>
          <w:sz w:val="24"/>
          <w:szCs w:val="24"/>
          <w:rtl/>
          <w:lang w:eastAsia="he-IL"/>
        </w:rPr>
        <w:t xml:space="preserve"> יתאים לביצוע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ברמה ובמועדים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6982D93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071854">
        <w:rPr>
          <w:rFonts w:ascii="Times New Roman" w:eastAsia="Times New Roman" w:hAnsi="Times New Roman" w:cs="David" w:hint="cs"/>
          <w:sz w:val="24"/>
          <w:szCs w:val="24"/>
          <w:rtl/>
          <w:lang w:eastAsia="he-IL"/>
        </w:rPr>
        <w:t xml:space="preserve">המוחלט </w:t>
      </w:r>
      <w:r w:rsidRPr="00071854">
        <w:rPr>
          <w:rFonts w:ascii="Times New Roman" w:eastAsia="Times New Roman" w:hAnsi="Times New Roman" w:cs="David"/>
          <w:sz w:val="24"/>
          <w:szCs w:val="24"/>
          <w:rtl/>
          <w:lang w:eastAsia="he-IL"/>
        </w:rPr>
        <w:t>- להורות ליועץ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5BD481D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 מנהלו הראשי של היועץ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המנהל הראשי</w:t>
      </w:r>
      <w:r w:rsidRPr="00071854">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028664BC"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היועץ מ</w:t>
      </w:r>
      <w:r w:rsidRPr="00071854">
        <w:rPr>
          <w:rFonts w:ascii="Times New Roman" w:eastAsia="Times New Roman" w:hAnsi="Times New Roman" w:cs="David" w:hint="cs"/>
          <w:sz w:val="24"/>
          <w:szCs w:val="24"/>
          <w:rtl/>
          <w:lang w:eastAsia="he-IL"/>
        </w:rPr>
        <w:t>צהיר, כי ידוע לו, ש</w:t>
      </w:r>
      <w:r w:rsidRPr="00071854">
        <w:rPr>
          <w:rFonts w:ascii="Times New Roman" w:eastAsia="Times New Roman" w:hAnsi="Times New Roman" w:cs="David"/>
          <w:sz w:val="24"/>
          <w:szCs w:val="24"/>
          <w:rtl/>
          <w:lang w:eastAsia="he-IL"/>
        </w:rPr>
        <w:t>במשך כל 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קפ</w:t>
      </w:r>
      <w:r w:rsidRPr="00071854">
        <w:rPr>
          <w:rFonts w:ascii="Times New Roman" w:eastAsia="Times New Roman" w:hAnsi="Times New Roman" w:cs="David" w:hint="cs"/>
          <w:sz w:val="24"/>
          <w:szCs w:val="24"/>
          <w:rtl/>
          <w:lang w:eastAsia="he-IL"/>
        </w:rPr>
        <w:t>ו של</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יעמוד המנהל הראשי בראשו, יהיה מעורב אישית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התכנון. מבלי לגרוע מהתחייבויות היועץ כמתחייב מ</w:t>
      </w:r>
      <w:r w:rsidRPr="00071854">
        <w:rPr>
          <w:rFonts w:ascii="Times New Roman" w:eastAsia="Times New Roman" w:hAnsi="Times New Roman" w:cs="David" w:hint="cs"/>
          <w:sz w:val="24"/>
          <w:szCs w:val="24"/>
          <w:rtl/>
          <w:lang w:eastAsia="he-IL"/>
        </w:rPr>
        <w:t>חוזה זה,</w:t>
      </w:r>
      <w:r w:rsidRPr="00071854">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8D34048"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5B560F01"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המזמין רשאי </w:t>
      </w:r>
      <w:r w:rsidRPr="00071854">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071854">
        <w:rPr>
          <w:rFonts w:ascii="Times New Roman" w:eastAsia="Times New Roman" w:hAnsi="Times New Roman" w:cs="David" w:hint="cs"/>
          <w:sz w:val="24"/>
          <w:szCs w:val="24"/>
          <w:rtl/>
          <w:lang w:eastAsia="he-IL"/>
        </w:rPr>
        <w:t xml:space="preserve">אחר </w:t>
      </w:r>
      <w:r w:rsidRPr="00071854">
        <w:rPr>
          <w:rFonts w:ascii="Times New Roman" w:eastAsia="Times New Roman" w:hAnsi="Times New Roman" w:cs="David"/>
          <w:sz w:val="24"/>
          <w:szCs w:val="24"/>
          <w:rtl/>
          <w:lang w:eastAsia="he-IL"/>
        </w:rPr>
        <w:t>דרישת המזמין לאלתר.</w:t>
      </w:r>
    </w:p>
    <w:p w14:paraId="0F8A8C1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החלטות המזמין בדבר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ו/או החלפת עובד מעובדי היועץ תינתנה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המוחלט</w:t>
      </w:r>
      <w:r w:rsidRPr="00071854">
        <w:rPr>
          <w:rFonts w:ascii="Times New Roman" w:eastAsia="Times New Roman" w:hAnsi="Times New Roman" w:cs="David" w:hint="cs"/>
          <w:sz w:val="24"/>
          <w:szCs w:val="24"/>
          <w:rtl/>
          <w:lang w:eastAsia="he-IL"/>
        </w:rPr>
        <w:t xml:space="preserve"> של המזמין</w:t>
      </w:r>
      <w:r w:rsidRPr="00071854">
        <w:rPr>
          <w:rFonts w:ascii="Times New Roman" w:eastAsia="Times New Roman" w:hAnsi="Times New Roman" w:cs="David"/>
          <w:sz w:val="24"/>
          <w:szCs w:val="24"/>
          <w:rtl/>
          <w:lang w:eastAsia="he-IL"/>
        </w:rPr>
        <w:t xml:space="preserve"> וללא צורך במתן נימוקים</w:t>
      </w:r>
      <w:r w:rsidRPr="00071854">
        <w:rPr>
          <w:rFonts w:ascii="Times New Roman" w:eastAsia="Times New Roman" w:hAnsi="Times New Roman" w:cs="David" w:hint="cs"/>
          <w:sz w:val="24"/>
          <w:szCs w:val="24"/>
          <w:rtl/>
          <w:lang w:eastAsia="he-IL"/>
        </w:rPr>
        <w:t xml:space="preserve"> כאלה ואחרים</w:t>
      </w:r>
      <w:r w:rsidRPr="00071854">
        <w:rPr>
          <w:rFonts w:ascii="Times New Roman" w:eastAsia="Times New Roman" w:hAnsi="Times New Roman" w:cs="David"/>
          <w:sz w:val="24"/>
          <w:szCs w:val="24"/>
          <w:rtl/>
          <w:lang w:eastAsia="he-IL"/>
        </w:rPr>
        <w:t>. אין בהחלטות אלה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לשחרר את היועץ מאי</w:t>
      </w:r>
      <w:r w:rsidRPr="00071854">
        <w:rPr>
          <w:rFonts w:ascii="Times New Roman" w:eastAsia="Times New Roman" w:hAnsi="Times New Roman" w:cs="David" w:hint="cs"/>
          <w:sz w:val="24"/>
          <w:szCs w:val="24"/>
          <w:rtl/>
          <w:lang w:eastAsia="he-IL"/>
        </w:rPr>
        <w:t>לו</w:t>
      </w:r>
      <w:r w:rsidRPr="00071854">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071854">
        <w:rPr>
          <w:rFonts w:ascii="Times New Roman" w:eastAsia="Times New Roman" w:hAnsi="Times New Roman" w:cs="David" w:hint="cs"/>
          <w:sz w:val="24"/>
          <w:szCs w:val="24"/>
          <w:rtl/>
          <w:lang w:eastAsia="he-IL"/>
        </w:rPr>
        <w:t xml:space="preserve"> ו/או חבות</w:t>
      </w:r>
      <w:r w:rsidRPr="00071854">
        <w:rPr>
          <w:rFonts w:ascii="Times New Roman" w:eastAsia="Times New Roman" w:hAnsi="Times New Roman" w:cs="David"/>
          <w:sz w:val="24"/>
          <w:szCs w:val="24"/>
          <w:rtl/>
          <w:lang w:eastAsia="he-IL"/>
        </w:rPr>
        <w:t xml:space="preserve"> שהיא.</w:t>
      </w:r>
    </w:p>
    <w:p w14:paraId="512CB8A0"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לצייד על חשבונו את צוות עובדיו בכל הציוד הדרוש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w:t>
      </w:r>
      <w:r w:rsidRPr="00071854">
        <w:rPr>
          <w:rFonts w:ascii="Times New Roman" w:eastAsia="Times New Roman" w:hAnsi="Times New Roman" w:cs="David" w:hint="cs"/>
          <w:sz w:val="24"/>
          <w:szCs w:val="24"/>
          <w:rtl/>
          <w:lang w:eastAsia="he-IL"/>
        </w:rPr>
        <w:t>האחריות בגין אחזקת</w:t>
      </w:r>
      <w:r w:rsidRPr="00071854">
        <w:rPr>
          <w:rFonts w:ascii="Times New Roman" w:eastAsia="Times New Roman" w:hAnsi="Times New Roman" w:cs="David"/>
          <w:sz w:val="24"/>
          <w:szCs w:val="24"/>
          <w:rtl/>
          <w:lang w:eastAsia="he-IL"/>
        </w:rPr>
        <w:t xml:space="preserve"> ושמיר</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ציוד</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תהיה בידי היועץ ועל חשבונו, והמזמין לא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בכל אחריות </w:t>
      </w:r>
      <w:r w:rsidRPr="00071854">
        <w:rPr>
          <w:rFonts w:ascii="Times New Roman" w:eastAsia="Times New Roman" w:hAnsi="Times New Roman" w:cs="David" w:hint="cs"/>
          <w:sz w:val="24"/>
          <w:szCs w:val="24"/>
          <w:rtl/>
          <w:lang w:eastAsia="he-IL"/>
        </w:rPr>
        <w:t xml:space="preserve">ו/או חבות </w:t>
      </w:r>
      <w:r w:rsidRPr="00071854">
        <w:rPr>
          <w:rFonts w:ascii="Times New Roman" w:eastAsia="Times New Roman" w:hAnsi="Times New Roman" w:cs="David"/>
          <w:sz w:val="24"/>
          <w:szCs w:val="24"/>
          <w:rtl/>
          <w:lang w:eastAsia="he-IL"/>
        </w:rPr>
        <w:t>בגין א</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בדן </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או נזק</w:t>
      </w:r>
      <w:r w:rsidRPr="00071854">
        <w:rPr>
          <w:rFonts w:ascii="Times New Roman" w:eastAsia="Times New Roman" w:hAnsi="Times New Roman" w:cs="David" w:hint="cs"/>
          <w:sz w:val="24"/>
          <w:szCs w:val="24"/>
          <w:rtl/>
          <w:lang w:eastAsia="he-IL"/>
        </w:rPr>
        <w:t xml:space="preserve"> ו/או קלקול</w:t>
      </w:r>
      <w:r w:rsidRPr="00071854">
        <w:rPr>
          <w:rFonts w:ascii="Times New Roman" w:eastAsia="Times New Roman" w:hAnsi="Times New Roman" w:cs="David"/>
          <w:sz w:val="24"/>
          <w:szCs w:val="24"/>
          <w:rtl/>
          <w:lang w:eastAsia="he-IL"/>
        </w:rPr>
        <w:t xml:space="preserve"> כלשהו לציוד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לכל חלק ממנו מכל סיבה שהיא.</w:t>
      </w:r>
    </w:p>
    <w:p w14:paraId="3BB3B867"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היועץ</w:t>
      </w:r>
    </w:p>
    <w:p w14:paraId="78B61EE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במגעים עם רשויות 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עם הרשות המקומית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הנוגע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וכל הכרוך בכך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w:t>
      </w:r>
    </w:p>
    <w:p w14:paraId="7DCD96A7"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שהיועץ לא יגיש </w:t>
      </w:r>
      <w:proofErr w:type="spellStart"/>
      <w:r w:rsidRPr="00071854">
        <w:rPr>
          <w:rFonts w:ascii="Times New Roman" w:eastAsia="Times New Roman" w:hAnsi="Times New Roman" w:cs="David"/>
          <w:sz w:val="24"/>
          <w:szCs w:val="24"/>
          <w:rtl/>
          <w:lang w:eastAsia="he-IL"/>
        </w:rPr>
        <w:t>תכניות</w:t>
      </w:r>
      <w:proofErr w:type="spellEnd"/>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תיקונים </w:t>
      </w:r>
      <w:proofErr w:type="spellStart"/>
      <w:r w:rsidRPr="00071854">
        <w:rPr>
          <w:rFonts w:ascii="Times New Roman" w:eastAsia="Times New Roman" w:hAnsi="Times New Roman" w:cs="David"/>
          <w:sz w:val="24"/>
          <w:szCs w:val="24"/>
          <w:rtl/>
          <w:lang w:eastAsia="he-IL"/>
        </w:rPr>
        <w:t>לתכניות</w:t>
      </w:r>
      <w:proofErr w:type="spellEnd"/>
      <w:r w:rsidRPr="00071854">
        <w:rPr>
          <w:rFonts w:ascii="Times New Roman" w:eastAsia="Times New Roman" w:hAnsi="Times New Roman" w:cs="David"/>
          <w:sz w:val="24"/>
          <w:szCs w:val="24"/>
          <w:rtl/>
          <w:lang w:eastAsia="he-IL"/>
        </w:rPr>
        <w:t xml:space="preserve"> לא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הרשויות המוסמכות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אושרו קודם לכן</w:t>
      </w:r>
      <w:r w:rsidRPr="00071854">
        <w:rPr>
          <w:rFonts w:ascii="Times New Roman" w:eastAsia="Times New Roman" w:hAnsi="Times New Roman" w:cs="David" w:hint="cs"/>
          <w:sz w:val="24"/>
          <w:szCs w:val="24"/>
          <w:rtl/>
          <w:lang w:eastAsia="he-IL"/>
        </w:rPr>
        <w:t>, מראש ובכתב,</w:t>
      </w:r>
      <w:r w:rsidRPr="00071854">
        <w:rPr>
          <w:rFonts w:ascii="Times New Roman" w:eastAsia="Times New Roman" w:hAnsi="Times New Roman" w:cs="David"/>
          <w:sz w:val="24"/>
          <w:szCs w:val="24"/>
          <w:rtl/>
          <w:lang w:eastAsia="he-IL"/>
        </w:rPr>
        <w:t xml:space="preserve"> ע"י המזמין.</w:t>
      </w:r>
    </w:p>
    <w:p w14:paraId="53199128"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שהיועץ לא יקבל כל החלטה ולא יפעל ולא יחייב את המזמין בכל עניין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הכרוך בהתחייבות חוקית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כספית</w:t>
      </w:r>
      <w:r w:rsidRPr="00071854">
        <w:rPr>
          <w:rFonts w:ascii="Times New Roman" w:eastAsia="Times New Roman" w:hAnsi="Times New Roman" w:cs="David" w:hint="cs"/>
          <w:sz w:val="24"/>
          <w:szCs w:val="24"/>
          <w:rtl/>
          <w:lang w:eastAsia="he-IL"/>
        </w:rPr>
        <w:t xml:space="preserve"> ו/או אחרת,</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16E29B8D"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זולת אם</w:t>
      </w:r>
      <w:r w:rsidRPr="00071854">
        <w:rPr>
          <w:rFonts w:ascii="Times New Roman" w:eastAsia="Times New Roman" w:hAnsi="Times New Roman" w:cs="David"/>
          <w:sz w:val="24"/>
          <w:szCs w:val="24"/>
          <w:rtl/>
          <w:lang w:eastAsia="he-IL"/>
        </w:rPr>
        <w:t xml:space="preserve"> יוסמך לכך ע"י המזמין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יהיה היועץ רשאי ליתן הוראות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הנחיות</w:t>
      </w:r>
      <w:r w:rsidRPr="00071854">
        <w:rPr>
          <w:rFonts w:ascii="Times New Roman" w:eastAsia="Times New Roman" w:hAnsi="Times New Roman" w:cs="David" w:hint="cs"/>
          <w:sz w:val="24"/>
          <w:szCs w:val="24"/>
          <w:rtl/>
          <w:lang w:eastAsia="he-IL"/>
        </w:rPr>
        <w:t>, בין</w:t>
      </w:r>
      <w:r w:rsidRPr="00071854">
        <w:rPr>
          <w:rFonts w:ascii="Times New Roman" w:eastAsia="Times New Roman" w:hAnsi="Times New Roman" w:cs="David"/>
          <w:sz w:val="24"/>
          <w:szCs w:val="24"/>
          <w:rtl/>
          <w:lang w:eastAsia="he-IL"/>
        </w:rPr>
        <w:t xml:space="preserve"> במישרין</w:t>
      </w:r>
      <w:r w:rsidRPr="00071854">
        <w:rPr>
          <w:rFonts w:ascii="Times New Roman" w:eastAsia="Times New Roman" w:hAnsi="Times New Roman" w:cs="David" w:hint="cs"/>
          <w:sz w:val="24"/>
          <w:szCs w:val="24"/>
          <w:rtl/>
          <w:lang w:eastAsia="he-IL"/>
        </w:rPr>
        <w:t xml:space="preserve"> ובין בעקיפין,</w:t>
      </w:r>
      <w:r w:rsidRPr="00071854">
        <w:rPr>
          <w:rFonts w:ascii="Times New Roman" w:eastAsia="Times New Roman" w:hAnsi="Times New Roman" w:cs="David"/>
          <w:sz w:val="24"/>
          <w:szCs w:val="24"/>
          <w:rtl/>
          <w:lang w:eastAsia="he-IL"/>
        </w:rPr>
        <w:t xml:space="preserve"> לקבלן הראשי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לקבלן העבודות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לנהל עמם מו"מ ביחס למחירים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דרכי ביצוע הכרוכים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מחירים</w:t>
      </w:r>
      <w:r w:rsidRPr="00071854">
        <w:rPr>
          <w:rFonts w:ascii="Times New Roman" w:eastAsia="Times New Roman" w:hAnsi="Times New Roman" w:cs="David" w:hint="cs"/>
          <w:sz w:val="24"/>
          <w:szCs w:val="24"/>
          <w:rtl/>
          <w:lang w:eastAsia="he-IL"/>
        </w:rPr>
        <w:t xml:space="preserve"> ו/או כמויות</w:t>
      </w:r>
      <w:r w:rsidRPr="00071854">
        <w:rPr>
          <w:rFonts w:ascii="Times New Roman" w:eastAsia="Times New Roman" w:hAnsi="Times New Roman" w:cs="David"/>
          <w:sz w:val="24"/>
          <w:szCs w:val="24"/>
          <w:rtl/>
          <w:lang w:eastAsia="he-IL"/>
        </w:rPr>
        <w:t>, אלא באמצעות המזמין או המנהל.</w:t>
      </w:r>
    </w:p>
    <w:p w14:paraId="0E7638E8"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המנהל</w:t>
      </w:r>
    </w:p>
    <w:p w14:paraId="6871D71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לבדוק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עת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את שרותי היועץ כולם או </w:t>
      </w:r>
      <w:r w:rsidRPr="00071854">
        <w:rPr>
          <w:rFonts w:ascii="Times New Roman" w:eastAsia="Times New Roman" w:hAnsi="Times New Roman" w:cs="David" w:hint="cs"/>
          <w:sz w:val="24"/>
          <w:szCs w:val="24"/>
          <w:rtl/>
          <w:lang w:eastAsia="he-IL"/>
        </w:rPr>
        <w:t>מקצתם</w:t>
      </w:r>
      <w:r w:rsidRPr="00071854">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 כן רשאי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7255CA7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
          <w:sz w:val="24"/>
          <w:szCs w:val="24"/>
          <w:rtl/>
          <w:lang w:eastAsia="he-IL"/>
        </w:rPr>
        <w:t xml:space="preserve"> </w:t>
      </w:r>
      <w:proofErr w:type="spellStart"/>
      <w:r w:rsidRPr="00071854">
        <w:rPr>
          <w:rFonts w:ascii="Times New Roman" w:eastAsia="Times New Roman" w:hAnsi="Times New Roman" w:cs="David" w:hint="cs"/>
          <w:b/>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60456F7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לצורך הפעלת סמכויותיו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רשאי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מי מטעמו לבקר במשרד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בכל מקום אחר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071854">
        <w:rPr>
          <w:rFonts w:ascii="Times New Roman" w:eastAsia="Times New Roman" w:hAnsi="Times New Roman" w:cs="David" w:hint="cs"/>
          <w:sz w:val="24"/>
          <w:szCs w:val="24"/>
          <w:rtl/>
          <w:lang w:eastAsia="he-IL"/>
        </w:rPr>
        <w:t>י המנהל 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w:t>
      </w:r>
    </w:p>
    <w:p w14:paraId="62D28E5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אין בהפעלת סמכויות המנהל על 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לגרוע </w:t>
      </w:r>
      <w:r w:rsidRPr="00071854">
        <w:rPr>
          <w:rFonts w:ascii="Times New Roman" w:eastAsia="Times New Roman" w:hAnsi="Times New Roman" w:cs="David" w:hint="cs"/>
          <w:sz w:val="24"/>
          <w:szCs w:val="24"/>
          <w:rtl/>
          <w:lang w:eastAsia="he-IL"/>
        </w:rPr>
        <w:t xml:space="preserve">ו/או לשחרר </w:t>
      </w:r>
      <w:r w:rsidRPr="00071854">
        <w:rPr>
          <w:rFonts w:ascii="Times New Roman" w:eastAsia="Times New Roman" w:hAnsi="Times New Roman" w:cs="David"/>
          <w:sz w:val="24"/>
          <w:szCs w:val="24"/>
          <w:rtl/>
          <w:lang w:eastAsia="he-IL"/>
        </w:rPr>
        <w:t xml:space="preserve">מאחריות </w:t>
      </w:r>
      <w:r w:rsidRPr="00071854">
        <w:rPr>
          <w:rFonts w:ascii="Times New Roman" w:eastAsia="Times New Roman" w:hAnsi="Times New Roman" w:cs="David" w:hint="cs"/>
          <w:sz w:val="24"/>
          <w:szCs w:val="24"/>
          <w:rtl/>
          <w:lang w:eastAsia="he-IL"/>
        </w:rPr>
        <w:t>היועץ על פי חוזה זה ו/או על פי כל דין.</w:t>
      </w:r>
      <w:r w:rsidRPr="00071854">
        <w:rPr>
          <w:rFonts w:ascii="Times New Roman" w:eastAsia="Times New Roman" w:hAnsi="Times New Roman" w:cs="David"/>
          <w:sz w:val="24"/>
          <w:szCs w:val="24"/>
          <w:rtl/>
          <w:lang w:eastAsia="he-IL"/>
        </w:rPr>
        <w:t xml:space="preserve"> בהקשר זה מובהר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אישור המנהל </w:t>
      </w:r>
      <w:proofErr w:type="spellStart"/>
      <w:r w:rsidRPr="00071854">
        <w:rPr>
          <w:rFonts w:ascii="Times New Roman" w:eastAsia="Times New Roman" w:hAnsi="Times New Roman" w:cs="David"/>
          <w:sz w:val="24"/>
          <w:szCs w:val="24"/>
          <w:rtl/>
          <w:lang w:eastAsia="he-IL"/>
        </w:rPr>
        <w:t>לתכניות</w:t>
      </w:r>
      <w:proofErr w:type="spellEnd"/>
      <w:r w:rsidRPr="00071854">
        <w:rPr>
          <w:rFonts w:ascii="Times New Roman" w:eastAsia="Times New Roman" w:hAnsi="Times New Roman" w:cs="David"/>
          <w:sz w:val="24"/>
          <w:szCs w:val="24"/>
          <w:rtl/>
          <w:lang w:eastAsia="he-IL"/>
        </w:rPr>
        <w:t xml:space="preserve">, בין לתכנון מוקדם ובין לתכנון סופי, לא יפטור את היועץ מחובת ביצוע שינויים ו/או התאמות ו/או תכנון מחדש של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ככל שהדבר יידרש.</w:t>
      </w:r>
    </w:p>
    <w:p w14:paraId="42AB4C1D"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אישר המנהל </w:t>
      </w:r>
      <w:proofErr w:type="spellStart"/>
      <w:r w:rsidRPr="00071854">
        <w:rPr>
          <w:rFonts w:ascii="Times New Roman" w:eastAsia="Times New Roman" w:hAnsi="Times New Roman" w:cs="David"/>
          <w:sz w:val="24"/>
          <w:szCs w:val="24"/>
          <w:rtl/>
          <w:lang w:eastAsia="he-IL"/>
        </w:rPr>
        <w:t>תכניות</w:t>
      </w:r>
      <w:proofErr w:type="spellEnd"/>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071854">
        <w:rPr>
          <w:rFonts w:ascii="Times New Roman" w:eastAsia="Times New Roman" w:hAnsi="Times New Roman" w:cs="David" w:hint="cs"/>
          <w:sz w:val="24"/>
          <w:szCs w:val="24"/>
          <w:rtl/>
          <w:lang w:eastAsia="he-IL"/>
        </w:rPr>
        <w:t>חוזה</w:t>
      </w:r>
      <w:r w:rsidRPr="00071854">
        <w:rPr>
          <w:rFonts w:ascii="Times New Roman" w:eastAsia="Times New Roman" w:hAnsi="Times New Roman" w:cs="David"/>
          <w:sz w:val="24"/>
          <w:szCs w:val="24"/>
          <w:rtl/>
          <w:lang w:eastAsia="he-IL"/>
        </w:rPr>
        <w:t xml:space="preserve"> זה, </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לשחרר את היועץ מאחריותו המקצועית המלאה ו</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להטיל על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על המזמין אחריות כלשהי לטיב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המסמכים האמורים.</w:t>
      </w:r>
    </w:p>
    <w:p w14:paraId="4093CA54"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לוח זמנים ושלבי ב</w:t>
      </w:r>
      <w:r w:rsidRPr="00071854">
        <w:rPr>
          <w:rFonts w:ascii="Times New Roman" w:eastAsia="Times New Roman" w:hAnsi="Times New Roman" w:cs="David" w:hint="cs"/>
          <w:bCs/>
          <w:sz w:val="24"/>
          <w:szCs w:val="24"/>
          <w:u w:val="single"/>
          <w:rtl/>
          <w:lang w:eastAsia="he-IL"/>
        </w:rPr>
        <w:t>י</w:t>
      </w:r>
      <w:r w:rsidRPr="00071854">
        <w:rPr>
          <w:rFonts w:ascii="Times New Roman" w:eastAsia="Times New Roman" w:hAnsi="Times New Roman" w:cs="David"/>
          <w:bCs/>
          <w:sz w:val="24"/>
          <w:szCs w:val="24"/>
          <w:u w:val="single"/>
          <w:rtl/>
          <w:lang w:eastAsia="he-IL"/>
        </w:rPr>
        <w:t>צוע</w:t>
      </w:r>
    </w:p>
    <w:p w14:paraId="00C5D18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071854">
        <w:rPr>
          <w:rFonts w:ascii="Times New Roman" w:eastAsia="Times New Roman" w:hAnsi="Times New Roman" w:cs="David"/>
          <w:b/>
          <w:bCs/>
          <w:sz w:val="24"/>
          <w:szCs w:val="24"/>
          <w:rtl/>
          <w:lang w:eastAsia="he-IL"/>
        </w:rPr>
        <w:t>ג'</w:t>
      </w:r>
      <w:r w:rsidRPr="00071854">
        <w:rPr>
          <w:rFonts w:ascii="Times New Roman" w:eastAsia="Times New Roman" w:hAnsi="Times New Roman" w:cs="David" w:hint="cs"/>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לוח הזמנים</w:t>
      </w:r>
      <w:r w:rsidRPr="00071854">
        <w:rPr>
          <w:rFonts w:ascii="Times New Roman" w:eastAsia="Times New Roman" w:hAnsi="Times New Roman" w:cs="David"/>
          <w:sz w:val="24"/>
          <w:szCs w:val="24"/>
          <w:rtl/>
          <w:lang w:eastAsia="he-IL"/>
        </w:rPr>
        <w:t>"). כל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 הכלול בשרותי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לא נקבע לו מועד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יבוצע על ידי היועץ במועד שיהיה דרוש על מנת להבטיח</w:t>
      </w:r>
      <w:r w:rsidRPr="00071854">
        <w:rPr>
          <w:rFonts w:ascii="Times New Roman" w:eastAsia="Times New Roman" w:hAnsi="Times New Roman" w:cs="David" w:hint="cs"/>
          <w:sz w:val="24"/>
          <w:szCs w:val="24"/>
          <w:rtl/>
          <w:lang w:eastAsia="he-IL"/>
        </w:rPr>
        <w:t xml:space="preserve"> את</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 xml:space="preserve">קבלנים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אחרים בהתאם ללוח הזמנים המוסכם 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מם.</w:t>
      </w:r>
    </w:p>
    <w:p w14:paraId="4004202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יתחיל היועץ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קטע מהפרויקט ו/או שלב משלבי העבודה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או </w:t>
      </w:r>
      <w:r w:rsidRPr="00071854">
        <w:rPr>
          <w:rFonts w:ascii="Times New Roman" w:eastAsia="Times New Roman" w:hAnsi="Times New Roman" w:cs="David"/>
          <w:b/>
          <w:bCs/>
          <w:sz w:val="24"/>
          <w:szCs w:val="24"/>
          <w:rtl/>
          <w:lang w:eastAsia="he-IL"/>
        </w:rPr>
        <w:t xml:space="preserve">ג'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אלא אם כן הודיע למזמין תחילה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הגיע לדעתו מועד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זה וק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מהמזמין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לביצועו.</w:t>
      </w:r>
    </w:p>
    <w:p w14:paraId="7952588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יש לראות </w:t>
      </w:r>
      <w:r w:rsidRPr="00071854">
        <w:rPr>
          <w:rFonts w:ascii="Times New Roman" w:eastAsia="Times New Roman" w:hAnsi="Times New Roman" w:cs="David" w:hint="cs"/>
          <w:sz w:val="24"/>
          <w:szCs w:val="24"/>
          <w:rtl/>
          <w:lang w:eastAsia="he-IL"/>
        </w:rPr>
        <w:t>ב</w:t>
      </w:r>
      <w:r w:rsidRPr="00071854">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671B089C"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ידוע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התחייבויות היועצים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 xml:space="preserve">יתר הגורמים, מותנות בכך שיסופקו להם כל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ההנחיות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ההוראות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הפרטים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הביאורים שידרשו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מהקבלנים מלטעון לעיכוב מוצדק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1326334C"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 יוכר כמוצדק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אך ו</w:t>
      </w:r>
      <w:r w:rsidRPr="00071854">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3B8AB04B"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הוא נובע מכ</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ח עליון או גורם אחר (להלן יחדיו: "</w:t>
      </w:r>
      <w:r w:rsidRPr="00071854">
        <w:rPr>
          <w:rFonts w:ascii="Times New Roman" w:eastAsia="Times New Roman" w:hAnsi="Times New Roman" w:cs="David"/>
          <w:b/>
          <w:bCs/>
          <w:sz w:val="24"/>
          <w:szCs w:val="24"/>
          <w:rtl/>
          <w:lang w:eastAsia="he-IL"/>
        </w:rPr>
        <w:t>אירוע דוחה</w:t>
      </w:r>
      <w:r w:rsidRPr="00071854">
        <w:rPr>
          <w:rFonts w:ascii="Times New Roman" w:eastAsia="Times New Roman" w:hAnsi="Times New Roman" w:cs="David"/>
          <w:sz w:val="24"/>
          <w:szCs w:val="24"/>
          <w:rtl/>
          <w:lang w:eastAsia="he-IL"/>
        </w:rPr>
        <w:t>") שלדעת המנהל לא הייתה ליועץ שליטה עליו.</w:t>
      </w:r>
    </w:p>
    <w:p w14:paraId="529A043D"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79A16D93"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לא קיבל </w:t>
      </w:r>
      <w:proofErr w:type="spellStart"/>
      <w:r w:rsidRPr="00071854">
        <w:rPr>
          <w:rFonts w:ascii="Times New Roman" w:eastAsia="Times New Roman" w:hAnsi="Times New Roman" w:cs="David"/>
          <w:sz w:val="24"/>
          <w:szCs w:val="24"/>
          <w:rtl/>
          <w:lang w:eastAsia="he-IL"/>
        </w:rPr>
        <w:t>תכניות</w:t>
      </w:r>
      <w:proofErr w:type="spellEnd"/>
      <w:r w:rsidRPr="00071854">
        <w:rPr>
          <w:rFonts w:ascii="Times New Roman" w:eastAsia="Times New Roman" w:hAnsi="Times New Roman" w:cs="David"/>
          <w:sz w:val="24"/>
          <w:szCs w:val="24"/>
          <w:rtl/>
          <w:lang w:eastAsia="he-IL"/>
        </w:rPr>
        <w:t>, הנחיות, הוראות, פרטים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40F5A34D"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אישר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האירוע הדוחה אכן מצדיק 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השירות ואת משך הדחייה.</w:t>
      </w:r>
    </w:p>
    <w:p w14:paraId="2A86A767" w14:textId="77777777" w:rsidR="00071854" w:rsidRPr="00071854" w:rsidRDefault="00071854" w:rsidP="00071854">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w:t>
      </w:r>
      <w:r w:rsidRPr="00071854">
        <w:rPr>
          <w:rFonts w:ascii="Times New Roman" w:eastAsia="Times New Roman" w:hAnsi="Times New Roman" w:cs="David" w:hint="cs"/>
          <w:sz w:val="24"/>
          <w:szCs w:val="24"/>
          <w:rtl/>
          <w:lang w:eastAsia="he-IL"/>
        </w:rPr>
        <w:t xml:space="preserve">כלליות </w:t>
      </w:r>
      <w:r w:rsidRPr="00071854">
        <w:rPr>
          <w:rFonts w:ascii="Times New Roman" w:eastAsia="Times New Roman" w:hAnsi="Times New Roman" w:cs="David"/>
          <w:sz w:val="24"/>
          <w:szCs w:val="24"/>
          <w:rtl/>
          <w:lang w:eastAsia="he-IL"/>
        </w:rPr>
        <w:t>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חור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 תכנון ע"י אחרים לא יהווה עילה לעיכוב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0AD0D98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להודיע למנהל מידית, על כל עיכוב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לפי הערכתו עלול לגרום לאיחור בקיום לוח הזמנים.</w:t>
      </w:r>
    </w:p>
    <w:p w14:paraId="093527D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ב- 1 לכל חודש גרגוריאני וכן בכל מועד שיידרש על ידי המזמין, ימסור היועץ למזמין דו"ח על התקדמות ביצוע שרותי היועץ ועם תחילת ביצוע העבודות באתר גם דו"ח פיקוח על </w:t>
      </w:r>
      <w:r w:rsidRPr="00071854">
        <w:rPr>
          <w:rFonts w:ascii="Times New Roman" w:eastAsia="Times New Roman" w:hAnsi="Times New Roman" w:cs="David"/>
          <w:sz w:val="24"/>
          <w:szCs w:val="24"/>
          <w:rtl/>
          <w:lang w:eastAsia="he-IL"/>
        </w:rPr>
        <w:lastRenderedPageBreak/>
        <w:t>ביצוען.</w:t>
      </w:r>
    </w:p>
    <w:p w14:paraId="574563BA"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לבקר במשרד היועץ ולעיין בהתקדמות ובאופן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והיועץ ימסור למנהל כל הסבר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פרט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דיווח</w:t>
      </w:r>
      <w:r w:rsidRPr="00071854">
        <w:rPr>
          <w:rFonts w:ascii="Times New Roman" w:eastAsia="Times New Roman" w:hAnsi="Times New Roman" w:cs="David" w:hint="cs"/>
          <w:sz w:val="24"/>
          <w:szCs w:val="24"/>
          <w:rtl/>
          <w:lang w:eastAsia="he-IL"/>
        </w:rPr>
        <w:t>, מיד</w:t>
      </w:r>
      <w:r w:rsidRPr="00071854">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071854">
        <w:rPr>
          <w:rFonts w:ascii="Times New Roman" w:eastAsia="Times New Roman" w:hAnsi="Times New Roman" w:cs="David" w:hint="cs"/>
          <w:sz w:val="24"/>
          <w:szCs w:val="24"/>
          <w:rtl/>
          <w:lang w:eastAsia="he-IL"/>
        </w:rPr>
        <w:t xml:space="preserve"> זה ו/או לפי כל דין</w:t>
      </w:r>
      <w:r w:rsidRPr="00071854">
        <w:rPr>
          <w:rFonts w:ascii="Times New Roman" w:eastAsia="Times New Roman" w:hAnsi="Times New Roman" w:cs="David"/>
          <w:sz w:val="24"/>
          <w:szCs w:val="24"/>
          <w:rtl/>
          <w:lang w:eastAsia="he-IL"/>
        </w:rPr>
        <w:t>.</w:t>
      </w:r>
    </w:p>
    <w:p w14:paraId="1C0FB881"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225EFDA"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שכר היועץ</w:t>
      </w:r>
    </w:p>
    <w:p w14:paraId="246F4082"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תמורת שרותי היועץ וכל יתר התחייבויותיו לפי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כמפורט בנספח </w:t>
      </w:r>
      <w:r w:rsidRPr="00071854">
        <w:rPr>
          <w:rFonts w:ascii="Times New Roman" w:eastAsia="Times New Roman" w:hAnsi="Times New Roman" w:cs="David"/>
          <w:bCs/>
          <w:sz w:val="24"/>
          <w:szCs w:val="24"/>
          <w:rtl/>
          <w:lang w:eastAsia="he-IL"/>
        </w:rPr>
        <w:t xml:space="preserve">ד' </w:t>
      </w:r>
      <w:proofErr w:type="spellStart"/>
      <w:r w:rsidRPr="00071854">
        <w:rPr>
          <w:rFonts w:ascii="Times New Roman" w:eastAsia="Times New Roman" w:hAnsi="Times New Roman" w:cs="David" w:hint="cs"/>
          <w:b/>
          <w:sz w:val="24"/>
          <w:szCs w:val="24"/>
          <w:rtl/>
          <w:lang w:eastAsia="he-IL"/>
        </w:rPr>
        <w:t>המצ"ב</w:t>
      </w:r>
      <w:proofErr w:type="spellEnd"/>
      <w:r w:rsidRPr="00071854">
        <w:rPr>
          <w:rFonts w:ascii="Times New Roman" w:eastAsia="Times New Roman" w:hAnsi="Times New Roman" w:cs="David" w:hint="cs"/>
          <w:b/>
          <w:sz w:val="24"/>
          <w:szCs w:val="24"/>
          <w:rtl/>
          <w:lang w:eastAsia="he-IL"/>
        </w:rPr>
        <w:t xml:space="preserve"> </w:t>
      </w:r>
      <w:r w:rsidRPr="00071854">
        <w:rPr>
          <w:rFonts w:ascii="Times New Roman" w:eastAsia="Times New Roman" w:hAnsi="Times New Roman" w:cs="David"/>
          <w:sz w:val="24"/>
          <w:szCs w:val="24"/>
          <w:rtl/>
          <w:lang w:eastAsia="he-IL"/>
        </w:rPr>
        <w:t>(להלן: "</w:t>
      </w:r>
      <w:r w:rsidRPr="00071854">
        <w:rPr>
          <w:rFonts w:ascii="Times New Roman" w:eastAsia="Times New Roman" w:hAnsi="Times New Roman" w:cs="David"/>
          <w:b/>
          <w:bCs/>
          <w:sz w:val="24"/>
          <w:szCs w:val="24"/>
          <w:rtl/>
          <w:lang w:eastAsia="he-IL"/>
        </w:rPr>
        <w:t>שכר היועץ</w:t>
      </w:r>
      <w:r w:rsidRPr="00071854">
        <w:rPr>
          <w:rFonts w:ascii="Times New Roman" w:eastAsia="Times New Roman" w:hAnsi="Times New Roman" w:cs="David"/>
          <w:sz w:val="24"/>
          <w:szCs w:val="24"/>
          <w:rtl/>
          <w:lang w:eastAsia="he-IL"/>
        </w:rPr>
        <w:t>").</w:t>
      </w:r>
    </w:p>
    <w:p w14:paraId="5B0A8B8C"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בהוצאות הממשיות בשרותי העזר המפורטים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שא המזמין:</w:t>
      </w:r>
    </w:p>
    <w:p w14:paraId="3E986F46"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הדפסות בתוויין המיועדות להפצה לאחרים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החזר.</w:t>
      </w:r>
    </w:p>
    <w:p w14:paraId="78F19C1B"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העתקות שנמסרו ע"י היועץ למזמין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לרשויות המוסמכות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ליועצים, למעט העתקות וצילומים שיפיק היועץ במשרדו.</w:t>
      </w:r>
    </w:p>
    <w:p w14:paraId="67FEA32E"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שכפול מסמכים.</w:t>
      </w:r>
    </w:p>
    <w:p w14:paraId="2EC700CA"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2376207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מדידות וצילומי אויר.</w:t>
      </w:r>
    </w:p>
    <w:p w14:paraId="05C97D2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קידוחים ובדיקות קרקע.</w:t>
      </w:r>
    </w:p>
    <w:p w14:paraId="1DD42DC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שליחויות.</w:t>
      </w:r>
    </w:p>
    <w:p w14:paraId="6FECB328"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העזר המפורטים בסעיפים 7.2.1 עד 7.2.3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יוזמנו על ידי היועץ באמצעות מערכת ניהול פרויקטים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 מערכת </w:t>
      </w:r>
      <w:proofErr w:type="spellStart"/>
      <w:r w:rsidRPr="00071854">
        <w:rPr>
          <w:rFonts w:ascii="Times New Roman" w:eastAsia="Times New Roman" w:hAnsi="Times New Roman" w:cs="David"/>
          <w:sz w:val="24"/>
          <w:szCs w:val="24"/>
          <w:rtl/>
          <w:lang w:eastAsia="he-IL"/>
        </w:rPr>
        <w:t>רמדורנט</w:t>
      </w:r>
      <w:proofErr w:type="spellEnd"/>
      <w:r w:rsidRPr="00071854">
        <w:rPr>
          <w:rFonts w:ascii="Times New Roman" w:eastAsia="Times New Roman" w:hAnsi="Times New Roman" w:cs="David"/>
          <w:sz w:val="24"/>
          <w:szCs w:val="24"/>
          <w:rtl/>
          <w:lang w:eastAsia="he-IL"/>
        </w:rPr>
        <w:t xml:space="preserve"> מודול ניהול מסמכים (</w:t>
      </w:r>
      <w:r w:rsidRPr="00071854">
        <w:rPr>
          <w:rFonts w:ascii="Times New Roman" w:eastAsia="Times New Roman" w:hAnsi="Times New Roman" w:cs="David"/>
          <w:sz w:val="24"/>
          <w:szCs w:val="24"/>
          <w:lang w:eastAsia="he-IL"/>
        </w:rPr>
        <w:t>DM</w:t>
      </w:r>
      <w:r w:rsidRPr="00071854">
        <w:rPr>
          <w:rFonts w:ascii="Times New Roman" w:eastAsia="Times New Roman" w:hAnsi="Times New Roman" w:cs="David"/>
          <w:sz w:val="24"/>
          <w:szCs w:val="24"/>
          <w:rtl/>
          <w:lang w:eastAsia="he-IL"/>
        </w:rPr>
        <w:t>) רק ממכונים המאושרים ע"י המזמין לבצע עבודות עבורו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6A2088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על חשבון שכר היועץ ישולמו ליועץ תשלומי ביניים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עורים ובמועדים המפורטים בנספח</w:t>
      </w:r>
      <w:r w:rsidRPr="00071854">
        <w:rPr>
          <w:rFonts w:ascii="Times New Roman" w:eastAsia="Times New Roman" w:hAnsi="Times New Roman" w:cs="David"/>
          <w:bCs/>
          <w:sz w:val="24"/>
          <w:szCs w:val="24"/>
          <w:rtl/>
          <w:lang w:eastAsia="he-IL"/>
        </w:rPr>
        <w:t xml:space="preserve"> ה'</w:t>
      </w:r>
      <w:r w:rsidRPr="00071854">
        <w:rPr>
          <w:rFonts w:ascii="Times New Roman" w:eastAsia="Times New Roman" w:hAnsi="Times New Roman" w:cs="David" w:hint="cs"/>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וכן כל תשלומי ביניים נוספים במידה והמזמין יחליט </w:t>
      </w:r>
      <w:proofErr w:type="spellStart"/>
      <w:r w:rsidRPr="00071854">
        <w:rPr>
          <w:rFonts w:ascii="Times New Roman" w:eastAsia="Times New Roman" w:hAnsi="Times New Roman" w:cs="David"/>
          <w:sz w:val="24"/>
          <w:szCs w:val="24"/>
          <w:rtl/>
          <w:lang w:eastAsia="he-IL"/>
        </w:rPr>
        <w:t>לשלמם</w:t>
      </w:r>
      <w:proofErr w:type="spellEnd"/>
      <w:r w:rsidRPr="00071854">
        <w:rPr>
          <w:rFonts w:ascii="Times New Roman" w:eastAsia="Times New Roman" w:hAnsi="Times New Roman" w:cs="David"/>
          <w:sz w:val="24"/>
          <w:szCs w:val="24"/>
          <w:rtl/>
          <w:lang w:eastAsia="he-IL"/>
        </w:rPr>
        <w:t xml:space="preserve">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p>
    <w:p w14:paraId="712D2A2E"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תשלומי הביניים לפי פסקה זו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משלבי שירותי היועץ ו/או טיב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6CB8276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השכר האמור בנספח </w:t>
      </w:r>
      <w:r w:rsidRPr="00071854">
        <w:rPr>
          <w:rFonts w:ascii="Times New Roman" w:eastAsia="Times New Roman" w:hAnsi="Times New Roman" w:cs="David"/>
          <w:b/>
          <w:bCs/>
          <w:sz w:val="24"/>
          <w:szCs w:val="24"/>
          <w:rtl/>
          <w:lang w:eastAsia="he-IL"/>
        </w:rPr>
        <w:t xml:space="preserve">ד'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ה</w:t>
      </w:r>
      <w:r w:rsidRPr="00071854">
        <w:rPr>
          <w:rFonts w:ascii="Times New Roman" w:eastAsia="Times New Roman" w:hAnsi="Times New Roman" w:cs="David" w:hint="cs"/>
          <w:sz w:val="24"/>
          <w:szCs w:val="24"/>
          <w:rtl/>
          <w:lang w:eastAsia="he-IL"/>
        </w:rPr>
        <w:t xml:space="preserve">ינו </w:t>
      </w:r>
      <w:r w:rsidRPr="00071854">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71854">
        <w:rPr>
          <w:rFonts w:ascii="Times New Roman" w:eastAsia="Times New Roman" w:hAnsi="Times New Roman" w:cs="David" w:hint="cs"/>
          <w:sz w:val="24"/>
          <w:szCs w:val="24"/>
          <w:rtl/>
          <w:lang w:eastAsia="he-IL"/>
        </w:rPr>
        <w:t xml:space="preserve">זה </w:t>
      </w:r>
      <w:r w:rsidRPr="00071854">
        <w:rPr>
          <w:rFonts w:ascii="Times New Roman" w:eastAsia="Times New Roman" w:hAnsi="Times New Roman" w:cs="David"/>
          <w:sz w:val="24"/>
          <w:szCs w:val="24"/>
          <w:rtl/>
          <w:lang w:eastAsia="he-IL"/>
        </w:rPr>
        <w:t>במפורש אחרת. תנאי לתשלום שכר היועץ במלואו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הינו המצאת הצהרה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לפיה בדק היועץ את העבודות ומצא אותן תואמות </w:t>
      </w:r>
      <w:proofErr w:type="spellStart"/>
      <w:r w:rsidRPr="00071854">
        <w:rPr>
          <w:rFonts w:ascii="Times New Roman" w:eastAsia="Times New Roman" w:hAnsi="Times New Roman" w:cs="David"/>
          <w:sz w:val="24"/>
          <w:szCs w:val="24"/>
          <w:rtl/>
          <w:lang w:eastAsia="he-IL"/>
        </w:rPr>
        <w:t>לתכניותיו</w:t>
      </w:r>
      <w:proofErr w:type="spellEnd"/>
      <w:r w:rsidRPr="00071854">
        <w:rPr>
          <w:rFonts w:ascii="Times New Roman" w:eastAsia="Times New Roman" w:hAnsi="Times New Roman" w:cs="David"/>
          <w:sz w:val="24"/>
          <w:szCs w:val="24"/>
          <w:rtl/>
          <w:lang w:eastAsia="he-IL"/>
        </w:rPr>
        <w:t xml:space="preserve"> ולתקנים המחייבים וכי הן בוצעו לשביעות רצונו בנוסח המצורף כנספח </w:t>
      </w:r>
      <w:r w:rsidRPr="00071854">
        <w:rPr>
          <w:rFonts w:ascii="Times New Roman" w:eastAsia="Times New Roman" w:hAnsi="Times New Roman" w:cs="David"/>
          <w:b/>
          <w:bCs/>
          <w:sz w:val="24"/>
          <w:szCs w:val="24"/>
          <w:rtl/>
          <w:lang w:eastAsia="he-IL"/>
        </w:rPr>
        <w:t>ט'</w:t>
      </w:r>
      <w:r w:rsidRPr="00071854">
        <w:rPr>
          <w:rFonts w:ascii="Times New Roman" w:eastAsia="Times New Roman" w:hAnsi="Times New Roman" w:cs="David"/>
          <w:sz w:val="24"/>
          <w:szCs w:val="24"/>
          <w:rtl/>
          <w:lang w:eastAsia="he-IL"/>
        </w:rPr>
        <w:t xml:space="preserve"> לחוזה זה וכתב היעדר תביעות המצורף כנספח</w:t>
      </w:r>
      <w:r w:rsidRPr="00071854">
        <w:rPr>
          <w:rFonts w:ascii="Times New Roman" w:eastAsia="Times New Roman" w:hAnsi="Times New Roman" w:cs="David"/>
          <w:b/>
          <w:bCs/>
          <w:sz w:val="24"/>
          <w:szCs w:val="24"/>
          <w:rtl/>
          <w:lang w:eastAsia="he-IL"/>
        </w:rPr>
        <w:t xml:space="preserve"> י'</w:t>
      </w:r>
      <w:r w:rsidRPr="00071854">
        <w:rPr>
          <w:rFonts w:ascii="Times New Roman" w:eastAsia="Times New Roman" w:hAnsi="Times New Roman" w:cs="David"/>
          <w:sz w:val="24"/>
          <w:szCs w:val="24"/>
          <w:rtl/>
          <w:lang w:eastAsia="he-IL"/>
        </w:rPr>
        <w:t xml:space="preserve"> לחוזה זה למזמין, חתום ע"י היועץ ומאומת כנדרש בו.</w:t>
      </w:r>
    </w:p>
    <w:p w14:paraId="6FCDCFE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מבלי לפגוע בכלליות האמור בסעיף </w:t>
      </w:r>
      <w:r w:rsidRPr="00071854">
        <w:rPr>
          <w:rFonts w:ascii="Times New Roman" w:eastAsia="Times New Roman" w:hAnsi="Times New Roman" w:cs="David" w:hint="cs"/>
          <w:sz w:val="24"/>
          <w:szCs w:val="24"/>
          <w:rtl/>
          <w:lang w:eastAsia="he-IL"/>
        </w:rPr>
        <w:t>7 לעיל</w:t>
      </w:r>
      <w:r w:rsidRPr="00071854">
        <w:rPr>
          <w:rFonts w:ascii="Times New Roman" w:eastAsia="Times New Roman" w:hAnsi="Times New Roman" w:cs="David"/>
          <w:sz w:val="24"/>
          <w:szCs w:val="24"/>
          <w:rtl/>
          <w:lang w:eastAsia="he-IL"/>
        </w:rPr>
        <w:t>, 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w:t>
      </w:r>
      <w:r w:rsidRPr="00071854">
        <w:rPr>
          <w:rFonts w:ascii="Times New Roman" w:eastAsia="Times New Roman" w:hAnsi="Times New Roman" w:cs="David"/>
          <w:sz w:val="24"/>
          <w:szCs w:val="24"/>
          <w:rtl/>
          <w:lang w:eastAsia="he-IL"/>
        </w:rPr>
        <w:lastRenderedPageBreak/>
        <w:t xml:space="preserve">מהיועצים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רכוש ה</w:t>
      </w:r>
      <w:r w:rsidRPr="00071854">
        <w:rPr>
          <w:rFonts w:ascii="Times New Roman" w:eastAsia="Times New Roman" w:hAnsi="Times New Roman" w:cs="David" w:hint="cs"/>
          <w:sz w:val="24"/>
          <w:szCs w:val="24"/>
          <w:rtl/>
          <w:lang w:eastAsia="he-IL"/>
        </w:rPr>
        <w:t>מזמין</w:t>
      </w:r>
      <w:r w:rsidRPr="00071854">
        <w:rPr>
          <w:rFonts w:ascii="Times New Roman" w:eastAsia="Times New Roman" w:hAnsi="Times New Roman" w:cs="David"/>
          <w:sz w:val="24"/>
          <w:szCs w:val="24"/>
          <w:rtl/>
          <w:lang w:eastAsia="he-IL"/>
        </w:rPr>
        <w:t>. מובהר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הפרת סעיף זה על ידי היועץ תה</w:t>
      </w:r>
      <w:r w:rsidRPr="00071854">
        <w:rPr>
          <w:rFonts w:ascii="Times New Roman" w:eastAsia="Times New Roman" w:hAnsi="Times New Roman" w:cs="David" w:hint="cs"/>
          <w:sz w:val="24"/>
          <w:szCs w:val="24"/>
          <w:rtl/>
          <w:lang w:eastAsia="he-IL"/>
        </w:rPr>
        <w:t>ווה</w:t>
      </w:r>
      <w:r w:rsidRPr="00071854">
        <w:rPr>
          <w:rFonts w:ascii="Times New Roman" w:eastAsia="Times New Roman" w:hAnsi="Times New Roman" w:cs="David"/>
          <w:sz w:val="24"/>
          <w:szCs w:val="24"/>
          <w:rtl/>
          <w:lang w:eastAsia="he-IL"/>
        </w:rPr>
        <w:t xml:space="preserve"> הפרה יסודית של חוזה</w:t>
      </w:r>
      <w:r w:rsidRPr="00071854">
        <w:rPr>
          <w:rFonts w:ascii="Times New Roman" w:eastAsia="Times New Roman" w:hAnsi="Times New Roman" w:cs="David" w:hint="cs"/>
          <w:sz w:val="24"/>
          <w:szCs w:val="24"/>
          <w:rtl/>
          <w:lang w:eastAsia="he-IL"/>
        </w:rPr>
        <w:t xml:space="preserve"> זה. </w:t>
      </w:r>
    </w:p>
    <w:p w14:paraId="45AE81A7"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תנאים מקדמיים לביצוע תשלום כלשהו ע"ח שכר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הצגת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071854">
        <w:rPr>
          <w:rFonts w:ascii="Times New Roman" w:eastAsia="Times New Roman" w:hAnsi="Times New Roman" w:cs="David" w:hint="cs"/>
          <w:sz w:val="24"/>
          <w:szCs w:val="24"/>
          <w:rtl/>
          <w:lang w:eastAsia="he-IL"/>
        </w:rPr>
        <w:t>עובר</w:t>
      </w:r>
      <w:r w:rsidRPr="00071854">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52B0B351"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FDC077C"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שנויים בתכנון</w:t>
      </w:r>
    </w:p>
    <w:p w14:paraId="171810D1"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w:t>
      </w:r>
      <w:proofErr w:type="spellStart"/>
      <w:r w:rsidRPr="00071854">
        <w:rPr>
          <w:rFonts w:ascii="Times New Roman" w:eastAsia="Times New Roman" w:hAnsi="Times New Roman" w:cs="David"/>
          <w:sz w:val="24"/>
          <w:szCs w:val="24"/>
          <w:rtl/>
          <w:lang w:eastAsia="he-IL"/>
        </w:rPr>
        <w:t>בתכניות</w:t>
      </w:r>
      <w:proofErr w:type="spellEnd"/>
      <w:r w:rsidRPr="00071854">
        <w:rPr>
          <w:rFonts w:ascii="Times New Roman" w:eastAsia="Times New Roman" w:hAnsi="Times New Roman" w:cs="David"/>
          <w:sz w:val="24"/>
          <w:szCs w:val="24"/>
          <w:rtl/>
          <w:lang w:eastAsia="he-IL"/>
        </w:rPr>
        <w:t xml:space="preserve"> שיידרשו מבלי שיהיה זכאי לכל תשלום נוסף בעד עבודות אלו, אלא כפי שנקבע בסעיף 8.2 להלן.</w:t>
      </w:r>
    </w:p>
    <w:p w14:paraId="1149E39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bCs/>
          <w:sz w:val="24"/>
          <w:szCs w:val="24"/>
          <w:rtl/>
          <w:lang w:eastAsia="he-IL"/>
        </w:rPr>
        <w:t>ב' או ג'</w:t>
      </w:r>
      <w:r w:rsidRPr="00071854">
        <w:rPr>
          <w:rFonts w:ascii="Times New Roman" w:eastAsia="Times New Roman" w:hAnsi="Times New Roman" w:cs="David" w:hint="cs"/>
          <w:b/>
          <w:sz w:val="24"/>
          <w:szCs w:val="24"/>
          <w:rtl/>
          <w:lang w:eastAsia="he-IL"/>
        </w:rPr>
        <w:t xml:space="preserve"> </w:t>
      </w:r>
      <w:proofErr w:type="spellStart"/>
      <w:r w:rsidRPr="00071854">
        <w:rPr>
          <w:rFonts w:ascii="Times New Roman" w:eastAsia="Times New Roman" w:hAnsi="Times New Roman" w:cs="David" w:hint="cs"/>
          <w:b/>
          <w:sz w:val="24"/>
          <w:szCs w:val="24"/>
          <w:rtl/>
          <w:lang w:eastAsia="he-IL"/>
        </w:rPr>
        <w:t>המצ"ב</w:t>
      </w:r>
      <w:proofErr w:type="spellEnd"/>
      <w:r w:rsidRPr="00071854">
        <w:rPr>
          <w:rFonts w:ascii="Times New Roman" w:eastAsia="Times New Roman" w:hAnsi="Times New Roman" w:cs="David"/>
          <w:sz w:val="24"/>
          <w:szCs w:val="24"/>
          <w:rtl/>
          <w:lang w:eastAsia="he-IL"/>
        </w:rPr>
        <w:t>,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אלמלא השנויים</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יהיה</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זכאי לפיצוי בעד העבודה הנוספת שב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עקב השנויים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כאמור</w:t>
      </w:r>
      <w:r w:rsidRPr="00071854">
        <w:rPr>
          <w:rFonts w:ascii="Times New Roman" w:eastAsia="Times New Roman" w:hAnsi="Times New Roman" w:cs="David"/>
          <w:sz w:val="24"/>
          <w:szCs w:val="24"/>
          <w:rtl/>
          <w:lang w:eastAsia="he-IL"/>
        </w:rPr>
        <w:t>. הפיצוי ישולם בגין העבודה הנוספת שהיועץ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ושכר היועץ. בכל מקרה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שנויים</w:t>
      </w:r>
      <w:r w:rsidRPr="00071854">
        <w:rPr>
          <w:rFonts w:ascii="Times New Roman" w:eastAsia="Times New Roman" w:hAnsi="Times New Roman" w:cs="David" w:hint="cs"/>
          <w:sz w:val="24"/>
          <w:szCs w:val="24"/>
          <w:rtl/>
          <w:lang w:eastAsia="he-IL"/>
        </w:rPr>
        <w:t xml:space="preserve"> כאמור, לא יהוו</w:t>
      </w:r>
      <w:r w:rsidRPr="00071854">
        <w:rPr>
          <w:rFonts w:ascii="Times New Roman" w:eastAsia="Times New Roman" w:hAnsi="Times New Roman" w:cs="David"/>
          <w:sz w:val="24"/>
          <w:szCs w:val="24"/>
          <w:rtl/>
          <w:lang w:eastAsia="he-IL"/>
        </w:rPr>
        <w:t xml:space="preserve"> עילה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5AABE9A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על אף</w:t>
      </w:r>
      <w:r w:rsidRPr="00071854">
        <w:rPr>
          <w:rFonts w:ascii="Times New Roman" w:eastAsia="Times New Roman" w:hAnsi="Times New Roman" w:cs="David"/>
          <w:sz w:val="24"/>
          <w:szCs w:val="24"/>
          <w:rtl/>
          <w:lang w:eastAsia="he-IL"/>
        </w:rPr>
        <w:t xml:space="preserve"> האמור בסעיף 8.2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יגיע ליועץ דבר בגין שינויים הנובעים מ:</w:t>
      </w:r>
    </w:p>
    <w:p w14:paraId="102F531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טעות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קוי בתכנון ו/או </w:t>
      </w:r>
      <w:proofErr w:type="spellStart"/>
      <w:r w:rsidRPr="00071854">
        <w:rPr>
          <w:rFonts w:ascii="Times New Roman" w:eastAsia="Times New Roman" w:hAnsi="Times New Roman" w:cs="David"/>
          <w:sz w:val="24"/>
          <w:szCs w:val="24"/>
          <w:rtl/>
          <w:lang w:eastAsia="he-IL"/>
        </w:rPr>
        <w:t>באומדן</w:t>
      </w:r>
      <w:proofErr w:type="spellEnd"/>
      <w:r w:rsidRPr="00071854">
        <w:rPr>
          <w:rFonts w:ascii="Times New Roman" w:eastAsia="Times New Roman" w:hAnsi="Times New Roman" w:cs="David"/>
          <w:sz w:val="24"/>
          <w:szCs w:val="24"/>
          <w:rtl/>
          <w:lang w:eastAsia="he-IL"/>
        </w:rPr>
        <w:t xml:space="preserve"> של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של היועצים.</w:t>
      </w:r>
    </w:p>
    <w:p w14:paraId="029314F0"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התכנון אינו התכנון היעיל ביותר.</w:t>
      </w:r>
    </w:p>
    <w:p w14:paraId="5F96F987"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3DEF8EAE"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השינויים מתחייבים מדרישת רשויות מוסמכות. </w:t>
      </w:r>
    </w:p>
    <w:p w14:paraId="2A41838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להכין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עבור רוכשים שיבקשו זאת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2E5E9A9F" w14:textId="77777777" w:rsidR="00071854" w:rsidRDefault="00071854" w:rsidP="00071854">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מחיר השינויים ותנאי התשלום בגין תכנון השינויים </w:t>
      </w:r>
      <w:r w:rsidRPr="00071854">
        <w:rPr>
          <w:rFonts w:ascii="Times New Roman" w:eastAsia="Times New Roman" w:hAnsi="Times New Roman" w:cs="David" w:hint="cs"/>
          <w:sz w:val="24"/>
          <w:szCs w:val="24"/>
          <w:rtl/>
          <w:lang w:eastAsia="he-IL"/>
        </w:rPr>
        <w:t xml:space="preserve">כאמור, </w:t>
      </w:r>
      <w:r w:rsidRPr="00071854">
        <w:rPr>
          <w:rFonts w:ascii="Times New Roman" w:eastAsia="Times New Roman" w:hAnsi="Times New Roman" w:cs="David"/>
          <w:sz w:val="24"/>
          <w:szCs w:val="24"/>
          <w:rtl/>
          <w:lang w:eastAsia="he-IL"/>
        </w:rPr>
        <w:t>יסוכמו בין היועץ לרוכשים. היועץ יתקשר עם הרוכש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בענ</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ין קביעת מחיר השינויים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תובא בפני המנהל והוא יהיה המוסמך להכריע בה.</w:t>
      </w:r>
    </w:p>
    <w:p w14:paraId="7E5E866C"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אחריות וביטוח</w:t>
      </w:r>
    </w:p>
    <w:p w14:paraId="0B57D413" w14:textId="77777777" w:rsidR="005B5631" w:rsidRPr="00013687" w:rsidRDefault="005B5631" w:rsidP="005B563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36F93AD" w14:textId="77777777" w:rsidR="005B5631" w:rsidRPr="00013687" w:rsidRDefault="005B5631" w:rsidP="005B5631">
      <w:pPr>
        <w:pStyle w:val="af7"/>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2A812539" w14:textId="77777777" w:rsidR="005B5631" w:rsidRPr="00013687" w:rsidRDefault="005B5631" w:rsidP="005B5631">
      <w:pPr>
        <w:pStyle w:val="af7"/>
        <w:ind w:left="792" w:right="0" w:firstLine="0"/>
        <w:rPr>
          <w:rFonts w:eastAsia="Times New Roman" w:cs="David"/>
          <w:color w:val="auto"/>
          <w:szCs w:val="24"/>
          <w:rtl/>
        </w:rPr>
      </w:pPr>
      <w:r>
        <w:rPr>
          <w:rFonts w:eastAsia="Times New Roman" w:cs="David" w:hint="cs"/>
          <w:color w:val="auto"/>
          <w:szCs w:val="24"/>
          <w:rtl/>
        </w:rPr>
        <w:lastRenderedPageBreak/>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377DB939" w14:textId="77777777" w:rsidR="005B5631" w:rsidRPr="00013687" w:rsidRDefault="005B5631" w:rsidP="005B5631">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6D379E6A" w14:textId="77777777" w:rsidR="005B5631"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9C53921" w14:textId="77777777" w:rsidR="005B5631"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E2D5AC3" w14:textId="77777777" w:rsidR="005B5631" w:rsidRPr="00013687"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CFFD862" w14:textId="77777777" w:rsidR="005B5631" w:rsidRDefault="005B5631" w:rsidP="005B563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E1D1705"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D08F87B"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7C313C1B"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07DBC535"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15293D3A"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6A1E8BAC"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30E128C4"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48E5B487"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2F4B8A44"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w:t>
      </w:r>
      <w:r>
        <w:rPr>
          <w:rFonts w:ascii="Times New Roman" w:eastAsia="Times New Roman" w:hAnsi="Times New Roman" w:cs="David" w:hint="cs"/>
          <w:sz w:val="20"/>
          <w:szCs w:val="24"/>
          <w:rtl/>
          <w:lang w:eastAsia="he-IL"/>
        </w:rPr>
        <w:lastRenderedPageBreak/>
        <w:t xml:space="preserve">התחלוף כאמור, לא יחול לטובת אדם שגרם לנזק בזדון. </w:t>
      </w:r>
    </w:p>
    <w:p w14:paraId="000429C6"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3AC346F4"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085D70E"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99828AC"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D5D409A" w14:textId="77777777" w:rsidR="005B5631" w:rsidRPr="00A42052"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D841FEC" w14:textId="77777777" w:rsidR="00071854" w:rsidRPr="00071854" w:rsidRDefault="00071854" w:rsidP="00071854">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10C9819F"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 xml:space="preserve">אספקת </w:t>
      </w:r>
      <w:proofErr w:type="spellStart"/>
      <w:r w:rsidRPr="00071854">
        <w:rPr>
          <w:rFonts w:ascii="Times New Roman" w:eastAsia="Times New Roman" w:hAnsi="Times New Roman" w:cs="David"/>
          <w:bCs/>
          <w:sz w:val="24"/>
          <w:szCs w:val="24"/>
          <w:u w:val="single"/>
          <w:rtl/>
          <w:lang w:eastAsia="he-IL"/>
        </w:rPr>
        <w:t>תכניות</w:t>
      </w:r>
      <w:proofErr w:type="spellEnd"/>
    </w:p>
    <w:p w14:paraId="1D7E5EE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עת במהלך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וכן בתקופת הבדק של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למזמין מיד לפי דרישתו כל </w:t>
      </w:r>
      <w:proofErr w:type="spellStart"/>
      <w:r w:rsidRPr="00071854">
        <w:rPr>
          <w:rFonts w:ascii="Times New Roman" w:eastAsia="Times New Roman" w:hAnsi="Times New Roman" w:cs="David"/>
          <w:sz w:val="24"/>
          <w:szCs w:val="24"/>
          <w:rtl/>
          <w:lang w:eastAsia="he-IL"/>
        </w:rPr>
        <w:t>תכניות</w:t>
      </w:r>
      <w:proofErr w:type="spellEnd"/>
      <w:r w:rsidRPr="00071854">
        <w:rPr>
          <w:rFonts w:ascii="Times New Roman" w:eastAsia="Times New Roman" w:hAnsi="Times New Roman" w:cs="David"/>
          <w:sz w:val="24"/>
          <w:szCs w:val="24"/>
          <w:rtl/>
          <w:lang w:eastAsia="he-IL"/>
        </w:rPr>
        <w:t xml:space="preserve">, ובכללן, </w:t>
      </w:r>
      <w:proofErr w:type="spellStart"/>
      <w:r w:rsidRPr="00071854">
        <w:rPr>
          <w:rFonts w:ascii="Times New Roman" w:eastAsia="Times New Roman" w:hAnsi="Times New Roman" w:cs="David"/>
          <w:sz w:val="24"/>
          <w:szCs w:val="24"/>
          <w:rtl/>
          <w:lang w:eastAsia="he-IL"/>
        </w:rPr>
        <w:t>תכניות</w:t>
      </w:r>
      <w:proofErr w:type="spellEnd"/>
      <w:r w:rsidRPr="00071854">
        <w:rPr>
          <w:rFonts w:ascii="Times New Roman" w:eastAsia="Times New Roman" w:hAnsi="Times New Roman" w:cs="David"/>
          <w:sz w:val="24"/>
          <w:szCs w:val="24"/>
          <w:rtl/>
          <w:lang w:eastAsia="he-IL"/>
        </w:rPr>
        <w:t xml:space="preserve"> ומסמכים המנויים ברשימה </w:t>
      </w:r>
      <w:proofErr w:type="spellStart"/>
      <w:r w:rsidRPr="00071854">
        <w:rPr>
          <w:rFonts w:ascii="Times New Roman" w:eastAsia="Times New Roman" w:hAnsi="Times New Roman" w:cs="David"/>
          <w:sz w:val="24"/>
          <w:szCs w:val="24"/>
          <w:rtl/>
          <w:lang w:eastAsia="he-IL"/>
        </w:rPr>
        <w:t>המצ"ב</w:t>
      </w:r>
      <w:proofErr w:type="spellEnd"/>
      <w:r w:rsidRPr="00071854">
        <w:rPr>
          <w:rFonts w:ascii="Times New Roman" w:eastAsia="Times New Roman" w:hAnsi="Times New Roman" w:cs="David"/>
          <w:sz w:val="24"/>
          <w:szCs w:val="24"/>
          <w:rtl/>
          <w:lang w:eastAsia="he-IL"/>
        </w:rPr>
        <w:t xml:space="preserve"> כנספח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xml:space="preserve"> לחוזה זה, ובמידה והדרישה מתייחסת </w:t>
      </w:r>
      <w:proofErr w:type="spellStart"/>
      <w:r w:rsidRPr="00071854">
        <w:rPr>
          <w:rFonts w:ascii="Times New Roman" w:eastAsia="Times New Roman" w:hAnsi="Times New Roman" w:cs="David"/>
          <w:sz w:val="24"/>
          <w:szCs w:val="24"/>
          <w:rtl/>
          <w:lang w:eastAsia="he-IL"/>
        </w:rPr>
        <w:t>לתכניות</w:t>
      </w:r>
      <w:proofErr w:type="spellEnd"/>
      <w:r w:rsidRPr="00071854">
        <w:rPr>
          <w:rFonts w:ascii="Times New Roman" w:eastAsia="Times New Roman" w:hAnsi="Times New Roman" w:cs="David"/>
          <w:sz w:val="24"/>
          <w:szCs w:val="24"/>
          <w:rtl/>
          <w:lang w:eastAsia="he-IL"/>
        </w:rPr>
        <w:t xml:space="preserve"> שאינ</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בידו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יערכ</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היועץ בהקדם האפשרי וימסר</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למזמין.</w:t>
      </w:r>
    </w:p>
    <w:p w14:paraId="140C330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עם גמר שרותי </w:t>
      </w:r>
      <w:r w:rsidRPr="00071854">
        <w:rPr>
          <w:rFonts w:ascii="Times New Roman" w:eastAsia="Times New Roman" w:hAnsi="Times New Roman" w:cs="David" w:hint="cs"/>
          <w:sz w:val="24"/>
          <w:szCs w:val="24"/>
          <w:rtl/>
          <w:lang w:eastAsia="he-IL"/>
        </w:rPr>
        <w:t>היועץ,</w:t>
      </w:r>
      <w:r w:rsidRPr="00071854">
        <w:rPr>
          <w:rFonts w:ascii="Times New Roman" w:eastAsia="Times New Roman" w:hAnsi="Times New Roman" w:cs="David"/>
          <w:sz w:val="24"/>
          <w:szCs w:val="24"/>
          <w:rtl/>
          <w:lang w:eastAsia="he-IL"/>
        </w:rPr>
        <w:t xml:space="preserve"> ימסור היועץ למזמין סדרה אחת של העתקי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כשהן מעודכנות, ומשקפות את התכנון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הסופי בשטח </w:t>
      </w:r>
      <w:r w:rsidRPr="00071854">
        <w:rPr>
          <w:rFonts w:ascii="Times New Roman" w:eastAsia="Times New Roman" w:hAnsi="Times New Roman" w:cs="David"/>
          <w:color w:val="000000"/>
          <w:sz w:val="24"/>
          <w:szCs w:val="24"/>
          <w:lang w:eastAsia="he-IL"/>
        </w:rPr>
        <w:t>(AS MADE)</w:t>
      </w:r>
      <w:r w:rsidRPr="00071854">
        <w:rPr>
          <w:rFonts w:ascii="Times New Roman" w:eastAsia="Times New Roman" w:hAnsi="Times New Roman" w:cs="David"/>
          <w:sz w:val="24"/>
          <w:szCs w:val="24"/>
          <w:rtl/>
          <w:lang w:eastAsia="he-IL"/>
        </w:rPr>
        <w:t xml:space="preserve">, למעט שינויי דיירים, </w:t>
      </w:r>
      <w:r w:rsidRPr="00071854">
        <w:rPr>
          <w:rFonts w:ascii="Times New Roman" w:eastAsia="Times New Roman" w:hAnsi="Times New Roman" w:cs="David" w:hint="cs"/>
          <w:sz w:val="24"/>
          <w:szCs w:val="24"/>
          <w:rtl/>
          <w:lang w:eastAsia="he-IL"/>
        </w:rPr>
        <w:t xml:space="preserve">וקבצים </w:t>
      </w:r>
      <w:r w:rsidRPr="00071854">
        <w:rPr>
          <w:rFonts w:ascii="Times New Roman" w:eastAsia="Times New Roman" w:hAnsi="Times New Roman" w:cs="David"/>
          <w:sz w:val="24"/>
          <w:szCs w:val="24"/>
          <w:rtl/>
          <w:lang w:eastAsia="he-IL"/>
        </w:rPr>
        <w:t>המכילים את התכנון במדיה ממוחשבת.</w:t>
      </w:r>
    </w:p>
    <w:p w14:paraId="330DEB88"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הובא החוזה לידי גמר או בוטל לפי סעיף 12 להלן, ימסור היועץ למזמין סדרה אחת של העתקי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ו</w:t>
      </w:r>
      <w:r w:rsidRPr="00071854">
        <w:rPr>
          <w:rFonts w:ascii="Times New Roman" w:eastAsia="Times New Roman" w:hAnsi="Times New Roman" w:cs="David" w:hint="cs"/>
          <w:sz w:val="24"/>
          <w:szCs w:val="24"/>
          <w:rtl/>
          <w:lang w:eastAsia="he-IL"/>
        </w:rPr>
        <w:t>הקבצים</w:t>
      </w:r>
      <w:r w:rsidRPr="00071854">
        <w:rPr>
          <w:rFonts w:ascii="Times New Roman" w:eastAsia="Times New Roman" w:hAnsi="Times New Roman" w:cs="David"/>
          <w:sz w:val="24"/>
          <w:szCs w:val="24"/>
          <w:rtl/>
          <w:lang w:eastAsia="he-IL"/>
        </w:rPr>
        <w:t xml:space="preserve"> כשה</w:t>
      </w:r>
      <w:r w:rsidRPr="00071854">
        <w:rPr>
          <w:rFonts w:ascii="Times New Roman" w:eastAsia="Times New Roman" w:hAnsi="Times New Roman" w:cs="David" w:hint="cs"/>
          <w:sz w:val="24"/>
          <w:szCs w:val="24"/>
          <w:rtl/>
          <w:lang w:eastAsia="he-IL"/>
        </w:rPr>
        <w:t>ם</w:t>
      </w:r>
      <w:r w:rsidRPr="00071854">
        <w:rPr>
          <w:rFonts w:ascii="Times New Roman" w:eastAsia="Times New Roman" w:hAnsi="Times New Roman" w:cs="David"/>
          <w:sz w:val="24"/>
          <w:szCs w:val="24"/>
          <w:rtl/>
          <w:lang w:eastAsia="he-IL"/>
        </w:rPr>
        <w:t xml:space="preserve"> מעודכנ</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עד לתאריך הבאת החוזה לידי גמר, או עד לתאריך ביטולו, </w:t>
      </w:r>
      <w:proofErr w:type="spellStart"/>
      <w:r w:rsidRPr="00071854">
        <w:rPr>
          <w:rFonts w:ascii="Times New Roman" w:eastAsia="Times New Roman" w:hAnsi="Times New Roman" w:cs="David"/>
          <w:sz w:val="24"/>
          <w:szCs w:val="24"/>
          <w:rtl/>
          <w:lang w:eastAsia="he-IL"/>
        </w:rPr>
        <w:t>הכל</w:t>
      </w:r>
      <w:proofErr w:type="spellEnd"/>
      <w:r w:rsidRPr="00071854">
        <w:rPr>
          <w:rFonts w:ascii="Times New Roman" w:eastAsia="Times New Roman" w:hAnsi="Times New Roman" w:cs="David"/>
          <w:sz w:val="24"/>
          <w:szCs w:val="24"/>
          <w:rtl/>
          <w:lang w:eastAsia="he-IL"/>
        </w:rPr>
        <w:t xml:space="preserve"> לפי העניין.</w:t>
      </w:r>
    </w:p>
    <w:p w14:paraId="38119A65" w14:textId="7CB37740" w:rsidR="001C502F" w:rsidRPr="00071854" w:rsidDel="00B20997" w:rsidRDefault="001C502F" w:rsidP="001C502F">
      <w:pPr>
        <w:widowControl w:val="0"/>
        <w:spacing w:before="0" w:beforeAutospacing="0" w:after="200" w:afterAutospacing="0" w:line="240" w:lineRule="auto"/>
        <w:jc w:val="both"/>
        <w:rPr>
          <w:del w:id="15" w:author="Kook Sec" w:date="2022-01-11T13:50:00Z"/>
          <w:rFonts w:ascii="Times New Roman" w:eastAsia="Times New Roman" w:hAnsi="Times New Roman" w:cs="David"/>
          <w:sz w:val="24"/>
          <w:szCs w:val="24"/>
          <w:rtl/>
          <w:lang w:eastAsia="he-IL"/>
        </w:rPr>
      </w:pPr>
    </w:p>
    <w:p w14:paraId="165CF44E"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חייב היועץ לשמור אצלו למשך תקופה של 7 שנים לפחות את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בקבצי מחשב ובתדפיסים ולספק למזמין לפי דרישתו העתקים מהן בכל עת שיידרש לכך.</w:t>
      </w:r>
    </w:p>
    <w:p w14:paraId="0714FF20"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היועץ לא יהיה זכאי לכל תשלום נוסף בעד </w:t>
      </w:r>
      <w:proofErr w:type="spellStart"/>
      <w:r w:rsidRPr="00071854">
        <w:rPr>
          <w:rFonts w:ascii="Times New Roman" w:eastAsia="Times New Roman" w:hAnsi="Times New Roman" w:cs="David"/>
          <w:sz w:val="24"/>
          <w:szCs w:val="24"/>
          <w:rtl/>
          <w:lang w:eastAsia="he-IL"/>
        </w:rPr>
        <w:t>תכניות</w:t>
      </w:r>
      <w:proofErr w:type="spellEnd"/>
      <w:r w:rsidRPr="00071854">
        <w:rPr>
          <w:rFonts w:ascii="Times New Roman" w:eastAsia="Times New Roman" w:hAnsi="Times New Roman" w:cs="David"/>
          <w:sz w:val="24"/>
          <w:szCs w:val="24"/>
          <w:rtl/>
          <w:lang w:eastAsia="he-IL"/>
        </w:rPr>
        <w:t xml:space="preserve"> שימסור למזמין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סעיף 10 זה.</w:t>
      </w:r>
    </w:p>
    <w:p w14:paraId="4B8C173C"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זכות הקניין בכל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שייכת למזמין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 ששולם שכר היועץ בהתאם להוראות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בתוקף זכות הקניין הנ"ל זכאי המזמין לעשות כל שימוש </w:t>
      </w:r>
      <w:proofErr w:type="spellStart"/>
      <w:r w:rsidRPr="00071854">
        <w:rPr>
          <w:rFonts w:ascii="Times New Roman" w:eastAsia="Times New Roman" w:hAnsi="Times New Roman" w:cs="David"/>
          <w:sz w:val="24"/>
          <w:szCs w:val="24"/>
          <w:rtl/>
          <w:lang w:eastAsia="he-IL"/>
        </w:rPr>
        <w:t>בתכניות</w:t>
      </w:r>
      <w:proofErr w:type="spellEnd"/>
      <w:r w:rsidRPr="00071854">
        <w:rPr>
          <w:rFonts w:ascii="Times New Roman" w:eastAsia="Times New Roman" w:hAnsi="Times New Roman" w:cs="David"/>
          <w:sz w:val="24"/>
          <w:szCs w:val="24"/>
          <w:rtl/>
          <w:lang w:eastAsia="he-IL"/>
        </w:rPr>
        <w:t xml:space="preserve">, לרבות להשתמש בהן באמצעות יועצים אחרים ואף לשנותן בלא שיגיע ליועץ דבר בגין זאת, ובלבד שהשימוש </w:t>
      </w:r>
      <w:proofErr w:type="spellStart"/>
      <w:r w:rsidRPr="00071854">
        <w:rPr>
          <w:rFonts w:ascii="Times New Roman" w:eastAsia="Times New Roman" w:hAnsi="Times New Roman" w:cs="David"/>
          <w:sz w:val="24"/>
          <w:szCs w:val="24"/>
          <w:rtl/>
          <w:lang w:eastAsia="he-IL"/>
        </w:rPr>
        <w:t>בתכניות</w:t>
      </w:r>
      <w:proofErr w:type="spellEnd"/>
      <w:r w:rsidRPr="00071854">
        <w:rPr>
          <w:rFonts w:ascii="Times New Roman" w:eastAsia="Times New Roman" w:hAnsi="Times New Roman" w:cs="David"/>
          <w:sz w:val="24"/>
          <w:szCs w:val="24"/>
          <w:rtl/>
          <w:lang w:eastAsia="he-IL"/>
        </w:rPr>
        <w:t xml:space="preserve"> יוגבל לאתר ולפרויקט שחוזה זה חל לגביו. האמור לעיל לגבי זכות הקניין </w:t>
      </w:r>
      <w:proofErr w:type="spellStart"/>
      <w:r w:rsidRPr="00071854">
        <w:rPr>
          <w:rFonts w:ascii="Times New Roman" w:eastAsia="Times New Roman" w:hAnsi="Times New Roman" w:cs="David"/>
          <w:sz w:val="24"/>
          <w:szCs w:val="24"/>
          <w:rtl/>
          <w:lang w:eastAsia="he-IL"/>
        </w:rPr>
        <w:t>בתכניות</w:t>
      </w:r>
      <w:proofErr w:type="spellEnd"/>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היועץ אינו רשאי להשתמש </w:t>
      </w:r>
      <w:proofErr w:type="spellStart"/>
      <w:r w:rsidRPr="00071854">
        <w:rPr>
          <w:rFonts w:ascii="Times New Roman" w:eastAsia="Times New Roman" w:hAnsi="Times New Roman" w:cs="David"/>
          <w:sz w:val="24"/>
          <w:szCs w:val="24"/>
          <w:rtl/>
          <w:lang w:eastAsia="he-IL"/>
        </w:rPr>
        <w:t>בתכניות</w:t>
      </w:r>
      <w:proofErr w:type="spellEnd"/>
      <w:r w:rsidRPr="00071854">
        <w:rPr>
          <w:rFonts w:ascii="Times New Roman" w:eastAsia="Times New Roman" w:hAnsi="Times New Roman" w:cs="David"/>
          <w:sz w:val="24"/>
          <w:szCs w:val="24"/>
          <w:rtl/>
          <w:lang w:eastAsia="he-IL"/>
        </w:rPr>
        <w:t xml:space="preserve"> לצורך תכנון ובניה של פרויקט אחר  שלא בהסכמת המזמין.</w:t>
      </w:r>
    </w:p>
    <w:p w14:paraId="586443DE"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lastRenderedPageBreak/>
        <w:t>מעמד היועץ</w:t>
      </w:r>
    </w:p>
    <w:p w14:paraId="198C8B2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ומובהר על ידי הצדדים לחוזה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071854">
        <w:rPr>
          <w:rFonts w:ascii="Times New Roman" w:eastAsia="Times New Roman" w:hAnsi="Times New Roman" w:cs="David" w:hint="cs"/>
          <w:sz w:val="24"/>
          <w:szCs w:val="24"/>
          <w:rtl/>
          <w:lang w:eastAsia="he-IL"/>
        </w:rPr>
        <w:t xml:space="preserve"> של היועץ</w:t>
      </w:r>
      <w:r w:rsidRPr="00071854">
        <w:rPr>
          <w:rFonts w:ascii="Times New Roman" w:eastAsia="Times New Roman" w:hAnsi="Times New Roman" w:cs="David"/>
          <w:sz w:val="24"/>
          <w:szCs w:val="24"/>
          <w:rtl/>
          <w:lang w:eastAsia="he-IL"/>
        </w:rPr>
        <w:t>.</w:t>
      </w:r>
    </w:p>
    <w:p w14:paraId="3FC2C8B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אין ולא יהיו יחסי עובד-מעביד בין המזמין ובין </w:t>
      </w:r>
      <w:r w:rsidRPr="00071854">
        <w:rPr>
          <w:rFonts w:ascii="Times New Roman" w:eastAsia="Times New Roman" w:hAnsi="Times New Roman" w:cs="David"/>
          <w:color w:val="000000"/>
          <w:sz w:val="24"/>
          <w:szCs w:val="24"/>
          <w:rtl/>
          <w:lang w:eastAsia="he-IL"/>
        </w:rPr>
        <w:t xml:space="preserve">היועץ ו/או </w:t>
      </w:r>
      <w:r w:rsidRPr="00071854">
        <w:rPr>
          <w:rFonts w:ascii="Times New Roman" w:eastAsia="Times New Roman" w:hAnsi="Times New Roman" w:cs="David" w:hint="cs"/>
          <w:color w:val="000000"/>
          <w:sz w:val="24"/>
          <w:szCs w:val="24"/>
          <w:rtl/>
          <w:lang w:eastAsia="he-IL"/>
        </w:rPr>
        <w:t>מי מטעמו ו</w:t>
      </w:r>
      <w:r w:rsidRPr="00071854">
        <w:rPr>
          <w:rFonts w:ascii="Times New Roman" w:eastAsia="Times New Roman" w:hAnsi="Times New Roman" w:cs="David"/>
          <w:color w:val="000000"/>
          <w:sz w:val="24"/>
          <w:szCs w:val="24"/>
          <w:rtl/>
          <w:lang w:eastAsia="he-IL"/>
        </w:rPr>
        <w:t xml:space="preserve">בין המזמין לבין עובדי </w:t>
      </w:r>
      <w:r w:rsidRPr="00071854">
        <w:rPr>
          <w:rFonts w:ascii="Times New Roman" w:eastAsia="Times New Roman" w:hAnsi="Times New Roman" w:cs="David" w:hint="cs"/>
          <w:color w:val="000000"/>
          <w:sz w:val="24"/>
          <w:szCs w:val="24"/>
          <w:rtl/>
          <w:lang w:eastAsia="he-IL"/>
        </w:rPr>
        <w:t xml:space="preserve"> היועץ ו/או מי מטעמיהם</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sz w:val="24"/>
          <w:szCs w:val="24"/>
          <w:rtl/>
          <w:lang w:eastAsia="he-IL"/>
        </w:rPr>
        <w:t>ואין בהוראות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ליצור בין היועץ ו/או מי מעובדיו</w:t>
      </w:r>
      <w:r w:rsidRPr="00071854">
        <w:rPr>
          <w:rFonts w:ascii="Times New Roman" w:eastAsia="Times New Roman" w:hAnsi="Times New Roman" w:cs="David" w:hint="cs"/>
          <w:sz w:val="24"/>
          <w:szCs w:val="24"/>
          <w:rtl/>
          <w:lang w:eastAsia="he-IL"/>
        </w:rPr>
        <w:t xml:space="preserve"> ו/או מי מטעמו</w:t>
      </w:r>
      <w:r w:rsidRPr="00071854">
        <w:rPr>
          <w:rFonts w:ascii="Times New Roman" w:eastAsia="Times New Roman" w:hAnsi="Times New Roman" w:cs="David"/>
          <w:sz w:val="24"/>
          <w:szCs w:val="24"/>
          <w:rtl/>
          <w:lang w:eastAsia="he-IL"/>
        </w:rPr>
        <w:t xml:space="preserve"> לבין המזמין ו/או המנהל ו/או מי מטעמו יחסי עובד מעביד</w:t>
      </w:r>
      <w:r w:rsidRPr="00071854">
        <w:rPr>
          <w:rFonts w:ascii="Times New Roman" w:eastAsia="Times New Roman" w:hAnsi="Times New Roman" w:cs="David"/>
          <w:color w:val="000000"/>
          <w:sz w:val="24"/>
          <w:szCs w:val="24"/>
          <w:rtl/>
          <w:lang w:eastAsia="he-IL"/>
        </w:rPr>
        <w:t>, לכל ענין ודבר. 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מוסכם ומובהר בין הצדדים</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071854">
        <w:rPr>
          <w:rFonts w:ascii="Times New Roman" w:eastAsia="Times New Roman" w:hAnsi="Times New Roman" w:cs="David" w:hint="cs"/>
          <w:color w:val="000000"/>
          <w:sz w:val="24"/>
          <w:szCs w:val="24"/>
          <w:rtl/>
          <w:lang w:eastAsia="he-IL"/>
        </w:rPr>
        <w:t>ל פ</w:t>
      </w:r>
      <w:r w:rsidRPr="00071854">
        <w:rPr>
          <w:rFonts w:ascii="Times New Roman" w:eastAsia="Times New Roman" w:hAnsi="Times New Roman" w:cs="David"/>
          <w:color w:val="000000"/>
          <w:sz w:val="24"/>
          <w:szCs w:val="24"/>
          <w:rtl/>
          <w:lang w:eastAsia="he-IL"/>
        </w:rPr>
        <w:t xml:space="preserve">י הדין ו/או </w:t>
      </w:r>
      <w:proofErr w:type="spellStart"/>
      <w:r w:rsidRPr="00071854">
        <w:rPr>
          <w:rFonts w:ascii="Times New Roman" w:eastAsia="Times New Roman" w:hAnsi="Times New Roman" w:cs="David"/>
          <w:color w:val="000000"/>
          <w:sz w:val="24"/>
          <w:szCs w:val="24"/>
          <w:rtl/>
          <w:lang w:eastAsia="he-IL"/>
        </w:rPr>
        <w:t>מכח</w:t>
      </w:r>
      <w:proofErr w:type="spellEnd"/>
      <w:r w:rsidRPr="00071854">
        <w:rPr>
          <w:rFonts w:ascii="Times New Roman" w:eastAsia="Times New Roman" w:hAnsi="Times New Roman" w:cs="David"/>
          <w:color w:val="000000"/>
          <w:sz w:val="24"/>
          <w:szCs w:val="24"/>
          <w:rtl/>
          <w:lang w:eastAsia="he-IL"/>
        </w:rPr>
        <w:t xml:space="preserve"> צו הרחבה ו/או </w:t>
      </w:r>
      <w:proofErr w:type="spellStart"/>
      <w:r w:rsidRPr="00071854">
        <w:rPr>
          <w:rFonts w:ascii="Times New Roman" w:eastAsia="Times New Roman" w:hAnsi="Times New Roman" w:cs="David"/>
          <w:color w:val="000000"/>
          <w:sz w:val="24"/>
          <w:szCs w:val="24"/>
          <w:rtl/>
          <w:lang w:eastAsia="he-IL"/>
        </w:rPr>
        <w:t>מכח</w:t>
      </w:r>
      <w:proofErr w:type="spellEnd"/>
      <w:r w:rsidRPr="00071854">
        <w:rPr>
          <w:rFonts w:ascii="Times New Roman" w:eastAsia="Times New Roman" w:hAnsi="Times New Roman" w:cs="David"/>
          <w:color w:val="000000"/>
          <w:sz w:val="24"/>
          <w:szCs w:val="24"/>
          <w:rtl/>
          <w:lang w:eastAsia="he-IL"/>
        </w:rPr>
        <w:t xml:space="preserve"> הסכם כלשהו על עובד</w:t>
      </w:r>
      <w:r w:rsidRPr="00071854">
        <w:rPr>
          <w:rFonts w:ascii="Times New Roman" w:eastAsia="Times New Roman" w:hAnsi="Times New Roman" w:cs="David" w:hint="cs"/>
          <w:sz w:val="24"/>
          <w:szCs w:val="24"/>
          <w:rtl/>
          <w:lang w:eastAsia="he-IL"/>
        </w:rPr>
        <w:t>.</w:t>
      </w:r>
    </w:p>
    <w:p w14:paraId="2E9A9F6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בזה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w:t>
      </w:r>
      <w:r w:rsidRPr="00071854">
        <w:rPr>
          <w:rFonts w:ascii="Times New Roman" w:eastAsia="Times New Roman" w:hAnsi="Times New Roman" w:cs="David" w:hint="cs"/>
          <w:color w:val="000000"/>
          <w:sz w:val="24"/>
          <w:szCs w:val="24"/>
          <w:rtl/>
          <w:lang w:eastAsia="he-IL"/>
        </w:rPr>
        <w:t xml:space="preserve"> ו/או </w:t>
      </w:r>
      <w:proofErr w:type="spellStart"/>
      <w:r w:rsidRPr="00071854">
        <w:rPr>
          <w:rFonts w:ascii="Times New Roman" w:eastAsia="Times New Roman" w:hAnsi="Times New Roman" w:cs="David" w:hint="cs"/>
          <w:color w:val="000000"/>
          <w:sz w:val="24"/>
          <w:szCs w:val="24"/>
          <w:rtl/>
          <w:lang w:eastAsia="he-IL"/>
        </w:rPr>
        <w:t>שלוחיו</w:t>
      </w:r>
      <w:proofErr w:type="spellEnd"/>
      <w:r w:rsidRPr="00071854">
        <w:rPr>
          <w:rFonts w:ascii="Times New Roman" w:eastAsia="Times New Roman" w:hAnsi="Times New Roman" w:cs="David" w:hint="cs"/>
          <w:color w:val="000000"/>
          <w:sz w:val="24"/>
          <w:szCs w:val="24"/>
          <w:rtl/>
          <w:lang w:eastAsia="he-IL"/>
        </w:rPr>
        <w:t xml:space="preserve"> ו/או אחר מטעמו או מטעמם של אלו</w:t>
      </w:r>
      <w:r w:rsidRPr="00071854">
        <w:rPr>
          <w:rFonts w:ascii="Times New Roman" w:eastAsia="Times New Roman" w:hAnsi="Times New Roman" w:cs="David"/>
          <w:color w:val="000000"/>
          <w:sz w:val="24"/>
          <w:szCs w:val="24"/>
          <w:rtl/>
          <w:lang w:eastAsia="he-IL"/>
        </w:rPr>
        <w:t xml:space="preserve"> מוותרים על כל טענות ו/או</w:t>
      </w:r>
      <w:r w:rsidRPr="00071854">
        <w:rPr>
          <w:rFonts w:ascii="Times New Roman" w:eastAsia="Times New Roman" w:hAnsi="Times New Roman" w:cs="David" w:hint="cs"/>
          <w:color w:val="000000"/>
          <w:sz w:val="24"/>
          <w:szCs w:val="24"/>
          <w:rtl/>
          <w:lang w:eastAsia="he-IL"/>
        </w:rPr>
        <w:t xml:space="preserve"> דרישות ו/או תלונות ו/או</w:t>
      </w:r>
      <w:r w:rsidRPr="0007185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CE2B9A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w:t>
      </w:r>
      <w:proofErr w:type="spellStart"/>
      <w:r w:rsidRPr="00071854">
        <w:rPr>
          <w:rFonts w:ascii="Times New Roman" w:eastAsia="Times New Roman" w:hAnsi="Times New Roman" w:cs="David"/>
          <w:sz w:val="24"/>
          <w:szCs w:val="24"/>
          <w:rtl/>
          <w:lang w:eastAsia="he-IL"/>
        </w:rPr>
        <w:t>ישא</w:t>
      </w:r>
      <w:proofErr w:type="spellEnd"/>
      <w:r w:rsidRPr="00071854">
        <w:rPr>
          <w:rFonts w:ascii="Times New Roman" w:eastAsia="Times New Roman" w:hAnsi="Times New Roman" w:cs="David"/>
          <w:sz w:val="24"/>
          <w:szCs w:val="24"/>
          <w:rtl/>
          <w:lang w:eastAsia="he-IL"/>
        </w:rPr>
        <w:t xml:space="preserve"> לבדו </w:t>
      </w:r>
      <w:r w:rsidRPr="00071854">
        <w:rPr>
          <w:rFonts w:ascii="Times New Roman" w:eastAsia="Times New Roman" w:hAnsi="Times New Roman" w:cs="David"/>
          <w:color w:val="000000"/>
          <w:sz w:val="24"/>
          <w:szCs w:val="24"/>
          <w:rtl/>
          <w:lang w:eastAsia="he-IL"/>
        </w:rPr>
        <w:t xml:space="preserve">בכל התשלומים ו/או </w:t>
      </w:r>
      <w:proofErr w:type="spellStart"/>
      <w:r w:rsidRPr="00071854">
        <w:rPr>
          <w:rFonts w:ascii="Times New Roman" w:eastAsia="Times New Roman" w:hAnsi="Times New Roman" w:cs="David"/>
          <w:color w:val="000000"/>
          <w:sz w:val="24"/>
          <w:szCs w:val="24"/>
          <w:rtl/>
          <w:lang w:eastAsia="he-IL"/>
        </w:rPr>
        <w:t>המסים</w:t>
      </w:r>
      <w:proofErr w:type="spellEnd"/>
      <w:r w:rsidRPr="00071854">
        <w:rPr>
          <w:rFonts w:ascii="Times New Roman" w:eastAsia="Times New Roman" w:hAnsi="Times New Roman" w:cs="David"/>
          <w:color w:val="000000"/>
          <w:sz w:val="24"/>
          <w:szCs w:val="24"/>
          <w:rtl/>
          <w:lang w:eastAsia="he-IL"/>
        </w:rPr>
        <w:t xml:space="preserve"> ו/או תשלומי חובה אחרים, החלים ו/או שיחולו על היועץ ו/או עובדי היועץ בגין מתן השירותים ו/או בגין התקבולים שיקבל ע</w:t>
      </w:r>
      <w:r w:rsidRPr="00071854">
        <w:rPr>
          <w:rFonts w:ascii="Times New Roman" w:eastAsia="Times New Roman" w:hAnsi="Times New Roman" w:cs="David" w:hint="cs"/>
          <w:color w:val="000000"/>
          <w:sz w:val="24"/>
          <w:szCs w:val="24"/>
          <w:rtl/>
          <w:lang w:eastAsia="he-IL"/>
        </w:rPr>
        <w:t>ל פי</w:t>
      </w:r>
      <w:r w:rsidRPr="00071854">
        <w:rPr>
          <w:rFonts w:ascii="Times New Roman" w:eastAsia="Times New Roman" w:hAnsi="Times New Roman" w:cs="David"/>
          <w:color w:val="000000"/>
          <w:sz w:val="24"/>
          <w:szCs w:val="24"/>
          <w:rtl/>
          <w:lang w:eastAsia="he-IL"/>
        </w:rPr>
        <w:t xml:space="preserve"> 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ובכלל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sz w:val="24"/>
          <w:szCs w:val="24"/>
          <w:rtl/>
          <w:lang w:eastAsia="he-IL"/>
        </w:rPr>
        <w:t xml:space="preserve"> תשלומי מס הכנסה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הלאומי שהוא חב בגין מתן שרותי היועץ.</w:t>
      </w:r>
    </w:p>
    <w:p w14:paraId="20F8A66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לאומי, תשלומים לקרנות איגודים מקצוע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7E140DA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color w:val="000000"/>
          <w:sz w:val="24"/>
          <w:szCs w:val="24"/>
          <w:rtl/>
          <w:lang w:eastAsia="he-IL"/>
        </w:rPr>
        <w:t>מבלי לגרוע מ</w:t>
      </w:r>
      <w:r w:rsidRPr="00071854">
        <w:rPr>
          <w:rFonts w:ascii="Times New Roman" w:eastAsia="Times New Roman" w:hAnsi="Times New Roman" w:cs="David" w:hint="cs"/>
          <w:color w:val="000000"/>
          <w:sz w:val="24"/>
          <w:szCs w:val="24"/>
          <w:rtl/>
          <w:lang w:eastAsia="he-IL"/>
        </w:rPr>
        <w:t xml:space="preserve">כלליות </w:t>
      </w:r>
      <w:r w:rsidRPr="00071854">
        <w:rPr>
          <w:rFonts w:ascii="Times New Roman" w:eastAsia="Times New Roman" w:hAnsi="Times New Roman" w:cs="David"/>
          <w:color w:val="000000"/>
          <w:sz w:val="24"/>
          <w:szCs w:val="24"/>
          <w:rtl/>
          <w:lang w:eastAsia="he-IL"/>
        </w:rPr>
        <w:t>האמור לעיל, היועץ מצהיר ומתחייב</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אם י</w:t>
      </w:r>
      <w:r w:rsidRPr="00071854">
        <w:rPr>
          <w:rFonts w:ascii="Times New Roman" w:eastAsia="Times New Roman" w:hAnsi="Times New Roman" w:cs="David" w:hint="cs"/>
          <w:color w:val="000000"/>
          <w:sz w:val="24"/>
          <w:szCs w:val="24"/>
          <w:rtl/>
          <w:lang w:eastAsia="he-IL"/>
        </w:rPr>
        <w:t>י</w:t>
      </w:r>
      <w:r w:rsidRPr="00071854">
        <w:rPr>
          <w:rFonts w:ascii="Times New Roman" w:eastAsia="Times New Roman" w:hAnsi="Times New Roman" w:cs="David"/>
          <w:color w:val="000000"/>
          <w:sz w:val="24"/>
          <w:szCs w:val="24"/>
          <w:rtl/>
          <w:lang w:eastAsia="he-IL"/>
        </w:rPr>
        <w:t>דרש המזמין על ידי היועץ ו/או על ידי מי מ</w:t>
      </w:r>
      <w:r w:rsidRPr="00071854">
        <w:rPr>
          <w:rFonts w:ascii="Times New Roman" w:eastAsia="Times New Roman" w:hAnsi="Times New Roman" w:cs="David" w:hint="cs"/>
          <w:color w:val="000000"/>
          <w:sz w:val="24"/>
          <w:szCs w:val="24"/>
          <w:rtl/>
          <w:lang w:eastAsia="he-IL"/>
        </w:rPr>
        <w:t>שלוחיו ו/או עובדיו</w:t>
      </w:r>
      <w:r w:rsidRPr="00071854">
        <w:rPr>
          <w:rFonts w:ascii="Times New Roman" w:eastAsia="Times New Roman" w:hAnsi="Times New Roman" w:cs="David"/>
          <w:color w:val="000000"/>
          <w:sz w:val="24"/>
          <w:szCs w:val="24"/>
          <w:rtl/>
          <w:lang w:eastAsia="he-IL"/>
        </w:rPr>
        <w:t xml:space="preserve"> ו/או</w:t>
      </w:r>
      <w:r w:rsidRPr="00071854">
        <w:rPr>
          <w:rFonts w:ascii="Times New Roman" w:eastAsia="Times New Roman" w:hAnsi="Times New Roman" w:cs="David" w:hint="cs"/>
          <w:color w:val="000000"/>
          <w:sz w:val="24"/>
          <w:szCs w:val="24"/>
          <w:rtl/>
          <w:lang w:eastAsia="he-IL"/>
        </w:rPr>
        <w:t xml:space="preserve"> אחר מטעמו ו/או</w:t>
      </w:r>
      <w:r w:rsidRPr="0007185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ייחשב </w:t>
      </w:r>
      <w:r w:rsidRPr="00071854">
        <w:rPr>
          <w:rFonts w:ascii="Times New Roman" w:eastAsia="Times New Roman" w:hAnsi="Times New Roman" w:cs="David" w:hint="cs"/>
          <w:color w:val="000000"/>
          <w:sz w:val="24"/>
          <w:szCs w:val="24"/>
          <w:rtl/>
          <w:lang w:eastAsia="he-IL"/>
        </w:rPr>
        <w:t>כ</w:t>
      </w:r>
      <w:r w:rsidRPr="00071854">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625DFE17" w14:textId="77777777" w:rsid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color w:val="000000"/>
          <w:sz w:val="24"/>
          <w:szCs w:val="24"/>
          <w:rtl/>
          <w:lang w:eastAsia="he-IL"/>
        </w:rPr>
        <w:t>בשים לב לאמור לעיל, אם יקבע פורום מוסמך כלשהו</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071854">
        <w:rPr>
          <w:rFonts w:ascii="Times New Roman" w:eastAsia="Times New Roman" w:hAnsi="Times New Roman" w:cs="David" w:hint="cs"/>
          <w:color w:val="000000"/>
          <w:sz w:val="24"/>
          <w:szCs w:val="24"/>
          <w:rtl/>
          <w:lang w:eastAsia="he-IL"/>
        </w:rPr>
        <w:t xml:space="preserve"> ו/או מי משלוחיו ו/או אחר מטעמו</w:t>
      </w:r>
      <w:r w:rsidRPr="0007185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71854">
        <w:rPr>
          <w:rFonts w:ascii="Times New Roman" w:eastAsia="Times New Roman" w:hAnsi="Times New Roman" w:cs="David" w:hint="cs"/>
          <w:color w:val="000000"/>
          <w:sz w:val="24"/>
          <w:szCs w:val="24"/>
          <w:rtl/>
          <w:lang w:eastAsia="he-IL"/>
        </w:rPr>
        <w:t>.</w:t>
      </w:r>
    </w:p>
    <w:p w14:paraId="4AE99A96" w14:textId="5DE6DCDA" w:rsidR="001C502F" w:rsidRPr="00071854" w:rsidDel="00B20997" w:rsidRDefault="001C502F" w:rsidP="001C502F">
      <w:pPr>
        <w:widowControl w:val="0"/>
        <w:spacing w:before="0" w:beforeAutospacing="0" w:after="240" w:afterAutospacing="0" w:line="240" w:lineRule="auto"/>
        <w:jc w:val="both"/>
        <w:rPr>
          <w:del w:id="16" w:author="Kook Sec" w:date="2022-01-11T13:50:00Z"/>
          <w:rFonts w:ascii="Times New Roman" w:eastAsia="Times New Roman" w:hAnsi="Times New Roman" w:cs="David"/>
          <w:sz w:val="24"/>
          <w:szCs w:val="24"/>
          <w:rtl/>
          <w:lang w:eastAsia="he-IL"/>
        </w:rPr>
      </w:pPr>
    </w:p>
    <w:p w14:paraId="7EDC4B59"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הבאת החוזה לגמר או ביטולו</w:t>
      </w:r>
    </w:p>
    <w:p w14:paraId="644393E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0F8D3D5D"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על אף האמור בכל מקום אחר בחוזה </w:t>
      </w:r>
      <w:r w:rsidRPr="00071854">
        <w:rPr>
          <w:rFonts w:ascii="Times New Roman" w:eastAsia="Times New Roman" w:hAnsi="Times New Roman" w:cs="David" w:hint="cs"/>
          <w:sz w:val="24"/>
          <w:szCs w:val="24"/>
          <w:rtl/>
          <w:lang w:eastAsia="he-IL"/>
        </w:rPr>
        <w:t xml:space="preserve">זה על נספחיו, </w:t>
      </w:r>
      <w:r w:rsidRPr="00071854">
        <w:rPr>
          <w:rFonts w:ascii="Times New Roman" w:eastAsia="Times New Roman" w:hAnsi="Times New Roman" w:cs="David"/>
          <w:sz w:val="24"/>
          <w:szCs w:val="24"/>
          <w:rtl/>
          <w:lang w:eastAsia="he-IL"/>
        </w:rPr>
        <w:t>רשאי המזמין,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071854">
        <w:rPr>
          <w:rFonts w:ascii="Times New Roman" w:eastAsia="Times New Roman" w:hAnsi="Times New Roman" w:cs="David" w:hint="cs"/>
          <w:sz w:val="24"/>
          <w:szCs w:val="24"/>
          <w:rtl/>
          <w:lang w:eastAsia="he-IL"/>
        </w:rPr>
        <w:t>-7</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מים</w:t>
      </w:r>
      <w:r w:rsidRPr="00071854">
        <w:rPr>
          <w:rFonts w:ascii="Times New Roman" w:eastAsia="Times New Roman" w:hAnsi="Times New Roman" w:cs="David"/>
          <w:sz w:val="24"/>
          <w:szCs w:val="24"/>
          <w:rtl/>
          <w:lang w:eastAsia="he-IL"/>
        </w:rPr>
        <w:t xml:space="preserve"> מיום משלוחה (להלן: "</w:t>
      </w:r>
      <w:r w:rsidRPr="00071854">
        <w:rPr>
          <w:rFonts w:ascii="Times New Roman" w:eastAsia="Times New Roman" w:hAnsi="Times New Roman" w:cs="David"/>
          <w:b/>
          <w:bCs/>
          <w:sz w:val="24"/>
          <w:szCs w:val="24"/>
          <w:rtl/>
          <w:lang w:eastAsia="he-IL"/>
        </w:rPr>
        <w:t>תאריך הפסקת השרות</w:t>
      </w:r>
      <w:r w:rsidRPr="00071854">
        <w:rPr>
          <w:rFonts w:ascii="Times New Roman" w:eastAsia="Times New Roman" w:hAnsi="Times New Roman" w:cs="David"/>
          <w:sz w:val="24"/>
          <w:szCs w:val="24"/>
          <w:rtl/>
          <w:lang w:eastAsia="he-IL"/>
        </w:rPr>
        <w:t>").</w:t>
      </w:r>
    </w:p>
    <w:p w14:paraId="3877E0B8"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צע עד לתאריך הפסקת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 ו - ה'</w:t>
      </w:r>
      <w:r w:rsidRPr="00071854">
        <w:rPr>
          <w:rFonts w:ascii="Times New Roman" w:eastAsia="Times New Roman" w:hAnsi="Times New Roman" w:cs="David"/>
          <w:sz w:val="24"/>
          <w:szCs w:val="24"/>
          <w:rtl/>
          <w:lang w:eastAsia="he-IL"/>
        </w:rPr>
        <w:t>. במקרה שבוצע חלק של קטע ו/או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ישולם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 המנהל.</w:t>
      </w:r>
    </w:p>
    <w:p w14:paraId="69F4B4B4"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הודעה בדבר הבאת החוזה לידי גמר כאמור בסעיף 12.1.1 לעיל לא תשמש עילה ליועץ לתביעת פיצויים כלשהם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לטענה </w:t>
      </w:r>
      <w:r w:rsidRPr="00071854">
        <w:rPr>
          <w:rFonts w:ascii="Times New Roman" w:eastAsia="Times New Roman" w:hAnsi="Times New Roman" w:cs="David" w:hint="cs"/>
          <w:sz w:val="24"/>
          <w:szCs w:val="24"/>
          <w:rtl/>
          <w:lang w:eastAsia="he-IL"/>
        </w:rPr>
        <w:t>ו/או דרישה ו/או תלונה ו/</w:t>
      </w:r>
      <w:r w:rsidRPr="00071854">
        <w:rPr>
          <w:rFonts w:ascii="Times New Roman" w:eastAsia="Times New Roman" w:hAnsi="Times New Roman" w:cs="David"/>
          <w:sz w:val="24"/>
          <w:szCs w:val="24"/>
          <w:rtl/>
          <w:lang w:eastAsia="he-IL"/>
        </w:rPr>
        <w:t>או תביעה כלשהי, פרט לאמור בסעיף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והשכר שישולם לפי 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6BC550A1"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תוך 12 חודש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מהבאת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כאמור</w:t>
      </w:r>
      <w:r w:rsidRPr="00071854">
        <w:rPr>
          <w:rFonts w:ascii="Times New Roman" w:eastAsia="Times New Roman" w:hAnsi="Times New Roman" w:cs="David" w:hint="cs"/>
          <w:sz w:val="24"/>
          <w:szCs w:val="24"/>
          <w:rtl/>
          <w:lang w:eastAsia="he-IL"/>
        </w:rPr>
        <w:t>, רשאי המזמין</w:t>
      </w:r>
      <w:r w:rsidRPr="00071854">
        <w:rPr>
          <w:rFonts w:ascii="Times New Roman" w:eastAsia="Times New Roman" w:hAnsi="Times New Roman" w:cs="David"/>
          <w:sz w:val="24"/>
          <w:szCs w:val="24"/>
          <w:rtl/>
          <w:lang w:eastAsia="he-IL"/>
        </w:rPr>
        <w:t xml:space="preserve"> לחדשו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במקרה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לחדש את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תנאי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0BB31844"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במקרה שחוזה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מצוות הדין)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זכאי לתשלום כמוגדר בסעיף 12.3.2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ויחולו הסעיפים 12.1.3 ו- 12.1.4 לעיל.</w:t>
      </w:r>
    </w:p>
    <w:p w14:paraId="70B6B23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2BDF7C5D"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מזמין לפי סעיף 12.1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זכאי המזמין לבטל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בלא צורך בהודעה מוקדמת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אחד מהמקרים הבאים:</w:t>
      </w:r>
    </w:p>
    <w:p w14:paraId="37B2BED9"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הפר ו/או לא קיים איזה מהוראות החוזה ולא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קן </w:t>
      </w:r>
      <w:r w:rsidRPr="00071854">
        <w:rPr>
          <w:rFonts w:ascii="Times New Roman" w:eastAsia="Times New Roman" w:hAnsi="Times New Roman" w:cs="David" w:hint="cs"/>
          <w:sz w:val="24"/>
          <w:szCs w:val="24"/>
          <w:rtl/>
          <w:lang w:eastAsia="he-IL"/>
        </w:rPr>
        <w:t>את ה</w:t>
      </w:r>
      <w:r w:rsidRPr="00071854">
        <w:rPr>
          <w:rFonts w:ascii="Times New Roman" w:eastAsia="Times New Roman" w:hAnsi="Times New Roman" w:cs="David"/>
          <w:sz w:val="24"/>
          <w:szCs w:val="24"/>
          <w:rtl/>
          <w:lang w:eastAsia="he-IL"/>
        </w:rPr>
        <w:t>הפרה</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לאחר שק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התראה על כך מהמזמין בתוך הזמן הנקוב בהתראה.</w:t>
      </w:r>
    </w:p>
    <w:p w14:paraId="5F50541C"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התרה ביועץ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שאין הוא מבצע את עבודתו בצורה המבטיחה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w:t>
      </w:r>
    </w:p>
    <w:p w14:paraId="27B7A8BD"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הפר את הוראת סעיף 7.5 לעיל.</w:t>
      </w:r>
    </w:p>
    <w:p w14:paraId="4BD12A15"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נבצר מהיועץ או מהמנהל הראשי לקיים את ה</w:t>
      </w:r>
      <w:r w:rsidRPr="00071854">
        <w:rPr>
          <w:rFonts w:ascii="Times New Roman" w:eastAsia="Times New Roman" w:hAnsi="Times New Roman" w:cs="David" w:hint="cs"/>
          <w:sz w:val="24"/>
          <w:szCs w:val="24"/>
          <w:rtl/>
          <w:lang w:eastAsia="he-IL"/>
        </w:rPr>
        <w:t xml:space="preserve">וראות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לפעולה משפטית או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שירותי היועץ או אם ארע אירוע דומה.</w:t>
      </w:r>
    </w:p>
    <w:p w14:paraId="32485626"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חל שינוי בהחזקת המניות ו/או בהרכב המנהלים של היועץ.</w:t>
      </w:r>
    </w:p>
    <w:p w14:paraId="1C1DC693"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בוטל החוזה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עד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טול החוזה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bCs/>
          <w:sz w:val="24"/>
          <w:szCs w:val="24"/>
          <w:rtl/>
          <w:lang w:eastAsia="he-IL"/>
        </w:rPr>
        <w:t xml:space="preserve">ו -ה' </w:t>
      </w:r>
      <w:r w:rsidRPr="00071854">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 כפי שיקבע המנהל, וזאת לסילוק כל המגיע ליועץ מהמזמין.</w:t>
      </w:r>
    </w:p>
    <w:p w14:paraId="3D57B5EB"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תשמש עילה ליועץ לתביעת פיצויים כלשהם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לטענה</w:t>
      </w:r>
      <w:r w:rsidRPr="00071854">
        <w:rPr>
          <w:rFonts w:ascii="Times New Roman" w:eastAsia="Times New Roman" w:hAnsi="Times New Roman" w:cs="David" w:hint="cs"/>
          <w:sz w:val="24"/>
          <w:szCs w:val="24"/>
          <w:rtl/>
          <w:lang w:eastAsia="he-IL"/>
        </w:rPr>
        <w:t xml:space="preserve"> ו/או לדרישה ו/או לתלונה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תביעה כלשהי, פרט לאמור בסעיף 12.3.2 לעיל, והשכר שישולם לפי סעיף 12.3.2</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68EABAE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השירותים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 זה או אם אירע אירוע דומה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סעיפים 12.3.2 ו - 12.3.3 לעיל.</w:t>
      </w:r>
    </w:p>
    <w:p w14:paraId="10113B8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סעיפים 12.1, 12.2 ו-12.3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בכך שהמזמין קיבל לידיו את כל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ועד לקבלתן לא יהיה עליו לבצע 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הסעיפים הנ"ל.</w:t>
      </w:r>
    </w:p>
    <w:p w14:paraId="0024D34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מקרה של 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או ביטולו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למסור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המשך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לאחר ולהשתמש ללא הגבלה בשרותי היועץ שבוצעו עד לאותו מועד, </w:t>
      </w:r>
      <w:r w:rsidRPr="00071854">
        <w:rPr>
          <w:rFonts w:ascii="Times New Roman" w:eastAsia="Times New Roman" w:hAnsi="Times New Roman" w:cs="David"/>
          <w:sz w:val="24"/>
          <w:szCs w:val="24"/>
          <w:rtl/>
          <w:lang w:eastAsia="he-IL"/>
        </w:rPr>
        <w:lastRenderedPageBreak/>
        <w:t>והיועץ מסכים לכך ולא יהיה זכאי לדבר בגין זאת.</w:t>
      </w:r>
    </w:p>
    <w:p w14:paraId="1FCA179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אימת שהיועץ לא יקיים איזו מהתחייבויותיו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6F80308" w14:textId="77777777" w:rsidR="00071854" w:rsidRPr="001C502F" w:rsidRDefault="00071854" w:rsidP="001C502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1398FF7C"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העברת זכויות</w:t>
      </w:r>
    </w:p>
    <w:p w14:paraId="6F8DE6A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אין היועץ רשאי להסב לאחר את החוזה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כל חלק ממנו, וכן אין הוא רשאי להעביר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להסב לאחר כל זכות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חובה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אלא בהסכמת המזמין בכתב ומראש.</w:t>
      </w:r>
    </w:p>
    <w:p w14:paraId="31D66DC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היועץ רשאי למסור לאחר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כולם או מקצתם, אלא בהסכמת המזמין בכתב ומראש.</w:t>
      </w:r>
    </w:p>
    <w:p w14:paraId="0A3D844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ניתנה הסכמת המזמין לפי סעיפים 13.1 או 13.2 לעיל, הרי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אין בכך כדי לפטור את היועץ מאחריותו והתחייבויותיו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 xml:space="preserve"> ומזכויות המזמין על פיו, והיועץ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באחריות מלאה, כלפי המזמין וכלפי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 xml:space="preserve">צד שלישי שהוא, גם לכל מעשה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באי כחם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עובדיהם</w:t>
      </w:r>
      <w:r w:rsidRPr="00071854">
        <w:rPr>
          <w:rFonts w:ascii="Times New Roman" w:eastAsia="Times New Roman" w:hAnsi="Times New Roman" w:cs="David" w:hint="cs"/>
          <w:sz w:val="24"/>
          <w:szCs w:val="24"/>
          <w:rtl/>
          <w:lang w:eastAsia="he-IL"/>
        </w:rPr>
        <w:t xml:space="preserve"> ו/או מי מטעמם</w:t>
      </w:r>
      <w:r w:rsidRPr="00071854">
        <w:rPr>
          <w:rFonts w:ascii="Times New Roman" w:eastAsia="Times New Roman" w:hAnsi="Times New Roman" w:cs="David"/>
          <w:sz w:val="24"/>
          <w:szCs w:val="24"/>
          <w:rtl/>
          <w:lang w:eastAsia="he-IL"/>
        </w:rPr>
        <w:t>, ואילו למזמין ישמרו כל זכויותיו כלפי היועץ.</w:t>
      </w:r>
    </w:p>
    <w:p w14:paraId="750807E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היועץ כמתחייב מהאמור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סעיף 12.3.2 ו-12.3.3 לעיל.</w:t>
      </w:r>
    </w:p>
    <w:p w14:paraId="50243C00"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191EBB6C" w14:textId="77777777" w:rsidR="00071854" w:rsidRPr="00071854" w:rsidRDefault="00071854" w:rsidP="0007185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סיום שרותי היועץ</w:t>
      </w:r>
    </w:p>
    <w:p w14:paraId="4B08D588"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יחושבו כבאים לסיום בכל אחד מהמקרים הבאים:</w:t>
      </w:r>
    </w:p>
    <w:p w14:paraId="2CF49E32"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הובא לידי </w:t>
      </w:r>
      <w:r w:rsidRPr="00071854">
        <w:rPr>
          <w:rFonts w:ascii="Times New Roman" w:eastAsia="Times New Roman" w:hAnsi="Times New Roman" w:cs="David" w:hint="cs"/>
          <w:sz w:val="24"/>
          <w:szCs w:val="24"/>
          <w:rtl/>
          <w:lang w:eastAsia="he-IL"/>
        </w:rPr>
        <w:t>גמר</w:t>
      </w:r>
      <w:r w:rsidRPr="00071854">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3F65AB32"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עם מתן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ע"י המזמין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הושלם מתן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3A657E7F"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סודיות והמצאת מסמכים</w:t>
      </w:r>
    </w:p>
    <w:p w14:paraId="62B2A61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מתחייב לשמור על סודיות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השרטוטים, המפרטים וכל יתר המפרטים וכל יתר המסמכים המתייחסים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העתקים וניירות עבודה, בין שהוכנו על ידי היועץ </w:t>
      </w:r>
      <w:r w:rsidRPr="00071854">
        <w:rPr>
          <w:rFonts w:ascii="Times New Roman" w:eastAsia="Times New Roman" w:hAnsi="Times New Roman" w:cs="David" w:hint="cs"/>
          <w:sz w:val="24"/>
          <w:szCs w:val="24"/>
          <w:rtl/>
          <w:lang w:eastAsia="he-IL"/>
        </w:rPr>
        <w:t>ו/או על ידי</w:t>
      </w:r>
      <w:r w:rsidRPr="00071854">
        <w:rPr>
          <w:rFonts w:ascii="Times New Roman" w:eastAsia="Times New Roman" w:hAnsi="Times New Roman" w:cs="David"/>
          <w:sz w:val="24"/>
          <w:szCs w:val="24"/>
          <w:rtl/>
          <w:lang w:eastAsia="he-IL"/>
        </w:rPr>
        <w:t xml:space="preserve"> מ</w:t>
      </w:r>
      <w:r w:rsidRPr="00071854">
        <w:rPr>
          <w:rFonts w:ascii="Times New Roman" w:eastAsia="Times New Roman" w:hAnsi="Times New Roman" w:cs="David" w:hint="cs"/>
          <w:sz w:val="24"/>
          <w:szCs w:val="24"/>
          <w:rtl/>
          <w:lang w:eastAsia="he-IL"/>
        </w:rPr>
        <w:t>י מ</w:t>
      </w:r>
      <w:r w:rsidRPr="00071854">
        <w:rPr>
          <w:rFonts w:ascii="Times New Roman" w:eastAsia="Times New Roman" w:hAnsi="Times New Roman" w:cs="David"/>
          <w:sz w:val="24"/>
          <w:szCs w:val="24"/>
          <w:rtl/>
          <w:lang w:eastAsia="he-IL"/>
        </w:rPr>
        <w:t xml:space="preserve">טעמו ובין שהוכנו על ידי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מי </w:t>
      </w:r>
      <w:r w:rsidRPr="00071854">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A9B16B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מאחריותו </w:t>
      </w:r>
      <w:r w:rsidRPr="00071854">
        <w:rPr>
          <w:rFonts w:ascii="Times New Roman" w:eastAsia="Times New Roman" w:hAnsi="Times New Roman" w:cs="David" w:hint="cs"/>
          <w:sz w:val="24"/>
          <w:szCs w:val="24"/>
          <w:rtl/>
          <w:lang w:eastAsia="he-IL"/>
        </w:rPr>
        <w:t xml:space="preserve">של היועץ </w:t>
      </w:r>
      <w:r w:rsidRPr="00071854">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יציית היועץ לכל דרישה של המנהל בדבר נקיטת אמצעי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2AC3AAE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יחתים את עובדיו</w:t>
      </w:r>
      <w:r w:rsidRPr="00071854">
        <w:rPr>
          <w:rFonts w:ascii="Times New Roman" w:eastAsia="Times New Roman" w:hAnsi="Times New Roman" w:cs="David" w:hint="cs"/>
          <w:sz w:val="24"/>
          <w:szCs w:val="24"/>
          <w:rtl/>
          <w:lang w:eastAsia="he-IL"/>
        </w:rPr>
        <w:t xml:space="preserve"> ו/או </w:t>
      </w:r>
      <w:proofErr w:type="spellStart"/>
      <w:r w:rsidRPr="00071854">
        <w:rPr>
          <w:rFonts w:ascii="Times New Roman" w:eastAsia="Times New Roman" w:hAnsi="Times New Roman" w:cs="David" w:hint="cs"/>
          <w:sz w:val="24"/>
          <w:szCs w:val="24"/>
          <w:rtl/>
          <w:lang w:eastAsia="he-IL"/>
        </w:rPr>
        <w:t>שלוחיו</w:t>
      </w:r>
      <w:proofErr w:type="spellEnd"/>
      <w:r w:rsidRPr="00071854">
        <w:rPr>
          <w:rFonts w:ascii="Times New Roman" w:eastAsia="Times New Roman" w:hAnsi="Times New Roman" w:cs="David" w:hint="cs"/>
          <w:sz w:val="24"/>
          <w:szCs w:val="24"/>
          <w:rtl/>
          <w:lang w:eastAsia="he-IL"/>
        </w:rPr>
        <w:t xml:space="preserve"> ו/או אחר מטעמו</w:t>
      </w:r>
      <w:r w:rsidRPr="00071854">
        <w:rPr>
          <w:rFonts w:ascii="Times New Roman" w:eastAsia="Times New Roman" w:hAnsi="Times New Roman" w:cs="David"/>
          <w:sz w:val="24"/>
          <w:szCs w:val="24"/>
          <w:rtl/>
          <w:lang w:eastAsia="he-IL"/>
        </w:rPr>
        <w:t xml:space="preserve"> בקשר עם ביצוע הסכם זה</w:t>
      </w:r>
      <w:r w:rsidRPr="00071854">
        <w:rPr>
          <w:rFonts w:ascii="Times New Roman" w:eastAsia="Times New Roman" w:hAnsi="Times New Roman" w:cs="David" w:hint="cs"/>
          <w:sz w:val="24"/>
          <w:szCs w:val="24"/>
          <w:rtl/>
          <w:lang w:eastAsia="he-IL"/>
        </w:rPr>
        <w:t xml:space="preserve"> על נספחיו,</w:t>
      </w:r>
      <w:r w:rsidRPr="00071854">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071854">
        <w:rPr>
          <w:rFonts w:ascii="Times New Roman" w:eastAsia="Times New Roman" w:hAnsi="Times New Roman" w:cs="David"/>
          <w:bCs/>
          <w:sz w:val="24"/>
          <w:szCs w:val="24"/>
          <w:rtl/>
          <w:lang w:eastAsia="he-IL"/>
        </w:rPr>
        <w:t>ו'</w:t>
      </w:r>
      <w:r w:rsidRPr="00071854">
        <w:rPr>
          <w:rFonts w:ascii="Times New Roman" w:eastAsia="Times New Roman" w:hAnsi="Times New Roman" w:cs="David"/>
          <w:sz w:val="24"/>
          <w:szCs w:val="24"/>
          <w:rtl/>
          <w:lang w:eastAsia="he-IL"/>
        </w:rPr>
        <w:t>,.</w:t>
      </w:r>
    </w:p>
    <w:p w14:paraId="2F7FFE6A"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לפי דרישת המזמין ועם סיום 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071854">
        <w:rPr>
          <w:rFonts w:ascii="Times New Roman" w:eastAsia="Times New Roman" w:hAnsi="Times New Roman" w:cs="David" w:hint="cs"/>
          <w:sz w:val="24"/>
          <w:szCs w:val="24"/>
          <w:rtl/>
          <w:lang w:eastAsia="he-IL"/>
        </w:rPr>
        <w:t>.</w:t>
      </w:r>
    </w:p>
    <w:p w14:paraId="5C4FFF93"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ויתור על זכויות מצד היועץ</w:t>
      </w:r>
    </w:p>
    <w:p w14:paraId="040C86CB"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כדין בסמכות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71854">
        <w:rPr>
          <w:rFonts w:ascii="Times New Roman" w:eastAsia="Times New Roman" w:hAnsi="Times New Roman" w:cs="David" w:hint="cs"/>
          <w:sz w:val="24"/>
          <w:szCs w:val="24"/>
          <w:rtl/>
          <w:lang w:eastAsia="he-IL"/>
        </w:rPr>
        <w:t>יועץ כל טענה ו/או דרישה ו/או תלונה ו/או</w:t>
      </w:r>
      <w:r w:rsidRPr="00071854">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w:t>
      </w:r>
      <w:r w:rsidRPr="00071854">
        <w:rPr>
          <w:rFonts w:ascii="Times New Roman" w:eastAsia="Times New Roman" w:hAnsi="Times New Roman" w:cs="David" w:hint="cs"/>
          <w:sz w:val="24"/>
          <w:szCs w:val="24"/>
          <w:rtl/>
          <w:lang w:eastAsia="he-IL"/>
        </w:rPr>
        <w:t xml:space="preserve"> שיפוי ו/או</w:t>
      </w:r>
      <w:r w:rsidRPr="00071854">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פגיעה במוניטין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הפסד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הפסד רווח העלולים להיגרם לו עקב הביטול</w:t>
      </w:r>
      <w:r w:rsidRPr="00071854">
        <w:rPr>
          <w:rFonts w:ascii="Times New Roman" w:eastAsia="Times New Roman" w:hAnsi="Times New Roman" w:cs="David" w:hint="cs"/>
          <w:sz w:val="24"/>
          <w:szCs w:val="24"/>
          <w:rtl/>
          <w:lang w:eastAsia="he-IL"/>
        </w:rPr>
        <w:t xml:space="preserve"> או</w:t>
      </w:r>
      <w:r w:rsidRPr="00071854">
        <w:rPr>
          <w:rFonts w:ascii="Times New Roman" w:eastAsia="Times New Roman" w:hAnsi="Times New Roman" w:cs="David"/>
          <w:sz w:val="24"/>
          <w:szCs w:val="24"/>
          <w:rtl/>
          <w:lang w:eastAsia="he-IL"/>
        </w:rPr>
        <w:t xml:space="preserve"> ההפסקה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מכל סיבה אחרת.</w:t>
      </w:r>
    </w:p>
    <w:p w14:paraId="6F9BCBCC"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שביצע היועץ על פי חוזה זה.</w:t>
      </w:r>
    </w:p>
    <w:p w14:paraId="46E637D6"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המשך 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מסירתם לידי יועץ אחר, והינו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08F8E7C9"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שונות</w:t>
      </w:r>
    </w:p>
    <w:p w14:paraId="4FE0B1B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הראשי במשרד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מתחייב לבצע את השירותים שעליו לבצע אישית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w:t>
      </w:r>
      <w:r w:rsidRPr="00071854">
        <w:rPr>
          <w:rFonts w:ascii="Times New Roman" w:eastAsia="Times New Roman" w:hAnsi="Times New Roman" w:cs="David" w:hint="cs"/>
          <w:sz w:val="24"/>
          <w:szCs w:val="24"/>
          <w:rtl/>
          <w:lang w:eastAsia="he-IL"/>
        </w:rPr>
        <w:t xml:space="preserve"> זה והינו</w:t>
      </w:r>
      <w:r w:rsidRPr="00071854">
        <w:rPr>
          <w:rFonts w:ascii="Times New Roman" w:eastAsia="Times New Roman" w:hAnsi="Times New Roman" w:cs="David"/>
          <w:sz w:val="24"/>
          <w:szCs w:val="24"/>
          <w:rtl/>
          <w:lang w:eastAsia="he-IL"/>
        </w:rPr>
        <w:t xml:space="preserve"> אחראי וערב כלפי המזמין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התחייבויות היועץ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w:t>
      </w:r>
    </w:p>
    <w:p w14:paraId="7A0F371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צד אשר יפר או לא יקיים איזו מהתחייבויותיו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יהיה חייב לפצות את הצד המקיים על כל הנזקים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ההפסדים שיגרמו לו עקב 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מבלי לגרוע מזכות הצד המקיים לכל סעד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תרופה אחרים ו/או נוספים.</w:t>
      </w:r>
    </w:p>
    <w:p w14:paraId="34C227C1" w14:textId="4342E782" w:rsidR="00F21BBE" w:rsidDel="00B20997" w:rsidRDefault="00F21BBE" w:rsidP="00071854">
      <w:pPr>
        <w:widowControl w:val="0"/>
        <w:spacing w:before="0" w:beforeAutospacing="0" w:after="200" w:afterAutospacing="0" w:line="240" w:lineRule="auto"/>
        <w:ind w:left="792"/>
        <w:jc w:val="both"/>
        <w:rPr>
          <w:del w:id="17" w:author="Kook Sec" w:date="2022-01-11T13:49:00Z"/>
          <w:rFonts w:ascii="Times New Roman" w:eastAsia="Times New Roman" w:hAnsi="Times New Roman" w:cs="David"/>
          <w:sz w:val="24"/>
          <w:szCs w:val="24"/>
          <w:rtl/>
          <w:lang w:eastAsia="he-IL"/>
        </w:rPr>
      </w:pPr>
    </w:p>
    <w:p w14:paraId="177BF740" w14:textId="78B82C35" w:rsidR="00F21BBE" w:rsidDel="00B20997" w:rsidRDefault="00F21BBE" w:rsidP="00071854">
      <w:pPr>
        <w:widowControl w:val="0"/>
        <w:spacing w:before="0" w:beforeAutospacing="0" w:after="200" w:afterAutospacing="0" w:line="240" w:lineRule="auto"/>
        <w:ind w:left="792"/>
        <w:jc w:val="both"/>
        <w:rPr>
          <w:del w:id="18" w:author="Kook Sec" w:date="2022-01-11T13:49:00Z"/>
          <w:rFonts w:ascii="Times New Roman" w:eastAsia="Times New Roman" w:hAnsi="Times New Roman" w:cs="David"/>
          <w:sz w:val="24"/>
          <w:szCs w:val="24"/>
          <w:rtl/>
          <w:lang w:eastAsia="he-IL"/>
        </w:rPr>
      </w:pPr>
    </w:p>
    <w:p w14:paraId="09C90774" w14:textId="4C84E01E" w:rsidR="00F21BBE" w:rsidDel="00B20997" w:rsidRDefault="00F21BBE" w:rsidP="00071854">
      <w:pPr>
        <w:widowControl w:val="0"/>
        <w:spacing w:before="0" w:beforeAutospacing="0" w:after="200" w:afterAutospacing="0" w:line="240" w:lineRule="auto"/>
        <w:ind w:left="792"/>
        <w:jc w:val="both"/>
        <w:rPr>
          <w:del w:id="19" w:author="Kook Sec" w:date="2022-01-11T13:49:00Z"/>
          <w:rFonts w:ascii="Times New Roman" w:eastAsia="Times New Roman" w:hAnsi="Times New Roman" w:cs="David"/>
          <w:sz w:val="24"/>
          <w:szCs w:val="24"/>
          <w:rtl/>
          <w:lang w:eastAsia="he-IL"/>
        </w:rPr>
      </w:pPr>
    </w:p>
    <w:p w14:paraId="002F9F46" w14:textId="77777777" w:rsidR="00F21BBE" w:rsidRDefault="00071854" w:rsidP="00F21BB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למניעת ספקות מוצהר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DFDE166"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71854">
        <w:rPr>
          <w:rFonts w:ascii="Times New Roman" w:eastAsia="Times New Roman" w:hAnsi="Times New Roman" w:cs="David" w:hint="cs"/>
          <w:sz w:val="24"/>
          <w:szCs w:val="24"/>
          <w:rtl/>
          <w:lang w:eastAsia="he-IL"/>
        </w:rPr>
        <w:t>נבע</w:t>
      </w:r>
      <w:r w:rsidRPr="00071854">
        <w:rPr>
          <w:rFonts w:ascii="Times New Roman" w:eastAsia="Times New Roman" w:hAnsi="Times New Roman" w:cs="David"/>
          <w:sz w:val="24"/>
          <w:szCs w:val="24"/>
          <w:rtl/>
          <w:lang w:eastAsia="he-IL"/>
        </w:rPr>
        <w:t xml:space="preserve"> מאי עמידתו בהתחייבויותיו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w:t>
      </w:r>
    </w:p>
    <w:p w14:paraId="4FBCDCE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זכאי לקזז כנגד כל סכום המגיע ליועץ מאת 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1B73396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כל </w:t>
      </w:r>
      <w:r w:rsidRPr="00071854">
        <w:rPr>
          <w:rFonts w:ascii="Times New Roman" w:eastAsia="Times New Roman" w:hAnsi="Times New Roman" w:cs="David" w:hint="cs"/>
          <w:sz w:val="24"/>
          <w:szCs w:val="24"/>
          <w:rtl/>
          <w:lang w:eastAsia="he-IL"/>
        </w:rPr>
        <w:t>אחת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אחת מהתחייבויות המזמין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מותנה בכך שהיועץ יקיים תחילה את 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עד לאותו מועד. המזמין זכאי, מבלי לפגוע </w:t>
      </w:r>
      <w:r w:rsidRPr="00071854">
        <w:rPr>
          <w:rFonts w:ascii="Times New Roman" w:eastAsia="Times New Roman" w:hAnsi="Times New Roman" w:cs="David" w:hint="cs"/>
          <w:sz w:val="24"/>
          <w:szCs w:val="24"/>
          <w:rtl/>
          <w:lang w:eastAsia="he-IL"/>
        </w:rPr>
        <w:t>מכלליות ה</w:t>
      </w:r>
      <w:r w:rsidRPr="00071854">
        <w:rPr>
          <w:rFonts w:ascii="Times New Roman" w:eastAsia="Times New Roman" w:hAnsi="Times New Roman" w:cs="David"/>
          <w:sz w:val="24"/>
          <w:szCs w:val="24"/>
          <w:rtl/>
          <w:lang w:eastAsia="he-IL"/>
        </w:rPr>
        <w:t>אמור בכל מקום אחר בחוזה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לעכב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2E6EC43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שום התנהגות מצד</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של מי</w:t>
      </w:r>
      <w:r w:rsidRPr="00071854">
        <w:rPr>
          <w:rFonts w:ascii="Times New Roman" w:eastAsia="Times New Roman" w:hAnsi="Times New Roman" w:cs="David"/>
          <w:sz w:val="24"/>
          <w:szCs w:val="24"/>
          <w:rtl/>
          <w:lang w:eastAsia="he-IL"/>
        </w:rPr>
        <w:t xml:space="preserve"> מהצדדים לא תחשב </w:t>
      </w:r>
      <w:proofErr w:type="spellStart"/>
      <w:r w:rsidRPr="00071854">
        <w:rPr>
          <w:rFonts w:ascii="Times New Roman" w:eastAsia="Times New Roman" w:hAnsi="Times New Roman" w:cs="David"/>
          <w:sz w:val="24"/>
          <w:szCs w:val="24"/>
          <w:rtl/>
          <w:lang w:eastAsia="he-IL"/>
        </w:rPr>
        <w:t>כויתור</w:t>
      </w:r>
      <w:proofErr w:type="spellEnd"/>
      <w:r w:rsidRPr="00071854">
        <w:rPr>
          <w:rFonts w:ascii="Times New Roman" w:eastAsia="Times New Roman" w:hAnsi="Times New Roman" w:cs="David"/>
          <w:sz w:val="24"/>
          <w:szCs w:val="24"/>
          <w:rtl/>
          <w:lang w:eastAsia="he-IL"/>
        </w:rPr>
        <w:t xml:space="preserve"> על איזה מזכויותיו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ו/או</w:t>
      </w:r>
      <w:r w:rsidRPr="00071854">
        <w:rPr>
          <w:rFonts w:ascii="Times New Roman" w:eastAsia="Times New Roman" w:hAnsi="Times New Roman" w:cs="David"/>
          <w:sz w:val="24"/>
          <w:szCs w:val="24"/>
          <w:rtl/>
          <w:lang w:eastAsia="he-IL"/>
        </w:rPr>
        <w:t xml:space="preserve"> ע</w:t>
      </w:r>
      <w:r w:rsidRPr="00071854">
        <w:rPr>
          <w:rFonts w:ascii="Times New Roman" w:eastAsia="Times New Roman" w:hAnsi="Times New Roman" w:cs="David" w:hint="cs"/>
          <w:sz w:val="24"/>
          <w:szCs w:val="24"/>
          <w:rtl/>
          <w:lang w:eastAsia="he-IL"/>
        </w:rPr>
        <w:t>ל פי כל</w:t>
      </w:r>
      <w:r w:rsidRPr="00071854">
        <w:rPr>
          <w:rFonts w:ascii="Times New Roman" w:eastAsia="Times New Roman" w:hAnsi="Times New Roman" w:cs="David"/>
          <w:sz w:val="24"/>
          <w:szCs w:val="24"/>
          <w:rtl/>
          <w:lang w:eastAsia="he-IL"/>
        </w:rPr>
        <w:t xml:space="preserve"> דין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proofErr w:type="spellStart"/>
      <w:r w:rsidRPr="00071854">
        <w:rPr>
          <w:rFonts w:ascii="Times New Roman" w:eastAsia="Times New Roman" w:hAnsi="Times New Roman" w:cs="David"/>
          <w:sz w:val="24"/>
          <w:szCs w:val="24"/>
          <w:rtl/>
          <w:lang w:eastAsia="he-IL"/>
        </w:rPr>
        <w:t>כויתור</w:t>
      </w:r>
      <w:proofErr w:type="spellEnd"/>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כהסכמה מצדו לאיזה הפרה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אי קיום של תנאי מתנאי חוזה</w:t>
      </w:r>
      <w:r w:rsidRPr="00071854">
        <w:rPr>
          <w:rFonts w:ascii="Times New Roman" w:eastAsia="Times New Roman" w:hAnsi="Times New Roman" w:cs="David" w:hint="cs"/>
          <w:sz w:val="24"/>
          <w:szCs w:val="24"/>
          <w:rtl/>
          <w:lang w:eastAsia="he-IL"/>
        </w:rPr>
        <w:t xml:space="preserve"> זה ו/</w:t>
      </w:r>
      <w:r w:rsidRPr="00071854">
        <w:rPr>
          <w:rFonts w:ascii="Times New Roman" w:eastAsia="Times New Roman" w:hAnsi="Times New Roman" w:cs="David"/>
          <w:sz w:val="24"/>
          <w:szCs w:val="24"/>
          <w:rtl/>
          <w:lang w:eastAsia="he-IL"/>
        </w:rPr>
        <w:t xml:space="preserve"> או כנותנת דחייה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ארכה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כל פעולה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יש לעשותה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טול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תוספת של תנאי </w:t>
      </w:r>
      <w:r w:rsidRPr="00071854">
        <w:rPr>
          <w:rFonts w:ascii="Times New Roman" w:eastAsia="Times New Roman" w:hAnsi="Times New Roman" w:cs="David" w:hint="cs"/>
          <w:sz w:val="24"/>
          <w:szCs w:val="24"/>
          <w:rtl/>
          <w:lang w:eastAsia="he-IL"/>
        </w:rPr>
        <w:t>כלשהו</w:t>
      </w:r>
      <w:r w:rsidRPr="00071854">
        <w:rPr>
          <w:rFonts w:ascii="Times New Roman" w:eastAsia="Times New Roman" w:hAnsi="Times New Roman" w:cs="David"/>
          <w:sz w:val="24"/>
          <w:szCs w:val="24"/>
          <w:rtl/>
          <w:lang w:eastAsia="he-IL"/>
        </w:rPr>
        <w:t>, אלא אם נעשו במפורש ובכתב.</w:t>
      </w:r>
    </w:p>
    <w:p w14:paraId="6A6A65F8"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מכלליות האמור לעיל -</w:t>
      </w:r>
    </w:p>
    <w:p w14:paraId="0ED6BBD4"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5EF07A99"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לא השתמשו המזמין או המנהל או היועץ בזכויות הניתנות להם לפי החוזה </w:t>
      </w:r>
      <w:r w:rsidRPr="00071854">
        <w:rPr>
          <w:rFonts w:ascii="Times New Roman" w:eastAsia="Times New Roman" w:hAnsi="Times New Roman" w:cs="David"/>
          <w:sz w:val="24"/>
          <w:szCs w:val="24"/>
          <w:rtl/>
          <w:lang w:eastAsia="he-IL"/>
        </w:rPr>
        <w:lastRenderedPageBreak/>
        <w:t>במקרה מסוים, אין לראות בכך ויתור על אותן זכויות במקרה אחר ואין ללמוד מהתנהגות זו ו</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תור כלשהו על זכויות וחובות לפי החוזה.</w:t>
      </w:r>
    </w:p>
    <w:p w14:paraId="4A9C1D78"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במידה והיועץ כולל מספר גופים או יחידים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62234EE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בגין כל חיוב מחיובי המזמין </w:t>
      </w:r>
      <w:r w:rsidRPr="00071854">
        <w:rPr>
          <w:rFonts w:ascii="Times New Roman" w:eastAsia="Times New Roman" w:hAnsi="Times New Roman" w:cs="David" w:hint="cs"/>
          <w:sz w:val="24"/>
          <w:szCs w:val="24"/>
          <w:rtl/>
          <w:lang w:eastAsia="he-IL"/>
        </w:rPr>
        <w:t>על פי</w:t>
      </w:r>
      <w:r w:rsidRPr="0007185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071854">
        <w:rPr>
          <w:rFonts w:ascii="Times New Roman" w:eastAsia="Times New Roman" w:hAnsi="Times New Roman" w:cs="David" w:hint="cs"/>
          <w:sz w:val="24"/>
          <w:szCs w:val="24"/>
          <w:rtl/>
          <w:lang w:eastAsia="he-IL"/>
        </w:rPr>
        <w:t>על פ</w:t>
      </w:r>
      <w:r w:rsidRPr="00071854">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071854">
        <w:rPr>
          <w:rFonts w:ascii="Times New Roman" w:eastAsia="Times New Roman" w:hAnsi="Times New Roman" w:cs="David"/>
          <w:sz w:val="24"/>
          <w:szCs w:val="24"/>
          <w:rtl/>
          <w:lang w:eastAsia="he-IL"/>
        </w:rPr>
        <w:t>לס"ק</w:t>
      </w:r>
      <w:proofErr w:type="spellEnd"/>
      <w:r w:rsidRPr="00071854">
        <w:rPr>
          <w:rFonts w:ascii="Times New Roman" w:eastAsia="Times New Roman" w:hAnsi="Times New Roman" w:cs="David"/>
          <w:sz w:val="24"/>
          <w:szCs w:val="24"/>
          <w:rtl/>
          <w:lang w:eastAsia="he-IL"/>
        </w:rPr>
        <w:t xml:space="preserve"> זה.</w:t>
      </w:r>
    </w:p>
    <w:p w14:paraId="7F9794C3" w14:textId="77777777" w:rsidR="00071854" w:rsidRPr="00071854" w:rsidRDefault="00071854" w:rsidP="0007185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t>היועץ מתחייב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כל דרישה</w:t>
      </w:r>
      <w:r w:rsidRPr="00071854">
        <w:rPr>
          <w:rFonts w:ascii="Times New Roman" w:eastAsia="Times New Roman" w:hAnsi="Times New Roman" w:cs="David" w:hint="cs"/>
          <w:sz w:val="24"/>
          <w:szCs w:val="24"/>
          <w:rtl/>
          <w:lang w:eastAsia="he-IL"/>
        </w:rPr>
        <w:t xml:space="preserve"> ו/או 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טענה ו/או תביעה, ככל שתהיינה לו כנגד המזמין בגין חיובי המזמין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אותו 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לגבי תביעה של מי מיחידי המזמין כנגד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קרי</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תביעה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p>
    <w:p w14:paraId="753305A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416CF1F2"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למען הסר ספק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מוסכם ומוצהר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0B8AAAC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61C57FC9"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חוזה זה על נספחיו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יחייב את המזמין אך ורק בכפוף לחתימתו כדין ע"י </w:t>
      </w:r>
      <w:proofErr w:type="spellStart"/>
      <w:r w:rsidRPr="00071854">
        <w:rPr>
          <w:rFonts w:ascii="Times New Roman" w:eastAsia="Times New Roman" w:hAnsi="Times New Roman" w:cs="David"/>
          <w:sz w:val="24"/>
          <w:szCs w:val="24"/>
          <w:rtl/>
          <w:lang w:eastAsia="he-IL"/>
        </w:rPr>
        <w:t>מורשי</w:t>
      </w:r>
      <w:proofErr w:type="spellEnd"/>
      <w:r w:rsidRPr="00071854">
        <w:rPr>
          <w:rFonts w:ascii="Times New Roman" w:eastAsia="Times New Roman" w:hAnsi="Times New Roman" w:cs="David"/>
          <w:sz w:val="24"/>
          <w:szCs w:val="24"/>
          <w:rtl/>
          <w:lang w:eastAsia="he-IL"/>
        </w:rPr>
        <w:t xml:space="preserve"> החתימה של המזמין.</w:t>
      </w:r>
    </w:p>
    <w:p w14:paraId="70C41B68" w14:textId="640714F8" w:rsidR="00F21BBE" w:rsidRPr="00071854" w:rsidDel="00B20997" w:rsidRDefault="00F21BBE" w:rsidP="00F21BBE">
      <w:pPr>
        <w:widowControl w:val="0"/>
        <w:spacing w:before="0" w:beforeAutospacing="0" w:after="200" w:afterAutospacing="0" w:line="240" w:lineRule="auto"/>
        <w:jc w:val="both"/>
        <w:rPr>
          <w:del w:id="20" w:author="Kook Sec" w:date="2022-01-11T13:48:00Z"/>
          <w:rFonts w:ascii="Times New Roman" w:eastAsia="Times New Roman" w:hAnsi="Times New Roman" w:cs="David"/>
          <w:sz w:val="24"/>
          <w:szCs w:val="24"/>
          <w:rtl/>
          <w:lang w:eastAsia="he-IL"/>
        </w:rPr>
      </w:pPr>
    </w:p>
    <w:p w14:paraId="2E5C595F" w14:textId="77777777" w:rsidR="00071854" w:rsidRPr="00071854" w:rsidRDefault="00071854" w:rsidP="00B20997">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Change w:id="21" w:author="Kook Sec" w:date="2022-01-11T13:49:00Z">
          <w:pPr>
            <w:widowControl w:val="0"/>
            <w:numPr>
              <w:ilvl w:val="1"/>
              <w:numId w:val="1"/>
            </w:numPr>
            <w:tabs>
              <w:tab w:val="num" w:pos="792"/>
            </w:tabs>
            <w:spacing w:before="0" w:beforeAutospacing="0" w:after="720" w:afterAutospacing="0" w:line="240" w:lineRule="auto"/>
            <w:ind w:left="788" w:hanging="431"/>
            <w:jc w:val="both"/>
          </w:pPr>
        </w:pPrChange>
      </w:pPr>
      <w:r w:rsidRPr="00071854">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71854">
        <w:rPr>
          <w:rFonts w:ascii="Times New Roman" w:eastAsia="Times New Roman" w:hAnsi="Times New Roman" w:cs="David" w:hint="cs"/>
          <w:sz w:val="24"/>
          <w:szCs w:val="24"/>
          <w:rtl/>
          <w:lang w:eastAsia="he-IL"/>
        </w:rPr>
        <w:t>רשום</w:t>
      </w:r>
      <w:r w:rsidRPr="00071854">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תחשב היא כמתקבלת ביום משלוח או מסירתה כאמור.</w:t>
      </w:r>
    </w:p>
    <w:p w14:paraId="27DD5D44" w14:textId="77777777" w:rsidR="00071854" w:rsidRDefault="00071854" w:rsidP="00B20997">
      <w:pPr>
        <w:bidi w:val="0"/>
        <w:spacing w:before="0" w:beforeAutospacing="0" w:after="160" w:afterAutospacing="0" w:line="240" w:lineRule="auto"/>
        <w:rPr>
          <w:rFonts w:ascii="Times New Roman" w:eastAsia="Times New Roman" w:hAnsi="Times New Roman" w:cs="David"/>
          <w:bCs/>
          <w:sz w:val="24"/>
          <w:szCs w:val="24"/>
          <w:rtl/>
          <w:lang w:eastAsia="he-IL"/>
        </w:rPr>
        <w:pPrChange w:id="22" w:author="Kook Sec" w:date="2022-01-11T13:49:00Z">
          <w:pPr>
            <w:bidi w:val="0"/>
            <w:spacing w:before="0" w:beforeAutospacing="0" w:after="160" w:afterAutospacing="0" w:line="259" w:lineRule="auto"/>
          </w:pPr>
        </w:pPrChange>
      </w:pPr>
    </w:p>
    <w:p w14:paraId="724FC5AD" w14:textId="77777777" w:rsidR="00F21BBE" w:rsidRPr="00716AAE" w:rsidRDefault="00F21BBE" w:rsidP="00B2099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Change w:id="23" w:author="Kook Sec" w:date="2022-01-11T13:49:00Z">
          <w:pPr>
            <w:widowControl w:val="0"/>
            <w:spacing w:before="0" w:beforeAutospacing="0" w:after="0" w:afterAutospacing="0" w:line="240" w:lineRule="auto"/>
            <w:jc w:val="center"/>
          </w:pPr>
        </w:pPrChange>
      </w:pPr>
      <w:r w:rsidRPr="00716AAE">
        <w:rPr>
          <w:rFonts w:ascii="Times New Roman" w:eastAsia="Times New Roman" w:hAnsi="Times New Roman" w:cs="David"/>
          <w:bCs/>
          <w:sz w:val="24"/>
          <w:szCs w:val="24"/>
          <w:rtl/>
          <w:lang w:eastAsia="he-IL"/>
        </w:rPr>
        <w:t>ולראיה באו הצדדים על החתום:</w:t>
      </w:r>
    </w:p>
    <w:p w14:paraId="795F8517" w14:textId="77777777" w:rsidR="00F21BBE" w:rsidRPr="00716AAE"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6081BE50"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C6EDFBF"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48A96AC" w14:textId="525406A6"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6EF42969B92042A8BDE72CDCD16390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4" w:author="Kook Sec" w:date="2022-01-11T13:47:00Z">
            <w:r w:rsidR="00B20997">
              <w:rPr>
                <w:rFonts w:ascii="Times New Roman" w:eastAsia="Times New Roman" w:hAnsi="Times New Roman" w:cs="David"/>
                <w:sz w:val="20"/>
                <w:szCs w:val="24"/>
                <w:rtl/>
                <w:lang w:eastAsia="he-IL"/>
              </w:rPr>
              <w:t>זליו</w:t>
            </w:r>
            <w:proofErr w:type="spellEnd"/>
            <w:r w:rsidR="00B20997">
              <w:rPr>
                <w:rFonts w:ascii="Times New Roman" w:eastAsia="Times New Roman" w:hAnsi="Times New Roman" w:cs="David"/>
                <w:sz w:val="20"/>
                <w:szCs w:val="24"/>
                <w:rtl/>
                <w:lang w:eastAsia="he-IL"/>
              </w:rPr>
              <w:t xml:space="preserve"> </w:t>
            </w:r>
            <w:proofErr w:type="spellStart"/>
            <w:r w:rsidR="00B20997">
              <w:rPr>
                <w:rFonts w:ascii="Times New Roman" w:eastAsia="Times New Roman" w:hAnsi="Times New Roman" w:cs="David"/>
                <w:sz w:val="20"/>
                <w:szCs w:val="24"/>
                <w:rtl/>
                <w:lang w:eastAsia="he-IL"/>
              </w:rPr>
              <w:t>דיאמנדי</w:t>
            </w:r>
          </w:ins>
          <w:proofErr w:type="spellEnd"/>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E0D2C3857DAA4160BE61FDF759BB0B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25" w:author="Kook Sec" w:date="2022-01-11T13:49:00Z">
            <w:r w:rsidR="00B20997">
              <w:rPr>
                <w:rFonts w:ascii="Times New Roman" w:eastAsia="Times New Roman" w:hAnsi="Times New Roman" w:cs="David" w:hint="cs"/>
                <w:color w:val="00B0F0"/>
                <w:sz w:val="20"/>
                <w:szCs w:val="24"/>
                <w:u w:val="single"/>
                <w:rtl/>
                <w:lang w:eastAsia="he-IL"/>
              </w:rPr>
              <w:t>פ.א פיתוח ובנייה בירושלים בע"מ</w:t>
            </w:r>
          </w:ins>
        </w:sdtContent>
      </w:sdt>
    </w:p>
    <w:p w14:paraId="03C34118" w14:textId="77777777" w:rsidR="00F21BBE" w:rsidRPr="00B27B4C" w:rsidRDefault="00F21BBE" w:rsidP="00021829">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4A4EBE4" w14:textId="5453C916" w:rsidR="00F21BBE" w:rsidRPr="00B27B4C" w:rsidDel="00B20997" w:rsidRDefault="00F21BBE" w:rsidP="00F21BBE">
      <w:pPr>
        <w:widowControl w:val="0"/>
        <w:spacing w:before="0" w:beforeAutospacing="0" w:after="0" w:afterAutospacing="0" w:line="240" w:lineRule="auto"/>
        <w:jc w:val="both"/>
        <w:rPr>
          <w:del w:id="26" w:author="Kook Sec" w:date="2022-01-11T13:49:00Z"/>
          <w:rFonts w:ascii="Times New Roman" w:eastAsia="Times New Roman" w:hAnsi="Times New Roman" w:cs="David"/>
          <w:sz w:val="20"/>
          <w:szCs w:val="24"/>
          <w:rtl/>
          <w:lang w:eastAsia="he-IL"/>
        </w:rPr>
      </w:pPr>
    </w:p>
    <w:p w14:paraId="75FA702D" w14:textId="2D562C1B" w:rsidR="00F21BBE" w:rsidRPr="00B27B4C" w:rsidDel="00B20997" w:rsidRDefault="00F21BBE" w:rsidP="00F21BBE">
      <w:pPr>
        <w:widowControl w:val="0"/>
        <w:spacing w:before="0" w:beforeAutospacing="0" w:after="0" w:afterAutospacing="0" w:line="240" w:lineRule="auto"/>
        <w:jc w:val="both"/>
        <w:rPr>
          <w:del w:id="27" w:author="Kook Sec" w:date="2022-01-11T13:49:00Z"/>
          <w:rFonts w:ascii="Times New Roman" w:eastAsia="Times New Roman" w:hAnsi="Times New Roman" w:cs="David"/>
          <w:sz w:val="20"/>
          <w:szCs w:val="24"/>
          <w:rtl/>
          <w:lang w:eastAsia="he-IL"/>
        </w:rPr>
      </w:pPr>
    </w:p>
    <w:p w14:paraId="23AE7359" w14:textId="77777777" w:rsidR="00F21BBE" w:rsidRPr="00B27B4C" w:rsidRDefault="00F21BBE" w:rsidP="00021829">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68BE0B1"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37CB74" w14:textId="77777777" w:rsidR="00F21BBE"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A85035F"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6BDF3272"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C9F1E92" w14:textId="77777777" w:rsidR="00F21BBE" w:rsidRPr="00716AA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2F64BB41"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6707BF6"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45073EB"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24A47">
        <w:rPr>
          <w:rFonts w:ascii="Times New Roman" w:eastAsia="Times New Roman" w:hAnsi="Times New Roman" w:cs="David" w:hint="cs"/>
          <w:bCs/>
          <w:sz w:val="20"/>
          <w:szCs w:val="24"/>
          <w:u w:val="single"/>
          <w:rtl/>
          <w:lang w:eastAsia="he-IL"/>
        </w:rPr>
        <w:lastRenderedPageBreak/>
        <w:t>נספח ''א''</w:t>
      </w:r>
    </w:p>
    <w:p w14:paraId="7D7BD941"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24A47">
        <w:rPr>
          <w:rFonts w:ascii="Times New Roman" w:eastAsia="Times New Roman" w:hAnsi="Times New Roman" w:cs="David" w:hint="cs"/>
          <w:bCs/>
          <w:sz w:val="20"/>
          <w:szCs w:val="24"/>
          <w:u w:val="single"/>
          <w:rtl/>
          <w:lang w:eastAsia="he-IL"/>
        </w:rPr>
        <w:t>נספח כללי</w:t>
      </w:r>
    </w:p>
    <w:p w14:paraId="134A9F7B"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1.1</w:t>
      </w:r>
      <w:r w:rsidRPr="00D24A47">
        <w:rPr>
          <w:rFonts w:ascii="Times New Roman" w:eastAsia="Times New Roman" w:hAnsi="Times New Roman" w:cs="David" w:hint="cs"/>
          <w:sz w:val="24"/>
          <w:szCs w:val="24"/>
          <w:rtl/>
          <w:lang w:eastAsia="he-IL"/>
        </w:rPr>
        <w:tab/>
        <w:t>הגדרות -</w:t>
      </w:r>
    </w:p>
    <w:p w14:paraId="30D4F7BE"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31077E" w14:textId="1CE6C9BA"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הפרויקט</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sz w:val="24"/>
          <w:szCs w:val="24"/>
          <w:lang w:eastAsia="he-IL"/>
        </w:rPr>
        <w:t xml:space="preserve"> </w:t>
      </w:r>
      <w:r w:rsidRPr="00D24A47">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BA12114CCAB433C8EC09EADDDD0B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8" w:author="Kook Sec" w:date="2022-01-11T13:50:00Z">
            <w:r w:rsidR="00B20997">
              <w:rPr>
                <w:rFonts w:ascii="Times New Roman" w:eastAsia="Times New Roman" w:hAnsi="Times New Roman" w:cs="David" w:hint="cs"/>
                <w:color w:val="00B0F0"/>
                <w:sz w:val="24"/>
                <w:szCs w:val="24"/>
                <w:rtl/>
                <w:lang w:eastAsia="he-IL"/>
              </w:rPr>
              <w:t>ירושלים</w:t>
            </w:r>
          </w:ins>
        </w:sdtContent>
      </w:sdt>
      <w:r w:rsidRPr="00D24A47">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1A78525845349069E260817E01E94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9" w:author="Kook Sec" w:date="2022-01-11T13:52:00Z">
            <w:r w:rsidR="00B20997">
              <w:rPr>
                <w:rFonts w:ascii="Times New Roman" w:eastAsia="Times New Roman" w:hAnsi="Times New Roman" w:cs="David" w:hint="cs"/>
                <w:color w:val="00B0F0"/>
                <w:sz w:val="24"/>
                <w:szCs w:val="24"/>
                <w:rtl/>
              </w:rPr>
              <w:t xml:space="preserve">רמת שרת שלב ב' </w:t>
            </w:r>
          </w:ins>
        </w:sdtContent>
      </w:sdt>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44E47B99C6D6431A829973F4AFE3D6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0" w:author="Kook Sec" w:date="2022-01-11T13:46:00Z">
            <w:r w:rsidR="00B20997">
              <w:rPr>
                <w:rFonts w:ascii="Times New Roman" w:eastAsia="Times New Roman" w:hAnsi="Times New Roman" w:cs="David" w:hint="cs"/>
                <w:color w:val="00B0F0"/>
                <w:sz w:val="24"/>
                <w:szCs w:val="24"/>
                <w:rtl/>
              </w:rPr>
              <w:t>פ.א פיתוח ובנייה בירושלים בע"מ</w:t>
            </w:r>
          </w:ins>
        </w:sdtContent>
      </w:sdt>
      <w:r w:rsidRPr="00D24A47">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4F953F2"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166FC4"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proofErr w:type="spellStart"/>
      <w:r w:rsidRPr="00D24A47">
        <w:rPr>
          <w:rFonts w:ascii="Times New Roman" w:eastAsia="Times New Roman" w:hAnsi="Times New Roman" w:cs="David" w:hint="cs"/>
          <w:b/>
          <w:bCs/>
          <w:sz w:val="24"/>
          <w:szCs w:val="24"/>
          <w:rtl/>
          <w:lang w:eastAsia="he-IL"/>
        </w:rPr>
        <w:t>התכנית</w:t>
      </w:r>
      <w:proofErr w:type="spellEnd"/>
      <w:r w:rsidRPr="00D24A47">
        <w:rPr>
          <w:rFonts w:ascii="Times New Roman" w:eastAsia="Times New Roman" w:hAnsi="Times New Roman" w:cs="David" w:hint="cs"/>
          <w:sz w:val="24"/>
          <w:szCs w:val="24"/>
          <w:rtl/>
          <w:lang w:eastAsia="he-IL"/>
        </w:rPr>
        <w:t xml:space="preserve">" או </w:t>
      </w:r>
      <w:r w:rsidRPr="00D24A47">
        <w:rPr>
          <w:rFonts w:ascii="Times New Roman" w:eastAsia="Times New Roman" w:hAnsi="Times New Roman" w:cs="David" w:hint="cs"/>
          <w:b/>
          <w:bCs/>
          <w:sz w:val="24"/>
          <w:szCs w:val="24"/>
          <w:rtl/>
          <w:lang w:eastAsia="he-IL"/>
        </w:rPr>
        <w:t xml:space="preserve">"המקרקעין" </w:t>
      </w:r>
      <w:r w:rsidRPr="00D24A47">
        <w:rPr>
          <w:rFonts w:ascii="Times New Roman" w:eastAsia="Times New Roman" w:hAnsi="Times New Roman" w:cs="David"/>
          <w:sz w:val="24"/>
          <w:szCs w:val="24"/>
          <w:lang w:eastAsia="he-IL"/>
        </w:rPr>
        <w:t>–</w:t>
      </w:r>
      <w:r w:rsidRPr="00D24A47">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A1947FD43F514F359ACA06FAF655969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D24A47">
            <w:rPr>
              <w:color w:val="00B0F0"/>
              <w:rtl/>
            </w:rPr>
            <w:t>[שדה נוסף 2]</w:t>
          </w:r>
        </w:sdtContent>
      </w:sdt>
      <w:r w:rsidRPr="00D24A47">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17D3974F01645CABF8A45E1A48D95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D24A47">
            <w:rPr>
              <w:color w:val="00B0F0"/>
              <w:rtl/>
            </w:rPr>
            <w:t>[שדה נוסף 1]</w:t>
          </w:r>
        </w:sdtContent>
      </w:sdt>
      <w:r w:rsidRPr="00D24A47">
        <w:rPr>
          <w:rFonts w:ascii="Times New Roman" w:eastAsia="Times New Roman" w:hAnsi="Times New Roman" w:cs="David" w:hint="cs"/>
          <w:sz w:val="24"/>
          <w:szCs w:val="24"/>
          <w:rtl/>
          <w:lang w:eastAsia="he-IL"/>
        </w:rPr>
        <w:t>.</w:t>
      </w:r>
    </w:p>
    <w:p w14:paraId="23CA67A1" w14:textId="77777777" w:rsidR="00F21BBE" w:rsidRPr="00D24A47" w:rsidRDefault="00F21BBE" w:rsidP="0002182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D24A47">
        <w:rPr>
          <w:rFonts w:ascii="Times New Roman" w:eastAsia="Times New Roman" w:hAnsi="Times New Roman" w:cs="David" w:hint="cs"/>
          <w:sz w:val="24"/>
          <w:szCs w:val="24"/>
          <w:rtl/>
          <w:lang w:eastAsia="he-IL"/>
        </w:rPr>
        <w:t>בתב"ע</w:t>
      </w:r>
      <w:proofErr w:type="spellEnd"/>
      <w:r w:rsidRPr="00D24A47">
        <w:rPr>
          <w:rFonts w:ascii="Times New Roman" w:eastAsia="Times New Roman" w:hAnsi="Times New Roman" w:cs="David" w:hint="cs"/>
          <w:sz w:val="24"/>
          <w:szCs w:val="24"/>
          <w:rtl/>
          <w:lang w:eastAsia="he-IL"/>
        </w:rPr>
        <w:t xml:space="preserve"> ממתכונתה היום והשירותים המוזמנים מן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הינם בהתאם </w:t>
      </w:r>
      <w:proofErr w:type="spellStart"/>
      <w:r w:rsidRPr="00D24A47">
        <w:rPr>
          <w:rFonts w:ascii="Times New Roman" w:eastAsia="Times New Roman" w:hAnsi="Times New Roman" w:cs="David" w:hint="cs"/>
          <w:sz w:val="24"/>
          <w:szCs w:val="24"/>
          <w:rtl/>
          <w:lang w:eastAsia="he-IL"/>
        </w:rPr>
        <w:t>לתכנית</w:t>
      </w:r>
      <w:proofErr w:type="spellEnd"/>
      <w:r w:rsidRPr="00D24A47">
        <w:rPr>
          <w:rFonts w:ascii="Times New Roman" w:eastAsia="Times New Roman" w:hAnsi="Times New Roman" w:cs="David" w:hint="cs"/>
          <w:sz w:val="24"/>
          <w:szCs w:val="24"/>
          <w:rtl/>
          <w:lang w:eastAsia="he-IL"/>
        </w:rPr>
        <w:t xml:space="preserve"> התקפה בעת הזמנת כל שלב.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מתחייב להתעדכן </w:t>
      </w:r>
      <w:proofErr w:type="spellStart"/>
      <w:r w:rsidRPr="00D24A47">
        <w:rPr>
          <w:rFonts w:ascii="Times New Roman" w:eastAsia="Times New Roman" w:hAnsi="Times New Roman" w:cs="David" w:hint="cs"/>
          <w:sz w:val="24"/>
          <w:szCs w:val="24"/>
          <w:rtl/>
          <w:lang w:eastAsia="he-IL"/>
        </w:rPr>
        <w:t>בתב"ע</w:t>
      </w:r>
      <w:proofErr w:type="spellEnd"/>
      <w:r w:rsidRPr="00D24A47">
        <w:rPr>
          <w:rFonts w:ascii="Times New Roman" w:eastAsia="Times New Roman" w:hAnsi="Times New Roman" w:cs="David" w:hint="cs"/>
          <w:sz w:val="24"/>
          <w:szCs w:val="24"/>
          <w:rtl/>
          <w:lang w:eastAsia="he-IL"/>
        </w:rPr>
        <w:t xml:space="preserve"> </w:t>
      </w:r>
      <w:proofErr w:type="spellStart"/>
      <w:r w:rsidRPr="00D24A47">
        <w:rPr>
          <w:rFonts w:ascii="Times New Roman" w:eastAsia="Times New Roman" w:hAnsi="Times New Roman" w:cs="David" w:hint="cs"/>
          <w:sz w:val="24"/>
          <w:szCs w:val="24"/>
          <w:rtl/>
          <w:lang w:eastAsia="he-IL"/>
        </w:rPr>
        <w:t>ובתכניות</w:t>
      </w:r>
      <w:proofErr w:type="spellEnd"/>
      <w:r w:rsidRPr="00D24A47">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D24A47">
        <w:rPr>
          <w:rFonts w:ascii="Times New Roman" w:eastAsia="Times New Roman" w:hAnsi="Times New Roman" w:cs="David" w:hint="cs"/>
          <w:sz w:val="24"/>
          <w:szCs w:val="24"/>
          <w:rtl/>
          <w:lang w:eastAsia="he-IL"/>
        </w:rPr>
        <w:t>התב"ע</w:t>
      </w:r>
      <w:proofErr w:type="spellEnd"/>
      <w:r w:rsidRPr="00D24A47">
        <w:rPr>
          <w:rFonts w:ascii="Times New Roman" w:eastAsia="Times New Roman" w:hAnsi="Times New Roman" w:cs="David" w:hint="cs"/>
          <w:sz w:val="24"/>
          <w:szCs w:val="24"/>
          <w:rtl/>
          <w:lang w:eastAsia="he-IL"/>
        </w:rPr>
        <w:t xml:space="preserve"> </w:t>
      </w:r>
      <w:proofErr w:type="spellStart"/>
      <w:r w:rsidRPr="00D24A47">
        <w:rPr>
          <w:rFonts w:ascii="Times New Roman" w:eastAsia="Times New Roman" w:hAnsi="Times New Roman" w:cs="David" w:hint="cs"/>
          <w:sz w:val="24"/>
          <w:szCs w:val="24"/>
          <w:rtl/>
          <w:lang w:eastAsia="he-IL"/>
        </w:rPr>
        <w:t>ותכניות</w:t>
      </w:r>
      <w:proofErr w:type="spellEnd"/>
      <w:r w:rsidRPr="00D24A47">
        <w:rPr>
          <w:rFonts w:ascii="Times New Roman" w:eastAsia="Times New Roman" w:hAnsi="Times New Roman" w:cs="David" w:hint="cs"/>
          <w:sz w:val="24"/>
          <w:szCs w:val="24"/>
          <w:rtl/>
          <w:lang w:eastAsia="he-IL"/>
        </w:rPr>
        <w:t xml:space="preserve"> הבינוי במתכונת שתאושר ובהתאם להוראות המזמין.</w:t>
      </w:r>
    </w:p>
    <w:p w14:paraId="26F65286"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2C899A6" w14:textId="2403F39F" w:rsidR="00F21BBE" w:rsidRPr="00D24A47" w:rsidRDefault="00F21BBE" w:rsidP="00F21BBE">
      <w:pPr>
        <w:spacing w:before="0" w:beforeAutospacing="0" w:after="0" w:afterAutospacing="0" w:line="240" w:lineRule="auto"/>
        <w:ind w:left="720"/>
        <w:rPr>
          <w:rFonts w:ascii="Times New Roman" w:eastAsia="Times New Roman" w:hAnsi="Times New Roman" w:cs="David"/>
          <w:color w:val="008000"/>
          <w:sz w:val="24"/>
          <w:szCs w:val="24"/>
          <w:rtl/>
        </w:rPr>
      </w:pPr>
      <w:r w:rsidRPr="00D24A47">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A94A444B6D94ED0991A248333434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31" w:author="Kook Sec" w:date="2022-01-11T13:50:00Z">
            <w:r w:rsidR="00B20997">
              <w:rPr>
                <w:rFonts w:ascii="Times New Roman" w:eastAsia="Times New Roman" w:hAnsi="Times New Roman" w:cs="David" w:hint="cs"/>
                <w:color w:val="008000"/>
                <w:sz w:val="24"/>
                <w:szCs w:val="24"/>
                <w:rtl/>
              </w:rPr>
              <w:t>ירושלים</w:t>
            </w:r>
          </w:ins>
        </w:sdtContent>
      </w:sdt>
      <w:r w:rsidRPr="00D24A47">
        <w:rPr>
          <w:rFonts w:ascii="Times New Roman" w:eastAsia="Times New Roman" w:hAnsi="Times New Roman" w:cs="David" w:hint="cs"/>
          <w:color w:val="008000"/>
          <w:sz w:val="24"/>
          <w:szCs w:val="24"/>
          <w:rtl/>
        </w:rPr>
        <w:t>.</w:t>
      </w:r>
    </w:p>
    <w:p w14:paraId="74BB4D45"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color w:val="FF0000"/>
          <w:sz w:val="24"/>
          <w:szCs w:val="24"/>
          <w:rtl/>
        </w:rPr>
      </w:pPr>
    </w:p>
    <w:p w14:paraId="50903359"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rPr>
        <w:t xml:space="preserve">"חוזה הפיתוח" </w:t>
      </w:r>
      <w:r w:rsidRPr="00D24A47">
        <w:rPr>
          <w:rFonts w:ascii="Times New Roman" w:eastAsia="Times New Roman" w:hAnsi="Times New Roman" w:cs="David"/>
          <w:sz w:val="24"/>
          <w:szCs w:val="24"/>
        </w:rPr>
        <w:t>–</w:t>
      </w:r>
      <w:r w:rsidRPr="00D24A47">
        <w:rPr>
          <w:rFonts w:ascii="Times New Roman" w:eastAsia="Times New Roman" w:hAnsi="Times New Roman" w:cs="David" w:hint="cs"/>
          <w:sz w:val="24"/>
          <w:szCs w:val="24"/>
          <w:rtl/>
        </w:rPr>
        <w:t xml:space="preserve"> חוזה הפיתוח אשר נחתם בין המזמין לבין הרשות המקומית.</w:t>
      </w:r>
    </w:p>
    <w:p w14:paraId="470EAABC"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B8BA21" w14:textId="2A224B7C"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24A47">
        <w:rPr>
          <w:rFonts w:ascii="Times New Roman" w:eastAsia="Times New Roman" w:hAnsi="Times New Roman" w:cs="David" w:hint="cs"/>
          <w:sz w:val="24"/>
          <w:szCs w:val="24"/>
          <w:rtl/>
          <w:lang w:eastAsia="he-IL"/>
        </w:rPr>
        <w:t>2.8</w:t>
      </w:r>
      <w:r w:rsidRPr="00D24A47">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D3A8A4D2526A4EDAAE1D2D4ACB1B3E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2" w:author="Kook Sec" w:date="2022-01-11T13:50:00Z">
            <w:r w:rsidR="00B20997">
              <w:rPr>
                <w:rFonts w:ascii="Times New Roman" w:eastAsia="Times New Roman" w:hAnsi="Times New Roman" w:cs="David" w:hint="cs"/>
                <w:sz w:val="24"/>
                <w:szCs w:val="24"/>
                <w:rtl/>
                <w:lang w:eastAsia="he-IL"/>
              </w:rPr>
              <w:t xml:space="preserve">אבי </w:t>
            </w:r>
            <w:proofErr w:type="spellStart"/>
            <w:r w:rsidR="00B20997">
              <w:rPr>
                <w:rFonts w:ascii="Times New Roman" w:eastAsia="Times New Roman" w:hAnsi="Times New Roman" w:cs="David" w:hint="cs"/>
                <w:sz w:val="24"/>
                <w:szCs w:val="24"/>
                <w:rtl/>
                <w:lang w:eastAsia="he-IL"/>
              </w:rPr>
              <w:t>ברטי</w:t>
            </w:r>
            <w:proofErr w:type="spellEnd"/>
            <w:r w:rsidR="00B20997">
              <w:rPr>
                <w:rFonts w:ascii="Times New Roman" w:eastAsia="Times New Roman" w:hAnsi="Times New Roman" w:cs="David" w:hint="cs"/>
                <w:sz w:val="24"/>
                <w:szCs w:val="24"/>
                <w:rtl/>
                <w:lang w:eastAsia="he-IL"/>
              </w:rPr>
              <w:t xml:space="preserve"> לוי</w:t>
            </w:r>
          </w:ins>
        </w:sdtContent>
      </w:sdt>
    </w:p>
    <w:p w14:paraId="01C93093"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E592DCD"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2.10</w:t>
      </w:r>
      <w:r w:rsidRPr="00D24A47">
        <w:rPr>
          <w:rFonts w:ascii="Times New Roman" w:eastAsia="Times New Roman" w:hAnsi="Times New Roman" w:cs="David" w:hint="cs"/>
          <w:sz w:val="24"/>
          <w:szCs w:val="24"/>
          <w:rtl/>
          <w:lang w:eastAsia="he-IL"/>
        </w:rPr>
        <w:tab/>
        <w:t xml:space="preserve">התכנון יתבצע בסביבת תוכנת </w:t>
      </w:r>
      <w:r w:rsidRPr="00D24A47">
        <w:rPr>
          <w:rFonts w:ascii="Times New Roman" w:eastAsia="Times New Roman" w:hAnsi="Times New Roman" w:cs="David"/>
          <w:sz w:val="24"/>
          <w:szCs w:val="24"/>
          <w:lang w:eastAsia="he-IL"/>
        </w:rPr>
        <w:t>REVIT</w:t>
      </w:r>
      <w:r w:rsidRPr="00D24A47">
        <w:rPr>
          <w:rFonts w:ascii="Times New Roman" w:eastAsia="Times New Roman" w:hAnsi="Times New Roman" w:cs="David" w:hint="cs"/>
          <w:sz w:val="24"/>
          <w:szCs w:val="24"/>
          <w:rtl/>
          <w:lang w:eastAsia="he-IL"/>
        </w:rPr>
        <w:t xml:space="preserve"> בתלת-</w:t>
      </w:r>
      <w:proofErr w:type="spellStart"/>
      <w:r w:rsidRPr="00D24A47">
        <w:rPr>
          <w:rFonts w:ascii="Times New Roman" w:eastAsia="Times New Roman" w:hAnsi="Times New Roman" w:cs="David" w:hint="cs"/>
          <w:sz w:val="24"/>
          <w:szCs w:val="24"/>
          <w:rtl/>
          <w:lang w:eastAsia="he-IL"/>
        </w:rPr>
        <w:t>מימד</w:t>
      </w:r>
      <w:proofErr w:type="spellEnd"/>
      <w:r w:rsidRPr="00D24A47">
        <w:rPr>
          <w:rFonts w:ascii="Times New Roman" w:eastAsia="Times New Roman" w:hAnsi="Times New Roman" w:cs="David" w:hint="cs"/>
          <w:sz w:val="24"/>
          <w:szCs w:val="24"/>
          <w:rtl/>
          <w:lang w:eastAsia="he-IL"/>
        </w:rPr>
        <w:t xml:space="preserve">, תוך שיתוף, תיאום וקליטת הקבצים ממתכננים ויועצים אחרים באמצעות תוכנה כדוגמת - </w:t>
      </w:r>
      <w:r w:rsidRPr="00D24A47">
        <w:rPr>
          <w:rFonts w:ascii="Times New Roman" w:eastAsia="Times New Roman" w:hAnsi="Times New Roman" w:cs="David"/>
          <w:sz w:val="24"/>
          <w:szCs w:val="24"/>
          <w:lang w:eastAsia="he-IL"/>
        </w:rPr>
        <w:t>@view</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כל תעבורת הקבצים תבוצע באמצע</w:t>
      </w:r>
      <w:r w:rsidRPr="00D24A47">
        <w:rPr>
          <w:rFonts w:ascii="Times New Roman" w:eastAsia="Times New Roman" w:hAnsi="Times New Roman" w:cs="David" w:hint="cs"/>
          <w:sz w:val="24"/>
          <w:szCs w:val="24"/>
          <w:rtl/>
          <w:lang w:eastAsia="he-IL"/>
        </w:rPr>
        <w:t>ות התוכנה בלבד או תוכנה אחרת לפי החלטת המזמין.</w:t>
      </w:r>
    </w:p>
    <w:p w14:paraId="5E3EE65E"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2E188D46" w14:textId="77777777"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3.2</w:t>
      </w:r>
      <w:r w:rsidRPr="00D24A47">
        <w:rPr>
          <w:rFonts w:ascii="Times New Roman" w:eastAsia="Times New Roman" w:hAnsi="Times New Roman" w:cs="David" w:hint="cs"/>
          <w:sz w:val="24"/>
          <w:szCs w:val="24"/>
          <w:rtl/>
          <w:lang w:eastAsia="he-IL"/>
        </w:rPr>
        <w:tab/>
        <w:t xml:space="preserve">בעלי המקצוע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הם:</w:t>
      </w:r>
    </w:p>
    <w:p w14:paraId="7EF08A32"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F2A336" w14:textId="3782A649"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C1F75B77E9314E43911A77DB55F9FE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proofErr w:type="spellStart"/>
          <w:ins w:id="33" w:author="Kook Sec" w:date="2022-01-11T13:51:00Z">
            <w:r w:rsidR="00B20997">
              <w:rPr>
                <w:rFonts w:ascii="Times New Roman" w:eastAsia="Times New Roman" w:hAnsi="Times New Roman" w:cs="David" w:hint="cs"/>
                <w:color w:val="008000"/>
                <w:sz w:val="24"/>
                <w:szCs w:val="24"/>
                <w:rtl/>
                <w:lang w:eastAsia="he-IL"/>
              </w:rPr>
              <w:t>זליו</w:t>
            </w:r>
            <w:proofErr w:type="spellEnd"/>
            <w:r w:rsidR="00B20997">
              <w:rPr>
                <w:rFonts w:ascii="Times New Roman" w:eastAsia="Times New Roman" w:hAnsi="Times New Roman" w:cs="David" w:hint="cs"/>
                <w:color w:val="008000"/>
                <w:sz w:val="24"/>
                <w:szCs w:val="24"/>
                <w:rtl/>
                <w:lang w:eastAsia="he-IL"/>
              </w:rPr>
              <w:t xml:space="preserve"> </w:t>
            </w:r>
            <w:proofErr w:type="spellStart"/>
            <w:r w:rsidR="00B20997">
              <w:rPr>
                <w:rFonts w:ascii="Times New Roman" w:eastAsia="Times New Roman" w:hAnsi="Times New Roman" w:cs="David" w:hint="cs"/>
                <w:color w:val="008000"/>
                <w:sz w:val="24"/>
                <w:szCs w:val="24"/>
                <w:rtl/>
                <w:lang w:eastAsia="he-IL"/>
              </w:rPr>
              <w:t>דיאמנדי</w:t>
            </w:r>
          </w:ins>
          <w:proofErr w:type="spellEnd"/>
        </w:sdtContent>
      </w:sdt>
    </w:p>
    <w:p w14:paraId="336C42FB" w14:textId="77777777" w:rsidR="00F21BBE" w:rsidRPr="00D24A47" w:rsidRDefault="00F21BBE" w:rsidP="0002182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ב. </w:t>
      </w:r>
      <w:r w:rsidRPr="00D24A47">
        <w:rPr>
          <w:rFonts w:ascii="Times New Roman" w:eastAsia="Times New Roman" w:hAnsi="Times New Roman" w:cs="David" w:hint="cs"/>
          <w:sz w:val="24"/>
          <w:szCs w:val="24"/>
          <w:rtl/>
          <w:lang w:eastAsia="he-IL"/>
        </w:rPr>
        <w:tab/>
        <w:t xml:space="preserve">מספר העובדים המקצועיים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לצורך מתן שירותי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68ECA6AF30441B49A8A148F35BEAC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D24A47">
            <w:rPr>
              <w:color w:val="00B0F0"/>
              <w:rtl/>
            </w:rPr>
            <w:t>[שדה נוסף 5]</w:t>
          </w:r>
        </w:sdtContent>
      </w:sdt>
    </w:p>
    <w:p w14:paraId="5B527478"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4AFEE8" w14:textId="77777777"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4A47">
        <w:rPr>
          <w:rFonts w:ascii="Times New Roman" w:eastAsia="Times New Roman" w:hAnsi="Times New Roman" w:cs="David" w:hint="cs"/>
          <w:sz w:val="24"/>
          <w:szCs w:val="24"/>
          <w:rtl/>
          <w:lang w:eastAsia="he-IL"/>
        </w:rPr>
        <w:t>3.4</w:t>
      </w:r>
      <w:r w:rsidRPr="00D24A47">
        <w:rPr>
          <w:rFonts w:ascii="Times New Roman" w:eastAsia="Times New Roman" w:hAnsi="Times New Roman" w:cs="David" w:hint="cs"/>
          <w:sz w:val="24"/>
          <w:szCs w:val="24"/>
          <w:rtl/>
          <w:lang w:eastAsia="he-IL"/>
        </w:rPr>
        <w:tab/>
        <w:t xml:space="preserve">המנהל הראשי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302B2DEB5424ACFBFB15D2EEC0F05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D24A47">
            <w:rPr>
              <w:color w:val="00B0F0"/>
              <w:rtl/>
            </w:rPr>
            <w:t>[שדה נוסף 6]</w:t>
          </w:r>
        </w:sdtContent>
      </w:sdt>
    </w:p>
    <w:p w14:paraId="2921BF8F"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BE8A0C"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5.2</w:t>
      </w:r>
      <w:r w:rsidRPr="00D24A47">
        <w:rPr>
          <w:rFonts w:ascii="Times New Roman" w:eastAsia="Times New Roman" w:hAnsi="Times New Roman" w:cs="David" w:hint="cs"/>
          <w:sz w:val="24"/>
          <w:szCs w:val="24"/>
          <w:rtl/>
          <w:lang w:eastAsia="he-IL"/>
        </w:rPr>
        <w:tab/>
        <w:t>הנושאים הם:</w:t>
      </w:r>
    </w:p>
    <w:p w14:paraId="3EC2B192"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230541" w14:textId="77777777" w:rsidR="00F21BBE" w:rsidRPr="00D24A47" w:rsidRDefault="00F21BBE" w:rsidP="0002182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התקדמות שרותי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w:t>
      </w:r>
    </w:p>
    <w:p w14:paraId="308D78F0"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ב.</w:t>
      </w:r>
      <w:r w:rsidRPr="00D24A47">
        <w:rPr>
          <w:rFonts w:ascii="Times New Roman" w:eastAsia="Times New Roman" w:hAnsi="Times New Roman" w:cs="David" w:hint="cs"/>
          <w:sz w:val="24"/>
          <w:szCs w:val="24"/>
          <w:rtl/>
          <w:lang w:eastAsia="he-IL"/>
        </w:rPr>
        <w:tab/>
        <w:t>סטיות מלוח הזמנים לרבות סיבת הסטייה.</w:t>
      </w:r>
    </w:p>
    <w:p w14:paraId="3E655F5C"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ג.</w:t>
      </w:r>
      <w:r w:rsidRPr="00D24A47">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520833E6"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ד.</w:t>
      </w:r>
      <w:r w:rsidRPr="00D24A47">
        <w:rPr>
          <w:rFonts w:ascii="Times New Roman" w:eastAsia="Times New Roman" w:hAnsi="Times New Roman" w:cs="David" w:hint="cs"/>
          <w:sz w:val="24"/>
          <w:szCs w:val="24"/>
          <w:rtl/>
          <w:lang w:eastAsia="he-IL"/>
        </w:rPr>
        <w:tab/>
        <w:t>סטיות מהערכות ו/או תחזיות תקציביות והשלכותיהן.</w:t>
      </w:r>
    </w:p>
    <w:p w14:paraId="1FBBD27A"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hint="cs"/>
          <w:sz w:val="24"/>
          <w:szCs w:val="24"/>
          <w:rtl/>
          <w:lang w:eastAsia="he-IL"/>
        </w:rPr>
        <w:tab/>
        <w:t>ריכוז הוראות שנויים.</w:t>
      </w:r>
    </w:p>
    <w:p w14:paraId="03865696" w14:textId="77777777" w:rsidR="00F21BBE" w:rsidRPr="00D24A47" w:rsidRDefault="00F21BBE" w:rsidP="00F21BB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3B457D0" w14:textId="77777777" w:rsidR="00F21BBE" w:rsidRPr="00D24A47"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17.7 </w:t>
      </w:r>
      <w:r w:rsidRPr="00D24A47">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21BBE" w:rsidRPr="00D24A47" w14:paraId="21C9BBC5" w14:textId="77777777" w:rsidTr="00F21BBE">
        <w:tc>
          <w:tcPr>
            <w:tcW w:w="3366" w:type="dxa"/>
          </w:tcPr>
          <w:p w14:paraId="48999D8E" w14:textId="10042AE3" w:rsidR="00F21BBE" w:rsidRPr="00D24A47" w:rsidRDefault="00B20997"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C7192E2993242F783FB60FB01AA64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34" w:author="Kook Sec" w:date="2022-01-11T13:51:00Z">
                  <w:r>
                    <w:rPr>
                      <w:rFonts w:ascii="Times New Roman" w:eastAsia="Times New Roman" w:hAnsi="Times New Roman" w:cs="David" w:hint="cs"/>
                      <w:color w:val="008000"/>
                      <w:sz w:val="24"/>
                      <w:szCs w:val="24"/>
                      <w:rtl/>
                      <w:lang w:eastAsia="he-IL"/>
                    </w:rPr>
                    <w:t>50%</w:t>
                  </w:r>
                </w:ins>
              </w:sdtContent>
            </w:sdt>
          </w:p>
          <w:p w14:paraId="483E2601"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             </w:t>
            </w:r>
          </w:p>
        </w:tc>
        <w:tc>
          <w:tcPr>
            <w:tcW w:w="2163" w:type="dxa"/>
          </w:tcPr>
          <w:p w14:paraId="1344D0E7" w14:textId="77777777" w:rsidR="00F21BBE" w:rsidRPr="00D24A47" w:rsidRDefault="00F21BBE" w:rsidP="00F21BBE">
            <w:pPr>
              <w:widowControl w:val="0"/>
              <w:spacing w:before="0" w:beforeAutospacing="0" w:after="0" w:afterAutospacing="0" w:line="240" w:lineRule="auto"/>
              <w:ind w:left="720"/>
              <w:outlineLvl w:val="2"/>
            </w:pPr>
          </w:p>
          <w:p w14:paraId="520EEDE8"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33529EA" w14:textId="77777777" w:rsidR="00F21BBE"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995DC6F" w14:textId="77777777" w:rsidR="00F21BBE" w:rsidRDefault="00F21BBE" w:rsidP="00071854">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53673C7"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50470E2"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66B74E8"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370A3DA"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134AA52F" w14:textId="77777777" w:rsidR="00B50A1C" w:rsidRDefault="00B50A1C" w:rsidP="00B50A1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1AFBE63" w14:textId="77777777" w:rsidR="00021829" w:rsidRDefault="00021829"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3E27AC4A"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30961EF" w14:textId="77777777" w:rsidR="00071854" w:rsidRPr="00071854" w:rsidRDefault="00071854"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"ב"</w:t>
      </w:r>
    </w:p>
    <w:p w14:paraId="69FED980" w14:textId="77777777" w:rsidR="00071854" w:rsidRPr="00071854" w:rsidRDefault="00071854" w:rsidP="00071854">
      <w:pPr>
        <w:widowControl w:val="0"/>
        <w:bidi w:val="0"/>
        <w:spacing w:before="0" w:beforeAutospacing="0" w:after="0" w:afterAutospacing="0" w:line="240" w:lineRule="auto"/>
        <w:jc w:val="center"/>
        <w:rPr>
          <w:rFonts w:ascii="Times New Roman" w:eastAsia="Times New Roman" w:hAnsi="Times New Roman" w:cs="David"/>
          <w:sz w:val="24"/>
          <w:szCs w:val="24"/>
          <w:rtl/>
        </w:rPr>
      </w:pPr>
      <w:r w:rsidRPr="00071854">
        <w:rPr>
          <w:rFonts w:ascii="Times New Roman" w:eastAsia="Times New Roman" w:hAnsi="Times New Roman" w:cs="David"/>
          <w:b/>
          <w:bCs/>
          <w:sz w:val="24"/>
          <w:szCs w:val="24"/>
          <w:u w:val="single"/>
          <w:rtl/>
        </w:rPr>
        <w:t>שירותי היועץ</w:t>
      </w:r>
    </w:p>
    <w:p w14:paraId="70EAEEDF"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1.</w:t>
      </w:r>
      <w:r w:rsidRPr="00071854">
        <w:rPr>
          <w:rFonts w:ascii="Times New Roman" w:eastAsia="Times New Roman" w:hAnsi="Times New Roman" w:cs="David"/>
          <w:sz w:val="24"/>
          <w:szCs w:val="24"/>
          <w:rtl/>
        </w:rPr>
        <w:tab/>
      </w:r>
      <w:r w:rsidRPr="00071854">
        <w:rPr>
          <w:rFonts w:ascii="Times New Roman" w:eastAsia="Times New Roman" w:hAnsi="Times New Roman" w:cs="David"/>
          <w:b/>
          <w:bCs/>
          <w:sz w:val="24"/>
          <w:szCs w:val="24"/>
          <w:u w:val="single"/>
          <w:rtl/>
        </w:rPr>
        <w:t>כללי</w:t>
      </w:r>
    </w:p>
    <w:p w14:paraId="7FDAC603"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06EB5B9A"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שרותי היועץ יכללו:</w:t>
      </w:r>
    </w:p>
    <w:p w14:paraId="0E25D5D3"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p>
    <w:p w14:paraId="5C88BFF0"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א. </w:t>
      </w:r>
      <w:r w:rsidRPr="00071854">
        <w:rPr>
          <w:rFonts w:ascii="Times New Roman" w:eastAsia="Times New Roman" w:hAnsi="Times New Roman" w:cs="David"/>
          <w:sz w:val="24"/>
          <w:szCs w:val="24"/>
          <w:rtl/>
        </w:rPr>
        <w:tab/>
        <w:t xml:space="preserve">חקירה, ניתוח והערכה של התכונות ההנדסיות של הקרקע. </w:t>
      </w:r>
    </w:p>
    <w:p w14:paraId="0538548D"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5D104A16"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ב.  </w:t>
      </w:r>
      <w:r w:rsidRPr="00071854">
        <w:rPr>
          <w:rFonts w:ascii="Times New Roman" w:eastAsia="Times New Roman" w:hAnsi="Times New Roman" w:cs="David"/>
          <w:sz w:val="24"/>
          <w:szCs w:val="24"/>
          <w:rtl/>
        </w:rPr>
        <w:tab/>
        <w:t xml:space="preserve">ניתוח הקשר ההדדי בין המבנה לקרקע והמלצות </w:t>
      </w:r>
      <w:r w:rsidRPr="00071854">
        <w:rPr>
          <w:rFonts w:ascii="Times New Roman" w:eastAsia="Times New Roman" w:hAnsi="Times New Roman" w:cs="David" w:hint="cs"/>
          <w:sz w:val="24"/>
          <w:szCs w:val="24"/>
          <w:rtl/>
        </w:rPr>
        <w:t xml:space="preserve">אופטימליות </w:t>
      </w:r>
      <w:r w:rsidRPr="00071854">
        <w:rPr>
          <w:rFonts w:ascii="Times New Roman" w:eastAsia="Times New Roman" w:hAnsi="Times New Roman" w:cs="David"/>
          <w:sz w:val="24"/>
          <w:szCs w:val="24"/>
          <w:rtl/>
        </w:rPr>
        <w:t xml:space="preserve">למערכת יסודות,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w:t>
      </w:r>
      <w:r w:rsidRPr="00071854">
        <w:rPr>
          <w:rFonts w:ascii="Times New Roman" w:eastAsia="Times New Roman" w:hAnsi="Times New Roman" w:cs="David"/>
          <w:sz w:val="24"/>
          <w:szCs w:val="24"/>
          <w:rtl/>
        </w:rPr>
        <w:tab/>
        <w:t xml:space="preserve">ודיפון, שיפועי חפירה ומילוי חוזר, טיפול </w:t>
      </w:r>
      <w:r w:rsidRPr="00071854">
        <w:rPr>
          <w:rFonts w:ascii="Times New Roman" w:eastAsia="Times New Roman" w:hAnsi="Times New Roman" w:cs="David" w:hint="cs"/>
          <w:sz w:val="24"/>
          <w:szCs w:val="24"/>
          <w:rtl/>
        </w:rPr>
        <w:t>בשיטת</w:t>
      </w:r>
      <w:r w:rsidRPr="00071854">
        <w:rPr>
          <w:rFonts w:ascii="Times New Roman" w:eastAsia="Times New Roman" w:hAnsi="Times New Roman" w:cs="David"/>
          <w:sz w:val="24"/>
          <w:szCs w:val="24"/>
          <w:rtl/>
        </w:rPr>
        <w:t xml:space="preserve"> ביצוע תשתית במגרשים </w:t>
      </w:r>
      <w:r w:rsidRPr="00071854">
        <w:rPr>
          <w:rFonts w:ascii="Times New Roman" w:eastAsia="Times New Roman" w:hAnsi="Times New Roman" w:cs="David"/>
          <w:sz w:val="24"/>
          <w:szCs w:val="24"/>
          <w:rtl/>
        </w:rPr>
        <w:tab/>
        <w:t xml:space="preserve">פרטיים, בשטחים ציבוריים, למבנה מכירות ולדירה לדוגמא - </w:t>
      </w:r>
      <w:proofErr w:type="spellStart"/>
      <w:r w:rsidRPr="00071854">
        <w:rPr>
          <w:rFonts w:ascii="Times New Roman" w:eastAsia="Times New Roman" w:hAnsi="Times New Roman" w:cs="David"/>
          <w:sz w:val="24"/>
          <w:szCs w:val="24"/>
          <w:rtl/>
        </w:rPr>
        <w:t>הכל</w:t>
      </w:r>
      <w:proofErr w:type="spellEnd"/>
      <w:r w:rsidRPr="00071854">
        <w:rPr>
          <w:rFonts w:ascii="Times New Roman" w:eastAsia="Times New Roman" w:hAnsi="Times New Roman" w:cs="David"/>
          <w:sz w:val="24"/>
          <w:szCs w:val="24"/>
          <w:rtl/>
        </w:rPr>
        <w:t xml:space="preserve"> </w:t>
      </w:r>
      <w:r w:rsidRPr="00071854">
        <w:rPr>
          <w:rFonts w:ascii="Times New Roman" w:eastAsia="Times New Roman" w:hAnsi="Times New Roman" w:cs="David"/>
          <w:sz w:val="24"/>
          <w:szCs w:val="24"/>
          <w:rtl/>
        </w:rPr>
        <w:tab/>
        <w:t>בהתאם לאופי המבנים, הפתוח והקרקע.</w:t>
      </w:r>
    </w:p>
    <w:p w14:paraId="54F715EB"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2610AFB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1.2</w:t>
      </w:r>
      <w:r w:rsidRPr="00071854">
        <w:rPr>
          <w:rFonts w:ascii="Times New Roman" w:eastAsia="Times New Roman" w:hAnsi="Times New Roman" w:cs="David"/>
          <w:sz w:val="24"/>
          <w:szCs w:val="24"/>
          <w:rtl/>
        </w:rPr>
        <w:tab/>
        <w:t xml:space="preserve">על היועץ לקבל אישור בכתב מאת המנהל לפני התחלת כל שלב או לפני כל שרות </w:t>
      </w:r>
    </w:p>
    <w:p w14:paraId="6932B78E"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חלקי.</w:t>
      </w:r>
    </w:p>
    <w:p w14:paraId="59B8B0E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1D668FF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b/>
          <w:bCs/>
          <w:sz w:val="24"/>
          <w:szCs w:val="24"/>
          <w:rtl/>
        </w:rPr>
        <w:t xml:space="preserve"> </w:t>
      </w:r>
      <w:r w:rsidRPr="00071854">
        <w:rPr>
          <w:rFonts w:ascii="Times New Roman" w:eastAsia="Times New Roman" w:hAnsi="Times New Roman" w:cs="David"/>
          <w:sz w:val="24"/>
          <w:szCs w:val="24"/>
          <w:rtl/>
        </w:rPr>
        <w:t>2.</w:t>
      </w:r>
      <w:r w:rsidRPr="00071854">
        <w:rPr>
          <w:rFonts w:ascii="Times New Roman" w:eastAsia="Times New Roman" w:hAnsi="Times New Roman" w:cs="David"/>
          <w:b/>
          <w:bCs/>
          <w:sz w:val="24"/>
          <w:szCs w:val="24"/>
          <w:rtl/>
        </w:rPr>
        <w:tab/>
      </w:r>
      <w:r w:rsidRPr="00071854">
        <w:rPr>
          <w:rFonts w:ascii="Times New Roman" w:eastAsia="Times New Roman" w:hAnsi="Times New Roman" w:cs="David"/>
          <w:b/>
          <w:bCs/>
          <w:sz w:val="24"/>
          <w:szCs w:val="24"/>
          <w:u w:val="single"/>
          <w:rtl/>
        </w:rPr>
        <w:t xml:space="preserve">שלבי העבודה ההנדסית ופרוט </w:t>
      </w:r>
      <w:r w:rsidRPr="00071854">
        <w:rPr>
          <w:rFonts w:ascii="Times New Roman" w:eastAsia="Times New Roman" w:hAnsi="Times New Roman" w:cs="David" w:hint="cs"/>
          <w:b/>
          <w:bCs/>
          <w:sz w:val="24"/>
          <w:szCs w:val="24"/>
          <w:u w:val="single"/>
          <w:rtl/>
        </w:rPr>
        <w:t>השירותי</w:t>
      </w:r>
      <w:r w:rsidRPr="00071854">
        <w:rPr>
          <w:rFonts w:ascii="Times New Roman" w:eastAsia="Times New Roman" w:hAnsi="Times New Roman" w:cs="David" w:hint="eastAsia"/>
          <w:b/>
          <w:bCs/>
          <w:sz w:val="24"/>
          <w:szCs w:val="24"/>
          <w:u w:val="single"/>
          <w:rtl/>
        </w:rPr>
        <w:t>ם</w:t>
      </w:r>
      <w:r w:rsidRPr="00071854">
        <w:rPr>
          <w:rFonts w:ascii="Times New Roman" w:eastAsia="Times New Roman" w:hAnsi="Times New Roman" w:cs="David"/>
          <w:sz w:val="24"/>
          <w:szCs w:val="24"/>
          <w:rtl/>
        </w:rPr>
        <w:t>:</w:t>
      </w:r>
    </w:p>
    <w:p w14:paraId="02ADC39C"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5F35F915"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בקטעים לפי התקדמות הפרויקט והנחיות המנהל, לרבות הסדרי ביניים </w:t>
      </w:r>
      <w:r w:rsidRPr="00071854">
        <w:rPr>
          <w:rFonts w:ascii="Times New Roman" w:eastAsia="Times New Roman" w:hAnsi="Times New Roman" w:cs="David"/>
          <w:sz w:val="24"/>
          <w:szCs w:val="24"/>
          <w:rtl/>
        </w:rPr>
        <w:tab/>
        <w:t>ואכלוס בשלבים.</w:t>
      </w:r>
    </w:p>
    <w:p w14:paraId="34A18A6D"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34484261" w14:textId="77777777" w:rsidR="00071854" w:rsidRPr="00071854" w:rsidRDefault="00071854" w:rsidP="00071854">
      <w:pPr>
        <w:tabs>
          <w:tab w:val="center" w:pos="4153"/>
          <w:tab w:val="right" w:pos="8306"/>
        </w:tabs>
        <w:spacing w:before="0" w:beforeAutospacing="0" w:after="0" w:afterAutospacing="0" w:line="360" w:lineRule="auto"/>
        <w:ind w:firstLine="651"/>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בשלבים הכוללים את </w:t>
      </w:r>
      <w:r w:rsidRPr="00071854">
        <w:rPr>
          <w:rFonts w:ascii="Times New Roman" w:eastAsia="Times New Roman" w:hAnsi="Times New Roman" w:cs="David" w:hint="cs"/>
          <w:sz w:val="24"/>
          <w:szCs w:val="24"/>
          <w:rtl/>
        </w:rPr>
        <w:t>השירותי</w:t>
      </w:r>
      <w:r w:rsidRPr="00071854">
        <w:rPr>
          <w:rFonts w:ascii="Times New Roman" w:eastAsia="Times New Roman" w:hAnsi="Times New Roman" w:cs="David" w:hint="eastAsia"/>
          <w:sz w:val="24"/>
          <w:szCs w:val="24"/>
          <w:rtl/>
        </w:rPr>
        <w:t>ם</w:t>
      </w:r>
      <w:r w:rsidRPr="00071854">
        <w:rPr>
          <w:rFonts w:ascii="Times New Roman" w:eastAsia="Times New Roman" w:hAnsi="Times New Roman" w:cs="David"/>
          <w:sz w:val="24"/>
          <w:szCs w:val="24"/>
          <w:rtl/>
        </w:rPr>
        <w:t xml:space="preserve"> כלהלן:</w:t>
      </w:r>
    </w:p>
    <w:p w14:paraId="5327415A" w14:textId="77777777" w:rsidR="00071854" w:rsidRPr="00071854" w:rsidRDefault="00071854" w:rsidP="00071854">
      <w:pPr>
        <w:tabs>
          <w:tab w:val="center" w:pos="651"/>
          <w:tab w:val="right" w:pos="8306"/>
        </w:tabs>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240309CA"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2.1</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חקירת שתית</w:t>
      </w:r>
      <w:r w:rsidRPr="00071854">
        <w:rPr>
          <w:rFonts w:ascii="Times New Roman" w:eastAsia="Times New Roman" w:hAnsi="Times New Roman" w:cs="David"/>
          <w:sz w:val="24"/>
          <w:szCs w:val="24"/>
          <w:rtl/>
        </w:rPr>
        <w:t>:</w:t>
      </w:r>
    </w:p>
    <w:p w14:paraId="239B5A09"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19D9C1F8"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קבלת תדריך תכנון מנציג המזמין.</w:t>
      </w:r>
    </w:p>
    <w:p w14:paraId="51F3117F"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p>
    <w:p w14:paraId="74F31D2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בירור הפרוגרמה עם נציג המזמין והמתכננים של המבנה, ביקורים באתר, חקירות מוקדמות, התייעצות ותיאום עם מתכנני הפתוח והמבנה.</w:t>
      </w:r>
    </w:p>
    <w:p w14:paraId="2DB1A60D"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133C0E9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 xml:space="preserve">הכנת פרוגרמה </w:t>
      </w:r>
      <w:proofErr w:type="spellStart"/>
      <w:r w:rsidRPr="00071854">
        <w:rPr>
          <w:rFonts w:ascii="Times New Roman" w:eastAsia="Times New Roman" w:hAnsi="Times New Roman" w:cs="David"/>
          <w:sz w:val="24"/>
          <w:szCs w:val="24"/>
          <w:rtl/>
        </w:rPr>
        <w:t>ואומדן</w:t>
      </w:r>
      <w:proofErr w:type="spellEnd"/>
      <w:r w:rsidRPr="00071854">
        <w:rPr>
          <w:rFonts w:ascii="Times New Roman" w:eastAsia="Times New Roman" w:hAnsi="Times New Roman" w:cs="David"/>
          <w:sz w:val="24"/>
          <w:szCs w:val="24"/>
          <w:rtl/>
        </w:rPr>
        <w:t xml:space="preserve"> משוער של קידוחים, חקירות ובדיקות קרקע בתיאום עם מתכנני הפתוח והמבנה.</w:t>
      </w:r>
    </w:p>
    <w:p w14:paraId="0207ECAE"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50F896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 xml:space="preserve">הכנת </w:t>
      </w:r>
      <w:proofErr w:type="spellStart"/>
      <w:r w:rsidRPr="00071854">
        <w:rPr>
          <w:rFonts w:ascii="Times New Roman" w:eastAsia="Times New Roman" w:hAnsi="Times New Roman" w:cs="David"/>
          <w:sz w:val="24"/>
          <w:szCs w:val="24"/>
          <w:rtl/>
        </w:rPr>
        <w:t>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ת</w:t>
      </w:r>
      <w:proofErr w:type="spellEnd"/>
      <w:r w:rsidRPr="00071854">
        <w:rPr>
          <w:rFonts w:ascii="Times New Roman" w:eastAsia="Times New Roman" w:hAnsi="Times New Roman" w:cs="David"/>
          <w:sz w:val="24"/>
          <w:szCs w:val="24"/>
          <w:rtl/>
        </w:rPr>
        <w:t xml:space="preserve">, מפרטים וכתבי כמויות כדרוש לעריכת מכרז בין קבלנים לביצוע חקירות השתית, כולל: קידוחים, בורות </w:t>
      </w:r>
      <w:r w:rsidRPr="00071854">
        <w:rPr>
          <w:rFonts w:ascii="Times New Roman" w:eastAsia="Times New Roman" w:hAnsi="Times New Roman" w:cs="David" w:hint="cs"/>
          <w:sz w:val="24"/>
          <w:szCs w:val="24"/>
          <w:rtl/>
        </w:rPr>
        <w:t>ניסיו</w:t>
      </w:r>
      <w:r w:rsidRPr="00071854">
        <w:rPr>
          <w:rFonts w:ascii="Times New Roman" w:eastAsia="Times New Roman" w:hAnsi="Times New Roman" w:cs="David" w:hint="eastAsia"/>
          <w:sz w:val="24"/>
          <w:szCs w:val="24"/>
          <w:rtl/>
        </w:rPr>
        <w:t>ן</w:t>
      </w:r>
      <w:r w:rsidRPr="00071854">
        <w:rPr>
          <w:rFonts w:ascii="Times New Roman" w:eastAsia="Times New Roman" w:hAnsi="Times New Roman" w:cs="David"/>
          <w:sz w:val="24"/>
          <w:szCs w:val="24"/>
          <w:rtl/>
        </w:rPr>
        <w:t>, חקירות גיאולוגיות וכד' ובדיקות קרקע באתר ובמבדקה.</w:t>
      </w:r>
    </w:p>
    <w:p w14:paraId="40181FF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88F6A3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טיפול בעריכת מסמכי המכרז בין קבלנים, השתתפות בסיור קבלנים, מתן חוות דעת טכנית בכל הקשור להצעות הקבלנים ובקשר למסירת העבודה לקבלן.</w:t>
      </w:r>
    </w:p>
    <w:p w14:paraId="30EA9793"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2C5A2EB"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 xml:space="preserve">פיקוח עליון והדרכה על ביצוע חקירות השתית, הקדוחים ובדיקות הקרקע. </w:t>
      </w:r>
    </w:p>
    <w:p w14:paraId="6307D3E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E59508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בדיקה ואישור של חשבונות הקבלן המבצע את חקירות השתית ובדיקות הקרקע.</w:t>
      </w:r>
    </w:p>
    <w:p w14:paraId="0372744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8E3949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דווח בכתב למתכנני המבנה ולמזמין על ממצאי הקידוחים, החקירות ובדיקות הקרקע. בין היתר -  </w:t>
      </w:r>
      <w:r w:rsidRPr="00071854">
        <w:rPr>
          <w:rFonts w:ascii="Times New Roman" w:eastAsia="Times New Roman" w:hAnsi="Times New Roman" w:cs="David"/>
          <w:sz w:val="24"/>
          <w:szCs w:val="24"/>
        </w:rPr>
        <w:t>CBR</w:t>
      </w:r>
      <w:r w:rsidRPr="00071854">
        <w:rPr>
          <w:rFonts w:ascii="Times New Roman" w:eastAsia="Times New Roman" w:hAnsi="Times New Roman" w:cs="David"/>
          <w:sz w:val="24"/>
          <w:szCs w:val="24"/>
          <w:rtl/>
        </w:rPr>
        <w:t xml:space="preserve"> השתית, פרמטרים לתכנון קירות תומכים, אפשרויות לניצול החומר המקומי מחפירה לצרכי מילוי, אפיון חומר מילוי מובא, הנחיות לשיפועי עבודות עפר (חפירה/מילוי) זמניים וסופיים, תסבולת הקרקע לביסוס </w:t>
      </w:r>
      <w:proofErr w:type="spellStart"/>
      <w:r w:rsidRPr="00071854">
        <w:rPr>
          <w:rFonts w:ascii="Times New Roman" w:eastAsia="Times New Roman" w:hAnsi="Times New Roman" w:cs="David"/>
          <w:sz w:val="24"/>
          <w:szCs w:val="24"/>
          <w:rtl/>
        </w:rPr>
        <w:t>וכו</w:t>
      </w:r>
      <w:proofErr w:type="spellEnd"/>
      <w:r w:rsidRPr="00071854">
        <w:rPr>
          <w:rFonts w:ascii="Times New Roman" w:eastAsia="Times New Roman" w:hAnsi="Times New Roman" w:cs="David"/>
          <w:sz w:val="24"/>
          <w:szCs w:val="24"/>
          <w:rtl/>
        </w:rPr>
        <w:t>'.</w:t>
      </w:r>
      <w:r w:rsidRPr="00071854">
        <w:rPr>
          <w:rFonts w:ascii="Times New Roman" w:eastAsia="Times New Roman" w:hAnsi="Times New Roman" w:cs="David"/>
          <w:sz w:val="24"/>
          <w:szCs w:val="24"/>
          <w:rtl/>
        </w:rPr>
        <w:tab/>
      </w:r>
    </w:p>
    <w:p w14:paraId="2DC86C07" w14:textId="77777777" w:rsid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7CE51617" w14:textId="77777777" w:rsidR="005B5631" w:rsidRPr="00071854" w:rsidRDefault="005B5631" w:rsidP="00071854">
      <w:pPr>
        <w:spacing w:before="0" w:beforeAutospacing="0" w:after="0" w:afterAutospacing="0" w:line="240" w:lineRule="auto"/>
        <w:jc w:val="both"/>
        <w:rPr>
          <w:rFonts w:ascii="Times New Roman" w:eastAsia="Times New Roman" w:hAnsi="Times New Roman" w:cs="David"/>
          <w:sz w:val="24"/>
          <w:szCs w:val="24"/>
          <w:rtl/>
        </w:rPr>
      </w:pPr>
    </w:p>
    <w:p w14:paraId="7B8D707B"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2.2</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מוקדם:</w:t>
      </w:r>
    </w:p>
    <w:p w14:paraId="7C210FE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1B6BD614"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עיבוד וניתוח ממצאי חקירות השתית. מיון מדגמי הקרקע מהקידוחים.</w:t>
      </w:r>
    </w:p>
    <w:p w14:paraId="130089EC"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16B7CF3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הערכת התכונות ההנדסיות של הקרקע והשלכתן על היסודות ושאר חלקי המבנה.</w:t>
      </w:r>
    </w:p>
    <w:p w14:paraId="2496535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6072371"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בחינה וניתוח של החלופות השונות לתכנון השתית, התשתית, היסודות, החפירה, התמוך והדיפון והמילוי החוזר - בתיאום עם מתכנני הפתוח והמבנה, כולל השתתפות בדיונים.</w:t>
      </w:r>
    </w:p>
    <w:p w14:paraId="4AE777C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CEBAD7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 xml:space="preserve">ריכוז ומתן מסקנות והמלצות למתכנני הפתוח והמבנה לקביעת מבנה התשתית, המערכת הקונסטרוקטיבית או אחרת של היסודות ושאר חלקי המבנה המושפעים על ידי היסודות, לקביעת שיפועי חפירה, למערכת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ולמילוי חוזר, כפי שיתואמו עם היועץ.</w:t>
      </w:r>
    </w:p>
    <w:p w14:paraId="686A9EB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D570527"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יעוץ ליועץ בהכנת אומדן משוער של ערך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והמילוי החוזר לחלופות השונות.</w:t>
      </w:r>
    </w:p>
    <w:p w14:paraId="6E6D97F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D6C912F"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ו.</w:t>
      </w:r>
      <w:r w:rsidRPr="00071854">
        <w:rPr>
          <w:rFonts w:ascii="Times New Roman" w:eastAsia="Times New Roman" w:hAnsi="Times New Roman" w:cs="David"/>
          <w:sz w:val="24"/>
          <w:szCs w:val="24"/>
          <w:rtl/>
        </w:rPr>
        <w:tab/>
        <w:t>חתימה על מסמכי התכנון המוגשים לרשויות כיועץ הביסוס.</w:t>
      </w:r>
    </w:p>
    <w:p w14:paraId="490AB4FB"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3ACDD33B"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2.3</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מפורט:</w:t>
      </w:r>
    </w:p>
    <w:p w14:paraId="052D544E"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3707EDF5"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הכנת חישובי היציבות והשקיעות של הקרקע.</w:t>
      </w:r>
    </w:p>
    <w:p w14:paraId="46409DA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37EC0A39"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הכנת דו"ח קרקע הכולל נתונים </w:t>
      </w:r>
      <w:r w:rsidRPr="00071854">
        <w:rPr>
          <w:rFonts w:ascii="Times New Roman" w:eastAsia="Times New Roman" w:hAnsi="Times New Roman" w:cs="David" w:hint="cs"/>
          <w:sz w:val="24"/>
          <w:szCs w:val="24"/>
          <w:rtl/>
        </w:rPr>
        <w:t xml:space="preserve">חתכים תרשימים הנחיות </w:t>
      </w:r>
      <w:r w:rsidRPr="00071854">
        <w:rPr>
          <w:rFonts w:ascii="Times New Roman" w:eastAsia="Times New Roman" w:hAnsi="Times New Roman" w:cs="David"/>
          <w:sz w:val="24"/>
          <w:szCs w:val="24"/>
          <w:rtl/>
        </w:rPr>
        <w:t xml:space="preserve">והמלצות לחישובי היציבות לתכנון וביצוע: עבודות עפר, תשתית דרכים, תשתית לרצפת מרתף תחתון,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ניקוז, מילוי, תפרים במבנה וכד'.</w:t>
      </w:r>
    </w:p>
    <w:p w14:paraId="7550F34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D923BC5"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 xml:space="preserve">בדיקת ההתאמה של </w:t>
      </w:r>
      <w:proofErr w:type="spellStart"/>
      <w:r w:rsidRPr="00071854">
        <w:rPr>
          <w:rFonts w:ascii="Times New Roman" w:eastAsia="Times New Roman" w:hAnsi="Times New Roman" w:cs="David"/>
          <w:sz w:val="24"/>
          <w:szCs w:val="24"/>
          <w:rtl/>
        </w:rPr>
        <w:t>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ת</w:t>
      </w:r>
      <w:proofErr w:type="spellEnd"/>
      <w:r w:rsidRPr="00071854">
        <w:rPr>
          <w:rFonts w:ascii="Times New Roman" w:eastAsia="Times New Roman" w:hAnsi="Times New Roman" w:cs="David"/>
          <w:sz w:val="24"/>
          <w:szCs w:val="24"/>
          <w:rtl/>
        </w:rPr>
        <w:t xml:space="preserve"> היסודות, החפירה והדיפון להמלצות.</w:t>
      </w:r>
    </w:p>
    <w:p w14:paraId="2E0BBEF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3AA1819"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נתונים והמלצות בכתב למתכנני המבנה להכנת מפרטים וכתבי כמויות לביצוע התשתית, היסודות, החפירה, הדיפון והמילוי החוזר.</w:t>
      </w:r>
    </w:p>
    <w:p w14:paraId="7F6B2F0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DF8F9D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מתן חוות דעת טכנית בכל הקשור למכרז בין קבלנים לבצוע התשתית,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הדיפון והמילוי החוזר, השתתפות בסיור קבלנים, הכנת תשובות לשאלות הקבלנים.</w:t>
      </w:r>
    </w:p>
    <w:p w14:paraId="63965BB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A4A544E"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 xml:space="preserve">בקורת על </w:t>
      </w:r>
      <w:proofErr w:type="spellStart"/>
      <w:r w:rsidRPr="00071854">
        <w:rPr>
          <w:rFonts w:ascii="Times New Roman" w:eastAsia="Times New Roman" w:hAnsi="Times New Roman" w:cs="David"/>
          <w:sz w:val="24"/>
          <w:szCs w:val="24"/>
          <w:rtl/>
        </w:rPr>
        <w:t>תכניות</w:t>
      </w:r>
      <w:proofErr w:type="spellEnd"/>
      <w:r w:rsidRPr="00071854">
        <w:rPr>
          <w:rFonts w:ascii="Times New Roman" w:eastAsia="Times New Roman" w:hAnsi="Times New Roman" w:cs="David"/>
          <w:sz w:val="24"/>
          <w:szCs w:val="24"/>
          <w:rtl/>
        </w:rPr>
        <w:t xml:space="preserve"> הפתוח , החפירה, התמ</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ך והדיפון, התשתית, המילוי והביסוס ועל התכנון הקונסטרוקטיבי של המבנה.</w:t>
      </w:r>
    </w:p>
    <w:p w14:paraId="3090E45E"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195AE2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 xml:space="preserve">מתן חוות דעת טכנית בכל הקשור להצעות קבלנים לשנוי בשיטת </w:t>
      </w:r>
      <w:r w:rsidRPr="00071854">
        <w:rPr>
          <w:rFonts w:ascii="Times New Roman" w:eastAsia="Times New Roman" w:hAnsi="Times New Roman" w:cs="David" w:hint="cs"/>
          <w:sz w:val="24"/>
          <w:szCs w:val="24"/>
          <w:rtl/>
        </w:rPr>
        <w:t>הביסו</w:t>
      </w:r>
      <w:r w:rsidRPr="00071854">
        <w:rPr>
          <w:rFonts w:ascii="Times New Roman" w:eastAsia="Times New Roman" w:hAnsi="Times New Roman" w:cs="David" w:hint="eastAsia"/>
          <w:sz w:val="24"/>
          <w:szCs w:val="24"/>
          <w:rtl/>
        </w:rPr>
        <w:t>ס</w:t>
      </w:r>
      <w:r w:rsidRPr="00071854">
        <w:rPr>
          <w:rFonts w:ascii="Times New Roman" w:eastAsia="Times New Roman" w:hAnsi="Times New Roman" w:cs="David"/>
          <w:sz w:val="24"/>
          <w:szCs w:val="24"/>
          <w:rtl/>
        </w:rPr>
        <w:t>.</w:t>
      </w:r>
    </w:p>
    <w:p w14:paraId="2648183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36D5D956"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p>
    <w:p w14:paraId="44FF8C89"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u w:val="single"/>
          <w:rtl/>
        </w:rPr>
      </w:pPr>
      <w:r w:rsidRPr="00071854">
        <w:rPr>
          <w:rFonts w:ascii="Times New Roman" w:eastAsia="Times New Roman" w:hAnsi="Times New Roman" w:cs="David"/>
          <w:sz w:val="24"/>
          <w:szCs w:val="24"/>
          <w:rtl/>
        </w:rPr>
        <w:t>2.4</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 xml:space="preserve">פיקוח עליון על עבודות עפר, תשתיות ביסוס, </w:t>
      </w:r>
      <w:r w:rsidRPr="00071854">
        <w:rPr>
          <w:rFonts w:ascii="Times New Roman" w:eastAsia="Times New Roman" w:hAnsi="Times New Roman" w:cs="David" w:hint="cs"/>
          <w:sz w:val="24"/>
          <w:szCs w:val="24"/>
          <w:u w:val="single"/>
          <w:rtl/>
        </w:rPr>
        <w:t>תמוך</w:t>
      </w:r>
      <w:r w:rsidRPr="00071854">
        <w:rPr>
          <w:rFonts w:ascii="Times New Roman" w:eastAsia="Times New Roman" w:hAnsi="Times New Roman" w:cs="David"/>
          <w:sz w:val="24"/>
          <w:szCs w:val="24"/>
          <w:u w:val="single"/>
          <w:rtl/>
        </w:rPr>
        <w:t xml:space="preserve"> ודיפון ומילוי חוזר:</w:t>
      </w:r>
    </w:p>
    <w:p w14:paraId="1ABF4AE0" w14:textId="77777777" w:rsidR="00071854" w:rsidRPr="00071854" w:rsidRDefault="00071854" w:rsidP="00071854">
      <w:pPr>
        <w:keepNext/>
        <w:spacing w:before="240" w:beforeAutospacing="0" w:after="60" w:afterAutospacing="0" w:line="240" w:lineRule="auto"/>
        <w:ind w:left="2880"/>
        <w:jc w:val="both"/>
        <w:outlineLvl w:val="3"/>
        <w:rPr>
          <w:rFonts w:ascii="Times New Roman" w:eastAsia="Times New Roman" w:hAnsi="Times New Roman" w:cs="Times New Roman"/>
          <w:b/>
          <w:bCs/>
          <w:sz w:val="24"/>
          <w:szCs w:val="28"/>
          <w:rtl/>
        </w:rPr>
      </w:pPr>
    </w:p>
    <w:p w14:paraId="37A8247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בקרת עבודות עפר ומצעים בעזרת מבדקה שתוזמן על ידי החברה וניתוח שוטף של התוצאות.</w:t>
      </w:r>
    </w:p>
    <w:p w14:paraId="488B4F01"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2362C38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פיקוח עליון על טיב ביצוע עבודות חפירה,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תשתית, מילוי ביסוס וכד' בתיאום עם המתכננים והמנהל.</w:t>
      </w:r>
    </w:p>
    <w:p w14:paraId="1EF4475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C62D0DE"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 xml:space="preserve">פיקוח עליון לבדיקה אם נתוני הקרקע, המתגלים בזמן הביצוע, מתאימים לנתונים שהתקבלו מחקירת השתית. במקרה הצורך התאמת </w:t>
      </w:r>
      <w:r w:rsidRPr="00071854">
        <w:rPr>
          <w:rFonts w:ascii="Times New Roman" w:eastAsia="Times New Roman" w:hAnsi="Times New Roman" w:cs="David"/>
          <w:sz w:val="24"/>
          <w:szCs w:val="24"/>
          <w:rtl/>
        </w:rPr>
        <w:lastRenderedPageBreak/>
        <w:t>ועדכון הנתונים וההמלצות שנתנו על ידי היועץ לתוצאות הבדיקות והעבודות המתגלות בזמן הביצוע.</w:t>
      </w:r>
    </w:p>
    <w:p w14:paraId="15F3A7D2" w14:textId="77777777" w:rsidR="00071854" w:rsidRPr="00071854" w:rsidRDefault="00071854" w:rsidP="00071854">
      <w:pPr>
        <w:spacing w:before="0" w:beforeAutospacing="0" w:after="0" w:afterAutospacing="0" w:line="240" w:lineRule="auto"/>
        <w:ind w:left="216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דווח למנהל על הממצאים ועל התקדמות ביצוע העבודה לאחר כל ביקור של היועץ באתר.</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3F79EE9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3C305C0"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יעוץ הדרכה ומתן הסברים למנהל ונציגיו באתר.</w:t>
      </w:r>
    </w:p>
    <w:p w14:paraId="2BC069FF"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0FAF2DE9"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מתן יעוץ לפתרונות במקרים בהם יתגלו כשלים בבצוע העבודות לעומת התכנון.</w:t>
      </w:r>
    </w:p>
    <w:p w14:paraId="4E81080E"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71ED4B5"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קבלת העבודות ומתן הסברים למנהל ונציגיו באתר.</w:t>
      </w:r>
    </w:p>
    <w:p w14:paraId="04D2F28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BAE1508"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ייעוץ למנהל והשתתפות בבירורים עם קבלנים בקשר לעבודות.</w:t>
      </w:r>
    </w:p>
    <w:p w14:paraId="5069A96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0094919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מעקב אחר ביצוע המבנה והעבודות בסביבתו בכל הקשור לשירותי </w:t>
      </w:r>
      <w:r w:rsidRPr="00071854">
        <w:rPr>
          <w:rFonts w:ascii="Times New Roman" w:eastAsia="Times New Roman" w:hAnsi="Times New Roman" w:cs="David" w:hint="cs"/>
          <w:sz w:val="24"/>
          <w:szCs w:val="24"/>
          <w:rtl/>
        </w:rPr>
        <w:t>הייעו</w:t>
      </w:r>
      <w:r w:rsidRPr="00071854">
        <w:rPr>
          <w:rFonts w:ascii="Times New Roman" w:eastAsia="Times New Roman" w:hAnsi="Times New Roman" w:cs="David" w:hint="eastAsia"/>
          <w:sz w:val="24"/>
          <w:szCs w:val="24"/>
          <w:rtl/>
        </w:rPr>
        <w:t>ץ</w:t>
      </w:r>
      <w:r w:rsidRPr="00071854">
        <w:rPr>
          <w:rFonts w:ascii="Times New Roman" w:eastAsia="Times New Roman" w:hAnsi="Times New Roman" w:cs="David"/>
          <w:sz w:val="24"/>
          <w:szCs w:val="24"/>
          <w:rtl/>
        </w:rPr>
        <w:t xml:space="preserve"> ומתן הנחיות ופתרונות לבעיות המתעוררות במהלך הביצוע.</w:t>
      </w:r>
    </w:p>
    <w:p w14:paraId="5EA0FD2E"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611DAC9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ט.</w:t>
      </w:r>
      <w:r w:rsidRPr="00071854">
        <w:rPr>
          <w:rFonts w:ascii="Times New Roman" w:eastAsia="Times New Roman" w:hAnsi="Times New Roman" w:cs="David"/>
          <w:sz w:val="24"/>
          <w:szCs w:val="24"/>
          <w:rtl/>
        </w:rPr>
        <w:tab/>
        <w:t xml:space="preserve">הכנה וחתימה על כל מסמך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ע"י הרשויות מהיועץ במהלך הבצוע, על אשור לחבור הפרויקט למערכות, ועל אשור לאכלוס ולתעודת גמר.</w:t>
      </w:r>
    </w:p>
    <w:p w14:paraId="4A7240B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1C28B679"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w:t>
      </w:r>
      <w:r w:rsidRPr="00071854">
        <w:rPr>
          <w:rFonts w:ascii="Times New Roman" w:eastAsia="Times New Roman" w:hAnsi="Times New Roman" w:cs="David"/>
          <w:sz w:val="24"/>
          <w:szCs w:val="24"/>
          <w:rtl/>
        </w:rPr>
        <w:tab/>
        <w:t>בדיקת החשבונות הסופיים של הקבלנים לעבודות, אם המנהל  יבקש זאת, בהסתמך על אישורי הכמויות של המנהל.</w:t>
      </w:r>
    </w:p>
    <w:p w14:paraId="60ECF03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7CC8208E"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יא.</w:t>
      </w:r>
      <w:r w:rsidRPr="00071854">
        <w:rPr>
          <w:rFonts w:ascii="Times New Roman" w:eastAsia="Times New Roman" w:hAnsi="Times New Roman" w:cs="David"/>
          <w:sz w:val="24"/>
          <w:szCs w:val="24"/>
          <w:rtl/>
        </w:rPr>
        <w:tab/>
        <w:t xml:space="preserve">בגמר ביצוע העבודות יגיש היועץ לנציג המזמין הצהרה, בנוסח נספח ט', כי בדק את ביצוע העבודות ומצא אותן תואמות </w:t>
      </w:r>
      <w:r w:rsidRPr="00071854">
        <w:rPr>
          <w:rFonts w:ascii="Times New Roman" w:eastAsia="Times New Roman" w:hAnsi="Times New Roman" w:cs="David" w:hint="cs"/>
          <w:sz w:val="24"/>
          <w:szCs w:val="24"/>
          <w:rtl/>
        </w:rPr>
        <w:t>לתוכנותיו</w:t>
      </w:r>
      <w:r w:rsidRPr="00071854">
        <w:rPr>
          <w:rFonts w:ascii="Times New Roman" w:eastAsia="Times New Roman" w:hAnsi="Times New Roman" w:cs="David"/>
          <w:sz w:val="24"/>
          <w:szCs w:val="24"/>
          <w:rtl/>
        </w:rPr>
        <w:t xml:space="preserve"> ולתקנים מחייבים וכי בוצעו לשביעות רצונו. ללא דו"חות והצהרה אלה לא תשולם ליועץ יתרת שכרו עבור פקוח עליון.</w:t>
      </w:r>
    </w:p>
    <w:p w14:paraId="2495D8B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23A83C3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proofErr w:type="spellStart"/>
      <w:r w:rsidRPr="00071854">
        <w:rPr>
          <w:rFonts w:ascii="Times New Roman" w:eastAsia="Times New Roman" w:hAnsi="Times New Roman" w:cs="David"/>
          <w:sz w:val="24"/>
          <w:szCs w:val="24"/>
          <w:rtl/>
        </w:rPr>
        <w:t>יב</w:t>
      </w:r>
      <w:proofErr w:type="spellEnd"/>
      <w:r w:rsidRPr="00071854">
        <w:rPr>
          <w:rFonts w:ascii="Times New Roman" w:eastAsia="Times New Roman" w:hAnsi="Times New Roman" w:cs="David"/>
          <w:sz w:val="24"/>
          <w:szCs w:val="24"/>
          <w:rtl/>
        </w:rPr>
        <w:t>.</w:t>
      </w:r>
      <w:r w:rsidRPr="00071854">
        <w:rPr>
          <w:rFonts w:ascii="Times New Roman" w:eastAsia="Times New Roman" w:hAnsi="Times New Roman" w:cs="David"/>
          <w:sz w:val="24"/>
          <w:szCs w:val="24"/>
          <w:rtl/>
        </w:rPr>
        <w:tab/>
        <w:t>טיפול במעקב שקיעות אם יוחלט לבצע מעקב כזה וכן טיפול בבעיות שקיעות במהלך ביצוע התשתית והמבנה ועד תום תקופת האחריות ומתן חוות דעת לטיפול בסטיות מהשקיעות המותרות.</w:t>
      </w:r>
    </w:p>
    <w:p w14:paraId="081A483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3506D91"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proofErr w:type="spellStart"/>
      <w:r w:rsidRPr="00071854">
        <w:rPr>
          <w:rFonts w:ascii="Times New Roman" w:eastAsia="Times New Roman" w:hAnsi="Times New Roman" w:cs="David"/>
          <w:sz w:val="24"/>
          <w:szCs w:val="24"/>
          <w:rtl/>
        </w:rPr>
        <w:t>יג</w:t>
      </w:r>
      <w:proofErr w:type="spellEnd"/>
      <w:r w:rsidRPr="00071854">
        <w:rPr>
          <w:rFonts w:ascii="Times New Roman" w:eastAsia="Times New Roman" w:hAnsi="Times New Roman" w:cs="David"/>
          <w:sz w:val="24"/>
          <w:szCs w:val="24"/>
          <w:rtl/>
        </w:rPr>
        <w:t>.</w:t>
      </w:r>
      <w:r w:rsidRPr="00071854">
        <w:rPr>
          <w:rFonts w:ascii="Times New Roman" w:eastAsia="Times New Roman" w:hAnsi="Times New Roman" w:cs="David"/>
          <w:sz w:val="24"/>
          <w:szCs w:val="24"/>
          <w:rtl/>
        </w:rPr>
        <w:tab/>
        <w:t xml:space="preserve">עזרה לחברה ככל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במקרה של בירור תביעות מצד גורמים כלשהם בקשר לסטיות הנובעות משקיעות בקרקע או מכשל </w:t>
      </w:r>
      <w:r w:rsidRPr="00071854">
        <w:rPr>
          <w:rFonts w:ascii="Times New Roman" w:eastAsia="Times New Roman" w:hAnsi="Times New Roman" w:cs="David" w:hint="cs"/>
          <w:sz w:val="24"/>
          <w:szCs w:val="24"/>
          <w:rtl/>
        </w:rPr>
        <w:t>בתמוך</w:t>
      </w:r>
      <w:r w:rsidRPr="00071854">
        <w:rPr>
          <w:rFonts w:ascii="Times New Roman" w:eastAsia="Times New Roman" w:hAnsi="Times New Roman" w:cs="David"/>
          <w:sz w:val="24"/>
          <w:szCs w:val="24"/>
          <w:rtl/>
        </w:rPr>
        <w:t>, לרבות סיוע בפני בתי משפט, הכנת תביעה או כתב הגנה כנגד כל גורם אחראי, בתיאום עם המנהל והיועצים המשפטים של החברה.</w:t>
      </w:r>
    </w:p>
    <w:p w14:paraId="6F8857D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C9F098E"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יד.</w:t>
      </w:r>
      <w:r w:rsidRPr="00071854">
        <w:rPr>
          <w:rFonts w:ascii="Times New Roman" w:eastAsia="Times New Roman" w:hAnsi="Times New Roman" w:cs="David"/>
          <w:sz w:val="24"/>
          <w:szCs w:val="24"/>
          <w:rtl/>
        </w:rPr>
        <w:tab/>
        <w:t>כל שרות נוסף שמקובל לתת במסגרת פיקוח עליון בתחום התמחות היועץ.</w:t>
      </w:r>
    </w:p>
    <w:p w14:paraId="5C3E71D0"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rtl/>
        </w:rPr>
      </w:pPr>
    </w:p>
    <w:p w14:paraId="62A1219C" w14:textId="77777777" w:rsidR="00071854" w:rsidRPr="00071854" w:rsidRDefault="00071854" w:rsidP="00071854">
      <w:pPr>
        <w:widowControl w:val="0"/>
        <w:spacing w:before="0" w:beforeAutospacing="0" w:after="0" w:afterAutospacing="0" w:line="240" w:lineRule="auto"/>
        <w:ind w:left="746"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sz w:val="24"/>
          <w:szCs w:val="24"/>
          <w:rtl/>
          <w:lang w:eastAsia="he-IL"/>
        </w:rPr>
        <w:tab/>
        <w:t xml:space="preserve">היועץ מתחייב לשמור  </w:t>
      </w:r>
      <w:r w:rsidRPr="00071854">
        <w:rPr>
          <w:rFonts w:ascii="Times New Roman" w:eastAsia="Times New Roman" w:hAnsi="Times New Roman" w:cs="David" w:hint="cs"/>
          <w:sz w:val="24"/>
          <w:szCs w:val="24"/>
          <w:rtl/>
          <w:lang w:eastAsia="he-IL"/>
        </w:rPr>
        <w:t xml:space="preserve">כל במשך 5 שנים לפחת מסיום הפרויקט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והמסמכים עד לאחר סיום הביצוע בשטח של העבודות נשוא </w:t>
      </w:r>
      <w:r w:rsidRPr="00071854">
        <w:rPr>
          <w:rFonts w:ascii="Times New Roman" w:eastAsia="Times New Roman" w:hAnsi="Times New Roman" w:cs="David" w:hint="cs"/>
          <w:sz w:val="24"/>
          <w:szCs w:val="24"/>
          <w:rtl/>
          <w:lang w:eastAsia="he-IL"/>
        </w:rPr>
        <w:t>הייעו</w:t>
      </w:r>
      <w:r w:rsidRPr="00071854">
        <w:rPr>
          <w:rFonts w:ascii="Times New Roman" w:eastAsia="Times New Roman" w:hAnsi="Times New Roman" w:cs="David" w:hint="eastAsia"/>
          <w:sz w:val="24"/>
          <w:szCs w:val="24"/>
          <w:rtl/>
          <w:lang w:eastAsia="he-IL"/>
        </w:rPr>
        <w:t>ץ</w:t>
      </w:r>
      <w:r w:rsidRPr="00071854">
        <w:rPr>
          <w:rFonts w:ascii="Times New Roman" w:eastAsia="Times New Roman" w:hAnsi="Times New Roman" w:cs="David"/>
          <w:sz w:val="24"/>
          <w:szCs w:val="24"/>
          <w:rtl/>
          <w:lang w:eastAsia="he-IL"/>
        </w:rPr>
        <w:t>, כך שניתן יהיה לבצע מהם העתקים, צילומים וכו'</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וכן</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ניתן יהיה לבצע בהם תיקונים ושינויים.</w:t>
      </w:r>
    </w:p>
    <w:p w14:paraId="5A9350D6"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091028C"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t>4.</w:t>
      </w:r>
      <w:r w:rsidRPr="00071854">
        <w:rPr>
          <w:rFonts w:ascii="Times New Roman" w:eastAsia="Times New Roman" w:hAnsi="Times New Roman" w:cs="David"/>
          <w:sz w:val="24"/>
          <w:szCs w:val="24"/>
          <w:rtl/>
          <w:lang w:eastAsia="he-IL"/>
        </w:rPr>
        <w:tab/>
        <w:t xml:space="preserve">נציג המזמין רשאי להזמין אצל היועץ את כל שלבי העבודות המפורטות בנספח זה ו/או </w:t>
      </w:r>
      <w:r w:rsidRPr="00071854">
        <w:rPr>
          <w:rFonts w:ascii="Times New Roman" w:eastAsia="Times New Roman" w:hAnsi="Times New Roman" w:cs="David"/>
          <w:sz w:val="24"/>
          <w:szCs w:val="24"/>
          <w:rtl/>
          <w:lang w:eastAsia="he-IL"/>
        </w:rPr>
        <w:tab/>
        <w:t xml:space="preserve">חלק מהן ו/או עבודות נוספות להן, </w:t>
      </w:r>
      <w:proofErr w:type="spellStart"/>
      <w:r w:rsidRPr="00071854">
        <w:rPr>
          <w:rFonts w:ascii="Times New Roman" w:eastAsia="Times New Roman" w:hAnsi="Times New Roman" w:cs="David"/>
          <w:sz w:val="24"/>
          <w:szCs w:val="24"/>
          <w:rtl/>
          <w:lang w:eastAsia="he-IL"/>
        </w:rPr>
        <w:t>הכל</w:t>
      </w:r>
      <w:proofErr w:type="spellEnd"/>
      <w:r w:rsidRPr="00071854">
        <w:rPr>
          <w:rFonts w:ascii="Times New Roman" w:eastAsia="Times New Roman" w:hAnsi="Times New Roman" w:cs="David"/>
          <w:sz w:val="24"/>
          <w:szCs w:val="24"/>
          <w:rtl/>
          <w:lang w:eastAsia="he-IL"/>
        </w:rPr>
        <w:t xml:space="preserve"> כפי שיפורט בנספח ד'.</w:t>
      </w:r>
    </w:p>
    <w:p w14:paraId="361BA8C6" w14:textId="77777777" w:rsidR="00071854" w:rsidRPr="00071854" w:rsidRDefault="00071854" w:rsidP="00071854">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sz w:val="24"/>
          <w:szCs w:val="25"/>
          <w:rtl/>
        </w:rPr>
        <w:br w:type="page"/>
      </w:r>
      <w:r w:rsidRPr="00071854">
        <w:rPr>
          <w:rFonts w:ascii="Times New Roman" w:eastAsia="Times New Roman" w:hAnsi="Times New Roman" w:cs="David"/>
          <w:bCs/>
          <w:sz w:val="24"/>
          <w:szCs w:val="24"/>
          <w:u w:val="single"/>
          <w:rtl/>
          <w:lang w:eastAsia="he-IL"/>
        </w:rPr>
        <w:lastRenderedPageBreak/>
        <w:t xml:space="preserve">נספח </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ג</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w:t>
      </w:r>
    </w:p>
    <w:p w14:paraId="5E268DB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16B05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לוח זמנים ושלבי עבודה</w:t>
      </w:r>
    </w:p>
    <w:p w14:paraId="6978E3A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C2983E"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D57782A"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071854">
        <w:rPr>
          <w:rFonts w:ascii="Times New Roman" w:eastAsia="Times New Roman" w:hAnsi="Times New Roman" w:cs="David"/>
          <w:sz w:val="24"/>
          <w:szCs w:val="24"/>
          <w:lang w:eastAsia="he-IL"/>
        </w:rPr>
        <w:t>–</w:t>
      </w:r>
      <w:r w:rsidRPr="00071854">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6FA99D79"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0B3054"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היועץ וצוותו יעסקו בפרויקט לפי הצורך וללא הגבלת זמן.</w:t>
      </w:r>
    </w:p>
    <w:p w14:paraId="1D49ECA5"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083F86"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ימסור את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לאישור המזמין בהתאם ללוח הזמנים </w:t>
      </w:r>
      <w:proofErr w:type="spellStart"/>
      <w:r w:rsidRPr="00071854">
        <w:rPr>
          <w:rFonts w:ascii="Times New Roman" w:eastAsia="Times New Roman" w:hAnsi="Times New Roman" w:cs="David"/>
          <w:sz w:val="24"/>
          <w:szCs w:val="24"/>
          <w:rtl/>
          <w:lang w:eastAsia="he-IL"/>
        </w:rPr>
        <w:t>והתכניות</w:t>
      </w:r>
      <w:proofErr w:type="spellEnd"/>
      <w:r w:rsidRPr="00071854">
        <w:rPr>
          <w:rFonts w:ascii="Times New Roman" w:eastAsia="Times New Roman" w:hAnsi="Times New Roman" w:cs="David"/>
          <w:sz w:val="24"/>
          <w:szCs w:val="24"/>
          <w:rtl/>
          <w:lang w:eastAsia="he-IL"/>
        </w:rPr>
        <w:t xml:space="preserve"> לא תיחשבנה כמושלמות עד לקבלת אישור המזמין.</w:t>
      </w:r>
    </w:p>
    <w:p w14:paraId="2F79B965"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CA16A1"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העביר המזמין ליועץ הערות או הנחיות נוספות לגבי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יתכנן היועץ את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w:t>
      </w:r>
      <w:proofErr w:type="spellStart"/>
      <w:r w:rsidRPr="00071854">
        <w:rPr>
          <w:rFonts w:ascii="Times New Roman" w:eastAsia="Times New Roman" w:hAnsi="Times New Roman" w:cs="David"/>
          <w:sz w:val="24"/>
          <w:szCs w:val="24"/>
          <w:rtl/>
          <w:lang w:eastAsia="he-IL"/>
        </w:rPr>
        <w:t>תכניות</w:t>
      </w:r>
      <w:proofErr w:type="spellEnd"/>
      <w:r w:rsidRPr="00071854">
        <w:rPr>
          <w:rFonts w:ascii="Times New Roman" w:eastAsia="Times New Roman" w:hAnsi="Times New Roman" w:cs="David"/>
          <w:sz w:val="24"/>
          <w:szCs w:val="24"/>
          <w:rtl/>
          <w:lang w:eastAsia="he-IL"/>
        </w:rPr>
        <w:t xml:space="preserve"> שהוגשו לו ע"י היועץ בתוך 30 יום ממועד הגשתן למזמין.</w:t>
      </w:r>
    </w:p>
    <w:p w14:paraId="42D30E82"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E059FC"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7AE8DA55"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br w:type="page"/>
      </w:r>
      <w:r w:rsidRPr="00071854">
        <w:rPr>
          <w:rFonts w:ascii="Times New Roman" w:eastAsia="Times New Roman" w:hAnsi="Times New Roman" w:cs="David"/>
          <w:b/>
          <w:bCs/>
          <w:sz w:val="24"/>
          <w:szCs w:val="24"/>
          <w:u w:val="single"/>
          <w:rtl/>
          <w:lang w:eastAsia="he-IL"/>
        </w:rPr>
        <w:lastRenderedPageBreak/>
        <w:t xml:space="preserve">נספח </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ד</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w:t>
      </w:r>
    </w:p>
    <w:p w14:paraId="520CDB26"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שכר היועץ</w:t>
      </w:r>
    </w:p>
    <w:p w14:paraId="52402CC7" w14:textId="77777777" w:rsidR="00071854" w:rsidRPr="00071854" w:rsidRDefault="00071854" w:rsidP="00071854">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3029E52" w14:textId="77777777" w:rsidR="00071854" w:rsidRPr="00071854" w:rsidRDefault="00071854"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w:t>
      </w:r>
      <w:r w:rsidRPr="00071854">
        <w:rPr>
          <w:rFonts w:ascii="Times New Roman" w:eastAsia="Times New Roman" w:hAnsi="Times New Roman" w:cs="David"/>
          <w:sz w:val="24"/>
          <w:szCs w:val="24"/>
          <w:rtl/>
          <w:lang w:eastAsia="he-IL"/>
        </w:rPr>
        <w:tab/>
        <w:t xml:space="preserve">תמורת ביצוע </w:t>
      </w:r>
      <w:r w:rsidRPr="00071854">
        <w:rPr>
          <w:rFonts w:ascii="Times New Roman" w:eastAsia="Times New Roman" w:hAnsi="Times New Roman" w:cs="David" w:hint="cs"/>
          <w:sz w:val="24"/>
          <w:szCs w:val="24"/>
          <w:rtl/>
          <w:lang w:eastAsia="he-IL"/>
        </w:rPr>
        <w:t xml:space="preserve">מלוא </w:t>
      </w:r>
      <w:r w:rsidRPr="00071854">
        <w:rPr>
          <w:rFonts w:ascii="Times New Roman" w:eastAsia="Times New Roman" w:hAnsi="Times New Roman" w:cs="David"/>
          <w:sz w:val="24"/>
          <w:szCs w:val="24"/>
          <w:rtl/>
          <w:lang w:eastAsia="he-IL"/>
        </w:rPr>
        <w:t>שרותי היועץ, כמפורט בנספח ב'</w:t>
      </w:r>
      <w:r w:rsidRPr="00071854">
        <w:rPr>
          <w:rFonts w:ascii="Times New Roman" w:eastAsia="Times New Roman" w:hAnsi="Times New Roman" w:cs="David" w:hint="cs"/>
          <w:sz w:val="24"/>
          <w:szCs w:val="24"/>
          <w:rtl/>
          <w:lang w:eastAsia="he-IL"/>
        </w:rPr>
        <w:t>ובנספח ח'</w:t>
      </w:r>
      <w:r w:rsidRPr="00071854">
        <w:rPr>
          <w:rFonts w:ascii="Times New Roman" w:eastAsia="Times New Roman" w:hAnsi="Times New Roman" w:cs="David"/>
          <w:sz w:val="24"/>
          <w:szCs w:val="24"/>
          <w:rtl/>
          <w:lang w:eastAsia="he-IL"/>
        </w:rPr>
        <w:t>, ישלם המזמין ליועץ בשעורים כדלקמן:</w:t>
      </w:r>
    </w:p>
    <w:p w14:paraId="168062F8" w14:textId="77777777" w:rsidR="00071854" w:rsidRPr="00071854" w:rsidRDefault="00071854" w:rsidP="00525E9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1.1</w:t>
      </w:r>
      <w:r w:rsidRPr="00071854">
        <w:rPr>
          <w:rFonts w:ascii="Times New Roman" w:eastAsia="Times New Roman" w:hAnsi="Times New Roman" w:cs="David"/>
          <w:sz w:val="24"/>
          <w:szCs w:val="24"/>
          <w:rtl/>
          <w:lang w:eastAsia="he-IL"/>
        </w:rPr>
        <w:tab/>
        <w:t>סכום קבוע ומוחלט של _________ ש"ח (במילים ______________  ש"ח)</w:t>
      </w:r>
      <w:r w:rsidRPr="00071854">
        <w:rPr>
          <w:rFonts w:ascii="Times New Roman" w:eastAsia="Times New Roman" w:hAnsi="Times New Roman" w:cs="David" w:hint="cs"/>
          <w:sz w:val="24"/>
          <w:szCs w:val="24"/>
          <w:rtl/>
          <w:lang w:eastAsia="he-IL"/>
        </w:rPr>
        <w:t>בגין כל יחידת דיור (*)</w:t>
      </w:r>
      <w:r w:rsidR="00525E96">
        <w:rPr>
          <w:rFonts w:ascii="Times New Roman" w:eastAsia="Times New Roman" w:hAnsi="Times New Roman" w:cs="David"/>
          <w:sz w:val="24"/>
          <w:szCs w:val="24"/>
          <w:rtl/>
          <w:lang w:eastAsia="he-IL"/>
        </w:rPr>
        <w:t xml:space="preserve">. </w:t>
      </w:r>
    </w:p>
    <w:p w14:paraId="566179E5" w14:textId="77777777" w:rsidR="00071854" w:rsidRPr="00071854" w:rsidRDefault="00071854" w:rsidP="00525E96">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2.</w:t>
      </w:r>
      <w:r w:rsidRPr="00071854">
        <w:rPr>
          <w:rFonts w:ascii="Times New Roman" w:eastAsia="Times New Roman" w:hAnsi="Times New Roman" w:cs="David"/>
          <w:sz w:val="24"/>
          <w:szCs w:val="24"/>
          <w:rtl/>
          <w:lang w:eastAsia="he-IL"/>
        </w:rPr>
        <w:tab/>
      </w:r>
      <w:r w:rsidR="00525E96"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D95390BBDF84DFBBAD4741AA2B6AD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525E96" w:rsidRPr="00DE118F">
            <w:rPr>
              <w:color w:val="00B0F0"/>
              <w:rtl/>
            </w:rPr>
            <w:t>[סוג מדד כותרת]</w:t>
          </w:r>
        </w:sdtContent>
      </w:sdt>
      <w:r w:rsidR="00525E96"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523079FF1D394F0492D8B49F894C5D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525E96" w:rsidRPr="00DE118F">
            <w:rPr>
              <w:color w:val="00B0F0"/>
              <w:rtl/>
            </w:rPr>
            <w:t>[מדד בגין/ידוע - כותרת]</w:t>
          </w:r>
        </w:sdtContent>
      </w:sdt>
      <w:r w:rsidR="00525E96"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5382A439C59410CB035DFA243515E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525E96" w:rsidRPr="00DE118F">
            <w:rPr>
              <w:color w:val="00B0F0"/>
              <w:rtl/>
            </w:rPr>
            <w:t>[מדד בסיס]</w:t>
          </w:r>
        </w:sdtContent>
      </w:sdt>
      <w:r w:rsidR="00525E96"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6AD8DDB1325430EA13CC606233C4E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525E96" w:rsidRPr="00DE118F">
            <w:rPr>
              <w:color w:val="00B0F0"/>
              <w:rtl/>
            </w:rPr>
            <w:t>[נקודות מדד]</w:t>
          </w:r>
        </w:sdtContent>
      </w:sdt>
      <w:r w:rsidR="00525E96" w:rsidRPr="00DE118F">
        <w:rPr>
          <w:rFonts w:ascii="Times New Roman" w:eastAsia="Times New Roman" w:hAnsi="Times New Roman" w:cs="David" w:hint="cs"/>
          <w:sz w:val="24"/>
          <w:szCs w:val="24"/>
          <w:rtl/>
        </w:rPr>
        <w:t xml:space="preserve"> נקודות) </w:t>
      </w:r>
      <w:r w:rsidR="00525E96" w:rsidRPr="00DE118F">
        <w:rPr>
          <w:rFonts w:ascii="Times New Roman" w:eastAsia="Times New Roman" w:hAnsi="Times New Roman" w:cs="David" w:hint="cs"/>
          <w:sz w:val="24"/>
          <w:szCs w:val="24"/>
          <w:rtl/>
          <w:lang w:eastAsia="he-IL"/>
        </w:rPr>
        <w:t xml:space="preserve"> עד למדד הידוע ביום הגשת כל חשבון.</w:t>
      </w:r>
    </w:p>
    <w:p w14:paraId="748E20B4" w14:textId="77777777" w:rsidR="00071854" w:rsidRPr="00071854" w:rsidRDefault="00525E96"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71854" w:rsidRPr="00071854">
        <w:rPr>
          <w:rFonts w:ascii="Times New Roman" w:eastAsia="Times New Roman" w:hAnsi="Times New Roman" w:cs="David"/>
          <w:sz w:val="24"/>
          <w:szCs w:val="24"/>
          <w:rtl/>
          <w:lang w:eastAsia="he-IL"/>
        </w:rPr>
        <w:tab/>
        <w:t>למען הסר ספק:</w:t>
      </w:r>
    </w:p>
    <w:p w14:paraId="0B89836B"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1</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rtl/>
          <w:lang w:eastAsia="he-IL"/>
        </w:rPr>
        <w:t xml:space="preserve">גובה שכר הטרחה לחלק מהפרויקט יחושב עפ"י החלק היחסי של שטח </w:t>
      </w:r>
      <w:proofErr w:type="spellStart"/>
      <w:r w:rsidRPr="00071854">
        <w:rPr>
          <w:rFonts w:ascii="Times New Roman" w:eastAsia="Times New Roman" w:hAnsi="Times New Roman" w:cs="David"/>
          <w:rtl/>
          <w:lang w:eastAsia="he-IL"/>
        </w:rPr>
        <w:t>התכנית</w:t>
      </w:r>
      <w:proofErr w:type="spellEnd"/>
      <w:r w:rsidRPr="00071854">
        <w:rPr>
          <w:rFonts w:ascii="Times New Roman" w:eastAsia="Times New Roman" w:hAnsi="Times New Roman" w:cs="David"/>
          <w:rtl/>
          <w:lang w:eastAsia="he-IL"/>
        </w:rPr>
        <w:t xml:space="preserve">/מס' יחידות הדיור המבוצע באותו חלק מתוך כלל שטח </w:t>
      </w:r>
      <w:proofErr w:type="spellStart"/>
      <w:r w:rsidRPr="00071854">
        <w:rPr>
          <w:rFonts w:ascii="Times New Roman" w:eastAsia="Times New Roman" w:hAnsi="Times New Roman" w:cs="David"/>
          <w:rtl/>
          <w:lang w:eastAsia="he-IL"/>
        </w:rPr>
        <w:t>התכנית</w:t>
      </w:r>
      <w:proofErr w:type="spellEnd"/>
      <w:r w:rsidRPr="00071854">
        <w:rPr>
          <w:rFonts w:ascii="Times New Roman" w:eastAsia="Times New Roman" w:hAnsi="Times New Roman" w:cs="David"/>
          <w:rtl/>
          <w:lang w:eastAsia="he-IL"/>
        </w:rPr>
        <w:t>/כלל יחידות הדיור.</w:t>
      </w:r>
    </w:p>
    <w:p w14:paraId="3583543F"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3.2        </w:t>
      </w:r>
      <w:r w:rsidRPr="00071854">
        <w:rPr>
          <w:rFonts w:ascii="Times New Roman" w:eastAsia="Times New Roman" w:hAnsi="Times New Roman" w:cs="David"/>
          <w:sz w:val="24"/>
          <w:szCs w:val="24"/>
          <w:rtl/>
          <w:lang w:eastAsia="he-IL"/>
        </w:rPr>
        <w:t xml:space="preserve">מובהר כי שכר היועץ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0A43CD75"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2</w:t>
      </w:r>
      <w:r w:rsidRPr="00071854">
        <w:rPr>
          <w:rFonts w:ascii="Times New Roman" w:eastAsia="Times New Roman" w:hAnsi="Times New Roman" w:cs="David"/>
          <w:sz w:val="24"/>
          <w:szCs w:val="24"/>
          <w:rtl/>
          <w:lang w:eastAsia="he-IL"/>
        </w:rPr>
        <w:tab/>
        <w:t>שכר היועץ כולל את כל המפורט בחוזה על כל נספחיו, לרבות נספח ב'.</w:t>
      </w:r>
    </w:p>
    <w:p w14:paraId="662DA970" w14:textId="77777777" w:rsidR="00071854" w:rsidRPr="00071854" w:rsidRDefault="00525E96"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4.</w:t>
      </w:r>
      <w:r w:rsidR="00071854" w:rsidRPr="00071854">
        <w:rPr>
          <w:rFonts w:ascii="Times New Roman" w:eastAsia="Times New Roman" w:hAnsi="Times New Roman" w:cs="David"/>
          <w:sz w:val="24"/>
          <w:szCs w:val="24"/>
          <w:rtl/>
          <w:lang w:eastAsia="he-IL"/>
        </w:rPr>
        <w:tab/>
        <w:t>בנוסף לכל תשלום ישולם ליועץ מע"מ כשיעורו בחוק וזאת כנגד המצאת חשבונית מס כדין, למועד תשלום המע"מ ע"י היועץ והמצאת כל אישור נוסף עפ"י דין.</w:t>
      </w:r>
    </w:p>
    <w:p w14:paraId="00CA26C7" w14:textId="77777777" w:rsidR="00071854" w:rsidRPr="00071854" w:rsidRDefault="00071854"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5.</w:t>
      </w:r>
      <w:r w:rsidRPr="00071854">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היועץ הושלמו וכל המסמכים והתוכניות נמסרו למזמין. </w:t>
      </w:r>
    </w:p>
    <w:p w14:paraId="663E41C9"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br w:type="page"/>
      </w:r>
    </w:p>
    <w:p w14:paraId="7D6E9D46"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7948942"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862622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"ה"</w:t>
      </w:r>
    </w:p>
    <w:p w14:paraId="315C15F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34C437A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תשלומי שכר היועץ</w:t>
      </w:r>
    </w:p>
    <w:p w14:paraId="66977946"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5C146571"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1584994A" w14:textId="77777777" w:rsidR="00525E96" w:rsidRDefault="00071854" w:rsidP="00525E96">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071854">
        <w:rPr>
          <w:rFonts w:ascii="Times New Roman" w:eastAsia="Times New Roman" w:hAnsi="Times New Roman" w:cs="David"/>
          <w:sz w:val="24"/>
          <w:szCs w:val="24"/>
          <w:rtl/>
        </w:rPr>
        <w:t>שכר היועץ ישולם לשיעורין כנגד גמר כל שלב ושלב של שרותי היועץ כמוגדר בחוזה לרבות בנספחים ב' ו- ח' כדלקמן:</w:t>
      </w:r>
    </w:p>
    <w:p w14:paraId="1AF95B51" w14:textId="77777777" w:rsidR="00071854" w:rsidRPr="00525E96" w:rsidRDefault="00071854" w:rsidP="00525E96">
      <w:pPr>
        <w:widowControl w:val="0"/>
        <w:spacing w:before="0" w:beforeAutospacing="0" w:after="0" w:afterAutospacing="0" w:line="360" w:lineRule="auto"/>
        <w:ind w:left="720"/>
        <w:jc w:val="both"/>
        <w:rPr>
          <w:rFonts w:ascii="Times New Roman" w:eastAsia="Times New Roman" w:hAnsi="Times New Roman" w:cs="David"/>
          <w:sz w:val="24"/>
          <w:szCs w:val="24"/>
          <w:rtl/>
        </w:rPr>
      </w:pPr>
    </w:p>
    <w:p w14:paraId="6B30E513"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לאחר גמר חקירת התשתית ואשור עבודות שלב זה ע"י המזמין</w:t>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4DD10203"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1.2</w:t>
      </w:r>
      <w:r w:rsidRPr="00071854">
        <w:rPr>
          <w:rFonts w:ascii="Times New Roman" w:eastAsia="Times New Roman" w:hAnsi="Times New Roman" w:cs="David"/>
          <w:sz w:val="24"/>
          <w:szCs w:val="24"/>
          <w:rtl/>
        </w:rPr>
        <w:tab/>
        <w:t>לאחר העברת המלצות לתכנון מוקדם</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66470D85"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1.3</w:t>
      </w:r>
      <w:r w:rsidRPr="00071854">
        <w:rPr>
          <w:rFonts w:ascii="Times New Roman" w:eastAsia="Times New Roman" w:hAnsi="Times New Roman" w:cs="David"/>
          <w:sz w:val="24"/>
          <w:szCs w:val="24"/>
          <w:rtl/>
        </w:rPr>
        <w:tab/>
        <w:t>לאחר העברת המלצות לתכנון מפורט</w:t>
      </w:r>
      <w:r w:rsidRPr="00071854">
        <w:rPr>
          <w:rFonts w:ascii="Times New Roman" w:eastAsia="Times New Roman" w:hAnsi="Times New Roman" w:cs="David" w:hint="cs"/>
          <w:sz w:val="24"/>
          <w:szCs w:val="24"/>
          <w:rtl/>
        </w:rPr>
        <w:t xml:space="preserve"> והמצאת דו"ח קרקע</w:t>
      </w:r>
      <w:r w:rsidRPr="00071854">
        <w:rPr>
          <w:rFonts w:ascii="Times New Roman" w:eastAsia="Times New Roman" w:hAnsi="Times New Roman" w:cs="David"/>
          <w:sz w:val="24"/>
          <w:szCs w:val="24"/>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30%</w:t>
      </w:r>
    </w:p>
    <w:p w14:paraId="4EDE9EC0"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1.4</w:t>
      </w:r>
      <w:r w:rsidRPr="00071854">
        <w:rPr>
          <w:rFonts w:ascii="Times New Roman" w:eastAsia="Times New Roman" w:hAnsi="Times New Roman" w:cs="David"/>
          <w:sz w:val="24"/>
          <w:szCs w:val="24"/>
          <w:rtl/>
        </w:rPr>
        <w:tab/>
        <w:t>לאחר סיום עבודות הביסוס</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15%</w:t>
      </w:r>
    </w:p>
    <w:p w14:paraId="4D7D1A1E"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1.5</w:t>
      </w:r>
      <w:r w:rsidRPr="00071854">
        <w:rPr>
          <w:rFonts w:ascii="Times New Roman" w:eastAsia="Times New Roman" w:hAnsi="Times New Roman" w:cs="David"/>
          <w:sz w:val="24"/>
          <w:szCs w:val="24"/>
          <w:rtl/>
        </w:rPr>
        <w:tab/>
        <w:t>לאחר סיום עבודות הפיתוח</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535FE017"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1.6</w:t>
      </w:r>
      <w:r w:rsidRPr="00071854">
        <w:rPr>
          <w:rFonts w:ascii="Times New Roman" w:eastAsia="Times New Roman" w:hAnsi="Times New Roman" w:cs="David"/>
          <w:sz w:val="24"/>
          <w:szCs w:val="24"/>
          <w:rtl/>
        </w:rPr>
        <w:tab/>
        <w:t>לאחר סיום השלד</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2024C17A"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1.7</w:t>
      </w:r>
      <w:r w:rsidRPr="00071854">
        <w:rPr>
          <w:rFonts w:ascii="Times New Roman" w:eastAsia="Times New Roman" w:hAnsi="Times New Roman" w:cs="David"/>
          <w:sz w:val="24"/>
          <w:szCs w:val="24"/>
          <w:rtl/>
        </w:rPr>
        <w:tab/>
        <w:t>לאחר סיום התחייבויות היועץ לפי ההסכם ואשור היועץ בכתב</w:t>
      </w:r>
    </w:p>
    <w:p w14:paraId="3D1F271C"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 xml:space="preserve">לביצוע העבודות בהתאם </w:t>
      </w:r>
      <w:proofErr w:type="spellStart"/>
      <w:r w:rsidRPr="00071854">
        <w:rPr>
          <w:rFonts w:ascii="Times New Roman" w:eastAsia="Times New Roman" w:hAnsi="Times New Roman" w:cs="David"/>
          <w:sz w:val="24"/>
          <w:szCs w:val="24"/>
          <w:rtl/>
        </w:rPr>
        <w:t>לתכניותיו</w:t>
      </w:r>
      <w:proofErr w:type="spellEnd"/>
      <w:r w:rsidRPr="00071854">
        <w:rPr>
          <w:rFonts w:ascii="Times New Roman" w:eastAsia="Times New Roman" w:hAnsi="Times New Roman" w:cs="David"/>
          <w:sz w:val="24"/>
          <w:szCs w:val="24"/>
          <w:rtl/>
        </w:rPr>
        <w:t xml:space="preserve">, הנחיותיו, תקנים </w:t>
      </w:r>
    </w:p>
    <w:p w14:paraId="6F2C2314"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רלוונטיים ולשביעות רצונו</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0B4AA22A"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Pr>
      </w:pPr>
    </w:p>
    <w:p w14:paraId="493BEE50"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1B3250BA"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44FA4FE"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היועץ יגיש חשבון לא יותר מאשר פעם בחודש.</w:t>
      </w:r>
    </w:p>
    <w:p w14:paraId="2E7991AC"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p>
    <w:p w14:paraId="08D62E75" w14:textId="77777777" w:rsidR="00071854" w:rsidRPr="00071854" w:rsidRDefault="00071854" w:rsidP="00071854">
      <w:pPr>
        <w:widowControl w:val="0"/>
        <w:numPr>
          <w:ilvl w:val="0"/>
          <w:numId w:val="14"/>
        </w:numPr>
        <w:spacing w:before="0" w:beforeAutospacing="0" w:after="0" w:afterAutospacing="0" w:line="36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המזמין ישלם את שכר היועץ </w:t>
      </w:r>
      <w:r w:rsidRPr="00071854">
        <w:rPr>
          <w:rFonts w:ascii="Times New Roman" w:eastAsia="Times New Roman" w:hAnsi="Times New Roman" w:cs="David" w:hint="cs"/>
          <w:sz w:val="24"/>
          <w:szCs w:val="24"/>
          <w:rtl/>
        </w:rPr>
        <w:t>תוך 60 יום</w:t>
      </w:r>
      <w:r w:rsidRPr="00071854">
        <w:rPr>
          <w:rFonts w:ascii="Times New Roman" w:eastAsia="Times New Roman" w:hAnsi="Times New Roman" w:cs="David"/>
          <w:sz w:val="24"/>
          <w:szCs w:val="24"/>
          <w:rtl/>
        </w:rPr>
        <w:t xml:space="preserve"> מתאריך אישור החשבון ע"י המנהל.</w:t>
      </w:r>
    </w:p>
    <w:p w14:paraId="1BC0F01C" w14:textId="77777777" w:rsidR="00071854" w:rsidRPr="00071854" w:rsidRDefault="00071854" w:rsidP="00071854">
      <w:pPr>
        <w:spacing w:before="0" w:beforeAutospacing="0" w:after="0" w:afterAutospacing="0" w:line="360" w:lineRule="auto"/>
        <w:ind w:left="720"/>
        <w:jc w:val="both"/>
        <w:rPr>
          <w:rFonts w:ascii="Times New Roman" w:eastAsia="Times New Roman" w:hAnsi="Times New Roman" w:cs="David"/>
          <w:sz w:val="24"/>
          <w:szCs w:val="24"/>
          <w:rtl/>
        </w:rPr>
      </w:pPr>
    </w:p>
    <w:p w14:paraId="53C81F16"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F5D82AF"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016B3870"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0960D165"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24DC5B7"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CA6E165"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0921D508"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1F6589D"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12B26E88"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24715AB"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C173F26"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02DE8294" w14:textId="77777777" w:rsidR="00021829" w:rsidRDefault="00021829" w:rsidP="00071854">
      <w:pPr>
        <w:spacing w:before="0" w:beforeAutospacing="0" w:after="0" w:afterAutospacing="0" w:line="360" w:lineRule="auto"/>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14:paraId="2D441F37"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96E4458" w14:textId="77777777" w:rsidR="00525E96" w:rsidRPr="00672C76" w:rsidRDefault="00525E96" w:rsidP="00525E9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0640B9C4" w14:textId="77777777" w:rsidR="00525E96" w:rsidRPr="00B27B4C" w:rsidRDefault="00525E96" w:rsidP="00525E9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1A361450C164810808806455634C7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7C2346DA"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E5303C7D7A54410A876A77D92AEBA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062114E" w14:textId="034EF1F7" w:rsidR="00525E96" w:rsidRPr="00B27B4C" w:rsidRDefault="00B20997" w:rsidP="00525E9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35" w:author="Kook Sec" w:date="2022-01-11T13:51:00Z">
            <w:r>
              <w:rPr>
                <w:rFonts w:ascii="Times New Roman" w:eastAsia="Times New Roman" w:hAnsi="Times New Roman" w:cs="David" w:hint="cs"/>
                <w:color w:val="008000"/>
                <w:sz w:val="24"/>
                <w:szCs w:val="24"/>
                <w:rtl/>
                <w:lang w:eastAsia="he-IL"/>
              </w:rPr>
              <w:t>פ.א פיתוח ובנייה בירושלים בע"מ</w:t>
            </w:r>
          </w:ins>
        </w:p>
      </w:sdtContent>
    </w:sdt>
    <w:p w14:paraId="7D3EBDC4"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B02FFB6"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D18DE87"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E1DD328" w14:textId="77777777" w:rsidR="00525E96" w:rsidRPr="00B27B4C" w:rsidRDefault="00525E96" w:rsidP="00525E9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93A97F3"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E406D7" w14:textId="09C65D59"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CF90CF051704F069974CC157BFF67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36" w:author="Kook Sec" w:date="2022-01-11T13:47:00Z">
            <w:r w:rsidR="00B20997">
              <w:rPr>
                <w:rFonts w:ascii="Times New Roman" w:eastAsia="Times New Roman" w:hAnsi="Times New Roman" w:cs="David"/>
                <w:color w:val="008000"/>
                <w:sz w:val="24"/>
                <w:szCs w:val="24"/>
                <w:rtl/>
                <w:lang w:eastAsia="he-IL"/>
              </w:rPr>
              <w:t>זליו</w:t>
            </w:r>
            <w:proofErr w:type="spellEnd"/>
            <w:r w:rsidR="00B20997">
              <w:rPr>
                <w:rFonts w:ascii="Times New Roman" w:eastAsia="Times New Roman" w:hAnsi="Times New Roman" w:cs="David"/>
                <w:color w:val="008000"/>
                <w:sz w:val="24"/>
                <w:szCs w:val="24"/>
                <w:rtl/>
                <w:lang w:eastAsia="he-IL"/>
              </w:rPr>
              <w:t xml:space="preserve"> </w:t>
            </w:r>
            <w:proofErr w:type="spellStart"/>
            <w:r w:rsidR="00B20997">
              <w:rPr>
                <w:rFonts w:ascii="Times New Roman" w:eastAsia="Times New Roman" w:hAnsi="Times New Roman" w:cs="David"/>
                <w:color w:val="008000"/>
                <w:sz w:val="24"/>
                <w:szCs w:val="24"/>
                <w:rtl/>
                <w:lang w:eastAsia="he-IL"/>
              </w:rPr>
              <w:t>דיאמנדי</w:t>
            </w:r>
          </w:ins>
          <w:proofErr w:type="spellEnd"/>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7DAB7E85D7C34BA49579DEA4F6123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37" w:author="Kook Sec" w:date="2022-01-11T13:47:00Z">
            <w:r w:rsidR="00B20997">
              <w:rPr>
                <w:rFonts w:ascii="Times New Roman" w:eastAsia="Times New Roman" w:hAnsi="Times New Roman" w:cs="David"/>
                <w:color w:val="008000"/>
                <w:sz w:val="24"/>
                <w:szCs w:val="24"/>
                <w:rtl/>
                <w:lang w:eastAsia="he-IL"/>
              </w:rPr>
              <w:t>זליו</w:t>
            </w:r>
            <w:proofErr w:type="spellEnd"/>
            <w:r w:rsidR="00B20997">
              <w:rPr>
                <w:rFonts w:ascii="Times New Roman" w:eastAsia="Times New Roman" w:hAnsi="Times New Roman" w:cs="David"/>
                <w:color w:val="008000"/>
                <w:sz w:val="24"/>
                <w:szCs w:val="24"/>
                <w:rtl/>
                <w:lang w:eastAsia="he-IL"/>
              </w:rPr>
              <w:t xml:space="preserve"> </w:t>
            </w:r>
            <w:proofErr w:type="spellStart"/>
            <w:r w:rsidR="00B20997">
              <w:rPr>
                <w:rFonts w:ascii="Times New Roman" w:eastAsia="Times New Roman" w:hAnsi="Times New Roman" w:cs="David"/>
                <w:color w:val="008000"/>
                <w:sz w:val="24"/>
                <w:szCs w:val="24"/>
                <w:rtl/>
                <w:lang w:eastAsia="he-IL"/>
              </w:rPr>
              <w:t>דיאמנדי</w:t>
            </w:r>
          </w:ins>
          <w:proofErr w:type="spellEnd"/>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F501A516AC97401FA0671F71236B5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38" w:author="Kook Sec" w:date="2022-01-11T13:47:00Z">
            <w:r w:rsidR="00B20997">
              <w:rPr>
                <w:rFonts w:ascii="Times New Roman" w:eastAsia="Times New Roman" w:hAnsi="Times New Roman" w:cs="David"/>
                <w:color w:val="008000"/>
                <w:sz w:val="24"/>
                <w:szCs w:val="24"/>
                <w:rtl/>
                <w:lang w:eastAsia="he-IL"/>
              </w:rPr>
              <w:t>זליו</w:t>
            </w:r>
            <w:proofErr w:type="spellEnd"/>
            <w:r w:rsidR="00B20997">
              <w:rPr>
                <w:rFonts w:ascii="Times New Roman" w:eastAsia="Times New Roman" w:hAnsi="Times New Roman" w:cs="David"/>
                <w:color w:val="008000"/>
                <w:sz w:val="24"/>
                <w:szCs w:val="24"/>
                <w:rtl/>
                <w:lang w:eastAsia="he-IL"/>
              </w:rPr>
              <w:t xml:space="preserve"> </w:t>
            </w:r>
            <w:proofErr w:type="spellStart"/>
            <w:r w:rsidR="00B20997">
              <w:rPr>
                <w:rFonts w:ascii="Times New Roman" w:eastAsia="Times New Roman" w:hAnsi="Times New Roman" w:cs="David"/>
                <w:color w:val="008000"/>
                <w:sz w:val="24"/>
                <w:szCs w:val="24"/>
                <w:rtl/>
                <w:lang w:eastAsia="he-IL"/>
              </w:rPr>
              <w:t>דיאמנדי</w:t>
            </w:r>
          </w:ins>
          <w:proofErr w:type="spellEnd"/>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1E73D78"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F2E1CDA" w14:textId="4B11C330"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E4FD3303F7B4BF39D4A838C3FD342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39" w:author="Kook Sec" w:date="2022-01-11T13:47:00Z">
            <w:r w:rsidR="00B20997">
              <w:rPr>
                <w:rFonts w:ascii="Times New Roman" w:eastAsia="Times New Roman" w:hAnsi="Times New Roman" w:cs="David"/>
                <w:color w:val="008000"/>
                <w:sz w:val="24"/>
                <w:szCs w:val="24"/>
                <w:rtl/>
                <w:lang w:eastAsia="he-IL"/>
              </w:rPr>
              <w:t>זליו</w:t>
            </w:r>
            <w:proofErr w:type="spellEnd"/>
            <w:r w:rsidR="00B20997">
              <w:rPr>
                <w:rFonts w:ascii="Times New Roman" w:eastAsia="Times New Roman" w:hAnsi="Times New Roman" w:cs="David"/>
                <w:color w:val="008000"/>
                <w:sz w:val="24"/>
                <w:szCs w:val="24"/>
                <w:rtl/>
                <w:lang w:eastAsia="he-IL"/>
              </w:rPr>
              <w:t xml:space="preserve"> </w:t>
            </w:r>
            <w:proofErr w:type="spellStart"/>
            <w:r w:rsidR="00B20997">
              <w:rPr>
                <w:rFonts w:ascii="Times New Roman" w:eastAsia="Times New Roman" w:hAnsi="Times New Roman" w:cs="David"/>
                <w:color w:val="008000"/>
                <w:sz w:val="24"/>
                <w:szCs w:val="24"/>
                <w:rtl/>
                <w:lang w:eastAsia="he-IL"/>
              </w:rPr>
              <w:t>דיאמנדי</w:t>
            </w:r>
          </w:ins>
          <w:proofErr w:type="spellEnd"/>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55FEA22BD30747E283D566817C52B6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B5631">
            <w:rPr>
              <w:rFonts w:ascii="Times New Roman" w:eastAsia="Times New Roman" w:hAnsi="Times New Roman" w:cs="David" w:hint="cs"/>
              <w:bCs/>
              <w:color w:val="00B0F0"/>
              <w:sz w:val="24"/>
              <w:szCs w:val="24"/>
              <w:rtl/>
              <w:lang w:eastAsia="he-IL"/>
            </w:rPr>
            <w:t>יועץ ביסוס קרקע</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F153463B2074C8793344817CAA2B5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40" w:author="Kook Sec" w:date="2022-01-11T13:46:00Z">
            <w:r w:rsidR="00B20997">
              <w:rPr>
                <w:rFonts w:ascii="Times New Roman" w:eastAsia="Times New Roman" w:hAnsi="Times New Roman" w:cs="David" w:hint="cs"/>
                <w:bCs/>
                <w:color w:val="008000"/>
                <w:sz w:val="24"/>
                <w:szCs w:val="24"/>
                <w:rtl/>
                <w:lang w:eastAsia="he-IL"/>
              </w:rPr>
              <w:t>פ.א פיתוח ובנייה בירושלים בע"מ</w:t>
            </w:r>
          </w:ins>
        </w:sdtContent>
      </w:sdt>
      <w:r w:rsidRPr="00B27B4C">
        <w:rPr>
          <w:rFonts w:ascii="Times New Roman" w:eastAsia="Times New Roman" w:hAnsi="Times New Roman" w:cs="David" w:hint="cs"/>
          <w:color w:val="008000"/>
          <w:sz w:val="24"/>
          <w:szCs w:val="24"/>
          <w:rtl/>
          <w:lang w:eastAsia="he-IL"/>
        </w:rPr>
        <w:t>.</w:t>
      </w:r>
    </w:p>
    <w:p w14:paraId="3715C591"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9491481" w14:textId="3B64EFE6"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E7BCCB2970414DA399FCAF92B1EFCC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41" w:author="Kook Sec" w:date="2022-01-11T13:47:00Z">
            <w:r w:rsidR="00B20997">
              <w:rPr>
                <w:rFonts w:ascii="Times New Roman" w:eastAsia="Times New Roman" w:hAnsi="Times New Roman" w:cs="David"/>
                <w:color w:val="008000"/>
                <w:sz w:val="24"/>
                <w:szCs w:val="24"/>
                <w:rtl/>
                <w:lang w:eastAsia="he-IL"/>
              </w:rPr>
              <w:t>זליו</w:t>
            </w:r>
            <w:proofErr w:type="spellEnd"/>
            <w:r w:rsidR="00B20997">
              <w:rPr>
                <w:rFonts w:ascii="Times New Roman" w:eastAsia="Times New Roman" w:hAnsi="Times New Roman" w:cs="David"/>
                <w:color w:val="008000"/>
                <w:sz w:val="24"/>
                <w:szCs w:val="24"/>
                <w:rtl/>
                <w:lang w:eastAsia="he-IL"/>
              </w:rPr>
              <w:t xml:space="preserve"> </w:t>
            </w:r>
            <w:proofErr w:type="spellStart"/>
            <w:r w:rsidR="00B20997">
              <w:rPr>
                <w:rFonts w:ascii="Times New Roman" w:eastAsia="Times New Roman" w:hAnsi="Times New Roman" w:cs="David"/>
                <w:color w:val="008000"/>
                <w:sz w:val="24"/>
                <w:szCs w:val="24"/>
                <w:rtl/>
                <w:lang w:eastAsia="he-IL"/>
              </w:rPr>
              <w:t>דיאמנדי</w:t>
            </w:r>
          </w:ins>
          <w:proofErr w:type="spellEnd"/>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3A487FB"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A019056" w14:textId="2BE6A831" w:rsidR="00525E96" w:rsidRPr="00B27B4C" w:rsidRDefault="00525E96" w:rsidP="00525E9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B9690DDE4D45888176BE9B03C37F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42" w:author="Kook Sec" w:date="2022-01-11T13:47:00Z">
            <w:r w:rsidR="00B20997">
              <w:rPr>
                <w:rFonts w:ascii="Times New Roman" w:eastAsia="Times New Roman" w:hAnsi="Times New Roman" w:cs="David"/>
                <w:color w:val="008000"/>
                <w:sz w:val="24"/>
                <w:szCs w:val="24"/>
                <w:rtl/>
                <w:lang w:eastAsia="he-IL"/>
              </w:rPr>
              <w:t>זליו</w:t>
            </w:r>
            <w:proofErr w:type="spellEnd"/>
            <w:r w:rsidR="00B20997">
              <w:rPr>
                <w:rFonts w:ascii="Times New Roman" w:eastAsia="Times New Roman" w:hAnsi="Times New Roman" w:cs="David"/>
                <w:color w:val="008000"/>
                <w:sz w:val="24"/>
                <w:szCs w:val="24"/>
                <w:rtl/>
                <w:lang w:eastAsia="he-IL"/>
              </w:rPr>
              <w:t xml:space="preserve"> </w:t>
            </w:r>
            <w:proofErr w:type="spellStart"/>
            <w:r w:rsidR="00B20997">
              <w:rPr>
                <w:rFonts w:ascii="Times New Roman" w:eastAsia="Times New Roman" w:hAnsi="Times New Roman" w:cs="David"/>
                <w:color w:val="008000"/>
                <w:sz w:val="24"/>
                <w:szCs w:val="24"/>
                <w:rtl/>
                <w:lang w:eastAsia="he-IL"/>
              </w:rPr>
              <w:t>דיאמנדי</w:t>
            </w:r>
          </w:ins>
          <w:proofErr w:type="spellEnd"/>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90AF926"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50512B3"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EAB4C73"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A08F13"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69DA7B1"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936F855"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CE1B637"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A180D95"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7CDF069" w14:textId="77777777" w:rsidR="00525E96" w:rsidRPr="00435A20" w:rsidRDefault="00525E96" w:rsidP="00525E9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28CB978" w14:textId="77777777" w:rsidR="00525E96" w:rsidRPr="009130F0" w:rsidRDefault="00525E96" w:rsidP="00525E9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BB41BD0" w14:textId="316C218E" w:rsidR="00525E96" w:rsidRPr="000525E5" w:rsidRDefault="00525E96" w:rsidP="00525E9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0CEF94E080184B16A9352DA6B61F10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43" w:author="Kook Sec" w:date="2022-01-11T13:47:00Z">
            <w:r w:rsidR="00B20997">
              <w:rPr>
                <w:rFonts w:ascii="Times New Roman" w:eastAsia="Times New Roman" w:hAnsi="Times New Roman" w:cs="David" w:hint="cs"/>
                <w:color w:val="00B0F0"/>
                <w:sz w:val="24"/>
                <w:szCs w:val="24"/>
                <w:u w:val="single"/>
                <w:rtl/>
                <w:lang w:eastAsia="he-IL"/>
              </w:rPr>
              <w:t>זליו</w:t>
            </w:r>
            <w:proofErr w:type="spellEnd"/>
            <w:r w:rsidR="00B20997">
              <w:rPr>
                <w:rFonts w:ascii="Times New Roman" w:eastAsia="Times New Roman" w:hAnsi="Times New Roman" w:cs="David" w:hint="cs"/>
                <w:color w:val="00B0F0"/>
                <w:sz w:val="24"/>
                <w:szCs w:val="24"/>
                <w:u w:val="single"/>
                <w:rtl/>
                <w:lang w:eastAsia="he-IL"/>
              </w:rPr>
              <w:t xml:space="preserve"> </w:t>
            </w:r>
            <w:proofErr w:type="spellStart"/>
            <w:r w:rsidR="00B20997">
              <w:rPr>
                <w:rFonts w:ascii="Times New Roman" w:eastAsia="Times New Roman" w:hAnsi="Times New Roman" w:cs="David" w:hint="cs"/>
                <w:color w:val="00B0F0"/>
                <w:sz w:val="24"/>
                <w:szCs w:val="24"/>
                <w:u w:val="single"/>
                <w:rtl/>
                <w:lang w:eastAsia="he-IL"/>
              </w:rPr>
              <w:t>דיאמנדי</w:t>
            </w:r>
          </w:ins>
          <w:proofErr w:type="spellEnd"/>
        </w:sdtContent>
      </w:sdt>
    </w:p>
    <w:p w14:paraId="479BF7FE" w14:textId="77777777" w:rsidR="00525E96"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585A7CF"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383968D"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A337DB5"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46A6478" w14:textId="77777777" w:rsidR="00525E96" w:rsidRPr="00B27B4C" w:rsidRDefault="00525E96" w:rsidP="00525E9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009D0FA9" w14:textId="77777777" w:rsidR="00525E96" w:rsidRPr="00776496" w:rsidRDefault="00525E96" w:rsidP="00525E96">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246E857C" w14:textId="0B567368" w:rsidR="00021829" w:rsidDel="00B20997" w:rsidRDefault="00021829" w:rsidP="00525E96">
      <w:pPr>
        <w:widowControl w:val="0"/>
        <w:spacing w:before="0" w:beforeAutospacing="0" w:after="0" w:afterAutospacing="0" w:line="240" w:lineRule="auto"/>
        <w:jc w:val="center"/>
        <w:rPr>
          <w:del w:id="44" w:author="Kook Sec" w:date="2022-01-11T13:52:00Z"/>
          <w:rFonts w:ascii="Times New Roman" w:eastAsia="Times New Roman" w:hAnsi="Times New Roman" w:cs="David"/>
          <w:bCs/>
          <w:sz w:val="24"/>
          <w:szCs w:val="24"/>
          <w:u w:val="single"/>
          <w:rtl/>
          <w:lang w:eastAsia="he-IL"/>
        </w:rPr>
      </w:pPr>
      <w:del w:id="45" w:author="Kook Sec" w:date="2022-01-11T13:52:00Z">
        <w:r w:rsidDel="00B20997">
          <w:rPr>
            <w:rFonts w:ascii="Times New Roman" w:eastAsia="Times New Roman" w:hAnsi="Times New Roman" w:cs="David"/>
            <w:bCs/>
            <w:sz w:val="24"/>
            <w:szCs w:val="24"/>
            <w:u w:val="single"/>
            <w:rtl/>
            <w:lang w:eastAsia="he-IL"/>
          </w:rPr>
          <w:lastRenderedPageBreak/>
          <w:br w:type="page"/>
        </w:r>
      </w:del>
    </w:p>
    <w:p w14:paraId="3F03BDA4" w14:textId="2E2E4352" w:rsidR="005B5631" w:rsidRPr="00232692" w:rsidRDefault="005B5631" w:rsidP="00B20997">
      <w:pPr>
        <w:widowControl w:val="0"/>
        <w:spacing w:before="0" w:beforeAutospacing="0" w:after="0" w:afterAutospacing="0" w:line="240" w:lineRule="auto"/>
        <w:jc w:val="center"/>
        <w:rPr>
          <w:rFonts w:ascii="Times New Roman" w:eastAsia="Times New Roman" w:hAnsi="Times New Roman" w:cs="David"/>
          <w:sz w:val="20"/>
          <w:szCs w:val="24"/>
          <w:lang w:eastAsia="he-IL"/>
        </w:rPr>
        <w:pPrChange w:id="46" w:author="Kook Sec" w:date="2022-01-11T13:52:00Z">
          <w:pPr>
            <w:spacing w:before="0" w:beforeAutospacing="0" w:after="0" w:afterAutospacing="0" w:line="240" w:lineRule="auto"/>
            <w:jc w:val="center"/>
          </w:pPr>
        </w:pPrChange>
      </w:pPr>
      <w:del w:id="47" w:author="Kook Sec" w:date="2022-01-11T13:52:00Z">
        <w:r w:rsidRPr="00232692" w:rsidDel="00B20997">
          <w:rPr>
            <w:rFonts w:ascii="Times New Roman" w:eastAsia="Times New Roman" w:hAnsi="Times New Roman" w:cs="David" w:hint="cs"/>
            <w:bCs/>
            <w:sz w:val="20"/>
            <w:szCs w:val="24"/>
            <w:u w:val="single"/>
            <w:rtl/>
            <w:lang w:eastAsia="he-IL"/>
          </w:rPr>
          <w:delText>נ</w:delText>
        </w:r>
      </w:del>
      <w:ins w:id="48" w:author="Kook Sec" w:date="2022-01-11T13:52:00Z">
        <w:r w:rsidR="00B20997">
          <w:rPr>
            <w:rFonts w:ascii="Times New Roman" w:eastAsia="Times New Roman" w:hAnsi="Times New Roman" w:cs="David" w:hint="cs"/>
            <w:bCs/>
            <w:sz w:val="20"/>
            <w:szCs w:val="24"/>
            <w:u w:val="single"/>
            <w:rtl/>
            <w:lang w:eastAsia="he-IL"/>
          </w:rPr>
          <w:t>נ</w:t>
        </w:r>
      </w:ins>
      <w:r w:rsidRPr="00232692">
        <w:rPr>
          <w:rFonts w:ascii="Times New Roman" w:eastAsia="Times New Roman" w:hAnsi="Times New Roman" w:cs="David" w:hint="cs"/>
          <w:bCs/>
          <w:sz w:val="20"/>
          <w:szCs w:val="24"/>
          <w:u w:val="single"/>
          <w:rtl/>
          <w:lang w:eastAsia="he-IL"/>
        </w:rPr>
        <w:t xml:space="preserve">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D8F0885" w14:textId="77777777" w:rsidR="005B5631" w:rsidRPr="0009511C" w:rsidRDefault="005B5631" w:rsidP="005B5631">
      <w:pPr>
        <w:widowControl w:val="0"/>
        <w:spacing w:before="0" w:beforeAutospacing="0" w:after="0" w:afterAutospacing="0" w:line="240" w:lineRule="auto"/>
        <w:jc w:val="center"/>
        <w:rPr>
          <w:rFonts w:ascii="David" w:eastAsia="Times New Roman" w:hAnsi="David" w:cs="David"/>
          <w:sz w:val="24"/>
          <w:szCs w:val="24"/>
          <w:lang w:eastAsia="he-IL"/>
        </w:rPr>
      </w:pPr>
    </w:p>
    <w:p w14:paraId="4346A07F" w14:textId="77777777" w:rsidR="005B5631" w:rsidRPr="002419E5" w:rsidRDefault="005B5631" w:rsidP="005B563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0787FB3C" w14:textId="77777777" w:rsidR="005B5631" w:rsidRPr="0009511C" w:rsidRDefault="005B5631" w:rsidP="005B5631">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6BDF123"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3FD87201"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6D9A633B"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56DDCA97"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15B1DBF3"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34FABA1"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02781BBB"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54CC790C"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34CB055"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701577BB"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029F2C63"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F76715C" w14:textId="77777777" w:rsidR="005B5631" w:rsidRPr="002419E5" w:rsidRDefault="005B5631" w:rsidP="005B563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DE7B462" w14:textId="77777777" w:rsidR="005B5631" w:rsidRDefault="005B5631" w:rsidP="005B563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6CFFFBE6" w14:textId="77777777" w:rsidR="005B5631" w:rsidRPr="00400B84" w:rsidRDefault="005B5631" w:rsidP="005B563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5B5631" w:rsidRPr="0009511C" w14:paraId="655B7DCF" w14:textId="77777777" w:rsidTr="007F75C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36FA0C4"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C773C91"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5B5631" w:rsidRPr="0009511C" w14:paraId="64DC83C3" w14:textId="77777777" w:rsidTr="007F75C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01F66710"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5B5631" w:rsidRPr="0009511C" w14:paraId="4AF6692E" w14:textId="77777777" w:rsidTr="007F75C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AB7BD76"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5EC3EBE"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032FE801"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FE40DE8"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5B5631" w:rsidRPr="0009511C" w14:paraId="48F622B8" w14:textId="77777777" w:rsidTr="007F75C0">
        <w:trPr>
          <w:trHeight w:val="551"/>
        </w:trPr>
        <w:tc>
          <w:tcPr>
            <w:tcW w:w="4068" w:type="dxa"/>
            <w:tcBorders>
              <w:top w:val="single" w:sz="4" w:space="0" w:color="auto"/>
              <w:left w:val="single" w:sz="4" w:space="0" w:color="auto"/>
              <w:bottom w:val="single" w:sz="4" w:space="0" w:color="auto"/>
              <w:right w:val="single" w:sz="4" w:space="0" w:color="auto"/>
            </w:tcBorders>
            <w:hideMark/>
          </w:tcPr>
          <w:p w14:paraId="6A2DE9C4"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7E6DFF28"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CE2A481"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7DCDD62E"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p>
          <w:p w14:paraId="5C9EA370"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4CF0DBEC"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4F31DD93"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p>
          <w:p w14:paraId="470E3F5F"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08A1F9BB"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p>
        </w:tc>
      </w:tr>
      <w:tr w:rsidR="005B5631" w:rsidRPr="0009511C" w14:paraId="197AC868" w14:textId="77777777" w:rsidTr="007F75C0">
        <w:trPr>
          <w:trHeight w:val="571"/>
        </w:trPr>
        <w:tc>
          <w:tcPr>
            <w:tcW w:w="4068" w:type="dxa"/>
            <w:tcBorders>
              <w:top w:val="single" w:sz="4" w:space="0" w:color="auto"/>
              <w:left w:val="single" w:sz="4" w:space="0" w:color="auto"/>
              <w:bottom w:val="single" w:sz="4" w:space="0" w:color="auto"/>
              <w:right w:val="single" w:sz="4" w:space="0" w:color="auto"/>
            </w:tcBorders>
            <w:hideMark/>
          </w:tcPr>
          <w:p w14:paraId="259ED7FE"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9D0FB5F"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1484C05"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D9933DC" w14:textId="77777777" w:rsidR="005B5631" w:rsidRPr="0009511C" w:rsidRDefault="005B5631"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6742CF" w14:textId="77777777" w:rsidR="005B5631" w:rsidRPr="0009511C" w:rsidRDefault="005B5631" w:rsidP="007F75C0">
            <w:pPr>
              <w:spacing w:before="0" w:beforeAutospacing="0" w:after="0" w:afterAutospacing="0" w:line="256" w:lineRule="auto"/>
              <w:rPr>
                <w:rFonts w:ascii="David" w:eastAsia="Calibri" w:hAnsi="David" w:cs="David"/>
                <w:b/>
                <w:sz w:val="24"/>
                <w:szCs w:val="24"/>
                <w:lang w:eastAsia="he-IL"/>
              </w:rPr>
            </w:pPr>
          </w:p>
        </w:tc>
      </w:tr>
      <w:tr w:rsidR="005B5631" w:rsidRPr="0009511C" w14:paraId="775DB7EE" w14:textId="77777777" w:rsidTr="007F75C0">
        <w:trPr>
          <w:trHeight w:val="391"/>
        </w:trPr>
        <w:tc>
          <w:tcPr>
            <w:tcW w:w="4068" w:type="dxa"/>
            <w:tcBorders>
              <w:top w:val="single" w:sz="4" w:space="0" w:color="auto"/>
              <w:left w:val="single" w:sz="4" w:space="0" w:color="auto"/>
              <w:bottom w:val="single" w:sz="4" w:space="0" w:color="auto"/>
              <w:right w:val="single" w:sz="4" w:space="0" w:color="auto"/>
            </w:tcBorders>
            <w:hideMark/>
          </w:tcPr>
          <w:p w14:paraId="16670305"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08EB8400"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4E33BBC8" w14:textId="77777777" w:rsidR="005B5631" w:rsidRPr="0009511C" w:rsidRDefault="005B5631" w:rsidP="007F75C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B7C1F2" w14:textId="77777777" w:rsidR="005B5631" w:rsidRPr="0009511C" w:rsidRDefault="005B5631"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1983608" w14:textId="77777777" w:rsidR="005B5631" w:rsidRPr="0009511C" w:rsidRDefault="005B5631" w:rsidP="007F75C0">
            <w:pPr>
              <w:spacing w:before="0" w:beforeAutospacing="0" w:after="0" w:afterAutospacing="0" w:line="256" w:lineRule="auto"/>
              <w:rPr>
                <w:rFonts w:ascii="David" w:eastAsia="Calibri" w:hAnsi="David" w:cs="David"/>
                <w:b/>
                <w:sz w:val="24"/>
                <w:szCs w:val="24"/>
                <w:lang w:eastAsia="he-IL"/>
              </w:rPr>
            </w:pPr>
          </w:p>
        </w:tc>
      </w:tr>
    </w:tbl>
    <w:p w14:paraId="61661C5F" w14:textId="77777777" w:rsidR="005B5631" w:rsidRPr="0009511C" w:rsidRDefault="005B5631" w:rsidP="005B5631">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5B5631" w:rsidRPr="0009511C" w14:paraId="3A9436C8" w14:textId="77777777" w:rsidTr="007F75C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255B4C8B"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5B5631" w:rsidRPr="0009511C" w14:paraId="79AF6BF8" w14:textId="77777777" w:rsidTr="007F75C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630658AB"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58472F0"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p w14:paraId="453A1A5C"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1120599"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B6DB80B"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B3A4256"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50F8388"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F35CB47"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DC43896"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4BBBAB82"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5B5631" w:rsidRPr="0009511C" w14:paraId="0D942F7B" w14:textId="77777777" w:rsidTr="007F75C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59CE0FD0" w14:textId="77777777" w:rsidR="005B5631" w:rsidRPr="0009511C" w:rsidRDefault="005B5631" w:rsidP="007F75C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51418F2E" w14:textId="77777777" w:rsidR="005B5631" w:rsidRPr="0009511C" w:rsidRDefault="005B5631" w:rsidP="007F75C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B1EB1C6" w14:textId="77777777" w:rsidR="005B5631" w:rsidRPr="0009511C" w:rsidRDefault="005B5631" w:rsidP="007F75C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396DF82" w14:textId="77777777" w:rsidR="005B5631" w:rsidRPr="0009511C" w:rsidRDefault="005B5631" w:rsidP="007F75C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E094B42" w14:textId="77777777" w:rsidR="005B5631" w:rsidRPr="0009511C" w:rsidRDefault="005B5631" w:rsidP="007F75C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598CBF7"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1D583EC"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732A943" w14:textId="77777777" w:rsidR="005B5631" w:rsidRPr="0009511C" w:rsidRDefault="005B5631" w:rsidP="007F75C0">
            <w:pPr>
              <w:spacing w:before="0" w:beforeAutospacing="0" w:after="0" w:afterAutospacing="0" w:line="256" w:lineRule="auto"/>
              <w:rPr>
                <w:rFonts w:ascii="David" w:eastAsia="Calibri" w:hAnsi="David" w:cs="David"/>
                <w:sz w:val="24"/>
                <w:szCs w:val="24"/>
                <w:lang w:eastAsia="he-IL"/>
              </w:rPr>
            </w:pPr>
          </w:p>
        </w:tc>
      </w:tr>
      <w:tr w:rsidR="005B5631" w:rsidRPr="0009511C" w14:paraId="18134B41"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8EE47BF"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843177F"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0E923F4"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B14FFB1"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FA1D7AF"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EDC2443"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E67EBAB"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3C8C3FC" w14:textId="77777777" w:rsidR="005B5631" w:rsidRPr="0009511C" w:rsidRDefault="005B5631"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5B5631" w:rsidRPr="0009511C" w14:paraId="59576955"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73AB2A3"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61E3EFA1"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06CDA38"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6AFC4AF1"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BD3ED05"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3C38CCBB"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6A12FBC5"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551AC99" w14:textId="77777777" w:rsidR="005B5631" w:rsidRPr="0009511C" w:rsidRDefault="005B5631"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5B5631" w:rsidRPr="0009511C" w14:paraId="19384EB7"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970D68C"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8E36537" w14:textId="77777777" w:rsidR="005B5631" w:rsidRPr="0009511C" w:rsidRDefault="005B5631" w:rsidP="007F75C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6AEDD33" w14:textId="77777777" w:rsidR="005B5631" w:rsidRPr="0009511C" w:rsidRDefault="005B5631" w:rsidP="007F75C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D68CECA" w14:textId="77777777" w:rsidR="005B5631" w:rsidRPr="0009511C" w:rsidRDefault="005B5631" w:rsidP="007F75C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8D1C605" w14:textId="77777777" w:rsidR="005B5631" w:rsidRPr="0009511C" w:rsidRDefault="005B5631" w:rsidP="007F75C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2A66EDA" w14:textId="77777777" w:rsidR="005B5631" w:rsidRPr="0009511C" w:rsidRDefault="005B5631" w:rsidP="007F75C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5F79482"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6092E0C" w14:textId="77777777" w:rsidR="005B5631" w:rsidRPr="0009511C" w:rsidRDefault="005B5631" w:rsidP="007F75C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2030797B" w14:textId="77777777" w:rsidR="005B5631" w:rsidRPr="0009511C" w:rsidRDefault="005B5631" w:rsidP="005B5631">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B5631" w:rsidRPr="0009511C" w14:paraId="6CAF7C19" w14:textId="77777777" w:rsidTr="007F75C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EB12398"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5B5631" w:rsidRPr="0009511C" w14:paraId="5001B922" w14:textId="77777777" w:rsidTr="007F75C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338AAEB"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6D283D4B" w14:textId="77777777" w:rsidR="005B5631" w:rsidRPr="0009511C" w:rsidRDefault="005B5631" w:rsidP="005B5631">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B5631" w:rsidRPr="0009511C" w14:paraId="74FD852A" w14:textId="77777777" w:rsidTr="007F75C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BC44E52"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5B5631" w:rsidRPr="0009511C" w14:paraId="0E1F9C73" w14:textId="77777777" w:rsidTr="007F75C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CEA933F"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6DC1A2F8" w14:textId="77777777" w:rsidR="005269E0" w:rsidRDefault="005269E0" w:rsidP="005B5631">
      <w:pPr>
        <w:spacing w:before="0" w:beforeAutospacing="0" w:after="200" w:afterAutospacing="0" w:line="276" w:lineRule="auto"/>
        <w:rPr>
          <w:rFonts w:ascii="David" w:eastAsia="Calibri" w:hAnsi="David" w:cs="David"/>
          <w:b/>
          <w:bCs/>
          <w:sz w:val="24"/>
          <w:szCs w:val="24"/>
          <w:u w:val="single"/>
          <w:rtl/>
          <w:lang w:eastAsia="he-IL"/>
        </w:rPr>
      </w:pPr>
    </w:p>
    <w:p w14:paraId="3895F0F7" w14:textId="77777777" w:rsidR="005269E0" w:rsidRDefault="005269E0" w:rsidP="005B5631">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269E0" w:rsidRPr="0009511C" w14:paraId="128A30A1"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B4A0AB8" w14:textId="77777777" w:rsidR="005269E0" w:rsidRPr="0009511C" w:rsidRDefault="005269E0"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5269E0" w:rsidRPr="0009511C" w14:paraId="533BA7BF"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A7846A9" w14:textId="77777777" w:rsidR="005269E0" w:rsidRPr="0009511C" w:rsidRDefault="005269E0"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329F28DF" w14:textId="77777777" w:rsidR="005269E0" w:rsidRDefault="005269E0" w:rsidP="005B5631">
      <w:pPr>
        <w:spacing w:before="0" w:beforeAutospacing="0" w:after="200" w:afterAutospacing="0" w:line="276" w:lineRule="auto"/>
        <w:rPr>
          <w:rFonts w:ascii="David" w:eastAsia="Calibri" w:hAnsi="David" w:cs="David"/>
          <w:b/>
          <w:bCs/>
          <w:sz w:val="24"/>
          <w:szCs w:val="24"/>
          <w:u w:val="single"/>
          <w:rtl/>
          <w:lang w:eastAsia="he-IL"/>
        </w:rPr>
      </w:pPr>
    </w:p>
    <w:p w14:paraId="1EEFCEBA" w14:textId="77777777" w:rsidR="005B5631" w:rsidRPr="0009511C" w:rsidRDefault="005B5631" w:rsidP="005B5631">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70DA75A2" w14:textId="77777777" w:rsidR="00525E96" w:rsidRPr="00B27B4C" w:rsidRDefault="00525E96" w:rsidP="00525E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7DFAD4F"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2B086114" w14:textId="77777777" w:rsidR="005269E0" w:rsidRDefault="005269E0"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B810AA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lastRenderedPageBreak/>
        <w:t>נספח "ח"</w:t>
      </w:r>
    </w:p>
    <w:p w14:paraId="20820F45" w14:textId="77777777" w:rsidR="00B50A1C" w:rsidRDefault="00B50A1C"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8908DE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 xml:space="preserve">רשימת </w:t>
      </w:r>
      <w:proofErr w:type="spellStart"/>
      <w:r w:rsidRPr="00071854">
        <w:rPr>
          <w:rFonts w:ascii="Times New Roman" w:eastAsia="Times New Roman" w:hAnsi="Times New Roman" w:cs="David" w:hint="cs"/>
          <w:b/>
          <w:bCs/>
          <w:sz w:val="24"/>
          <w:szCs w:val="24"/>
          <w:u w:val="single"/>
          <w:rtl/>
          <w:lang w:eastAsia="he-IL"/>
        </w:rPr>
        <w:t>תכניות</w:t>
      </w:r>
      <w:proofErr w:type="spellEnd"/>
      <w:r w:rsidRPr="00071854">
        <w:rPr>
          <w:rFonts w:ascii="Times New Roman" w:eastAsia="Times New Roman" w:hAnsi="Times New Roman" w:cs="David" w:hint="cs"/>
          <w:b/>
          <w:bCs/>
          <w:sz w:val="24"/>
          <w:szCs w:val="24"/>
          <w:u w:val="single"/>
          <w:rtl/>
          <w:lang w:eastAsia="he-IL"/>
        </w:rPr>
        <w:t>/דו"חות להנפקה</w:t>
      </w:r>
    </w:p>
    <w:p w14:paraId="1C9FB2F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5A1EA2D" w14:textId="77777777" w:rsidR="00071854" w:rsidRPr="00071854"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דוח קרקע בליווי חתכים ותרשימים רלוונטיים.</w:t>
      </w:r>
    </w:p>
    <w:p w14:paraId="1FA19385" w14:textId="77777777" w:rsidR="00071854" w:rsidRPr="00B50A1C"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 xml:space="preserve">כל שאר </w:t>
      </w:r>
      <w:proofErr w:type="spellStart"/>
      <w:r w:rsidRPr="00071854">
        <w:rPr>
          <w:rFonts w:ascii="Times New Roman" w:eastAsia="Times New Roman" w:hAnsi="Times New Roman" w:cs="David" w:hint="cs"/>
          <w:sz w:val="24"/>
          <w:szCs w:val="24"/>
          <w:rtl/>
          <w:lang w:eastAsia="he-IL"/>
        </w:rPr>
        <w:t>תכניות</w:t>
      </w:r>
      <w:proofErr w:type="spellEnd"/>
      <w:r w:rsidRPr="00071854">
        <w:rPr>
          <w:rFonts w:ascii="Times New Roman" w:eastAsia="Times New Roman" w:hAnsi="Times New Roman" w:cs="David" w:hint="cs"/>
          <w:sz w:val="24"/>
          <w:szCs w:val="24"/>
          <w:rtl/>
          <w:lang w:eastAsia="he-IL"/>
        </w:rPr>
        <w:t xml:space="preserve"> הביצוע המתחייבות מכל תקן ודין לרבות אך לא רק מחלקיו השונים של ת"י 1547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תכניות</w:t>
      </w:r>
      <w:proofErr w:type="spellEnd"/>
      <w:r w:rsidRPr="00071854">
        <w:rPr>
          <w:rFonts w:ascii="Times New Roman" w:eastAsia="Times New Roman" w:hAnsi="Times New Roman" w:cs="David" w:hint="cs"/>
          <w:sz w:val="24"/>
          <w:szCs w:val="24"/>
          <w:rtl/>
          <w:lang w:eastAsia="he-IL"/>
        </w:rPr>
        <w:t xml:space="preserve"> ביצוע לבניינים ולעבודות פיתוח סביבתי".</w:t>
      </w:r>
    </w:p>
    <w:p w14:paraId="14A5209F" w14:textId="77777777" w:rsidR="00071854" w:rsidRPr="00071854" w:rsidRDefault="00071854" w:rsidP="00071854">
      <w:pPr>
        <w:widowControl w:val="0"/>
        <w:spacing w:before="0" w:beforeAutospacing="0" w:after="0" w:afterAutospacing="0" w:line="240" w:lineRule="auto"/>
        <w:ind w:left="1080"/>
        <w:outlineLvl w:val="7"/>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כל המסמכים </w:t>
      </w:r>
      <w:proofErr w:type="spellStart"/>
      <w:r w:rsidRPr="00071854">
        <w:rPr>
          <w:rFonts w:ascii="Times New Roman" w:eastAsia="Times New Roman" w:hAnsi="Times New Roman" w:cs="David" w:hint="cs"/>
          <w:sz w:val="24"/>
          <w:szCs w:val="24"/>
          <w:rtl/>
          <w:lang w:eastAsia="he-IL"/>
        </w:rPr>
        <w:t>והתכניות</w:t>
      </w:r>
      <w:proofErr w:type="spellEnd"/>
      <w:r w:rsidRPr="00071854">
        <w:rPr>
          <w:rFonts w:ascii="Times New Roman" w:eastAsia="Times New Roman" w:hAnsi="Times New Roman" w:cs="David" w:hint="cs"/>
          <w:sz w:val="24"/>
          <w:szCs w:val="24"/>
          <w:rtl/>
          <w:lang w:eastAsia="he-IL"/>
        </w:rPr>
        <w:t xml:space="preserve"> יערכו בשפה העברית.</w:t>
      </w:r>
    </w:p>
    <w:p w14:paraId="1DE13C4B" w14:textId="77777777" w:rsidR="00071854" w:rsidRPr="00071854" w:rsidRDefault="00071854" w:rsidP="00071854">
      <w:pPr>
        <w:widowControl w:val="0"/>
        <w:spacing w:before="0" w:beforeAutospacing="0" w:after="0" w:afterAutospacing="0" w:line="240" w:lineRule="auto"/>
        <w:ind w:left="3240"/>
        <w:outlineLvl w:val="7"/>
        <w:rPr>
          <w:rFonts w:ascii="Times New Roman" w:eastAsia="Times New Roman" w:hAnsi="Times New Roman" w:cs="David"/>
          <w:b/>
          <w:bCs/>
          <w:sz w:val="24"/>
          <w:szCs w:val="24"/>
          <w:u w:val="single"/>
          <w:rtl/>
          <w:lang w:eastAsia="he-IL"/>
        </w:rPr>
      </w:pPr>
    </w:p>
    <w:p w14:paraId="64D2DC7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861A00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445B0C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09B493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053853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F29589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03907C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6ED355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5250E3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99F67A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358BF1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EA8E48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052CD0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39161A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B5C667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2D497E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0D5937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C8684A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F9B1D6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CC30CF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1D5742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4D6429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AC5010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2C46A0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423EF7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1A5DA0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2A9404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2142E4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B3F1F2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F9ABCB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E47778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6C139D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DD548C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A56837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3FE3F6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BD31DB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D280AB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430C7E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E71E1A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1E9A8D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C001C2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B44ACE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4AAF91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E23682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F5ECCB3"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2DFBBAD"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C2FD515" w14:textId="77777777" w:rsidR="005269E0" w:rsidRDefault="005269E0" w:rsidP="00B50A1C">
      <w:pPr>
        <w:widowControl w:val="0"/>
        <w:spacing w:before="0" w:beforeAutospacing="0" w:after="0" w:afterAutospacing="0" w:line="240" w:lineRule="auto"/>
        <w:jc w:val="center"/>
        <w:outlineLvl w:val="7"/>
        <w:rPr>
          <w:ins w:id="49" w:author="רינת הראל" w:date="2020-05-19T12:01:00Z"/>
          <w:rFonts w:ascii="Times New Roman" w:eastAsia="Times New Roman" w:hAnsi="Times New Roman" w:cs="David"/>
          <w:b/>
          <w:bCs/>
          <w:sz w:val="20"/>
          <w:szCs w:val="24"/>
          <w:u w:val="single"/>
          <w:rtl/>
          <w:lang w:eastAsia="he-IL"/>
        </w:rPr>
      </w:pPr>
      <w:ins w:id="50" w:author="רינת הראל" w:date="2020-05-19T12:01:00Z">
        <w:r>
          <w:rPr>
            <w:rFonts w:ascii="Times New Roman" w:eastAsia="Times New Roman" w:hAnsi="Times New Roman" w:cs="David"/>
            <w:b/>
            <w:bCs/>
            <w:sz w:val="20"/>
            <w:szCs w:val="24"/>
            <w:u w:val="single"/>
            <w:rtl/>
            <w:lang w:eastAsia="he-IL"/>
          </w:rPr>
          <w:br w:type="page"/>
        </w:r>
      </w:ins>
    </w:p>
    <w:p w14:paraId="120E5C6D" w14:textId="77777777" w:rsidR="00B50A1C" w:rsidRPr="00B27B4C" w:rsidRDefault="00B50A1C" w:rsidP="00B50A1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4BFC7440"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F048D00"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CA1F2FE"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F3EABE"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7814726"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936B9F"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394A566" w14:textId="0C0034EC" w:rsidR="00B50A1C" w:rsidRPr="00B27B4C" w:rsidRDefault="00B20997" w:rsidP="00B50A1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1B9C92BDC1454A808B53F77D31FC0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51" w:author="Kook Sec" w:date="2022-01-11T13:51:00Z">
            <w:r>
              <w:rPr>
                <w:rFonts w:ascii="Times New Roman" w:eastAsia="Times New Roman" w:hAnsi="Times New Roman" w:cs="David" w:hint="cs"/>
                <w:color w:val="008000"/>
                <w:sz w:val="24"/>
                <w:szCs w:val="24"/>
                <w:rtl/>
                <w:lang w:eastAsia="he-IL"/>
              </w:rPr>
              <w:t>פ.א פיתוח ובנייה בירושלים בע"מ</w:t>
            </w:r>
          </w:ins>
        </w:sdtContent>
      </w:sdt>
      <w:r w:rsidR="00B50A1C" w:rsidRPr="00B27B4C">
        <w:rPr>
          <w:rFonts w:ascii="Times New Roman" w:eastAsia="Times New Roman" w:hAnsi="Times New Roman" w:cs="David" w:hint="cs"/>
          <w:color w:val="008000"/>
          <w:sz w:val="24"/>
          <w:szCs w:val="24"/>
          <w:rtl/>
          <w:lang w:eastAsia="he-IL"/>
        </w:rPr>
        <w:br/>
      </w:r>
      <w:r w:rsidR="00B50A1C" w:rsidRPr="00B27B4C">
        <w:rPr>
          <w:rFonts w:ascii="Times New Roman" w:eastAsia="Times New Roman" w:hAnsi="Times New Roman" w:cs="David" w:hint="cs"/>
          <w:sz w:val="24"/>
          <w:szCs w:val="24"/>
          <w:rtl/>
          <w:lang w:eastAsia="he-IL"/>
        </w:rPr>
        <w:t>(</w:t>
      </w:r>
      <w:r w:rsidR="00B50A1C" w:rsidRPr="009E0EE6">
        <w:rPr>
          <w:rFonts w:ascii="Times New Roman" w:eastAsia="Times New Roman" w:hAnsi="Times New Roman" w:cs="David" w:hint="cs"/>
          <w:sz w:val="24"/>
          <w:szCs w:val="24"/>
          <w:rtl/>
          <w:lang w:eastAsia="he-IL"/>
        </w:rPr>
        <w:t>המזמין)</w:t>
      </w:r>
    </w:p>
    <w:p w14:paraId="589A36CF"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F358D99"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485FDBA"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3638591"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C07B99B" w14:textId="0B1D01FF" w:rsidR="00B50A1C" w:rsidRPr="00B27B4C" w:rsidRDefault="00B50A1C" w:rsidP="00B50A1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DD5BB7468E94D8D9D3E67EEB4C4B0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52" w:author="Kook Sec" w:date="2022-01-11T13:47:00Z">
            <w:r w:rsidR="00B20997">
              <w:rPr>
                <w:rFonts w:ascii="Times New Roman" w:eastAsia="Times New Roman" w:hAnsi="Times New Roman" w:cs="David"/>
                <w:color w:val="008000"/>
                <w:sz w:val="24"/>
                <w:szCs w:val="24"/>
                <w:rtl/>
                <w:lang w:eastAsia="he-IL"/>
              </w:rPr>
              <w:t>זליו</w:t>
            </w:r>
            <w:proofErr w:type="spellEnd"/>
            <w:r w:rsidR="00B20997">
              <w:rPr>
                <w:rFonts w:ascii="Times New Roman" w:eastAsia="Times New Roman" w:hAnsi="Times New Roman" w:cs="David"/>
                <w:color w:val="008000"/>
                <w:sz w:val="24"/>
                <w:szCs w:val="24"/>
                <w:rtl/>
                <w:lang w:eastAsia="he-IL"/>
              </w:rPr>
              <w:t xml:space="preserve"> </w:t>
            </w:r>
            <w:proofErr w:type="spellStart"/>
            <w:r w:rsidR="00B20997">
              <w:rPr>
                <w:rFonts w:ascii="Times New Roman" w:eastAsia="Times New Roman" w:hAnsi="Times New Roman" w:cs="David"/>
                <w:color w:val="008000"/>
                <w:sz w:val="24"/>
                <w:szCs w:val="24"/>
                <w:rtl/>
                <w:lang w:eastAsia="he-IL"/>
              </w:rPr>
              <w:t>דיאמנדי</w:t>
            </w:r>
          </w:ins>
          <w:proofErr w:type="spellEnd"/>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238D571FCD04DDB8AD6172CB0D954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53" w:author="Kook Sec" w:date="2022-01-11T13:52:00Z">
            <w:r w:rsidR="00B20997">
              <w:rPr>
                <w:rFonts w:ascii="Times New Roman" w:eastAsia="Times New Roman" w:hAnsi="Times New Roman" w:cs="David" w:hint="cs"/>
                <w:color w:val="008000"/>
                <w:sz w:val="24"/>
                <w:szCs w:val="24"/>
                <w:rtl/>
                <w:lang w:eastAsia="he-IL"/>
              </w:rPr>
              <w:t xml:space="preserve">רמת שרת שלב ב' </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06F1DEB62F6D49A1BC1406D8860800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לתכניותי</w:t>
      </w:r>
      <w:r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7F685668"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0C7D196"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C0406E"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74AD1B"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21A312"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79E791"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1DB59373"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E65A39"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20266E"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6F2F1D" w14:textId="77777777" w:rsidR="00B50A1C" w:rsidRPr="00B27B4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D6F4DC4" w14:textId="7B954662" w:rsidR="00B50A1C" w:rsidRPr="00B27B4C" w:rsidRDefault="00B20997" w:rsidP="00B50A1C">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D777D46540F4FAFBAA132D3BFFA3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54" w:author="Kook Sec" w:date="2022-01-11T13:47:00Z">
            <w:r>
              <w:rPr>
                <w:rFonts w:ascii="Times New Roman" w:eastAsia="Times New Roman" w:hAnsi="Times New Roman" w:cs="David" w:hint="cs"/>
                <w:color w:val="00B0F0"/>
                <w:sz w:val="24"/>
                <w:szCs w:val="24"/>
                <w:u w:val="single"/>
                <w:rtl/>
                <w:lang w:eastAsia="he-IL"/>
              </w:rPr>
              <w:t>זליו</w:t>
            </w:r>
            <w:proofErr w:type="spellEnd"/>
            <w:r>
              <w:rPr>
                <w:rFonts w:ascii="Times New Roman" w:eastAsia="Times New Roman" w:hAnsi="Times New Roman" w:cs="David" w:hint="cs"/>
                <w:color w:val="00B0F0"/>
                <w:sz w:val="24"/>
                <w:szCs w:val="24"/>
                <w:u w:val="single"/>
                <w:rtl/>
                <w:lang w:eastAsia="he-IL"/>
              </w:rPr>
              <w:t xml:space="preserve"> </w:t>
            </w:r>
            <w:proofErr w:type="spellStart"/>
            <w:r>
              <w:rPr>
                <w:rFonts w:ascii="Times New Roman" w:eastAsia="Times New Roman" w:hAnsi="Times New Roman" w:cs="David" w:hint="cs"/>
                <w:color w:val="00B0F0"/>
                <w:sz w:val="24"/>
                <w:szCs w:val="24"/>
                <w:u w:val="single"/>
                <w:rtl/>
                <w:lang w:eastAsia="he-IL"/>
              </w:rPr>
              <w:t>דיאמנדי</w:t>
            </w:r>
          </w:ins>
          <w:proofErr w:type="spellEnd"/>
        </w:sdtContent>
      </w:sdt>
    </w:p>
    <w:p w14:paraId="12073724"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39DB18E0"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5561714"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72C01B9A"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EEFCBC5" w14:textId="77777777" w:rsidR="00B50A1C" w:rsidRPr="00B27B4C" w:rsidRDefault="00B50A1C" w:rsidP="0002182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220122">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606922E6" w14:textId="77777777" w:rsidR="00B50A1C" w:rsidRPr="00B27B4C" w:rsidRDefault="00B50A1C" w:rsidP="00B50A1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C6CC5B2" w14:textId="4883753F"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4991385F86943DDB82619D674E22F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55" w:author="Kook Sec" w:date="2022-01-11T13:51:00Z">
            <w:r w:rsidR="00B20997">
              <w:rPr>
                <w:rFonts w:ascii="Times New Roman" w:eastAsia="Times New Roman" w:hAnsi="Times New Roman" w:cs="David" w:hint="cs"/>
                <w:color w:val="008000"/>
                <w:sz w:val="24"/>
                <w:szCs w:val="24"/>
                <w:rtl/>
                <w:lang w:eastAsia="he-IL"/>
              </w:rPr>
              <w:t>פ.א פיתוח ובנייה בירושלים בע"מ</w:t>
            </w:r>
          </w:ins>
        </w:sdtContent>
      </w:sdt>
    </w:p>
    <w:p w14:paraId="33E905F9"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D96DFC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701473BE"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BA929AC" w14:textId="3EDEC370"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9CC0F6B498A4B44AC966A488EA807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56" w:author="Kook Sec" w:date="2022-01-11T13:52:00Z">
            <w:r w:rsidR="00B20997">
              <w:rPr>
                <w:rFonts w:ascii="Times New Roman" w:eastAsia="Times New Roman" w:hAnsi="Times New Roman" w:cs="David" w:hint="cs"/>
                <w:color w:val="008000"/>
                <w:sz w:val="24"/>
                <w:szCs w:val="24"/>
                <w:rtl/>
                <w:lang w:eastAsia="he-IL"/>
              </w:rPr>
              <w:t xml:space="preserve">רמת שרת שלב ב' </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9AADCAB4F24E4631B5C9E6EFEEC22D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3B089D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6A40B11"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E49537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E147A6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2A80699"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312053C"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55F869F"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CBC419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D2D817E"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5CDA2B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CE89F40"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2332206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5112A0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E86A4B1" w14:textId="77777777" w:rsidR="00B50A1C" w:rsidRPr="00B27B4C" w:rsidRDefault="00B50A1C" w:rsidP="00B50A1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E68D2B8" w14:textId="77777777" w:rsidR="00B50A1C" w:rsidRDefault="00B50A1C" w:rsidP="0002182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220122">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7668D46D"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EAA55E8"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57AE65F1" w14:textId="77777777"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889C563" w14:textId="1CBD025F"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467AD1C6A2D94D8F8BB669DFD25B54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57" w:author="Kook Sec" w:date="2022-01-11T13:47:00Z">
            <w:r w:rsidR="00B20997">
              <w:rPr>
                <w:rFonts w:ascii="Times New Roman" w:eastAsia="Times New Roman" w:hAnsi="Times New Roman" w:cs="David" w:hint="cs"/>
                <w:color w:val="00B0F0"/>
                <w:sz w:val="24"/>
                <w:szCs w:val="24"/>
                <w:u w:val="single"/>
                <w:rtl/>
                <w:lang w:eastAsia="he-IL"/>
              </w:rPr>
              <w:t>זליו</w:t>
            </w:r>
            <w:proofErr w:type="spellEnd"/>
            <w:r w:rsidR="00B20997">
              <w:rPr>
                <w:rFonts w:ascii="Times New Roman" w:eastAsia="Times New Roman" w:hAnsi="Times New Roman" w:cs="David" w:hint="cs"/>
                <w:color w:val="00B0F0"/>
                <w:sz w:val="24"/>
                <w:szCs w:val="24"/>
                <w:u w:val="single"/>
                <w:rtl/>
                <w:lang w:eastAsia="he-IL"/>
              </w:rPr>
              <w:t xml:space="preserve"> </w:t>
            </w:r>
            <w:proofErr w:type="spellStart"/>
            <w:r w:rsidR="00B20997">
              <w:rPr>
                <w:rFonts w:ascii="Times New Roman" w:eastAsia="Times New Roman" w:hAnsi="Times New Roman" w:cs="David" w:hint="cs"/>
                <w:color w:val="00B0F0"/>
                <w:sz w:val="24"/>
                <w:szCs w:val="24"/>
                <w:u w:val="single"/>
                <w:rtl/>
                <w:lang w:eastAsia="he-IL"/>
              </w:rPr>
              <w:t>דיאמנדי</w:t>
            </w:r>
          </w:ins>
          <w:proofErr w:type="spellEnd"/>
        </w:sdtContent>
      </w:sdt>
    </w:p>
    <w:p w14:paraId="386643F4" w14:textId="77777777" w:rsidR="00B50A1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649AB1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334E40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F1C982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7056E60"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66835DC" w14:textId="77777777" w:rsidR="00B50A1C" w:rsidRPr="00B27B4C" w:rsidRDefault="00B50A1C" w:rsidP="00B50A1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6E722B8" w14:textId="77777777" w:rsidR="00B50A1C" w:rsidRPr="00B27B4C" w:rsidRDefault="00B50A1C" w:rsidP="00B50A1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C2BD8F8" w14:textId="77777777" w:rsidR="00B50A1C" w:rsidRPr="00B27B4C" w:rsidRDefault="00B50A1C" w:rsidP="00B50A1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92F59B1" w14:textId="77777777" w:rsidR="00B50A1C" w:rsidRPr="00B27B4C" w:rsidRDefault="00B50A1C" w:rsidP="00B50A1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890AC9A" w14:textId="77777777" w:rsidR="00B50A1C" w:rsidRPr="00B27B4C" w:rsidRDefault="00B50A1C" w:rsidP="00B50A1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13A467F"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33AF329B"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63352E30" w14:textId="77777777" w:rsidR="00B50A1C" w:rsidRPr="00B27B4C" w:rsidRDefault="00B50A1C" w:rsidP="00B50A1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0A39D087" w14:textId="77777777" w:rsidR="00B50A1C" w:rsidRPr="0047052D" w:rsidRDefault="00B50A1C" w:rsidP="00B50A1C">
      <w:pPr>
        <w:widowControl w:val="0"/>
        <w:spacing w:before="0" w:beforeAutospacing="0" w:after="0" w:afterAutospacing="0" w:line="240" w:lineRule="auto"/>
        <w:jc w:val="both"/>
      </w:pPr>
    </w:p>
    <w:p w14:paraId="6701882F" w14:textId="77777777" w:rsidR="00071854" w:rsidRPr="00071854" w:rsidRDefault="00071854" w:rsidP="00071854">
      <w:pPr>
        <w:widowControl w:val="0"/>
        <w:bidi w:val="0"/>
        <w:spacing w:before="0" w:beforeAutospacing="0" w:after="0" w:afterAutospacing="0" w:line="240" w:lineRule="auto"/>
        <w:jc w:val="right"/>
        <w:rPr>
          <w:rFonts w:ascii="Times New Roman" w:eastAsia="Times New Roman" w:hAnsi="Times New Roman" w:cs="David"/>
          <w:sz w:val="24"/>
          <w:szCs w:val="24"/>
          <w:rtl/>
          <w:lang w:eastAsia="he-IL"/>
        </w:rPr>
      </w:pPr>
    </w:p>
    <w:p w14:paraId="40D2554E" w14:textId="77777777" w:rsidR="001A69D5" w:rsidRPr="00071854" w:rsidRDefault="001A69D5" w:rsidP="00071854"/>
    <w:sectPr w:rsidR="001A69D5" w:rsidRPr="00071854"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4DE581" w14:textId="77777777" w:rsidR="00B20997" w:rsidRDefault="00B20997" w:rsidP="00AF234B">
      <w:pPr>
        <w:spacing w:before="0" w:after="0" w:line="240" w:lineRule="auto"/>
      </w:pPr>
      <w:r>
        <w:separator/>
      </w:r>
    </w:p>
  </w:endnote>
  <w:endnote w:type="continuationSeparator" w:id="0">
    <w:p w14:paraId="0390BFFC" w14:textId="77777777" w:rsidR="00B20997" w:rsidRDefault="00B20997" w:rsidP="00AF234B">
      <w:pPr>
        <w:spacing w:before="0" w:after="0" w:line="240" w:lineRule="auto"/>
      </w:pPr>
      <w:r>
        <w:continuationSeparator/>
      </w:r>
    </w:p>
  </w:endnote>
  <w:endnote w:type="continuationNotice" w:id="1">
    <w:p w14:paraId="2750CBDA" w14:textId="77777777" w:rsidR="00B20997" w:rsidRDefault="00B2099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5"/>
      <w:gridCol w:w="2810"/>
      <w:gridCol w:w="233"/>
      <w:gridCol w:w="1044"/>
      <w:gridCol w:w="1764"/>
    </w:tblGrid>
    <w:tr w:rsidR="00BD284A" w:rsidRPr="00F9528C" w14:paraId="425CFA12" w14:textId="77777777" w:rsidTr="00623070">
      <w:tc>
        <w:tcPr>
          <w:tcW w:w="753" w:type="dxa"/>
        </w:tcPr>
        <w:p w14:paraId="528FD6DA"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733256AA" w14:textId="034A500C" w:rsidR="00BD284A" w:rsidRPr="00F9528C" w:rsidRDefault="00B20997" w:rsidP="00623070">
              <w:pPr>
                <w:tabs>
                  <w:tab w:val="center" w:pos="4153"/>
                  <w:tab w:val="right" w:pos="8306"/>
                </w:tabs>
                <w:spacing w:before="0" w:after="0" w:line="240" w:lineRule="auto"/>
                <w:rPr>
                  <w:rFonts w:ascii="David" w:hAnsi="David"/>
                  <w:color w:val="00B0F0"/>
                  <w:sz w:val="20"/>
                  <w:szCs w:val="20"/>
                  <w:rtl/>
                </w:rPr>
              </w:pPr>
              <w:ins w:id="58" w:author="Kook Sec" w:date="2022-01-11T13:46:00Z">
                <w:r>
                  <w:rPr>
                    <w:rFonts w:ascii="David" w:hAnsi="David" w:hint="cs"/>
                    <w:color w:val="00B0F0"/>
                    <w:sz w:val="20"/>
                    <w:szCs w:val="20"/>
                    <w:rtl/>
                  </w:rPr>
                  <w:t>פ.א פיתוח ובנייה בירושלים בע"מ</w:t>
                </w:r>
              </w:ins>
            </w:p>
          </w:tc>
        </w:sdtContent>
      </w:sdt>
      <w:tc>
        <w:tcPr>
          <w:tcW w:w="2232" w:type="dxa"/>
        </w:tcPr>
        <w:p w14:paraId="6D33B70F"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B5631">
                <w:rPr>
                  <w:rFonts w:ascii="David" w:hAnsi="David" w:hint="cs"/>
                  <w:sz w:val="20"/>
                  <w:szCs w:val="20"/>
                  <w:rtl/>
                </w:rPr>
                <w:t>יועץ ביסוס קרקע</w:t>
              </w:r>
            </w:sdtContent>
          </w:sdt>
        </w:p>
      </w:tc>
      <w:tc>
        <w:tcPr>
          <w:tcW w:w="236" w:type="dxa"/>
        </w:tcPr>
        <w:p w14:paraId="7402ABAA" w14:textId="77777777" w:rsidR="00BD284A" w:rsidRPr="00F9528C" w:rsidRDefault="00BD284A" w:rsidP="00623070">
          <w:pPr>
            <w:tabs>
              <w:tab w:val="center" w:pos="4153"/>
              <w:tab w:val="right" w:pos="8306"/>
            </w:tabs>
            <w:spacing w:before="0" w:after="0" w:line="240" w:lineRule="auto"/>
            <w:rPr>
              <w:rFonts w:ascii="David" w:hAnsi="David"/>
              <w:sz w:val="16"/>
              <w:szCs w:val="16"/>
              <w:rtl/>
            </w:rPr>
          </w:pPr>
        </w:p>
      </w:tc>
      <w:tc>
        <w:tcPr>
          <w:tcW w:w="1129" w:type="dxa"/>
        </w:tcPr>
        <w:p w14:paraId="25808448"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4E5F8ACF"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Pr>
                  <w:rFonts w:ascii="David" w:hAnsi="David" w:hint="cs"/>
                  <w:sz w:val="20"/>
                  <w:szCs w:val="20"/>
                </w:rPr>
                <w:t>CONT-5-664</w:t>
              </w:r>
            </w:p>
          </w:tc>
        </w:sdtContent>
      </w:sdt>
    </w:tr>
    <w:tr w:rsidR="00BD284A" w:rsidRPr="00F9528C" w14:paraId="73DA662D" w14:textId="77777777" w:rsidTr="00623070">
      <w:tc>
        <w:tcPr>
          <w:tcW w:w="753" w:type="dxa"/>
        </w:tcPr>
        <w:p w14:paraId="03F25A56"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038047E6" w14:textId="3ED3168E" w:rsidR="00BD284A" w:rsidRPr="00F9528C" w:rsidRDefault="00B20997" w:rsidP="00623070">
              <w:pPr>
                <w:tabs>
                  <w:tab w:val="center" w:pos="4153"/>
                  <w:tab w:val="right" w:pos="8306"/>
                </w:tabs>
                <w:spacing w:before="0" w:after="0" w:line="240" w:lineRule="auto"/>
                <w:rPr>
                  <w:rFonts w:ascii="David" w:hAnsi="David"/>
                  <w:color w:val="00B0F0"/>
                  <w:sz w:val="20"/>
                  <w:szCs w:val="20"/>
                  <w:rtl/>
                </w:rPr>
              </w:pPr>
              <w:proofErr w:type="spellStart"/>
              <w:ins w:id="59" w:author="Kook Sec" w:date="2022-01-11T13:47:00Z">
                <w:r>
                  <w:rPr>
                    <w:rFonts w:ascii="David" w:hAnsi="David" w:hint="cs"/>
                    <w:color w:val="00B0F0"/>
                    <w:sz w:val="20"/>
                    <w:szCs w:val="20"/>
                    <w:rtl/>
                  </w:rPr>
                  <w:t>זליו</w:t>
                </w:r>
                <w:proofErr w:type="spellEnd"/>
                <w:r>
                  <w:rPr>
                    <w:rFonts w:ascii="David" w:hAnsi="David" w:hint="cs"/>
                    <w:color w:val="00B0F0"/>
                    <w:sz w:val="20"/>
                    <w:szCs w:val="20"/>
                    <w:rtl/>
                  </w:rPr>
                  <w:t xml:space="preserve"> </w:t>
                </w:r>
                <w:proofErr w:type="spellStart"/>
                <w:r>
                  <w:rPr>
                    <w:rFonts w:ascii="David" w:hAnsi="David" w:hint="cs"/>
                    <w:color w:val="00B0F0"/>
                    <w:sz w:val="20"/>
                    <w:szCs w:val="20"/>
                    <w:rtl/>
                  </w:rPr>
                  <w:t>דיאמנדי</w:t>
                </w:r>
              </w:ins>
              <w:proofErr w:type="spellEnd"/>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BD284A" w:rsidRPr="00F9528C" w14:paraId="0BDEF51E" w14:textId="77777777" w:rsidTr="00623070">
            <w:trPr>
              <w:trHeight w:val="201"/>
            </w:trPr>
            <w:tc>
              <w:tcPr>
                <w:tcW w:w="926" w:type="dxa"/>
              </w:tcPr>
              <w:p w14:paraId="6B52EDF0"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77EF08B" w14:textId="77777777" w:rsidR="00BD284A" w:rsidRPr="00F9528C" w:rsidRDefault="00BD284A"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036E339A"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236" w:type="dxa"/>
        </w:tcPr>
        <w:p w14:paraId="35BE5B29"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1129" w:type="dxa"/>
        </w:tcPr>
        <w:p w14:paraId="62BC00EB"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617C2D15" w14:textId="77777777" w:rsidR="00BD284A" w:rsidRPr="00F9528C" w:rsidRDefault="00B20997"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BD284A" w:rsidRPr="00F9528C">
                <w:rPr>
                  <w:rFonts w:ascii="David" w:hAnsi="David"/>
                  <w:color w:val="00B0F0"/>
                  <w:sz w:val="20"/>
                  <w:szCs w:val="20"/>
                  <w:rtl/>
                </w:rPr>
                <w:t>[סטטוס חוזה]</w:t>
              </w:r>
            </w:sdtContent>
          </w:sdt>
        </w:p>
      </w:tc>
    </w:tr>
    <w:tr w:rsidR="00BD284A" w:rsidRPr="00F9528C" w14:paraId="20C15716" w14:textId="77777777" w:rsidTr="00623070">
      <w:trPr>
        <w:trHeight w:val="80"/>
      </w:trPr>
      <w:tc>
        <w:tcPr>
          <w:tcW w:w="753" w:type="dxa"/>
        </w:tcPr>
        <w:p w14:paraId="1C8ECD9A"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1883" w:type="dxa"/>
        </w:tcPr>
        <w:p w14:paraId="2D724D29" w14:textId="77777777" w:rsidR="00BD284A" w:rsidRPr="00F9528C" w:rsidRDefault="00BD284A"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1506EAEC"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236" w:type="dxa"/>
        </w:tcPr>
        <w:p w14:paraId="456F2F15"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1129" w:type="dxa"/>
        </w:tcPr>
        <w:p w14:paraId="556E202E"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2073" w:type="dxa"/>
        </w:tcPr>
        <w:p w14:paraId="7CD55F98"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r>
  </w:tbl>
  <w:p w14:paraId="3436AD0D" w14:textId="77777777" w:rsidR="00F21BBE" w:rsidRPr="00BD284A" w:rsidRDefault="00BD284A" w:rsidP="00BD284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957911" w14:textId="77777777" w:rsidR="00B20997" w:rsidRDefault="00B20997" w:rsidP="00AF234B">
      <w:pPr>
        <w:spacing w:before="0" w:after="0" w:line="240" w:lineRule="auto"/>
      </w:pPr>
      <w:r>
        <w:separator/>
      </w:r>
    </w:p>
  </w:footnote>
  <w:footnote w:type="continuationSeparator" w:id="0">
    <w:p w14:paraId="2580BC66" w14:textId="77777777" w:rsidR="00B20997" w:rsidRDefault="00B20997" w:rsidP="00AF234B">
      <w:pPr>
        <w:spacing w:before="0" w:after="0" w:line="240" w:lineRule="auto"/>
      </w:pPr>
      <w:r>
        <w:continuationSeparator/>
      </w:r>
    </w:p>
  </w:footnote>
  <w:footnote w:type="continuationNotice" w:id="1">
    <w:p w14:paraId="5F311CF2" w14:textId="77777777" w:rsidR="00B20997" w:rsidRDefault="00B2099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792596257"/>
      <w:docPartObj>
        <w:docPartGallery w:val="Page Numbers (Top of Page)"/>
        <w:docPartUnique/>
      </w:docPartObj>
    </w:sdtPr>
    <w:sdtEndPr/>
    <w:sdtContent>
      <w:p w14:paraId="3045DCC3" w14:textId="77777777" w:rsidR="00F21BBE" w:rsidRDefault="00F21BBE" w:rsidP="00CF334C">
        <w:pPr>
          <w:pStyle w:val="a3"/>
          <w:jc w:val="center"/>
        </w:pPr>
        <w:r>
          <w:fldChar w:fldCharType="begin"/>
        </w:r>
        <w:r>
          <w:instrText xml:space="preserve"> PAGE   \* MERGEFORMAT </w:instrText>
        </w:r>
        <w:r>
          <w:fldChar w:fldCharType="separate"/>
        </w:r>
        <w:r w:rsidR="005269E0">
          <w:rPr>
            <w:noProof/>
            <w:rtl/>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2"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3"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4"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5"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6"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1"/>
  </w:num>
  <w:num w:numId="15">
    <w:abstractNumId w:val="21"/>
  </w:num>
  <w:num w:numId="16">
    <w:abstractNumId w:val="26"/>
  </w:num>
  <w:num w:numId="17">
    <w:abstractNumId w:val="5"/>
  </w:num>
  <w:num w:numId="18">
    <w:abstractNumId w:val="10"/>
  </w:num>
  <w:num w:numId="19">
    <w:abstractNumId w:val="13"/>
  </w:num>
  <w:num w:numId="20">
    <w:abstractNumId w:val="12"/>
  </w:num>
  <w:num w:numId="21">
    <w:abstractNumId w:val="16"/>
  </w:num>
  <w:num w:numId="22">
    <w:abstractNumId w:val="15"/>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lvlOverride w:ilvl="0">
      <w:startOverride w:val="1"/>
    </w:lvlOverride>
    <w:lvlOverride w:ilvl="1"/>
    <w:lvlOverride w:ilvl="2"/>
    <w:lvlOverride w:ilvl="3"/>
    <w:lvlOverride w:ilvl="4"/>
    <w:lvlOverride w:ilvl="5"/>
    <w:lvlOverride w:ilvl="6"/>
    <w:lvlOverride w:ilvl="7"/>
    <w:lvlOverride w:ilvl="8"/>
  </w:num>
  <w:num w:numId="2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num>
  <w:num w:numId="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lvlOverride w:ilvl="0">
      <w:startOverride w:val="1"/>
    </w:lvlOverride>
  </w:num>
  <w:num w:numId="34">
    <w:abstractNumId w:val="4"/>
  </w:num>
  <w:num w:numId="35">
    <w:abstractNumId w:val="7"/>
  </w:num>
  <w:num w:numId="36">
    <w:abstractNumId w:val="20"/>
  </w:num>
  <w:num w:numId="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ook Sec">
    <w15:presenceInfo w15:providerId="AD" w15:userId="S::kooksec@africa-israel.com::c7281ac1-705f-4380-b2e2-49afb69dce9e"/>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21829"/>
    <w:rsid w:val="0006301C"/>
    <w:rsid w:val="00071854"/>
    <w:rsid w:val="000C1B88"/>
    <w:rsid w:val="00134C85"/>
    <w:rsid w:val="001A0C3C"/>
    <w:rsid w:val="001A69D5"/>
    <w:rsid w:val="001C502F"/>
    <w:rsid w:val="00214ACF"/>
    <w:rsid w:val="00220122"/>
    <w:rsid w:val="00272745"/>
    <w:rsid w:val="002B2234"/>
    <w:rsid w:val="0030703A"/>
    <w:rsid w:val="00321C50"/>
    <w:rsid w:val="00525E96"/>
    <w:rsid w:val="005269E0"/>
    <w:rsid w:val="00552E11"/>
    <w:rsid w:val="005B5631"/>
    <w:rsid w:val="005F46C7"/>
    <w:rsid w:val="00666119"/>
    <w:rsid w:val="0072103C"/>
    <w:rsid w:val="008C64C6"/>
    <w:rsid w:val="00942177"/>
    <w:rsid w:val="00976927"/>
    <w:rsid w:val="00A42271"/>
    <w:rsid w:val="00AF234B"/>
    <w:rsid w:val="00B20997"/>
    <w:rsid w:val="00B50A1C"/>
    <w:rsid w:val="00BD284A"/>
    <w:rsid w:val="00BD72C4"/>
    <w:rsid w:val="00BE17B4"/>
    <w:rsid w:val="00CF334C"/>
    <w:rsid w:val="00E679C7"/>
    <w:rsid w:val="00EC37B6"/>
    <w:rsid w:val="00F21BBE"/>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DF562D"/>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80">
    <w:name w:val="כותרת 8 תו"/>
    <w:basedOn w:val="a0"/>
    <w:link w:val="8"/>
    <w:semiHidden/>
    <w:rsid w:val="00071854"/>
    <w:rPr>
      <w:rFonts w:ascii="Calibri" w:eastAsia="Times New Roman" w:hAnsi="Calibri" w:cs="Arial"/>
      <w:i/>
      <w:iCs/>
      <w:sz w:val="24"/>
      <w:szCs w:val="24"/>
      <w:lang w:eastAsia="he-IL"/>
    </w:rPr>
  </w:style>
  <w:style w:type="numbering" w:customStyle="1" w:styleId="NoList2">
    <w:name w:val="No List2"/>
    <w:next w:val="a2"/>
    <w:semiHidden/>
    <w:rsid w:val="00071854"/>
  </w:style>
  <w:style w:type="paragraph" w:styleId="af6">
    <w:name w:val="List Paragraph"/>
    <w:basedOn w:val="a"/>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F21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97692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FE77202FEB7644D7AAAD35AD1B4B2B18"/>
        <w:category>
          <w:name w:val="General"/>
          <w:gallery w:val="placeholder"/>
        </w:category>
        <w:types>
          <w:type w:val="bbPlcHdr"/>
        </w:types>
        <w:behaviors>
          <w:behavior w:val="content"/>
        </w:behaviors>
        <w:guid w:val="{2D1AF13B-78AB-4A7F-A931-5ACFE638FA5D}"/>
      </w:docPartPr>
      <w:docPartBody>
        <w:p w:rsidR="00675168" w:rsidRDefault="00675168">
          <w:r w:rsidRPr="00776CE4">
            <w:rPr>
              <w:rStyle w:val="a3"/>
              <w:rtl/>
            </w:rPr>
            <w:t>[תאריך חתימת חוזה]</w:t>
          </w:r>
        </w:p>
      </w:docPartBody>
    </w:docPart>
    <w:docPart>
      <w:docPartPr>
        <w:name w:val="AAEA115218F247FB980205962E5D2802"/>
        <w:category>
          <w:name w:val="General"/>
          <w:gallery w:val="placeholder"/>
        </w:category>
        <w:types>
          <w:type w:val="bbPlcHdr"/>
        </w:types>
        <w:behaviors>
          <w:behavior w:val="content"/>
        </w:behaviors>
        <w:guid w:val="{B8C3EE1F-6291-4C58-8AA5-4A13D6A93456}"/>
      </w:docPartPr>
      <w:docPartBody>
        <w:p w:rsidR="00675168" w:rsidRDefault="00675168">
          <w:r w:rsidRPr="00776CE4">
            <w:rPr>
              <w:rStyle w:val="a3"/>
              <w:rtl/>
            </w:rPr>
            <w:t>[צד א בחוזה]</w:t>
          </w:r>
        </w:p>
      </w:docPartBody>
    </w:docPart>
    <w:docPart>
      <w:docPartPr>
        <w:name w:val="5C14A844BD134050A9467D2AD94FBE1C"/>
        <w:category>
          <w:name w:val="General"/>
          <w:gallery w:val="placeholder"/>
        </w:category>
        <w:types>
          <w:type w:val="bbPlcHdr"/>
        </w:types>
        <w:behaviors>
          <w:behavior w:val="content"/>
        </w:behaviors>
        <w:guid w:val="{0BF4161D-5A26-4C1F-A0E4-17B81BDCBB08}"/>
      </w:docPartPr>
      <w:docPartBody>
        <w:p w:rsidR="00675168" w:rsidRDefault="00675168">
          <w:r w:rsidRPr="00776CE4">
            <w:rPr>
              <w:rStyle w:val="a3"/>
              <w:rtl/>
            </w:rPr>
            <w:t>[צדדים נוספים]</w:t>
          </w:r>
        </w:p>
      </w:docPartBody>
    </w:docPart>
    <w:docPart>
      <w:docPartPr>
        <w:name w:val="886D526F683A4B64978ED35AB6B8958E"/>
        <w:category>
          <w:name w:val="כללי"/>
          <w:gallery w:val="placeholder"/>
        </w:category>
        <w:types>
          <w:type w:val="bbPlcHdr"/>
        </w:types>
        <w:behaviors>
          <w:behavior w:val="content"/>
        </w:behaviors>
        <w:guid w:val="{C1C6F8D4-C53D-408C-807B-ABD2290778F8}"/>
      </w:docPartPr>
      <w:docPartBody>
        <w:p w:rsidR="00370314" w:rsidRDefault="00370314" w:rsidP="00370314">
          <w:pPr>
            <w:pStyle w:val="886D526F683A4B64978ED35AB6B8958E"/>
          </w:pPr>
          <w:r w:rsidRPr="00776CE4">
            <w:rPr>
              <w:rStyle w:val="a3"/>
              <w:rtl/>
            </w:rPr>
            <w:t>[שם אתר]</w:t>
          </w:r>
        </w:p>
      </w:docPartBody>
    </w:docPart>
    <w:docPart>
      <w:docPartPr>
        <w:name w:val="557EF49ACB094406A71E583851CF7926"/>
        <w:category>
          <w:name w:val="כללי"/>
          <w:gallery w:val="placeholder"/>
        </w:category>
        <w:types>
          <w:type w:val="bbPlcHdr"/>
        </w:types>
        <w:behaviors>
          <w:behavior w:val="content"/>
        </w:behaviors>
        <w:guid w:val="{A11D6308-A1EA-4170-927F-9E2FDE2CA689}"/>
      </w:docPartPr>
      <w:docPartBody>
        <w:p w:rsidR="00370314" w:rsidRDefault="00370314">
          <w:r w:rsidRPr="00F3672F">
            <w:rPr>
              <w:rStyle w:val="a3"/>
              <w:rtl/>
            </w:rPr>
            <w:t>[שם הפרויקט]</w:t>
          </w:r>
        </w:p>
      </w:docPartBody>
    </w:docPart>
    <w:docPart>
      <w:docPartPr>
        <w:name w:val="6EF42969B92042A8BDE72CDCD1639079"/>
        <w:category>
          <w:name w:val="כללי"/>
          <w:gallery w:val="placeholder"/>
        </w:category>
        <w:types>
          <w:type w:val="bbPlcHdr"/>
        </w:types>
        <w:behaviors>
          <w:behavior w:val="content"/>
        </w:behaviors>
        <w:guid w:val="{513B4A8C-D80E-4A76-A3A5-10C9A4CA8A39}"/>
      </w:docPartPr>
      <w:docPartBody>
        <w:p w:rsidR="00370314" w:rsidRDefault="00370314" w:rsidP="00370314">
          <w:pPr>
            <w:pStyle w:val="6EF42969B92042A8BDE72CDCD1639079"/>
          </w:pPr>
          <w:r w:rsidRPr="008E7222">
            <w:rPr>
              <w:rStyle w:val="a3"/>
              <w:rtl/>
            </w:rPr>
            <w:t>[שם ספק]</w:t>
          </w:r>
        </w:p>
      </w:docPartBody>
    </w:docPart>
    <w:docPart>
      <w:docPartPr>
        <w:name w:val="E0D2C3857DAA4160BE61FDF759BB0B69"/>
        <w:category>
          <w:name w:val="כללי"/>
          <w:gallery w:val="placeholder"/>
        </w:category>
        <w:types>
          <w:type w:val="bbPlcHdr"/>
        </w:types>
        <w:behaviors>
          <w:behavior w:val="content"/>
        </w:behaviors>
        <w:guid w:val="{7EED6832-066E-4663-A382-695371F42EAE}"/>
      </w:docPartPr>
      <w:docPartBody>
        <w:p w:rsidR="00370314" w:rsidRDefault="00370314" w:rsidP="00370314">
          <w:pPr>
            <w:pStyle w:val="E0D2C3857DAA4160BE61FDF759BB0B69"/>
          </w:pPr>
          <w:r w:rsidRPr="008E7222">
            <w:rPr>
              <w:rStyle w:val="a3"/>
              <w:rtl/>
            </w:rPr>
            <w:t>[שם צד א]</w:t>
          </w:r>
        </w:p>
      </w:docPartBody>
    </w:docPart>
    <w:docPart>
      <w:docPartPr>
        <w:name w:val="DBA12114CCAB433C8EC09EADDDD0B3E3"/>
        <w:category>
          <w:name w:val="כללי"/>
          <w:gallery w:val="placeholder"/>
        </w:category>
        <w:types>
          <w:type w:val="bbPlcHdr"/>
        </w:types>
        <w:behaviors>
          <w:behavior w:val="content"/>
        </w:behaviors>
        <w:guid w:val="{35BCE393-5630-4A97-86AC-8DC3BDE3DFD1}"/>
      </w:docPartPr>
      <w:docPartBody>
        <w:p w:rsidR="00370314" w:rsidRDefault="00370314" w:rsidP="00370314">
          <w:pPr>
            <w:pStyle w:val="DBA12114CCAB433C8EC09EADDDD0B3E3"/>
          </w:pPr>
          <w:r w:rsidRPr="003059F5">
            <w:rPr>
              <w:rStyle w:val="a3"/>
              <w:rtl/>
            </w:rPr>
            <w:t>[רשות מקומית]</w:t>
          </w:r>
        </w:p>
      </w:docPartBody>
    </w:docPart>
    <w:docPart>
      <w:docPartPr>
        <w:name w:val="91A78525845349069E260817E01E9445"/>
        <w:category>
          <w:name w:val="כללי"/>
          <w:gallery w:val="placeholder"/>
        </w:category>
        <w:types>
          <w:type w:val="bbPlcHdr"/>
        </w:types>
        <w:behaviors>
          <w:behavior w:val="content"/>
        </w:behaviors>
        <w:guid w:val="{CA486A52-D007-4ABE-8F5B-84FBEA3B6C0F}"/>
      </w:docPartPr>
      <w:docPartBody>
        <w:p w:rsidR="00370314" w:rsidRDefault="00370314" w:rsidP="00370314">
          <w:pPr>
            <w:pStyle w:val="91A78525845349069E260817E01E9445"/>
          </w:pPr>
          <w:r w:rsidRPr="003059F5">
            <w:rPr>
              <w:rStyle w:val="a3"/>
              <w:rtl/>
            </w:rPr>
            <w:t>[שם אתר]</w:t>
          </w:r>
        </w:p>
      </w:docPartBody>
    </w:docPart>
    <w:docPart>
      <w:docPartPr>
        <w:name w:val="44E47B99C6D6431A829973F4AFE3D669"/>
        <w:category>
          <w:name w:val="כללי"/>
          <w:gallery w:val="placeholder"/>
        </w:category>
        <w:types>
          <w:type w:val="bbPlcHdr"/>
        </w:types>
        <w:behaviors>
          <w:behavior w:val="content"/>
        </w:behaviors>
        <w:guid w:val="{F8F8A6AD-AF0B-4077-96A6-999986F39DA9}"/>
      </w:docPartPr>
      <w:docPartBody>
        <w:p w:rsidR="00370314" w:rsidRDefault="00370314" w:rsidP="00370314">
          <w:pPr>
            <w:pStyle w:val="44E47B99C6D6431A829973F4AFE3D669"/>
          </w:pPr>
          <w:r w:rsidRPr="003059F5">
            <w:rPr>
              <w:rStyle w:val="a3"/>
              <w:rtl/>
            </w:rPr>
            <w:t>[שם הפרויקט]</w:t>
          </w:r>
        </w:p>
      </w:docPartBody>
    </w:docPart>
    <w:docPart>
      <w:docPartPr>
        <w:name w:val="A1947FD43F514F359ACA06FAF655969C"/>
        <w:category>
          <w:name w:val="כללי"/>
          <w:gallery w:val="placeholder"/>
        </w:category>
        <w:types>
          <w:type w:val="bbPlcHdr"/>
        </w:types>
        <w:behaviors>
          <w:behavior w:val="content"/>
        </w:behaviors>
        <w:guid w:val="{BA240FE3-C388-4F87-80D4-94BB57873E82}"/>
      </w:docPartPr>
      <w:docPartBody>
        <w:p w:rsidR="00370314" w:rsidRDefault="00370314" w:rsidP="00370314">
          <w:pPr>
            <w:pStyle w:val="A1947FD43F514F359ACA06FAF655969C"/>
          </w:pPr>
          <w:r w:rsidRPr="003059F5">
            <w:rPr>
              <w:rStyle w:val="a3"/>
              <w:rtl/>
            </w:rPr>
            <w:t>[שדה נוסף 2]</w:t>
          </w:r>
        </w:p>
      </w:docPartBody>
    </w:docPart>
    <w:docPart>
      <w:docPartPr>
        <w:name w:val="517D3974F01645CABF8A45E1A48D95E3"/>
        <w:category>
          <w:name w:val="כללי"/>
          <w:gallery w:val="placeholder"/>
        </w:category>
        <w:types>
          <w:type w:val="bbPlcHdr"/>
        </w:types>
        <w:behaviors>
          <w:behavior w:val="content"/>
        </w:behaviors>
        <w:guid w:val="{381AB23A-1A60-47C6-BE77-85616BBF64CF}"/>
      </w:docPartPr>
      <w:docPartBody>
        <w:p w:rsidR="00370314" w:rsidRDefault="00370314" w:rsidP="00370314">
          <w:pPr>
            <w:pStyle w:val="517D3974F01645CABF8A45E1A48D95E3"/>
          </w:pPr>
          <w:r w:rsidRPr="003059F5">
            <w:rPr>
              <w:rStyle w:val="a3"/>
              <w:rtl/>
            </w:rPr>
            <w:t>[שדה נוסף 1]</w:t>
          </w:r>
        </w:p>
      </w:docPartBody>
    </w:docPart>
    <w:docPart>
      <w:docPartPr>
        <w:name w:val="DA94A444B6D94ED0991A248333434599"/>
        <w:category>
          <w:name w:val="כללי"/>
          <w:gallery w:val="placeholder"/>
        </w:category>
        <w:types>
          <w:type w:val="bbPlcHdr"/>
        </w:types>
        <w:behaviors>
          <w:behavior w:val="content"/>
        </w:behaviors>
        <w:guid w:val="{D0E60DE6-8A70-47B4-B851-197C24F05440}"/>
      </w:docPartPr>
      <w:docPartBody>
        <w:p w:rsidR="00370314" w:rsidRDefault="00370314" w:rsidP="00370314">
          <w:pPr>
            <w:pStyle w:val="DA94A444B6D94ED0991A248333434599"/>
          </w:pPr>
          <w:r w:rsidRPr="003059F5">
            <w:rPr>
              <w:rStyle w:val="a3"/>
              <w:rtl/>
            </w:rPr>
            <w:t>[רשות מקומית]</w:t>
          </w:r>
        </w:p>
      </w:docPartBody>
    </w:docPart>
    <w:docPart>
      <w:docPartPr>
        <w:name w:val="D3A8A4D2526A4EDAAE1D2D4ACB1B3E47"/>
        <w:category>
          <w:name w:val="כללי"/>
          <w:gallery w:val="placeholder"/>
        </w:category>
        <w:types>
          <w:type w:val="bbPlcHdr"/>
        </w:types>
        <w:behaviors>
          <w:behavior w:val="content"/>
        </w:behaviors>
        <w:guid w:val="{2368458D-49D4-46F4-840C-B6A41824BC57}"/>
      </w:docPartPr>
      <w:docPartBody>
        <w:p w:rsidR="00370314" w:rsidRDefault="00370314" w:rsidP="00370314">
          <w:pPr>
            <w:pStyle w:val="D3A8A4D2526A4EDAAE1D2D4ACB1B3E47"/>
          </w:pPr>
          <w:r w:rsidRPr="003059F5">
            <w:rPr>
              <w:rStyle w:val="a3"/>
              <w:rtl/>
            </w:rPr>
            <w:t>[שדה נוסף 3]</w:t>
          </w:r>
        </w:p>
      </w:docPartBody>
    </w:docPart>
    <w:docPart>
      <w:docPartPr>
        <w:name w:val="C1F75B77E9314E43911A77DB55F9FE21"/>
        <w:category>
          <w:name w:val="כללי"/>
          <w:gallery w:val="placeholder"/>
        </w:category>
        <w:types>
          <w:type w:val="bbPlcHdr"/>
        </w:types>
        <w:behaviors>
          <w:behavior w:val="content"/>
        </w:behaviors>
        <w:guid w:val="{CA453153-F529-4524-A03D-B2290540ACBB}"/>
      </w:docPartPr>
      <w:docPartBody>
        <w:p w:rsidR="00370314" w:rsidRDefault="00370314" w:rsidP="00370314">
          <w:pPr>
            <w:pStyle w:val="C1F75B77E9314E43911A77DB55F9FE21"/>
          </w:pPr>
          <w:r w:rsidRPr="003059F5">
            <w:rPr>
              <w:rStyle w:val="a3"/>
              <w:rtl/>
            </w:rPr>
            <w:t>[שדה נוסף 4]</w:t>
          </w:r>
        </w:p>
      </w:docPartBody>
    </w:docPart>
    <w:docPart>
      <w:docPartPr>
        <w:name w:val="268ECA6AF30441B49A8A148F35BEAC57"/>
        <w:category>
          <w:name w:val="כללי"/>
          <w:gallery w:val="placeholder"/>
        </w:category>
        <w:types>
          <w:type w:val="bbPlcHdr"/>
        </w:types>
        <w:behaviors>
          <w:behavior w:val="content"/>
        </w:behaviors>
        <w:guid w:val="{09E7B996-AF95-4F57-BE2C-5879186851B2}"/>
      </w:docPartPr>
      <w:docPartBody>
        <w:p w:rsidR="00370314" w:rsidRDefault="00370314" w:rsidP="00370314">
          <w:pPr>
            <w:pStyle w:val="268ECA6AF30441B49A8A148F35BEAC57"/>
          </w:pPr>
          <w:r w:rsidRPr="003059F5">
            <w:rPr>
              <w:rStyle w:val="a3"/>
              <w:rtl/>
            </w:rPr>
            <w:t>[שדה נוסף 5]</w:t>
          </w:r>
        </w:p>
      </w:docPartBody>
    </w:docPart>
    <w:docPart>
      <w:docPartPr>
        <w:name w:val="4302B2DEB5424ACFBFB15D2EEC0F0587"/>
        <w:category>
          <w:name w:val="כללי"/>
          <w:gallery w:val="placeholder"/>
        </w:category>
        <w:types>
          <w:type w:val="bbPlcHdr"/>
        </w:types>
        <w:behaviors>
          <w:behavior w:val="content"/>
        </w:behaviors>
        <w:guid w:val="{8327AA65-198D-4A70-9C6A-755C11E9382A}"/>
      </w:docPartPr>
      <w:docPartBody>
        <w:p w:rsidR="00370314" w:rsidRDefault="00370314" w:rsidP="00370314">
          <w:pPr>
            <w:pStyle w:val="4302B2DEB5424ACFBFB15D2EEC0F0587"/>
          </w:pPr>
          <w:r w:rsidRPr="003059F5">
            <w:rPr>
              <w:rStyle w:val="a3"/>
              <w:rtl/>
            </w:rPr>
            <w:t>[שדה נוסף 6]</w:t>
          </w:r>
        </w:p>
      </w:docPartBody>
    </w:docPart>
    <w:docPart>
      <w:docPartPr>
        <w:name w:val="CC7192E2993242F783FB60FB01AA642C"/>
        <w:category>
          <w:name w:val="כללי"/>
          <w:gallery w:val="placeholder"/>
        </w:category>
        <w:types>
          <w:type w:val="bbPlcHdr"/>
        </w:types>
        <w:behaviors>
          <w:behavior w:val="content"/>
        </w:behaviors>
        <w:guid w:val="{D42C92C2-BF35-4B42-8A98-829AB2E08A92}"/>
      </w:docPartPr>
      <w:docPartBody>
        <w:p w:rsidR="00370314" w:rsidRDefault="00370314" w:rsidP="00370314">
          <w:pPr>
            <w:pStyle w:val="CC7192E2993242F783FB60FB01AA642C"/>
          </w:pPr>
          <w:r w:rsidRPr="003059F5">
            <w:rPr>
              <w:rStyle w:val="a3"/>
              <w:rtl/>
            </w:rPr>
            <w:t>[אחוז השתתפות צד א]</w:t>
          </w:r>
        </w:p>
      </w:docPartBody>
    </w:docPart>
    <w:docPart>
      <w:docPartPr>
        <w:name w:val="5D95390BBDF84DFBBAD4741AA2B6AD84"/>
        <w:category>
          <w:name w:val="כללי"/>
          <w:gallery w:val="placeholder"/>
        </w:category>
        <w:types>
          <w:type w:val="bbPlcHdr"/>
        </w:types>
        <w:behaviors>
          <w:behavior w:val="content"/>
        </w:behaviors>
        <w:guid w:val="{DA97952E-B3A4-40C2-A7E7-850797736B5E}"/>
      </w:docPartPr>
      <w:docPartBody>
        <w:p w:rsidR="00657572" w:rsidRDefault="00370314" w:rsidP="00370314">
          <w:pPr>
            <w:pStyle w:val="5D95390BBDF84DFBBAD4741AA2B6AD84"/>
          </w:pPr>
          <w:r w:rsidRPr="00064388">
            <w:rPr>
              <w:rStyle w:val="a3"/>
              <w:rtl/>
            </w:rPr>
            <w:t>[סוג מדד כותרת]</w:t>
          </w:r>
        </w:p>
      </w:docPartBody>
    </w:docPart>
    <w:docPart>
      <w:docPartPr>
        <w:name w:val="523079FF1D394F0492D8B49F894C5D6D"/>
        <w:category>
          <w:name w:val="כללי"/>
          <w:gallery w:val="placeholder"/>
        </w:category>
        <w:types>
          <w:type w:val="bbPlcHdr"/>
        </w:types>
        <w:behaviors>
          <w:behavior w:val="content"/>
        </w:behaviors>
        <w:guid w:val="{32898DC6-D738-47A1-995A-6C5935978068}"/>
      </w:docPartPr>
      <w:docPartBody>
        <w:p w:rsidR="00657572" w:rsidRDefault="00370314" w:rsidP="00370314">
          <w:pPr>
            <w:pStyle w:val="523079FF1D394F0492D8B49F894C5D6D"/>
          </w:pPr>
          <w:r w:rsidRPr="00033B28">
            <w:rPr>
              <w:rStyle w:val="a3"/>
              <w:rtl/>
            </w:rPr>
            <w:t>[מדד בגין/ידוע - כותרת]</w:t>
          </w:r>
        </w:p>
      </w:docPartBody>
    </w:docPart>
    <w:docPart>
      <w:docPartPr>
        <w:name w:val="E5382A439C59410CB035DFA243515E56"/>
        <w:category>
          <w:name w:val="כללי"/>
          <w:gallery w:val="placeholder"/>
        </w:category>
        <w:types>
          <w:type w:val="bbPlcHdr"/>
        </w:types>
        <w:behaviors>
          <w:behavior w:val="content"/>
        </w:behaviors>
        <w:guid w:val="{67695864-27C3-4EA4-9EF0-964B5F2CB464}"/>
      </w:docPartPr>
      <w:docPartBody>
        <w:p w:rsidR="00657572" w:rsidRDefault="00370314" w:rsidP="00370314">
          <w:pPr>
            <w:pStyle w:val="E5382A439C59410CB035DFA243515E56"/>
          </w:pPr>
          <w:r w:rsidRPr="003059F5">
            <w:rPr>
              <w:rStyle w:val="a3"/>
              <w:rtl/>
            </w:rPr>
            <w:t>[מדד בסיס]</w:t>
          </w:r>
        </w:p>
      </w:docPartBody>
    </w:docPart>
    <w:docPart>
      <w:docPartPr>
        <w:name w:val="66AD8DDB1325430EA13CC606233C4EC8"/>
        <w:category>
          <w:name w:val="כללי"/>
          <w:gallery w:val="placeholder"/>
        </w:category>
        <w:types>
          <w:type w:val="bbPlcHdr"/>
        </w:types>
        <w:behaviors>
          <w:behavior w:val="content"/>
        </w:behaviors>
        <w:guid w:val="{FAD4261B-A34D-40A1-935E-2EB726B81109}"/>
      </w:docPartPr>
      <w:docPartBody>
        <w:p w:rsidR="00657572" w:rsidRDefault="00370314" w:rsidP="00370314">
          <w:pPr>
            <w:pStyle w:val="66AD8DDB1325430EA13CC606233C4EC8"/>
          </w:pPr>
          <w:r w:rsidRPr="003059F5">
            <w:rPr>
              <w:rStyle w:val="a3"/>
              <w:rtl/>
            </w:rPr>
            <w:t>[נקודות מדד]</w:t>
          </w:r>
        </w:p>
      </w:docPartBody>
    </w:docPart>
    <w:docPart>
      <w:docPartPr>
        <w:name w:val="81A361450C164810808806455634C770"/>
        <w:category>
          <w:name w:val="כללי"/>
          <w:gallery w:val="placeholder"/>
        </w:category>
        <w:types>
          <w:type w:val="bbPlcHdr"/>
        </w:types>
        <w:behaviors>
          <w:behavior w:val="content"/>
        </w:behaviors>
        <w:guid w:val="{D1FC131B-832D-4CF8-BC75-AAC0CBBB4874}"/>
      </w:docPartPr>
      <w:docPartBody>
        <w:p w:rsidR="00657572" w:rsidRDefault="00370314" w:rsidP="00370314">
          <w:pPr>
            <w:pStyle w:val="81A361450C164810808806455634C770"/>
          </w:pPr>
          <w:r w:rsidRPr="003059F5">
            <w:rPr>
              <w:rStyle w:val="a3"/>
              <w:rtl/>
            </w:rPr>
            <w:t>[תאריך חתימת חוזה]</w:t>
          </w:r>
        </w:p>
      </w:docPartBody>
    </w:docPart>
    <w:docPart>
      <w:docPartPr>
        <w:name w:val="5E5303C7D7A54410A876A77D92AEBA54"/>
        <w:category>
          <w:name w:val="כללי"/>
          <w:gallery w:val="placeholder"/>
        </w:category>
        <w:types>
          <w:type w:val="bbPlcHdr"/>
        </w:types>
        <w:behaviors>
          <w:behavior w:val="content"/>
        </w:behaviors>
        <w:guid w:val="{0A76DB78-3E79-4E91-A898-4F622B306F7F}"/>
      </w:docPartPr>
      <w:docPartBody>
        <w:p w:rsidR="00657572" w:rsidRDefault="00370314" w:rsidP="00370314">
          <w:pPr>
            <w:pStyle w:val="5E5303C7D7A54410A876A77D92AEBA54"/>
          </w:pPr>
          <w:r w:rsidRPr="0027244C">
            <w:rPr>
              <w:rStyle w:val="a3"/>
              <w:rtl/>
            </w:rPr>
            <w:t>[צד א בחוזה]</w:t>
          </w:r>
        </w:p>
      </w:docPartBody>
    </w:docPart>
    <w:docPart>
      <w:docPartPr>
        <w:name w:val="3CF90CF051704F069974CC157BFF67D4"/>
        <w:category>
          <w:name w:val="כללי"/>
          <w:gallery w:val="placeholder"/>
        </w:category>
        <w:types>
          <w:type w:val="bbPlcHdr"/>
        </w:types>
        <w:behaviors>
          <w:behavior w:val="content"/>
        </w:behaviors>
        <w:guid w:val="{91D3274D-B0A1-47E7-AF0C-F4269A7D3F1E}"/>
      </w:docPartPr>
      <w:docPartBody>
        <w:p w:rsidR="00657572" w:rsidRDefault="00370314" w:rsidP="00370314">
          <w:pPr>
            <w:pStyle w:val="3CF90CF051704F069974CC157BFF67D4"/>
          </w:pPr>
          <w:r w:rsidRPr="003059F5">
            <w:rPr>
              <w:rStyle w:val="a3"/>
              <w:rtl/>
            </w:rPr>
            <w:t>[שם ספק]</w:t>
          </w:r>
        </w:p>
      </w:docPartBody>
    </w:docPart>
    <w:docPart>
      <w:docPartPr>
        <w:name w:val="7DAB7E85D7C34BA49579DEA4F6123D34"/>
        <w:category>
          <w:name w:val="כללי"/>
          <w:gallery w:val="placeholder"/>
        </w:category>
        <w:types>
          <w:type w:val="bbPlcHdr"/>
        </w:types>
        <w:behaviors>
          <w:behavior w:val="content"/>
        </w:behaviors>
        <w:guid w:val="{36C38211-F3E1-4B87-97F2-024C46BE9135}"/>
      </w:docPartPr>
      <w:docPartBody>
        <w:p w:rsidR="00657572" w:rsidRDefault="00370314" w:rsidP="00370314">
          <w:pPr>
            <w:pStyle w:val="7DAB7E85D7C34BA49579DEA4F6123D34"/>
          </w:pPr>
          <w:r w:rsidRPr="003059F5">
            <w:rPr>
              <w:rStyle w:val="a3"/>
              <w:rtl/>
            </w:rPr>
            <w:t>[שם ספק]</w:t>
          </w:r>
        </w:p>
      </w:docPartBody>
    </w:docPart>
    <w:docPart>
      <w:docPartPr>
        <w:name w:val="F501A516AC97401FA0671F71236B5749"/>
        <w:category>
          <w:name w:val="כללי"/>
          <w:gallery w:val="placeholder"/>
        </w:category>
        <w:types>
          <w:type w:val="bbPlcHdr"/>
        </w:types>
        <w:behaviors>
          <w:behavior w:val="content"/>
        </w:behaviors>
        <w:guid w:val="{3F00DB9B-57AA-4E33-B6C4-130EBF63ACC2}"/>
      </w:docPartPr>
      <w:docPartBody>
        <w:p w:rsidR="00657572" w:rsidRDefault="00370314" w:rsidP="00370314">
          <w:pPr>
            <w:pStyle w:val="F501A516AC97401FA0671F71236B5749"/>
          </w:pPr>
          <w:r w:rsidRPr="003059F5">
            <w:rPr>
              <w:rStyle w:val="a3"/>
              <w:rtl/>
            </w:rPr>
            <w:t>[שם ספק]</w:t>
          </w:r>
        </w:p>
      </w:docPartBody>
    </w:docPart>
    <w:docPart>
      <w:docPartPr>
        <w:name w:val="DE4FD3303F7B4BF39D4A838C3FD34239"/>
        <w:category>
          <w:name w:val="כללי"/>
          <w:gallery w:val="placeholder"/>
        </w:category>
        <w:types>
          <w:type w:val="bbPlcHdr"/>
        </w:types>
        <w:behaviors>
          <w:behavior w:val="content"/>
        </w:behaviors>
        <w:guid w:val="{DE8FABA5-4316-48F7-A336-03065109637B}"/>
      </w:docPartPr>
      <w:docPartBody>
        <w:p w:rsidR="00657572" w:rsidRDefault="00370314" w:rsidP="00370314">
          <w:pPr>
            <w:pStyle w:val="DE4FD3303F7B4BF39D4A838C3FD34239"/>
          </w:pPr>
          <w:r w:rsidRPr="003059F5">
            <w:rPr>
              <w:rStyle w:val="a3"/>
              <w:rtl/>
            </w:rPr>
            <w:t>[שם ספק]</w:t>
          </w:r>
        </w:p>
      </w:docPartBody>
    </w:docPart>
    <w:docPart>
      <w:docPartPr>
        <w:name w:val="55FEA22BD30747E283D566817C52B6EF"/>
        <w:category>
          <w:name w:val="כללי"/>
          <w:gallery w:val="placeholder"/>
        </w:category>
        <w:types>
          <w:type w:val="bbPlcHdr"/>
        </w:types>
        <w:behaviors>
          <w:behavior w:val="content"/>
        </w:behaviors>
        <w:guid w:val="{9DBF01A5-1231-41E2-AFD2-F82564A5E588}"/>
      </w:docPartPr>
      <w:docPartBody>
        <w:p w:rsidR="00657572" w:rsidRDefault="00370314" w:rsidP="00370314">
          <w:pPr>
            <w:pStyle w:val="55FEA22BD30747E283D566817C52B6EF"/>
          </w:pPr>
          <w:r w:rsidRPr="003059F5">
            <w:rPr>
              <w:rStyle w:val="a3"/>
              <w:rtl/>
            </w:rPr>
            <w:t>[תבנית חוזה]</w:t>
          </w:r>
        </w:p>
      </w:docPartBody>
    </w:docPart>
    <w:docPart>
      <w:docPartPr>
        <w:name w:val="FF153463B2074C8793344817CAA2B5CB"/>
        <w:category>
          <w:name w:val="כללי"/>
          <w:gallery w:val="placeholder"/>
        </w:category>
        <w:types>
          <w:type w:val="bbPlcHdr"/>
        </w:types>
        <w:behaviors>
          <w:behavior w:val="content"/>
        </w:behaviors>
        <w:guid w:val="{E91A19E3-29E1-4D4F-827F-ECA43BD6BB7C}"/>
      </w:docPartPr>
      <w:docPartBody>
        <w:p w:rsidR="00657572" w:rsidRDefault="00370314" w:rsidP="00370314">
          <w:pPr>
            <w:pStyle w:val="FF153463B2074C8793344817CAA2B5CB"/>
          </w:pPr>
          <w:r w:rsidRPr="009D00D7">
            <w:rPr>
              <w:rStyle w:val="a3"/>
              <w:rtl/>
            </w:rPr>
            <w:t>[שם הפרויקט]</w:t>
          </w:r>
        </w:p>
      </w:docPartBody>
    </w:docPart>
    <w:docPart>
      <w:docPartPr>
        <w:name w:val="E7BCCB2970414DA399FCAF92B1EFCC25"/>
        <w:category>
          <w:name w:val="כללי"/>
          <w:gallery w:val="placeholder"/>
        </w:category>
        <w:types>
          <w:type w:val="bbPlcHdr"/>
        </w:types>
        <w:behaviors>
          <w:behavior w:val="content"/>
        </w:behaviors>
        <w:guid w:val="{80D99B62-56DC-4511-A58B-76F8153A9234}"/>
      </w:docPartPr>
      <w:docPartBody>
        <w:p w:rsidR="00657572" w:rsidRDefault="00370314" w:rsidP="00370314">
          <w:pPr>
            <w:pStyle w:val="E7BCCB2970414DA399FCAF92B1EFCC25"/>
          </w:pPr>
          <w:r w:rsidRPr="003059F5">
            <w:rPr>
              <w:rStyle w:val="a3"/>
              <w:rtl/>
            </w:rPr>
            <w:t>[שם ספק]</w:t>
          </w:r>
        </w:p>
      </w:docPartBody>
    </w:docPart>
    <w:docPart>
      <w:docPartPr>
        <w:name w:val="BFB9690DDE4D45888176BE9B03C37F2D"/>
        <w:category>
          <w:name w:val="כללי"/>
          <w:gallery w:val="placeholder"/>
        </w:category>
        <w:types>
          <w:type w:val="bbPlcHdr"/>
        </w:types>
        <w:behaviors>
          <w:behavior w:val="content"/>
        </w:behaviors>
        <w:guid w:val="{CF18DA51-6E43-4822-9746-D6E56533F085}"/>
      </w:docPartPr>
      <w:docPartBody>
        <w:p w:rsidR="00657572" w:rsidRDefault="00370314" w:rsidP="00370314">
          <w:pPr>
            <w:pStyle w:val="BFB9690DDE4D45888176BE9B03C37F2D"/>
          </w:pPr>
          <w:r w:rsidRPr="003059F5">
            <w:rPr>
              <w:rStyle w:val="a3"/>
              <w:rtl/>
            </w:rPr>
            <w:t>[שם ספק]</w:t>
          </w:r>
        </w:p>
      </w:docPartBody>
    </w:docPart>
    <w:docPart>
      <w:docPartPr>
        <w:name w:val="0CEF94E080184B16A9352DA6B61F10C3"/>
        <w:category>
          <w:name w:val="כללי"/>
          <w:gallery w:val="placeholder"/>
        </w:category>
        <w:types>
          <w:type w:val="bbPlcHdr"/>
        </w:types>
        <w:behaviors>
          <w:behavior w:val="content"/>
        </w:behaviors>
        <w:guid w:val="{38FC2654-EAC6-4E1F-9266-94C9523DF1CD}"/>
      </w:docPartPr>
      <w:docPartBody>
        <w:p w:rsidR="00657572" w:rsidRDefault="00370314" w:rsidP="00370314">
          <w:pPr>
            <w:pStyle w:val="0CEF94E080184B16A9352DA6B61F10C3"/>
          </w:pPr>
          <w:r w:rsidRPr="000E16FF">
            <w:rPr>
              <w:rStyle w:val="a3"/>
              <w:rtl/>
            </w:rPr>
            <w:t>[שם ספק]</w:t>
          </w:r>
        </w:p>
      </w:docPartBody>
    </w:docPart>
    <w:docPart>
      <w:docPartPr>
        <w:name w:val="1B9C92BDC1454A808B53F77D31FC0C92"/>
        <w:category>
          <w:name w:val="כללי"/>
          <w:gallery w:val="placeholder"/>
        </w:category>
        <w:types>
          <w:type w:val="bbPlcHdr"/>
        </w:types>
        <w:behaviors>
          <w:behavior w:val="content"/>
        </w:behaviors>
        <w:guid w:val="{119026F0-5A8B-49AA-9548-9367DC69DF16}"/>
      </w:docPartPr>
      <w:docPartBody>
        <w:p w:rsidR="00657572" w:rsidRDefault="00370314" w:rsidP="00370314">
          <w:pPr>
            <w:pStyle w:val="1B9C92BDC1454A808B53F77D31FC0C92"/>
          </w:pPr>
          <w:r w:rsidRPr="00C5438E">
            <w:rPr>
              <w:rStyle w:val="a3"/>
              <w:rtl/>
            </w:rPr>
            <w:t>[צד א בחוזה]</w:t>
          </w:r>
        </w:p>
      </w:docPartBody>
    </w:docPart>
    <w:docPart>
      <w:docPartPr>
        <w:name w:val="EDD5BB7468E94D8D9D3E67EEB4C4B09B"/>
        <w:category>
          <w:name w:val="כללי"/>
          <w:gallery w:val="placeholder"/>
        </w:category>
        <w:types>
          <w:type w:val="bbPlcHdr"/>
        </w:types>
        <w:behaviors>
          <w:behavior w:val="content"/>
        </w:behaviors>
        <w:guid w:val="{909CAE00-1509-4414-B4C4-CDBEC44FBC67}"/>
      </w:docPartPr>
      <w:docPartBody>
        <w:p w:rsidR="00657572" w:rsidRDefault="00370314" w:rsidP="00370314">
          <w:pPr>
            <w:pStyle w:val="EDD5BB7468E94D8D9D3E67EEB4C4B09B"/>
          </w:pPr>
          <w:r w:rsidRPr="003059F5">
            <w:rPr>
              <w:rStyle w:val="a3"/>
              <w:rtl/>
            </w:rPr>
            <w:t>[שם ספק]</w:t>
          </w:r>
        </w:p>
      </w:docPartBody>
    </w:docPart>
    <w:docPart>
      <w:docPartPr>
        <w:name w:val="F238D571FCD04DDB8AD6172CB0D95411"/>
        <w:category>
          <w:name w:val="כללי"/>
          <w:gallery w:val="placeholder"/>
        </w:category>
        <w:types>
          <w:type w:val="bbPlcHdr"/>
        </w:types>
        <w:behaviors>
          <w:behavior w:val="content"/>
        </w:behaviors>
        <w:guid w:val="{99F70565-94D7-4D9A-83B0-434538AC24E5}"/>
      </w:docPartPr>
      <w:docPartBody>
        <w:p w:rsidR="00657572" w:rsidRDefault="00370314" w:rsidP="00370314">
          <w:pPr>
            <w:pStyle w:val="F238D571FCD04DDB8AD6172CB0D95411"/>
          </w:pPr>
          <w:r w:rsidRPr="003059F5">
            <w:rPr>
              <w:rStyle w:val="a3"/>
              <w:rtl/>
            </w:rPr>
            <w:t>[שם אתר]</w:t>
          </w:r>
        </w:p>
      </w:docPartBody>
    </w:docPart>
    <w:docPart>
      <w:docPartPr>
        <w:name w:val="06F1DEB62F6D49A1BC1406D886080055"/>
        <w:category>
          <w:name w:val="כללי"/>
          <w:gallery w:val="placeholder"/>
        </w:category>
        <w:types>
          <w:type w:val="bbPlcHdr"/>
        </w:types>
        <w:behaviors>
          <w:behavior w:val="content"/>
        </w:behaviors>
        <w:guid w:val="{4B742B47-5953-4A96-9E45-B6AE769FE0B6}"/>
      </w:docPartPr>
      <w:docPartBody>
        <w:p w:rsidR="00657572" w:rsidRDefault="00370314" w:rsidP="00370314">
          <w:pPr>
            <w:pStyle w:val="06F1DEB62F6D49A1BC1406D886080055"/>
          </w:pPr>
          <w:r w:rsidRPr="003059F5">
            <w:rPr>
              <w:rStyle w:val="a3"/>
              <w:rtl/>
            </w:rPr>
            <w:t>[תיאור עבודה]</w:t>
          </w:r>
        </w:p>
      </w:docPartBody>
    </w:docPart>
    <w:docPart>
      <w:docPartPr>
        <w:name w:val="9D777D46540F4FAFBAA132D3BFFA3D9A"/>
        <w:category>
          <w:name w:val="כללי"/>
          <w:gallery w:val="placeholder"/>
        </w:category>
        <w:types>
          <w:type w:val="bbPlcHdr"/>
        </w:types>
        <w:behaviors>
          <w:behavior w:val="content"/>
        </w:behaviors>
        <w:guid w:val="{7B887FB7-3A04-4BF5-AE9A-154CC5103BE0}"/>
      </w:docPartPr>
      <w:docPartBody>
        <w:p w:rsidR="00657572" w:rsidRDefault="00370314" w:rsidP="00370314">
          <w:pPr>
            <w:pStyle w:val="9D777D46540F4FAFBAA132D3BFFA3D9A"/>
          </w:pPr>
          <w:r w:rsidRPr="000E16FF">
            <w:rPr>
              <w:rStyle w:val="a3"/>
              <w:rtl/>
            </w:rPr>
            <w:t>[שם ספק]</w:t>
          </w:r>
        </w:p>
      </w:docPartBody>
    </w:docPart>
    <w:docPart>
      <w:docPartPr>
        <w:name w:val="14991385F86943DDB82619D674E22F16"/>
        <w:category>
          <w:name w:val="כללי"/>
          <w:gallery w:val="placeholder"/>
        </w:category>
        <w:types>
          <w:type w:val="bbPlcHdr"/>
        </w:types>
        <w:behaviors>
          <w:behavior w:val="content"/>
        </w:behaviors>
        <w:guid w:val="{4D66F7D1-B57B-4140-9E21-7687E73A631F}"/>
      </w:docPartPr>
      <w:docPartBody>
        <w:p w:rsidR="00657572" w:rsidRDefault="00370314" w:rsidP="00370314">
          <w:pPr>
            <w:pStyle w:val="14991385F86943DDB82619D674E22F16"/>
          </w:pPr>
          <w:r w:rsidRPr="00C5438E">
            <w:rPr>
              <w:rStyle w:val="a3"/>
              <w:rtl/>
            </w:rPr>
            <w:t>[צד א בחוזה]</w:t>
          </w:r>
        </w:p>
      </w:docPartBody>
    </w:docPart>
    <w:docPart>
      <w:docPartPr>
        <w:name w:val="69CC0F6B498A4B44AC966A488EA8075A"/>
        <w:category>
          <w:name w:val="כללי"/>
          <w:gallery w:val="placeholder"/>
        </w:category>
        <w:types>
          <w:type w:val="bbPlcHdr"/>
        </w:types>
        <w:behaviors>
          <w:behavior w:val="content"/>
        </w:behaviors>
        <w:guid w:val="{DBB4E48E-5D3A-4CCC-B027-7966244759FD}"/>
      </w:docPartPr>
      <w:docPartBody>
        <w:p w:rsidR="00657572" w:rsidRDefault="00370314" w:rsidP="00370314">
          <w:pPr>
            <w:pStyle w:val="69CC0F6B498A4B44AC966A488EA8075A"/>
          </w:pPr>
          <w:r w:rsidRPr="003059F5">
            <w:rPr>
              <w:rStyle w:val="a3"/>
              <w:rtl/>
            </w:rPr>
            <w:t>[שם אתר]</w:t>
          </w:r>
        </w:p>
      </w:docPartBody>
    </w:docPart>
    <w:docPart>
      <w:docPartPr>
        <w:name w:val="9AADCAB4F24E4631B5C9E6EFEEC22DE8"/>
        <w:category>
          <w:name w:val="כללי"/>
          <w:gallery w:val="placeholder"/>
        </w:category>
        <w:types>
          <w:type w:val="bbPlcHdr"/>
        </w:types>
        <w:behaviors>
          <w:behavior w:val="content"/>
        </w:behaviors>
        <w:guid w:val="{E6C3A39E-1649-4711-A6F8-1EF40B43C758}"/>
      </w:docPartPr>
      <w:docPartBody>
        <w:p w:rsidR="00657572" w:rsidRDefault="00370314" w:rsidP="00370314">
          <w:pPr>
            <w:pStyle w:val="9AADCAB4F24E4631B5C9E6EFEEC22DE8"/>
          </w:pPr>
          <w:r w:rsidRPr="003059F5">
            <w:rPr>
              <w:rStyle w:val="a3"/>
              <w:rtl/>
            </w:rPr>
            <w:t>[תאריך חתימת חוזה]</w:t>
          </w:r>
        </w:p>
      </w:docPartBody>
    </w:docPart>
    <w:docPart>
      <w:docPartPr>
        <w:name w:val="467AD1C6A2D94D8F8BB669DFD25B54D8"/>
        <w:category>
          <w:name w:val="כללי"/>
          <w:gallery w:val="placeholder"/>
        </w:category>
        <w:types>
          <w:type w:val="bbPlcHdr"/>
        </w:types>
        <w:behaviors>
          <w:behavior w:val="content"/>
        </w:behaviors>
        <w:guid w:val="{65957F00-54F8-489A-8B8D-9196862E4BC7}"/>
      </w:docPartPr>
      <w:docPartBody>
        <w:p w:rsidR="00657572" w:rsidRDefault="00370314" w:rsidP="00370314">
          <w:pPr>
            <w:pStyle w:val="467AD1C6A2D94D8F8BB669DFD25B54D8"/>
          </w:pPr>
          <w:r w:rsidRPr="000E16FF">
            <w:rPr>
              <w:rStyle w:val="a3"/>
              <w:rtl/>
            </w:rPr>
            <w:t>[שם ספק]</w:t>
          </w:r>
        </w:p>
      </w:docPartBody>
    </w:docPart>
    <w:docPart>
      <w:docPartPr>
        <w:name w:val="608B38FC7E1F401EB1BE6F1B5008EA3A"/>
        <w:category>
          <w:name w:val="כללי"/>
          <w:gallery w:val="placeholder"/>
        </w:category>
        <w:types>
          <w:type w:val="bbPlcHdr"/>
        </w:types>
        <w:behaviors>
          <w:behavior w:val="content"/>
        </w:behaviors>
        <w:guid w:val="{DC531128-8F7F-49A1-9CA5-EBF6E5BCE7E6}"/>
      </w:docPartPr>
      <w:docPartBody>
        <w:p w:rsidR="00000000" w:rsidRDefault="00E329DF" w:rsidP="00E329DF">
          <w:pPr>
            <w:pStyle w:val="608B38FC7E1F401EB1BE6F1B5008EA3A"/>
          </w:pPr>
          <w:r w:rsidRPr="0018650E">
            <w:rPr>
              <w:rStyle w:val="a3"/>
              <w:rFonts w:hint="cs"/>
              <w:rtl/>
            </w:rPr>
            <w:t>[שם</w:t>
          </w:r>
          <w:r w:rsidRPr="0018650E">
            <w:rPr>
              <w:rStyle w:val="a3"/>
              <w:rtl/>
            </w:rPr>
            <w:t xml:space="preserve"> </w:t>
          </w:r>
          <w:r w:rsidRPr="0018650E">
            <w:rPr>
              <w:rStyle w:val="a3"/>
              <w:rFonts w:hint="cs"/>
              <w:rtl/>
            </w:rPr>
            <w:t>צד</w:t>
          </w:r>
          <w:r w:rsidRPr="0018650E">
            <w:rPr>
              <w:rStyle w:val="a3"/>
              <w:rtl/>
            </w:rPr>
            <w:t xml:space="preserve"> </w:t>
          </w:r>
          <w:r w:rsidRPr="0018650E">
            <w:rPr>
              <w:rStyle w:val="a3"/>
              <w:rFonts w:hint="cs"/>
              <w:rtl/>
            </w:rPr>
            <w:t>א]</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32380B"/>
    <w:rsid w:val="00370314"/>
    <w:rsid w:val="003D3172"/>
    <w:rsid w:val="00657572"/>
    <w:rsid w:val="00675168"/>
    <w:rsid w:val="006865A5"/>
    <w:rsid w:val="00E329D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329DF"/>
    <w:rPr>
      <w:color w:val="808080"/>
    </w:rPr>
  </w:style>
  <w:style w:type="paragraph" w:customStyle="1" w:styleId="608B38FC7E1F401EB1BE6F1B5008EA3A">
    <w:name w:val="608B38FC7E1F401EB1BE6F1B5008EA3A"/>
    <w:rsid w:val="00E329DF"/>
  </w:style>
  <w:style w:type="paragraph" w:customStyle="1" w:styleId="886D526F683A4B64978ED35AB6B8958E">
    <w:name w:val="886D526F683A4B64978ED35AB6B8958E"/>
    <w:rsid w:val="00370314"/>
    <w:pPr>
      <w:bidi/>
    </w:pPr>
  </w:style>
  <w:style w:type="paragraph" w:customStyle="1" w:styleId="6EF42969B92042A8BDE72CDCD1639079">
    <w:name w:val="6EF42969B92042A8BDE72CDCD1639079"/>
    <w:rsid w:val="00370314"/>
    <w:pPr>
      <w:bidi/>
    </w:pPr>
  </w:style>
  <w:style w:type="paragraph" w:customStyle="1" w:styleId="E0D2C3857DAA4160BE61FDF759BB0B69">
    <w:name w:val="E0D2C3857DAA4160BE61FDF759BB0B69"/>
    <w:rsid w:val="00370314"/>
    <w:pPr>
      <w:bidi/>
    </w:pPr>
  </w:style>
  <w:style w:type="paragraph" w:customStyle="1" w:styleId="DBA12114CCAB433C8EC09EADDDD0B3E3">
    <w:name w:val="DBA12114CCAB433C8EC09EADDDD0B3E3"/>
    <w:rsid w:val="00370314"/>
    <w:pPr>
      <w:bidi/>
    </w:pPr>
  </w:style>
  <w:style w:type="paragraph" w:customStyle="1" w:styleId="91A78525845349069E260817E01E9445">
    <w:name w:val="91A78525845349069E260817E01E9445"/>
    <w:rsid w:val="00370314"/>
    <w:pPr>
      <w:bidi/>
    </w:pPr>
  </w:style>
  <w:style w:type="paragraph" w:customStyle="1" w:styleId="44E47B99C6D6431A829973F4AFE3D669">
    <w:name w:val="44E47B99C6D6431A829973F4AFE3D669"/>
    <w:rsid w:val="00370314"/>
    <w:pPr>
      <w:bidi/>
    </w:pPr>
  </w:style>
  <w:style w:type="paragraph" w:customStyle="1" w:styleId="A1947FD43F514F359ACA06FAF655969C">
    <w:name w:val="A1947FD43F514F359ACA06FAF655969C"/>
    <w:rsid w:val="00370314"/>
    <w:pPr>
      <w:bidi/>
    </w:pPr>
  </w:style>
  <w:style w:type="paragraph" w:customStyle="1" w:styleId="517D3974F01645CABF8A45E1A48D95E3">
    <w:name w:val="517D3974F01645CABF8A45E1A48D95E3"/>
    <w:rsid w:val="00370314"/>
    <w:pPr>
      <w:bidi/>
    </w:pPr>
  </w:style>
  <w:style w:type="paragraph" w:customStyle="1" w:styleId="DA94A444B6D94ED0991A248333434599">
    <w:name w:val="DA94A444B6D94ED0991A248333434599"/>
    <w:rsid w:val="00370314"/>
    <w:pPr>
      <w:bidi/>
    </w:pPr>
  </w:style>
  <w:style w:type="paragraph" w:customStyle="1" w:styleId="D3A8A4D2526A4EDAAE1D2D4ACB1B3E47">
    <w:name w:val="D3A8A4D2526A4EDAAE1D2D4ACB1B3E47"/>
    <w:rsid w:val="00370314"/>
    <w:pPr>
      <w:bidi/>
    </w:pPr>
  </w:style>
  <w:style w:type="paragraph" w:customStyle="1" w:styleId="C1F75B77E9314E43911A77DB55F9FE21">
    <w:name w:val="C1F75B77E9314E43911A77DB55F9FE21"/>
    <w:rsid w:val="00370314"/>
    <w:pPr>
      <w:bidi/>
    </w:pPr>
  </w:style>
  <w:style w:type="paragraph" w:customStyle="1" w:styleId="268ECA6AF30441B49A8A148F35BEAC57">
    <w:name w:val="268ECA6AF30441B49A8A148F35BEAC57"/>
    <w:rsid w:val="00370314"/>
    <w:pPr>
      <w:bidi/>
    </w:pPr>
  </w:style>
  <w:style w:type="paragraph" w:customStyle="1" w:styleId="4302B2DEB5424ACFBFB15D2EEC0F0587">
    <w:name w:val="4302B2DEB5424ACFBFB15D2EEC0F0587"/>
    <w:rsid w:val="00370314"/>
    <w:pPr>
      <w:bidi/>
    </w:pPr>
  </w:style>
  <w:style w:type="paragraph" w:customStyle="1" w:styleId="CC7192E2993242F783FB60FB01AA642C">
    <w:name w:val="CC7192E2993242F783FB60FB01AA642C"/>
    <w:rsid w:val="00370314"/>
    <w:pPr>
      <w:bidi/>
    </w:pPr>
  </w:style>
  <w:style w:type="paragraph" w:customStyle="1" w:styleId="5D95390BBDF84DFBBAD4741AA2B6AD84">
    <w:name w:val="5D95390BBDF84DFBBAD4741AA2B6AD84"/>
    <w:rsid w:val="00370314"/>
    <w:pPr>
      <w:bidi/>
    </w:pPr>
  </w:style>
  <w:style w:type="paragraph" w:customStyle="1" w:styleId="523079FF1D394F0492D8B49F894C5D6D">
    <w:name w:val="523079FF1D394F0492D8B49F894C5D6D"/>
    <w:rsid w:val="00370314"/>
    <w:pPr>
      <w:bidi/>
    </w:pPr>
  </w:style>
  <w:style w:type="paragraph" w:customStyle="1" w:styleId="E5382A439C59410CB035DFA243515E56">
    <w:name w:val="E5382A439C59410CB035DFA243515E56"/>
    <w:rsid w:val="00370314"/>
    <w:pPr>
      <w:bidi/>
    </w:pPr>
  </w:style>
  <w:style w:type="paragraph" w:customStyle="1" w:styleId="66AD8DDB1325430EA13CC606233C4EC8">
    <w:name w:val="66AD8DDB1325430EA13CC606233C4EC8"/>
    <w:rsid w:val="00370314"/>
    <w:pPr>
      <w:bidi/>
    </w:pPr>
  </w:style>
  <w:style w:type="paragraph" w:customStyle="1" w:styleId="81A361450C164810808806455634C770">
    <w:name w:val="81A361450C164810808806455634C770"/>
    <w:rsid w:val="00370314"/>
    <w:pPr>
      <w:bidi/>
    </w:pPr>
  </w:style>
  <w:style w:type="paragraph" w:customStyle="1" w:styleId="5E5303C7D7A54410A876A77D92AEBA54">
    <w:name w:val="5E5303C7D7A54410A876A77D92AEBA54"/>
    <w:rsid w:val="00370314"/>
    <w:pPr>
      <w:bidi/>
    </w:pPr>
  </w:style>
  <w:style w:type="paragraph" w:customStyle="1" w:styleId="3CF90CF051704F069974CC157BFF67D4">
    <w:name w:val="3CF90CF051704F069974CC157BFF67D4"/>
    <w:rsid w:val="00370314"/>
    <w:pPr>
      <w:bidi/>
    </w:pPr>
  </w:style>
  <w:style w:type="paragraph" w:customStyle="1" w:styleId="7DAB7E85D7C34BA49579DEA4F6123D34">
    <w:name w:val="7DAB7E85D7C34BA49579DEA4F6123D34"/>
    <w:rsid w:val="00370314"/>
    <w:pPr>
      <w:bidi/>
    </w:pPr>
  </w:style>
  <w:style w:type="paragraph" w:customStyle="1" w:styleId="F501A516AC97401FA0671F71236B5749">
    <w:name w:val="F501A516AC97401FA0671F71236B5749"/>
    <w:rsid w:val="00370314"/>
    <w:pPr>
      <w:bidi/>
    </w:pPr>
  </w:style>
  <w:style w:type="paragraph" w:customStyle="1" w:styleId="DE4FD3303F7B4BF39D4A838C3FD34239">
    <w:name w:val="DE4FD3303F7B4BF39D4A838C3FD34239"/>
    <w:rsid w:val="00370314"/>
    <w:pPr>
      <w:bidi/>
    </w:pPr>
  </w:style>
  <w:style w:type="paragraph" w:customStyle="1" w:styleId="55FEA22BD30747E283D566817C52B6EF">
    <w:name w:val="55FEA22BD30747E283D566817C52B6EF"/>
    <w:rsid w:val="00370314"/>
    <w:pPr>
      <w:bidi/>
    </w:pPr>
  </w:style>
  <w:style w:type="paragraph" w:customStyle="1" w:styleId="FF153463B2074C8793344817CAA2B5CB">
    <w:name w:val="FF153463B2074C8793344817CAA2B5CB"/>
    <w:rsid w:val="00370314"/>
    <w:pPr>
      <w:bidi/>
    </w:pPr>
  </w:style>
  <w:style w:type="paragraph" w:customStyle="1" w:styleId="E7BCCB2970414DA399FCAF92B1EFCC25">
    <w:name w:val="E7BCCB2970414DA399FCAF92B1EFCC25"/>
    <w:rsid w:val="00370314"/>
    <w:pPr>
      <w:bidi/>
    </w:pPr>
  </w:style>
  <w:style w:type="paragraph" w:customStyle="1" w:styleId="BFB9690DDE4D45888176BE9B03C37F2D">
    <w:name w:val="BFB9690DDE4D45888176BE9B03C37F2D"/>
    <w:rsid w:val="00370314"/>
    <w:pPr>
      <w:bidi/>
    </w:pPr>
  </w:style>
  <w:style w:type="paragraph" w:customStyle="1" w:styleId="0CEF94E080184B16A9352DA6B61F10C3">
    <w:name w:val="0CEF94E080184B16A9352DA6B61F10C3"/>
    <w:rsid w:val="00370314"/>
    <w:pPr>
      <w:bidi/>
    </w:pPr>
  </w:style>
  <w:style w:type="paragraph" w:customStyle="1" w:styleId="1B9C92BDC1454A808B53F77D31FC0C92">
    <w:name w:val="1B9C92BDC1454A808B53F77D31FC0C92"/>
    <w:rsid w:val="00370314"/>
    <w:pPr>
      <w:bidi/>
    </w:pPr>
  </w:style>
  <w:style w:type="paragraph" w:customStyle="1" w:styleId="EDD5BB7468E94D8D9D3E67EEB4C4B09B">
    <w:name w:val="EDD5BB7468E94D8D9D3E67EEB4C4B09B"/>
    <w:rsid w:val="00370314"/>
    <w:pPr>
      <w:bidi/>
    </w:pPr>
  </w:style>
  <w:style w:type="paragraph" w:customStyle="1" w:styleId="F238D571FCD04DDB8AD6172CB0D95411">
    <w:name w:val="F238D571FCD04DDB8AD6172CB0D95411"/>
    <w:rsid w:val="00370314"/>
    <w:pPr>
      <w:bidi/>
    </w:pPr>
  </w:style>
  <w:style w:type="paragraph" w:customStyle="1" w:styleId="06F1DEB62F6D49A1BC1406D886080055">
    <w:name w:val="06F1DEB62F6D49A1BC1406D886080055"/>
    <w:rsid w:val="00370314"/>
    <w:pPr>
      <w:bidi/>
    </w:pPr>
  </w:style>
  <w:style w:type="paragraph" w:customStyle="1" w:styleId="9D777D46540F4FAFBAA132D3BFFA3D9A">
    <w:name w:val="9D777D46540F4FAFBAA132D3BFFA3D9A"/>
    <w:rsid w:val="00370314"/>
    <w:pPr>
      <w:bidi/>
    </w:pPr>
  </w:style>
  <w:style w:type="paragraph" w:customStyle="1" w:styleId="14991385F86943DDB82619D674E22F16">
    <w:name w:val="14991385F86943DDB82619D674E22F16"/>
    <w:rsid w:val="00370314"/>
    <w:pPr>
      <w:bidi/>
    </w:pPr>
  </w:style>
  <w:style w:type="paragraph" w:customStyle="1" w:styleId="69CC0F6B498A4B44AC966A488EA8075A">
    <w:name w:val="69CC0F6B498A4B44AC966A488EA8075A"/>
    <w:rsid w:val="00370314"/>
    <w:pPr>
      <w:bidi/>
    </w:pPr>
  </w:style>
  <w:style w:type="paragraph" w:customStyle="1" w:styleId="9AADCAB4F24E4631B5C9E6EFEEC22DE8">
    <w:name w:val="9AADCAB4F24E4631B5C9E6EFEEC22DE8"/>
    <w:rsid w:val="00370314"/>
    <w:pPr>
      <w:bidi/>
    </w:pPr>
  </w:style>
  <w:style w:type="paragraph" w:customStyle="1" w:styleId="467AD1C6A2D94D8F8BB669DFD25B54D8">
    <w:name w:val="467AD1C6A2D94D8F8BB669DFD25B54D8"/>
    <w:rsid w:val="0037031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68E0DE03-9502-4243-8B7C-B72E85222B15}"/>
</file>

<file path=customXml/itemProps4.xml><?xml version="1.0" encoding="utf-8"?>
<ds:datastoreItem xmlns:ds="http://schemas.openxmlformats.org/officeDocument/2006/customXml" ds:itemID="{9312D42E-8BF3-4BBA-B626-C8E2CBDF91B8}"/>
</file>

<file path=customXml/itemProps5.xml><?xml version="1.0" encoding="utf-8"?>
<ds:datastoreItem xmlns:ds="http://schemas.openxmlformats.org/officeDocument/2006/customXml" ds:itemID="{5012EA51-F4AF-49C7-87F6-34E5CBB6F0B7}"/>
</file>

<file path=docProps/app.xml><?xml version="1.0" encoding="utf-8"?>
<Properties xmlns="http://schemas.openxmlformats.org/officeDocument/2006/extended-properties" xmlns:vt="http://schemas.openxmlformats.org/officeDocument/2006/docPropsVTypes">
  <Template>Normal</Template>
  <TotalTime>55</TotalTime>
  <Pages>29</Pages>
  <Words>8067</Words>
  <Characters>45988</Characters>
  <Application>Microsoft Office Word</Application>
  <DocSecurity>0</DocSecurity>
  <Lines>383</Lines>
  <Paragraphs>107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2022-01-11T10:57:00Z</dcterms:created>
  <dcterms:modified xsi:type="dcterms:W3CDTF">2022-01-11T11:52:00Z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f1f51e68-0b19-493d-8089-bf08e71bb47e</vt:lpwstr>
  </property>
</Properties>
</file>