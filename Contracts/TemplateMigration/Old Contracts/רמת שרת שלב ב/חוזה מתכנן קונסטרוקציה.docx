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5E421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bookmarkStart w:id="0" w:name="_GoBack"/>
      <w:bookmarkEnd w:id="0"/>
    </w:p>
    <w:p w14:paraId="7019DD2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cs="Times New Roman"/>
          <w:sz w:val="20"/>
          <w:szCs w:val="20"/>
          <w:rtl/>
        </w:rPr>
      </w:pPr>
    </w:p>
    <w:p w14:paraId="2B45B32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p w14:paraId="2BF6A96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30CE6E4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A6A402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592D3E7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7C22A9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590FDD">
        <w:rPr>
          <w:rFonts w:ascii="Times New Roman" w:eastAsia="Times New Roman" w:hAnsi="Times New Roman"/>
          <w:bCs/>
          <w:i/>
          <w:iCs/>
          <w:noProof/>
          <w:sz w:val="32"/>
          <w:szCs w:val="32"/>
        </w:rPr>
        <w:drawing>
          <wp:inline distT="0" distB="0" distL="0" distR="0" wp14:anchorId="45C312EA" wp14:editId="67B9869A">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EE8575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226A995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E887890" w14:textId="77777777" w:rsidR="00302486" w:rsidRDefault="00302486"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8618B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590FDD">
        <w:rPr>
          <w:rFonts w:ascii="Times New Roman" w:eastAsia="Times New Roman" w:hAnsi="Times New Roman" w:hint="cs"/>
          <w:bCs/>
          <w:sz w:val="32"/>
          <w:szCs w:val="32"/>
          <w:u w:val="single"/>
          <w:rtl/>
          <w:lang w:eastAsia="he-IL"/>
        </w:rPr>
        <w:t>חוזה מתכנן קונסטרוקציה</w:t>
      </w:r>
    </w:p>
    <w:p w14:paraId="276FB7D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3ECA14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F2EE8A"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4798629AB2D743C59CB94D0A63AFAD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2DB5F941" w14:textId="77777777" w:rsidR="00302486" w:rsidRPr="00B27B4C" w:rsidRDefault="00FD4380"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Kook Sec" w:date="2022-05-09T14:00:00Z">
            <w:r>
              <w:rPr>
                <w:rFonts w:ascii="Times New Roman" w:eastAsia="Times New Roman" w:hAnsi="Times New Roman"/>
                <w:bCs/>
                <w:sz w:val="32"/>
                <w:szCs w:val="32"/>
                <w:u w:val="single"/>
                <w:rtl/>
                <w:lang w:eastAsia="he-IL"/>
              </w:rPr>
              <w:t>פ.א פיתוח ובנייה בירושלים בע"מ</w:t>
            </w:r>
          </w:ins>
        </w:p>
      </w:sdtContent>
    </w:sdt>
    <w:p w14:paraId="3927F347"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9F074DA6E8F34A398DF78B5C68BA5C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4CACBB44" w14:textId="77777777" w:rsidR="00302486" w:rsidRPr="00B27B4C" w:rsidRDefault="00FD4380"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2" w:author="Kook Sec" w:date="2022-05-09T14:00:00Z">
            <w:r>
              <w:rPr>
                <w:rFonts w:ascii="Times New Roman" w:eastAsia="Times New Roman" w:hAnsi="Times New Roman"/>
                <w:bCs/>
                <w:sz w:val="32"/>
                <w:szCs w:val="32"/>
                <w:u w:val="single"/>
                <w:rtl/>
                <w:lang w:eastAsia="he-IL"/>
              </w:rPr>
              <w:t>רמת שרת שלב ב</w:t>
            </w:r>
          </w:ins>
        </w:p>
      </w:sdtContent>
    </w:sdt>
    <w:p w14:paraId="1998FCB1" w14:textId="77777777" w:rsidR="00302486" w:rsidRPr="00B27B4C" w:rsidRDefault="00302486" w:rsidP="00302486">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D22D5B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C6E796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534DBD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7E24BA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F7E08C3"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122DD4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190E99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F5DB05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843418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07353B9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03C98F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C494D8"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38EF1E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DE2A65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5B147B1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3BC354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F9F23E7"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7313A2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2690867E"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1845C9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1DE05436" w14:textId="77777777" w:rsidR="00590FDD" w:rsidRPr="00590FDD" w:rsidRDefault="00590FDD" w:rsidP="00C30116">
      <w:pPr>
        <w:widowControl w:val="0"/>
        <w:spacing w:before="0" w:beforeAutospacing="0" w:after="0" w:afterAutospacing="0" w:line="240" w:lineRule="auto"/>
        <w:rPr>
          <w:rFonts w:ascii="Times New Roman" w:eastAsia="Times New Roman" w:hAnsi="Times New Roman"/>
          <w:bCs/>
          <w:sz w:val="32"/>
          <w:szCs w:val="32"/>
          <w:u w:val="single"/>
          <w:lang w:eastAsia="he-IL"/>
        </w:rPr>
      </w:pPr>
    </w:p>
    <w:p w14:paraId="420B692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p>
    <w:p w14:paraId="4ACE7063" w14:textId="77777777" w:rsidR="00590FDD" w:rsidRPr="00302486" w:rsidRDefault="00590FDD" w:rsidP="00590FDD">
      <w:pPr>
        <w:widowControl w:val="0"/>
        <w:spacing w:before="0" w:beforeAutospacing="0" w:after="0" w:afterAutospacing="0" w:line="240" w:lineRule="auto"/>
        <w:jc w:val="center"/>
        <w:rPr>
          <w:rFonts w:ascii="Times New Roman" w:eastAsia="Times New Roman" w:hAnsi="Times New Roman"/>
          <w:bCs/>
          <w:sz w:val="32"/>
          <w:szCs w:val="32"/>
          <w:u w:val="single"/>
          <w:lang w:eastAsia="he-IL"/>
        </w:rPr>
      </w:pPr>
      <w:r w:rsidRPr="00302486">
        <w:rPr>
          <w:rFonts w:ascii="Times New Roman" w:eastAsia="Times New Roman" w:hAnsi="Times New Roman" w:hint="cs"/>
          <w:bCs/>
          <w:sz w:val="32"/>
          <w:szCs w:val="32"/>
          <w:u w:val="single"/>
          <w:rtl/>
          <w:lang w:eastAsia="he-IL"/>
        </w:rPr>
        <w:t>חוזה</w:t>
      </w:r>
      <w:r w:rsidR="00302486" w:rsidRPr="00302486">
        <w:rPr>
          <w:rFonts w:ascii="Times New Roman" w:eastAsia="Times New Roman" w:hAnsi="Times New Roman" w:hint="cs"/>
          <w:bCs/>
          <w:sz w:val="32"/>
          <w:szCs w:val="32"/>
          <w:u w:val="single"/>
          <w:rtl/>
          <w:lang w:eastAsia="he-IL"/>
        </w:rPr>
        <w:t xml:space="preserve"> מתכנן קונסטרוקציה</w:t>
      </w:r>
    </w:p>
    <w:p w14:paraId="6CBA50AA"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2B58DA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color w:val="800080"/>
          <w:sz w:val="24"/>
          <w:rtl/>
        </w:rPr>
      </w:pPr>
      <w:r w:rsidRPr="00590FDD">
        <w:rPr>
          <w:rFonts w:ascii="Times New Roman" w:eastAsia="Times New Roman" w:hAnsi="Times New Roman" w:hint="cs"/>
          <w:sz w:val="20"/>
          <w:rtl/>
          <w:lang w:eastAsia="he-IL"/>
        </w:rPr>
        <w:t xml:space="preserve">שנערך ונחתם ביום </w:t>
      </w:r>
      <w:sdt>
        <w:sdtPr>
          <w:rPr>
            <w:rFonts w:ascii="Times New Roman" w:eastAsia="Times New Roman" w:hAnsi="Times New Roman"/>
            <w:color w:val="800080"/>
            <w:sz w:val="24"/>
            <w:rtl/>
            <w:lang w:eastAsia="he-IL"/>
          </w:rPr>
          <w:alias w:val="תאריך חתימת חוזה"/>
          <w:tag w:val="cntSignDate"/>
          <w:id w:val="620189172"/>
          <w:placeholder>
            <w:docPart w:val="934455BD3B3D45E585E88A6717C981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02486">
            <w:rPr>
              <w:rStyle w:val="AutoFieldsChar"/>
              <w:color w:val="00B0F0"/>
              <w:rtl/>
            </w:rPr>
            <w:t>[תאריך חתימת חוזה]</w:t>
          </w:r>
        </w:sdtContent>
      </w:sdt>
    </w:p>
    <w:p w14:paraId="4A074DB4" w14:textId="77777777" w:rsidR="004E32D2"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p>
    <w:p w14:paraId="153CC1AB" w14:textId="77777777" w:rsidR="00590FDD" w:rsidRPr="00590FDD" w:rsidRDefault="004E32D2" w:rsidP="004E32D2">
      <w:pPr>
        <w:widowControl w:val="0"/>
        <w:spacing w:before="0" w:beforeAutospacing="0" w:after="0" w:afterAutospacing="0" w:line="240" w:lineRule="auto"/>
        <w:ind w:left="3600" w:right="2552" w:firstLine="720"/>
        <w:outlineLvl w:val="1"/>
        <w:rPr>
          <w:rFonts w:ascii="Times New Roman" w:eastAsia="Times New Roman" w:hAnsi="Times New Roman"/>
          <w:bCs/>
          <w:sz w:val="20"/>
          <w:rtl/>
          <w:lang w:eastAsia="he-IL"/>
        </w:rPr>
      </w:pPr>
      <w:r>
        <w:rPr>
          <w:rFonts w:ascii="Times New Roman" w:eastAsia="Times New Roman" w:hAnsi="Times New Roman" w:hint="cs"/>
          <w:bCs/>
          <w:sz w:val="20"/>
          <w:rtl/>
          <w:lang w:eastAsia="he-IL"/>
        </w:rPr>
        <w:t>בין</w:t>
      </w:r>
    </w:p>
    <w:sdt>
      <w:sdtPr>
        <w:rPr>
          <w:rFonts w:ascii="Times New Roman" w:eastAsia="Times New Roman" w:hAnsi="Times New Roman"/>
          <w:color w:val="800080"/>
          <w:sz w:val="24"/>
          <w:rtl/>
        </w:rPr>
        <w:alias w:val="צד א בחוזה"/>
        <w:tag w:val="cntTzadA"/>
        <w:id w:val="-166326193"/>
        <w:placeholder>
          <w:docPart w:val="AF58AF63BCDB41ACBC3812FB010974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6DE7757" w14:textId="77777777" w:rsidR="00590FDD" w:rsidRPr="00590FDD" w:rsidRDefault="000867B3" w:rsidP="00590FDD">
          <w:pPr>
            <w:widowControl w:val="0"/>
            <w:spacing w:before="0" w:beforeAutospacing="0" w:after="0" w:afterAutospacing="0" w:line="240" w:lineRule="auto"/>
            <w:ind w:left="3652" w:hanging="52"/>
            <w:jc w:val="both"/>
            <w:rPr>
              <w:rFonts w:ascii="Times New Roman" w:eastAsia="Times New Roman" w:hAnsi="Times New Roman"/>
              <w:color w:val="008000"/>
              <w:sz w:val="24"/>
              <w:rtl/>
            </w:rPr>
          </w:pPr>
          <w:ins w:id="3" w:author="Kook Sec" w:date="2022-05-09T14:12:00Z">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ins>
        </w:p>
      </w:sdtContent>
    </w:sdt>
    <w:p w14:paraId="2F95239E"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color w:val="008000"/>
          <w:sz w:val="24"/>
          <w:rtl/>
        </w:rPr>
      </w:pPr>
    </w:p>
    <w:p w14:paraId="0784242B"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המזמין</w:t>
      </w:r>
      <w:r w:rsidRPr="00590FDD">
        <w:rPr>
          <w:rFonts w:ascii="Times New Roman" w:eastAsia="Times New Roman" w:hAnsi="Times New Roman" w:hint="cs"/>
          <w:sz w:val="20"/>
          <w:rtl/>
          <w:lang w:eastAsia="he-IL"/>
        </w:rPr>
        <w:t>")</w:t>
      </w:r>
    </w:p>
    <w:p w14:paraId="736C28D6" w14:textId="77777777" w:rsidR="00590FDD" w:rsidRPr="00590FDD" w:rsidRDefault="00590FDD" w:rsidP="00590FDD">
      <w:pPr>
        <w:widowControl w:val="0"/>
        <w:spacing w:before="0" w:beforeAutospacing="0" w:after="0" w:afterAutospacing="0" w:line="240" w:lineRule="auto"/>
        <w:ind w:left="2024" w:hanging="2024"/>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אחד;</w:t>
      </w:r>
    </w:p>
    <w:p w14:paraId="176781D2" w14:textId="77777777" w:rsidR="004E32D2" w:rsidRDefault="004E32D2"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p>
    <w:p w14:paraId="78EC144D" w14:textId="77777777" w:rsidR="00590FDD" w:rsidRPr="00590FDD" w:rsidRDefault="00590FDD" w:rsidP="004E32D2">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bCs/>
          <w:sz w:val="20"/>
          <w:rtl/>
          <w:lang w:eastAsia="he-IL"/>
        </w:rPr>
      </w:pPr>
      <w:r w:rsidRPr="00590FDD">
        <w:rPr>
          <w:rFonts w:ascii="Times New Roman" w:eastAsia="Times New Roman" w:hAnsi="Times New Roman" w:hint="cs"/>
          <w:bCs/>
          <w:sz w:val="20"/>
          <w:rtl/>
          <w:lang w:eastAsia="he-IL"/>
        </w:rPr>
        <w:t>ל ב י ן</w:t>
      </w:r>
    </w:p>
    <w:p w14:paraId="13D3C4F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607808449"/>
        <w:placeholder>
          <w:docPart w:val="1BF68FECFDA54328899FAFFC087358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Fonts w:hint="cs"/>
        </w:rPr>
      </w:sdtEndPr>
      <w:sdtContent>
        <w:p w14:paraId="3E37D5ED" w14:textId="77777777" w:rsidR="00590FDD" w:rsidRPr="00590FDD" w:rsidRDefault="00E62608" w:rsidP="00590FDD">
          <w:pPr>
            <w:widowControl w:val="0"/>
            <w:spacing w:before="0" w:beforeAutospacing="0" w:after="0" w:afterAutospacing="0" w:line="240" w:lineRule="auto"/>
            <w:ind w:left="3652" w:hanging="52"/>
            <w:rPr>
              <w:rFonts w:ascii="Times New Roman" w:eastAsia="Times New Roman" w:hAnsi="Times New Roman"/>
              <w:color w:val="800080"/>
              <w:sz w:val="24"/>
              <w:rtl/>
            </w:rPr>
          </w:pPr>
          <w:ins w:id="4" w:author="Kook Sec" w:date="2022-05-09T14:24:00Z">
            <w:r>
              <w:rPr>
                <w:rFonts w:ascii="Times New Roman" w:eastAsia="Times New Roman" w:hAnsi="Times New Roman"/>
                <w:color w:val="800080"/>
                <w:sz w:val="24"/>
                <w:rtl/>
              </w:rPr>
              <w:br/>
              <w:t>תנובת הארץ וירושלים בע"מ</w:t>
            </w:r>
            <w:r>
              <w:rPr>
                <w:rFonts w:ascii="Times New Roman" w:eastAsia="Times New Roman" w:hAnsi="Times New Roman"/>
                <w:color w:val="800080"/>
                <w:sz w:val="24"/>
                <w:rtl/>
              </w:rPr>
              <w:br/>
              <w:t>בנין שערי העיר יפו 213 ירושלים</w:t>
            </w:r>
            <w:r>
              <w:rPr>
                <w:rFonts w:ascii="Times New Roman" w:eastAsia="Times New Roman" w:hAnsi="Times New Roman"/>
                <w:color w:val="800080"/>
                <w:sz w:val="24"/>
                <w:rtl/>
              </w:rPr>
              <w:br/>
              <w:t>513689976</w:t>
            </w:r>
            <w:r>
              <w:rPr>
                <w:rFonts w:ascii="Times New Roman" w:eastAsia="Times New Roman" w:hAnsi="Times New Roman"/>
                <w:color w:val="800080"/>
                <w:sz w:val="24"/>
                <w:rtl/>
              </w:rPr>
              <w:br/>
            </w:r>
          </w:ins>
        </w:p>
      </w:sdtContent>
    </w:sdt>
    <w:p w14:paraId="7F16C6A7" w14:textId="77777777" w:rsidR="00590FDD" w:rsidRPr="00590FDD" w:rsidRDefault="00590FDD" w:rsidP="00590FDD">
      <w:pPr>
        <w:widowControl w:val="0"/>
        <w:spacing w:before="0" w:beforeAutospacing="0" w:after="0" w:afterAutospacing="0" w:line="240" w:lineRule="auto"/>
        <w:ind w:left="2880" w:firstLine="720"/>
        <w:rPr>
          <w:rFonts w:ascii="Times New Roman" w:eastAsia="Times New Roman" w:hAnsi="Times New Roman"/>
          <w:sz w:val="20"/>
          <w:lang w:eastAsia="he-IL"/>
        </w:rPr>
      </w:pPr>
      <w:r w:rsidRPr="00590FDD">
        <w:rPr>
          <w:rFonts w:ascii="Times New Roman" w:eastAsia="Times New Roman" w:hAnsi="Times New Roman" w:hint="cs"/>
          <w:sz w:val="20"/>
          <w:rtl/>
          <w:lang w:eastAsia="he-IL"/>
        </w:rPr>
        <w:t>(להלן: "</w:t>
      </w:r>
      <w:r w:rsidRPr="00590FDD">
        <w:rPr>
          <w:rFonts w:ascii="Times New Roman" w:eastAsia="Times New Roman" w:hAnsi="Times New Roman" w:hint="cs"/>
          <w:b/>
          <w:bCs/>
          <w:sz w:val="20"/>
          <w:rtl/>
          <w:lang w:eastAsia="he-IL"/>
        </w:rPr>
        <w:t>המתכנן</w:t>
      </w:r>
      <w:r w:rsidRPr="00590FDD">
        <w:rPr>
          <w:rFonts w:ascii="Times New Roman" w:eastAsia="Times New Roman" w:hAnsi="Times New Roman" w:hint="cs"/>
          <w:sz w:val="20"/>
          <w:rtl/>
          <w:lang w:eastAsia="he-IL"/>
        </w:rPr>
        <w:t>")</w:t>
      </w:r>
    </w:p>
    <w:p w14:paraId="27CFE18A" w14:textId="77777777" w:rsidR="00590FDD" w:rsidRPr="00590FDD" w:rsidRDefault="00590FDD" w:rsidP="00590FDD">
      <w:pPr>
        <w:widowControl w:val="0"/>
        <w:spacing w:before="0" w:beforeAutospacing="0" w:after="0" w:afterAutospacing="0" w:line="240" w:lineRule="auto"/>
        <w:ind w:left="1457" w:hanging="1457"/>
        <w:jc w:val="center"/>
        <w:rPr>
          <w:rFonts w:ascii="Times New Roman" w:eastAsia="Times New Roman" w:hAnsi="Times New Roman"/>
          <w:sz w:val="20"/>
          <w:rtl/>
          <w:lang w:eastAsia="he-IL"/>
        </w:rPr>
      </w:pPr>
      <w:r w:rsidRPr="00590FDD">
        <w:rPr>
          <w:rFonts w:ascii="Times New Roman" w:eastAsia="Times New Roman" w:hAnsi="Times New Roman" w:hint="cs"/>
          <w:bCs/>
          <w:sz w:val="20"/>
          <w:rtl/>
          <w:lang w:eastAsia="he-IL"/>
        </w:rPr>
        <w:t>מצד שני;</w:t>
      </w:r>
    </w:p>
    <w:p w14:paraId="6D0C421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A519B0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7B5D188" w14:textId="77777777" w:rsidR="00590FDD" w:rsidRPr="00590FDD" w:rsidRDefault="00590FDD" w:rsidP="00590FDD">
      <w:pPr>
        <w:widowControl w:val="0"/>
        <w:spacing w:before="0" w:beforeAutospacing="0" w:after="0" w:afterAutospacing="0" w:line="240" w:lineRule="auto"/>
        <w:ind w:left="1440" w:hanging="1440"/>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והואיל:</w:t>
      </w:r>
      <w:r w:rsidRPr="00590FDD">
        <w:rPr>
          <w:rFonts w:ascii="Times New Roman" w:eastAsia="Times New Roman" w:hAnsi="Times New Roman"/>
          <w:bCs/>
          <w:sz w:val="20"/>
          <w:rtl/>
          <w:lang w:eastAsia="he-IL"/>
        </w:rPr>
        <w:tab/>
      </w:r>
      <w:r w:rsidRPr="00590FDD">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53434C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ED8D51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F747CD2" w14:textId="77777777" w:rsidR="00590FDD" w:rsidRPr="00590FDD" w:rsidRDefault="00590FDD" w:rsidP="00590FDD">
      <w:pPr>
        <w:widowControl w:val="0"/>
        <w:spacing w:before="0" w:beforeAutospacing="0" w:after="0" w:afterAutospacing="0" w:line="240" w:lineRule="auto"/>
        <w:jc w:val="center"/>
        <w:outlineLvl w:val="1"/>
        <w:rPr>
          <w:rFonts w:ascii="Times New Roman" w:eastAsia="Times New Roman" w:hAnsi="Times New Roman"/>
          <w:bCs/>
          <w:sz w:val="20"/>
          <w:rtl/>
          <w:lang w:eastAsia="he-IL"/>
        </w:rPr>
      </w:pPr>
      <w:r w:rsidRPr="00590FDD">
        <w:rPr>
          <w:rFonts w:ascii="Times New Roman" w:eastAsia="Times New Roman" w:hAnsi="Times New Roman"/>
          <w:bCs/>
          <w:sz w:val="20"/>
          <w:rtl/>
          <w:lang w:eastAsia="he-IL"/>
        </w:rPr>
        <w:t>לפיכך הותנה והוסכם בין הצדדים כדלקמן:</w:t>
      </w:r>
    </w:p>
    <w:p w14:paraId="22E5627A"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4FFA229"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
          <w:bCs/>
          <w:sz w:val="20"/>
          <w:u w:val="single"/>
          <w:rtl/>
          <w:lang w:eastAsia="he-IL"/>
        </w:rPr>
      </w:pPr>
      <w:r w:rsidRPr="00590FDD">
        <w:rPr>
          <w:rFonts w:ascii="Times New Roman" w:eastAsia="Times New Roman" w:hAnsi="Times New Roman"/>
          <w:b/>
          <w:bCs/>
          <w:sz w:val="20"/>
          <w:u w:val="single"/>
          <w:rtl/>
          <w:lang w:eastAsia="he-IL"/>
        </w:rPr>
        <w:t>מבוא</w:t>
      </w:r>
    </w:p>
    <w:p w14:paraId="6DFCCF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6AF060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למונחים הבאים יהא הפרוש הנקוב </w:t>
      </w:r>
      <w:proofErr w:type="spellStart"/>
      <w:r w:rsidRPr="00590FDD">
        <w:rPr>
          <w:rFonts w:ascii="Times New Roman" w:eastAsia="Times New Roman" w:hAnsi="Times New Roman"/>
          <w:sz w:val="20"/>
          <w:rtl/>
          <w:lang w:eastAsia="he-IL"/>
        </w:rPr>
        <w:t>בצידם</w:t>
      </w:r>
      <w:proofErr w:type="spellEnd"/>
      <w:r w:rsidRPr="00590FDD">
        <w:rPr>
          <w:rFonts w:ascii="Times New Roman" w:eastAsia="Times New Roman" w:hAnsi="Times New Roman"/>
          <w:sz w:val="20"/>
          <w:rtl/>
          <w:lang w:eastAsia="he-IL"/>
        </w:rPr>
        <w:t xml:space="preserve"> דהיינו:</w:t>
      </w:r>
    </w:p>
    <w:p w14:paraId="53863A31"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5F733DD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"הפרויקט"</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6319663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072E30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"התכנית" </w:t>
      </w:r>
      <w:r w:rsidRPr="00590FDD">
        <w:rPr>
          <w:rFonts w:ascii="Times New Roman" w:eastAsia="Times New Roman" w:hAnsi="Times New Roman"/>
          <w:sz w:val="20"/>
          <w:rtl/>
          <w:lang w:eastAsia="he-IL"/>
        </w:rPr>
        <w:t>/</w:t>
      </w:r>
    </w:p>
    <w:p w14:paraId="327D8E3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"המקרקעין"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15C4BC2E"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773E40A"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"האתר"</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7400175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28D52C8"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היועצים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2AD903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821B05"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התכניות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בצוע שרותי המתכנן, עפ</w:t>
      </w:r>
      <w:r w:rsidR="00302486">
        <w:rPr>
          <w:rFonts w:ascii="Times New Roman" w:eastAsia="Times New Roman" w:hAnsi="Times New Roman"/>
          <w:sz w:val="20"/>
          <w:rtl/>
          <w:lang w:eastAsia="he-IL"/>
        </w:rPr>
        <w:t>"י דרישת המזמין, לשם ביצוע הפרו</w:t>
      </w:r>
      <w:r w:rsidRPr="00590FDD">
        <w:rPr>
          <w:rFonts w:ascii="Times New Roman" w:eastAsia="Times New Roman" w:hAnsi="Times New Roman"/>
          <w:sz w:val="20"/>
          <w:rtl/>
          <w:lang w:eastAsia="he-IL"/>
        </w:rPr>
        <w:t xml:space="preserve">יקט ו/או כל חלק הימנו, לפי קביעת המזמין, לרבות ומבלי לפגוע בכלליות האמור לעיל, כל המסמכים המצוינים ברשימת התכניות ומסמכים המצורפת לחוזה זה במסגרת </w:t>
      </w:r>
      <w:r w:rsidRPr="00590FDD">
        <w:rPr>
          <w:rFonts w:ascii="Times New Roman" w:eastAsia="Times New Roman" w:hAnsi="Times New Roman"/>
          <w:sz w:val="20"/>
          <w:rtl/>
          <w:lang w:eastAsia="he-IL"/>
        </w:rPr>
        <w:lastRenderedPageBreak/>
        <w:t xml:space="preserve">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כל המסמכים שיערכו ע"י המתכנן כאמור יערכו בשפה העברית.</w:t>
      </w:r>
    </w:p>
    <w:p w14:paraId="7553598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99E20D4"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שירותי</w:t>
      </w:r>
    </w:p>
    <w:p w14:paraId="625E32D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המתכנן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p>
    <w:p w14:paraId="52D23DE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השירותים</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 xml:space="preserve">השירותים כמוגדר וכמפורט בחוזה זה ובנספח </w:t>
      </w:r>
      <w:r w:rsidRPr="00590FDD">
        <w:rPr>
          <w:rFonts w:ascii="Times New Roman" w:eastAsia="Times New Roman" w:hAnsi="Times New Roman"/>
          <w:b/>
          <w:bCs/>
          <w:sz w:val="20"/>
          <w:rtl/>
          <w:lang w:eastAsia="he-IL"/>
        </w:rPr>
        <w:t>ב'</w:t>
      </w:r>
      <w:r w:rsidRPr="00590FDD">
        <w:rPr>
          <w:rFonts w:ascii="Times New Roman" w:eastAsia="Times New Roman" w:hAnsi="Times New Roman"/>
          <w:sz w:val="20"/>
          <w:rtl/>
          <w:lang w:eastAsia="he-IL"/>
        </w:rPr>
        <w:t>.</w:t>
      </w:r>
    </w:p>
    <w:p w14:paraId="669E6751"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5EE6D6F"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המנהל</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6E9217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8B528B9"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מקום שמדובר בחוזה זה במזמין - גם המנהל במשמע.</w:t>
      </w:r>
    </w:p>
    <w:p w14:paraId="18E802EC"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7C4D6AD"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החוזה</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חוזה זה על נספחיו.</w:t>
      </w:r>
    </w:p>
    <w:p w14:paraId="756C7480"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5CBE418B" w14:textId="77777777" w:rsidR="00590FDD" w:rsidRPr="00590FDD" w:rsidRDefault="00590FDD" w:rsidP="00590FDD">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הדין</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כהגדרתו בחוק הפירושים לרבות כל הוראה של רשות מוסמכת בתוקף סמכותה על פי הדין.</w:t>
      </w:r>
    </w:p>
    <w:p w14:paraId="09E552D5"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DA766FB"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הרשות</w:t>
      </w:r>
    </w:p>
    <w:p w14:paraId="5A268E76"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המקומית</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w:t>
      </w:r>
    </w:p>
    <w:p w14:paraId="1434388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26A8ACF" w14:textId="77777777" w:rsidR="00590FDD" w:rsidRPr="00590FDD" w:rsidRDefault="00590FDD" w:rsidP="00590FDD">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590FDD">
        <w:rPr>
          <w:rFonts w:ascii="Times New Roman" w:eastAsia="Times New Roman" w:hAnsi="Times New Roman"/>
          <w:sz w:val="20"/>
          <w:rtl/>
          <w:lang w:eastAsia="he-IL"/>
        </w:rPr>
        <w:t>"</w:t>
      </w:r>
      <w:r w:rsidRPr="00590FDD">
        <w:rPr>
          <w:rFonts w:ascii="Times New Roman" w:eastAsia="Times New Roman" w:hAnsi="Times New Roman"/>
          <w:b/>
          <w:bCs/>
          <w:sz w:val="20"/>
          <w:rtl/>
          <w:lang w:eastAsia="he-IL"/>
        </w:rPr>
        <w:t>חוזה</w:t>
      </w:r>
    </w:p>
    <w:p w14:paraId="3C5BFE44"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 הפיתוח</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r>
      <w:r w:rsidRPr="00590FDD">
        <w:rPr>
          <w:rFonts w:ascii="Times New Roman" w:eastAsia="Times New Roman" w:hAnsi="Times New Roman"/>
          <w:sz w:val="20"/>
          <w:rtl/>
          <w:lang w:eastAsia="he-IL"/>
        </w:rPr>
        <w:tab/>
        <w:t xml:space="preserve">כמוגדר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w:t>
      </w:r>
    </w:p>
    <w:p w14:paraId="30365317" w14:textId="77777777" w:rsidR="00590FDD" w:rsidRPr="00590FDD" w:rsidRDefault="00590FDD" w:rsidP="00590FDD">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2F1E71C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הכותרות בחוזה זה לא ישמשו בפירושו.</w:t>
      </w:r>
    </w:p>
    <w:p w14:paraId="3DFF794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0CDD0D3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הנספחים לחוזה זה מהווים חלק בלתי נפרד הימנו ואלה הם:</w:t>
      </w:r>
    </w:p>
    <w:p w14:paraId="175097B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09D97C83"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א'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כללי;</w:t>
      </w:r>
    </w:p>
    <w:p w14:paraId="778A5B11"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נספח ב'</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שירותי המתכנן;</w:t>
      </w:r>
    </w:p>
    <w:p w14:paraId="11D4A532"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ג'</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lang w:eastAsia="he-IL"/>
        </w:rPr>
        <w:t>–</w:t>
      </w:r>
      <w:r w:rsidRPr="00590FDD">
        <w:rPr>
          <w:rFonts w:ascii="Times New Roman" w:eastAsia="Times New Roman" w:hAnsi="Times New Roman"/>
          <w:color w:val="000000"/>
          <w:sz w:val="20"/>
          <w:rtl/>
          <w:lang w:eastAsia="he-IL"/>
        </w:rPr>
        <w:t xml:space="preserve"> </w:t>
      </w:r>
      <w:r w:rsidRPr="00590FDD">
        <w:rPr>
          <w:rFonts w:ascii="Times New Roman" w:eastAsia="Times New Roman" w:hAnsi="Times New Roman"/>
          <w:color w:val="000000"/>
          <w:sz w:val="20"/>
          <w:rtl/>
          <w:lang w:eastAsia="he-IL"/>
        </w:rPr>
        <w:tab/>
        <w:t>לוח זמנים;</w:t>
      </w:r>
    </w:p>
    <w:p w14:paraId="25D2391F"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ד'</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שכר המתכנן;</w:t>
      </w:r>
    </w:p>
    <w:p w14:paraId="0CE61875"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590FDD">
        <w:rPr>
          <w:rFonts w:ascii="Times New Roman" w:eastAsia="Times New Roman" w:hAnsi="Times New Roman"/>
          <w:b/>
          <w:bCs/>
          <w:color w:val="000000"/>
          <w:sz w:val="20"/>
          <w:rtl/>
          <w:lang w:eastAsia="he-IL"/>
        </w:rPr>
        <w:t>נספח ה'</w:t>
      </w:r>
      <w:r w:rsidRPr="00590FDD">
        <w:rPr>
          <w:rFonts w:ascii="Times New Roman" w:eastAsia="Times New Roman" w:hAnsi="Times New Roman"/>
          <w:color w:val="000000"/>
          <w:sz w:val="20"/>
          <w:rtl/>
          <w:lang w:eastAsia="he-IL"/>
        </w:rPr>
        <w:t xml:space="preserve"> - </w:t>
      </w:r>
      <w:r w:rsidRPr="00590FDD">
        <w:rPr>
          <w:rFonts w:ascii="Times New Roman" w:eastAsia="Times New Roman" w:hAnsi="Times New Roman"/>
          <w:color w:val="000000"/>
          <w:sz w:val="20"/>
          <w:rtl/>
          <w:lang w:eastAsia="he-IL"/>
        </w:rPr>
        <w:tab/>
        <w:t>תשלומי שכר המתכנן;</w:t>
      </w:r>
    </w:p>
    <w:p w14:paraId="7244EAD6"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Cs/>
          <w:sz w:val="20"/>
          <w:rtl/>
          <w:lang w:eastAsia="he-IL"/>
        </w:rPr>
        <w:t xml:space="preserve">נספח ו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הצהרה והתחייבות לשמירת סודיות;</w:t>
      </w:r>
    </w:p>
    <w:p w14:paraId="58F205A2"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r>
      <w:r w:rsidRPr="003E5958">
        <w:rPr>
          <w:rFonts w:ascii="Times New Roman" w:eastAsia="Times New Roman" w:hAnsi="Times New Roman" w:hint="cs"/>
          <w:sz w:val="20"/>
          <w:rtl/>
          <w:lang w:eastAsia="he-IL"/>
        </w:rPr>
        <w:t>מפרט</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ביטוחי</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המתכנן</w:t>
      </w:r>
      <w:r w:rsidRPr="003E5958">
        <w:rPr>
          <w:rFonts w:ascii="Times New Roman" w:eastAsia="Times New Roman" w:hAnsi="Times New Roman"/>
          <w:sz w:val="20"/>
          <w:rtl/>
          <w:lang w:eastAsia="he-IL"/>
        </w:rPr>
        <w:t>;</w:t>
      </w:r>
    </w:p>
    <w:p w14:paraId="57CEF549" w14:textId="77777777" w:rsidR="003E5958" w:rsidRPr="003E5958" w:rsidRDefault="003E5958" w:rsidP="003E595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3E5958">
        <w:rPr>
          <w:rFonts w:ascii="Times New Roman" w:eastAsia="Times New Roman" w:hAnsi="Times New Roman"/>
          <w:bCs/>
          <w:sz w:val="20"/>
          <w:rtl/>
          <w:lang w:eastAsia="he-IL"/>
        </w:rPr>
        <w:t>נספח ז</w:t>
      </w:r>
      <w:r w:rsidRPr="003E5958">
        <w:rPr>
          <w:rFonts w:ascii="Times New Roman" w:eastAsia="Times New Roman" w:hAnsi="Times New Roman" w:hint="cs"/>
          <w:bCs/>
          <w:sz w:val="20"/>
          <w:rtl/>
          <w:lang w:eastAsia="he-IL"/>
        </w:rPr>
        <w:t>1</w:t>
      </w:r>
      <w:r w:rsidRPr="003E5958">
        <w:rPr>
          <w:rFonts w:ascii="Times New Roman" w:eastAsia="Times New Roman" w:hAnsi="Times New Roman"/>
          <w:sz w:val="20"/>
          <w:rtl/>
          <w:lang w:eastAsia="he-IL"/>
        </w:rPr>
        <w:t xml:space="preserve"> -</w:t>
      </w:r>
      <w:r w:rsidRPr="003E5958">
        <w:rPr>
          <w:rFonts w:ascii="Times New Roman" w:eastAsia="Times New Roman" w:hAnsi="Times New Roman"/>
          <w:sz w:val="20"/>
          <w:rtl/>
          <w:lang w:eastAsia="he-IL"/>
        </w:rPr>
        <w:tab/>
        <w:t>אישור על קיום ביטוחי המתכנן;</w:t>
      </w:r>
    </w:p>
    <w:p w14:paraId="39A4DEC4"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ח'</w:t>
      </w:r>
      <w:r w:rsidRPr="00590FDD">
        <w:rPr>
          <w:rFonts w:ascii="Times New Roman" w:eastAsia="Times New Roman" w:hAnsi="Times New Roman"/>
          <w:sz w:val="20"/>
          <w:rtl/>
          <w:lang w:eastAsia="he-IL"/>
        </w:rPr>
        <w:t xml:space="preserve"> - </w:t>
      </w:r>
      <w:r w:rsidRPr="00590FDD">
        <w:rPr>
          <w:rFonts w:ascii="Times New Roman" w:eastAsia="Times New Roman" w:hAnsi="Times New Roman"/>
          <w:sz w:val="20"/>
          <w:rtl/>
          <w:lang w:eastAsia="he-IL"/>
        </w:rPr>
        <w:tab/>
        <w:t>רשימת התכניות והמסמכים שעל המתכנן להנפיק.</w:t>
      </w:r>
    </w:p>
    <w:p w14:paraId="0502D89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נספח ט'</w:t>
      </w:r>
      <w:r w:rsidRPr="00590FDD">
        <w:rPr>
          <w:rFonts w:ascii="Times New Roman" w:eastAsia="Times New Roman" w:hAnsi="Times New Roman"/>
          <w:sz w:val="20"/>
          <w:rtl/>
          <w:lang w:eastAsia="he-IL"/>
        </w:rPr>
        <w:t xml:space="preserve"> -</w:t>
      </w:r>
      <w:r w:rsidRPr="00590FDD">
        <w:rPr>
          <w:rFonts w:ascii="Times New Roman" w:eastAsia="Times New Roman" w:hAnsi="Times New Roman"/>
          <w:sz w:val="20"/>
          <w:rtl/>
          <w:lang w:eastAsia="he-IL"/>
        </w:rPr>
        <w:tab/>
        <w:t>אישור להשלמת הפרויקט/קטע מהפרויקט.</w:t>
      </w:r>
    </w:p>
    <w:p w14:paraId="593C45CA"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590FDD">
        <w:rPr>
          <w:rFonts w:ascii="Times New Roman" w:eastAsia="Times New Roman" w:hAnsi="Times New Roman"/>
          <w:b/>
          <w:bCs/>
          <w:sz w:val="20"/>
          <w:rtl/>
          <w:lang w:eastAsia="he-IL"/>
        </w:rPr>
        <w:t xml:space="preserve">נספח י' </w:t>
      </w:r>
      <w:r w:rsidRPr="00590FDD">
        <w:rPr>
          <w:rFonts w:ascii="Times New Roman" w:eastAsia="Times New Roman" w:hAnsi="Times New Roman"/>
          <w:sz w:val="20"/>
          <w:rtl/>
          <w:lang w:eastAsia="he-IL"/>
        </w:rPr>
        <w:t>-</w:t>
      </w:r>
      <w:r w:rsidRPr="00590FDD">
        <w:rPr>
          <w:rFonts w:ascii="Times New Roman" w:eastAsia="Times New Roman" w:hAnsi="Times New Roman"/>
          <w:sz w:val="20"/>
          <w:rtl/>
          <w:lang w:eastAsia="he-IL"/>
        </w:rPr>
        <w:tab/>
        <w:t>נספח היעדר תביעות.</w:t>
      </w:r>
    </w:p>
    <w:p w14:paraId="784E38E9" w14:textId="77777777" w:rsidR="00590FDD" w:rsidRPr="00590FDD" w:rsidRDefault="00590FDD" w:rsidP="00590FDD">
      <w:pPr>
        <w:widowControl w:val="0"/>
        <w:spacing w:before="0" w:beforeAutospacing="0" w:after="0" w:afterAutospacing="0" w:line="240" w:lineRule="auto"/>
        <w:ind w:left="798"/>
        <w:jc w:val="both"/>
        <w:rPr>
          <w:rFonts w:ascii="Times New Roman" w:eastAsia="Times New Roman" w:hAnsi="Times New Roman"/>
          <w:sz w:val="20"/>
          <w:rtl/>
          <w:lang w:eastAsia="he-IL"/>
        </w:rPr>
      </w:pPr>
    </w:p>
    <w:p w14:paraId="6BEA3D60"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שירותי המתכנן</w:t>
      </w:r>
    </w:p>
    <w:p w14:paraId="14417A1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EF5CC0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מוסר בזה למתכנן והמתכנן מקבל על עצמו את בצוע שרותי המתכנן.</w:t>
      </w:r>
    </w:p>
    <w:p w14:paraId="26A1E6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C1BD13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ומאשר כי הינו מכיר ויודע את כל הנדרש למטרת בצוע שרותי המתכנן וכי הינו מורשה על פי דין למתן שרותי המתכנן, לרבות, עפ"י חוק המהנדסים והאדריכלים תשי"ח - 1958, וכי יש בידו 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שיון תקף לביצוע עפ"י דין של שירותי המתכנן, כי הוא בעל הכישורים, הר</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שיונות, הידע, הניסיון והאמצעים המאפשרים לו ביצועם ברמה מקצועית גבוהה ובהתאם למותנה בחוזה.</w:t>
      </w:r>
    </w:p>
    <w:p w14:paraId="42361EA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143715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ידוע לו שש</w:t>
      </w:r>
      <w:r w:rsidR="00302486">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 xml:space="preserve">רותי המתכנן עפ"י חוזה </w:t>
      </w:r>
      <w:r w:rsidR="00302486">
        <w:rPr>
          <w:rFonts w:ascii="Times New Roman" w:eastAsia="Times New Roman" w:hAnsi="Times New Roman"/>
          <w:sz w:val="20"/>
          <w:rtl/>
          <w:lang w:eastAsia="he-IL"/>
        </w:rPr>
        <w:t>זה הינם לשלבים ו/או קטעים בפרוי</w:t>
      </w:r>
      <w:r w:rsidRPr="00590FDD">
        <w:rPr>
          <w:rFonts w:ascii="Times New Roman" w:eastAsia="Times New Roman" w:hAnsi="Times New Roman"/>
          <w:sz w:val="20"/>
          <w:rtl/>
          <w:lang w:eastAsia="he-IL"/>
        </w:rPr>
        <w:t xml:space="preserve">קט כפי שיוזמנו בכתב ע"י המזמין מעת לעת עפ"י שיקול דעתו, והם יינתנו על ידו בשלבי 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להלן. המתכנן מוסיף ומצהיר כי ידוע לו שהמזמין אינו מתחייב להזמין מהמתכנן שירותים נוספים מעבר לנקוב בחוזה זה ובנספח </w:t>
      </w:r>
      <w:r w:rsidRPr="00590FDD">
        <w:rPr>
          <w:rFonts w:ascii="Times New Roman" w:eastAsia="Times New Roman" w:hAnsi="Times New Roman"/>
          <w:bCs/>
          <w:sz w:val="20"/>
          <w:rtl/>
          <w:lang w:eastAsia="he-IL"/>
        </w:rPr>
        <w:t xml:space="preserve">ב' </w:t>
      </w:r>
      <w:r w:rsidRPr="00590FDD">
        <w:rPr>
          <w:rFonts w:ascii="Times New Roman" w:eastAsia="Times New Roman" w:hAnsi="Times New Roman"/>
          <w:sz w:val="20"/>
          <w:rtl/>
          <w:lang w:eastAsia="he-IL"/>
        </w:rPr>
        <w:t>כאמור.</w:t>
      </w:r>
    </w:p>
    <w:p w14:paraId="0360140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ED79A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590FDD">
        <w:rPr>
          <w:rFonts w:ascii="Times New Roman" w:eastAsia="Times New Roman" w:hAnsi="Times New Roman"/>
          <w:sz w:val="20"/>
          <w:rtl/>
          <w:lang w:eastAsia="he-IL"/>
        </w:rPr>
        <w:lastRenderedPageBreak/>
        <w:t>שייקבעו על ידי המזמין.</w:t>
      </w:r>
    </w:p>
    <w:p w14:paraId="0C60FA7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F74CE2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3F15160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FB6B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לבצע את שרותי המתכנן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המתכנן,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כפי שיקבע ע"י המנהל. כן מתחייב המתכנן להשתתף בתאום מראש בכל ישיבות התיאום אליהן יוזמן.</w:t>
      </w:r>
    </w:p>
    <w:p w14:paraId="164E6C7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A4C30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ישמור על נוהלי קשר, תיאום, רשום וצורת המסמכים לפי דרישת המנהל.</w:t>
      </w:r>
    </w:p>
    <w:p w14:paraId="20DA2E7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D3680E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עוד לא יקבע אחרת ע"י המזמין, יהיה המנהל כנקוב בנספח </w:t>
      </w:r>
      <w:r w:rsidRPr="00590FDD">
        <w:rPr>
          <w:rFonts w:ascii="Times New Roman" w:eastAsia="Times New Roman" w:hAnsi="Times New Roman"/>
          <w:bCs/>
          <w:sz w:val="20"/>
          <w:rtl/>
          <w:lang w:eastAsia="he-IL"/>
        </w:rPr>
        <w:t xml:space="preserve">א' </w:t>
      </w:r>
      <w:r w:rsidRPr="00590FDD">
        <w:rPr>
          <w:rFonts w:ascii="Times New Roman" w:eastAsia="Times New Roman" w:hAnsi="Times New Roman"/>
          <w:sz w:val="20"/>
          <w:rtl/>
          <w:lang w:eastAsia="he-IL"/>
        </w:rPr>
        <w:t>ועל המתכנן להיות בקשר מתמיד אתו ולתאם עמו את כל פעולותיו, אלא אם נקבע אחרת ע"י המזמין.</w:t>
      </w:r>
    </w:p>
    <w:p w14:paraId="5EFBCB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CB40BF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כי ידועות לו הוראות כל התכניות הקיימות או הנמצאות בשלבי הכנה על ידי הרשויות המוסמכות לכך לגבי האתר, וכן הוראות הדין, הנהלים, התקנים והתקנות החלים בקשר עם בצוע שרותי המתכנן, והוא מתחייב לפעול בהתאם לקבוע בהם. כמו כן מצהיר המתכנן כי בדק בעצמו את כל הנושאים הרלוונטיים 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מתאים למטרותיו, ויש בידיו את כל הנתונים הנוגעים לאתר, כנדרש לשם ביצוע שירותי המתכנן.</w:t>
      </w:r>
    </w:p>
    <w:p w14:paraId="223CC4C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055AE1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להפיק את כל התכניות מושא חוזה זה, בכל שלבי הביצוע של שירותי המתכנן, ולרבות כל שינוי בתכניותיו באמצעות מחשב בתוכנה  או בקבצים במתכונת הקבועה בנספח </w:t>
      </w:r>
      <w:r w:rsidRPr="00590FDD">
        <w:rPr>
          <w:rFonts w:ascii="Times New Roman" w:eastAsia="Times New Roman" w:hAnsi="Times New Roman"/>
          <w:b/>
          <w:bCs/>
          <w:sz w:val="20"/>
          <w:rtl/>
          <w:lang w:eastAsia="he-IL"/>
        </w:rPr>
        <w:t>א'</w:t>
      </w:r>
      <w:r w:rsidRPr="00590FDD">
        <w:rPr>
          <w:rFonts w:ascii="Times New Roman" w:eastAsia="Times New Roman" w:hAnsi="Times New Roman"/>
          <w:sz w:val="20"/>
          <w:rtl/>
          <w:lang w:eastAsia="he-IL"/>
        </w:rPr>
        <w:t xml:space="preserve"> ועפ"י הנחיות המזמין מעת לעת. המתכנן מתחייב להעביר ליועצים ולקבל מהם קבצים אך ורק באותה מתכונת שנקבעה כאמור.</w:t>
      </w:r>
    </w:p>
    <w:p w14:paraId="4204206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5C529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77D9E4D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D2BFDF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 כי אין לו ולא תהינה לו תביעות ו/או טענות כלפי המזמין או כלפי המתכננים האחרים בגין מסירת העבודות כאמור. משמסר המזמין ביצוע שירותים כאמור למתכנן אחר, מתחייב המתכנן לשתף עמו פעולה ככל שיידרש.</w:t>
      </w:r>
    </w:p>
    <w:p w14:paraId="1BBAD70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9D9045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w:t>
      </w:r>
      <w:r w:rsidRPr="00590FDD">
        <w:rPr>
          <w:rFonts w:ascii="Times New Roman" w:eastAsia="Times New Roman" w:hAnsi="Times New Roman"/>
          <w:sz w:val="20"/>
          <w:rtl/>
          <w:lang w:eastAsia="he-IL"/>
        </w:rPr>
        <w:t xml:space="preserve"> של </w:t>
      </w:r>
      <w:proofErr w:type="spellStart"/>
      <w:r w:rsidRPr="00590FDD">
        <w:rPr>
          <w:rFonts w:ascii="Times New Roman" w:eastAsia="Times New Roman" w:hAnsi="Times New Roman"/>
          <w:sz w:val="20"/>
          <w:rtl/>
          <w:lang w:eastAsia="he-IL"/>
        </w:rPr>
        <w:t>רמדור</w:t>
      </w:r>
      <w:proofErr w:type="spellEnd"/>
      <w:r w:rsidRPr="00590FDD">
        <w:rPr>
          <w:rFonts w:ascii="Times New Roman" w:eastAsia="Times New Roman" w:hAnsi="Times New Roman"/>
          <w:sz w:val="20"/>
          <w:rtl/>
          <w:lang w:eastAsia="he-IL"/>
        </w:rPr>
        <w:t xml:space="preserve"> או אחרת המאושרת ע"י המזמין ויפעל במערכת זו ללא כל תמורה נוספת</w:t>
      </w:r>
      <w:r w:rsidRPr="00590FDD">
        <w:rPr>
          <w:rFonts w:ascii="Times New Roman" w:eastAsia="Times New Roman" w:hAnsi="Times New Roman" w:hint="cs"/>
          <w:sz w:val="20"/>
          <w:rtl/>
          <w:lang w:eastAsia="he-IL"/>
        </w:rPr>
        <w:t>.</w:t>
      </w:r>
    </w:p>
    <w:p w14:paraId="45881F5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22682F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צוות עובדים ואמצעים</w:t>
      </w:r>
    </w:p>
    <w:p w14:paraId="6A7A8F4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AD758F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בצוע שרותי המתכנן יקיים משרד מאויש מאורגן ומצויד באופן שיאפשר בצוע שרותי המתכנן בהתאם להוראות חוזה זה.</w:t>
      </w:r>
    </w:p>
    <w:p w14:paraId="327C716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B16E0C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שהרכבם המספרי והמקצועי של צוות עובדיו, כמפורט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יתאים לביצוע שרותי המתכנן ברמה ובמועדים המפורטים בחוזה זה ויניח את דעתו של המנהל במשך כל תקופת מתן שרותי המתכנן.</w:t>
      </w:r>
    </w:p>
    <w:p w14:paraId="67B9BE6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BCB6C4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 להורות למתכנן מזמן לזמן להגדיל את צוות עובדיו, על חשבונו </w:t>
      </w:r>
      <w:r w:rsidRPr="00590FDD">
        <w:rPr>
          <w:rFonts w:ascii="Times New Roman" w:eastAsia="Times New Roman" w:hAnsi="Times New Roman"/>
          <w:sz w:val="20"/>
          <w:rtl/>
          <w:lang w:eastAsia="he-IL"/>
        </w:rPr>
        <w:lastRenderedPageBreak/>
        <w:t>ואחריותו של המתכנן, במספר, לתקופה ובמקומות אותם יציין המנהל בהוראותיו.</w:t>
      </w:r>
    </w:p>
    <w:p w14:paraId="2605FCB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BBF9C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בזה כי במשך כל תקופת החוזה יהיה האדריכל ו/או המהנדס ו/או היועץ הנקוב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 xml:space="preserve"> להלן, מנהלו הראשי של המתכנן למטרת בצוע החוזה (להלן: "</w:t>
      </w:r>
      <w:r w:rsidRPr="00590FDD">
        <w:rPr>
          <w:rFonts w:ascii="Times New Roman" w:eastAsia="Times New Roman" w:hAnsi="Times New Roman"/>
          <w:b/>
          <w:bCs/>
          <w:sz w:val="20"/>
          <w:rtl/>
          <w:lang w:eastAsia="he-IL"/>
        </w:rPr>
        <w:t>המנהל הראשי</w:t>
      </w:r>
      <w:r w:rsidRPr="00590FDD">
        <w:rPr>
          <w:rFonts w:ascii="Times New Roman" w:eastAsia="Times New Roman" w:hAnsi="Times New Roman"/>
          <w:sz w:val="20"/>
          <w:rtl/>
          <w:lang w:eastAsia="he-IL"/>
        </w:rPr>
        <w:t>"). החלפת המנהל הראשי בממלא מקום מתאים ולתקופה מוגדרת, תיעשה לאחר אישורו של המזמין.</w:t>
      </w:r>
    </w:p>
    <w:p w14:paraId="1C6A1B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DA2D13E" w14:textId="77777777" w:rsidR="00302486" w:rsidRDefault="00590FDD" w:rsidP="004E32D2">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בבצוע שרותי התכנון. מבלי לגרוע מהתחייבויות המתכנן כמתחייב מהאמור הרי בכל מקרה שהשירותים לא יינתנו ע"י המנהל הראשי כאמור מכל סיבה שהיא, יהיה המזמין זכאי לבטל את החוזה ויחולו הוראות</w:t>
      </w:r>
      <w:r w:rsidR="004E32D2">
        <w:rPr>
          <w:rFonts w:ascii="Times New Roman" w:eastAsia="Times New Roman" w:hAnsi="Times New Roman"/>
          <w:sz w:val="20"/>
          <w:rtl/>
          <w:lang w:eastAsia="he-IL"/>
        </w:rPr>
        <w:t xml:space="preserve"> סעיפים 12.3.2 ו - 12.3.3 להלן.</w:t>
      </w:r>
    </w:p>
    <w:p w14:paraId="5A41FD35" w14:textId="77777777" w:rsidR="00302486" w:rsidRPr="00590FDD" w:rsidRDefault="00302486"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09BB13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5FEB934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לדרוש מהמתכנן להחליף כל עובד מעובדיו של המתכנן שלדעת המזמין אינו מתאים לתפקידו או אינו מבצעו להנחת דעתו, אף אם אושר תחילה ע"י המזמין, וכן לדרוש תגבור צוות המתכנן, ועל המתכנן למלא דרישת המזמין לאלתר.</w:t>
      </w:r>
    </w:p>
    <w:p w14:paraId="6B7EF3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05E985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החלטות המזמין בדבר אשור ו/או החלפת עובד מעובדי המתכנן תינתנה לפי שקול דעתו המוחלט וללא צורך במתן נימוקים. אין בהחלטות אלה כדי לשחרר את המתכנן מאיזה מהתחייבויותיו לפי חוזה זה ואין בהן כדי להטיל על המזמין כל אחריות שהיא.</w:t>
      </w:r>
    </w:p>
    <w:p w14:paraId="4808066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EB208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לצייד על חשבונו את צוות עובדיו בכל הציוד הדרוש לבצוע שרותי המתכנן. האחזקה והשמירה על ציוד זה תהיה בידי המתכנן ועל חשבונו, והמזמין לא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בכל אחריות בגין אבדן או נזק כלשהו לציוד או לכל חלק ממנו מכל סיבה שהיא.</w:t>
      </w:r>
    </w:p>
    <w:p w14:paraId="354B7AE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BB637F3"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סמכויות המתכנן</w:t>
      </w:r>
    </w:p>
    <w:p w14:paraId="088D24D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CA40F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במגעים עם רשויות מוסמכות לרבות עם הרשות המקומית בכל הנוגע </w:t>
      </w:r>
      <w:proofErr w:type="spellStart"/>
      <w:r w:rsidRPr="00590FDD">
        <w:rPr>
          <w:rFonts w:ascii="Times New Roman" w:eastAsia="Times New Roman" w:hAnsi="Times New Roman"/>
          <w:sz w:val="20"/>
          <w:rtl/>
          <w:lang w:eastAsia="he-IL"/>
        </w:rPr>
        <w:t>לשרותי</w:t>
      </w:r>
      <w:proofErr w:type="spellEnd"/>
      <w:r w:rsidRPr="00590FDD">
        <w:rPr>
          <w:rFonts w:ascii="Times New Roman" w:eastAsia="Times New Roman" w:hAnsi="Times New Roman"/>
          <w:sz w:val="20"/>
          <w:rtl/>
          <w:lang w:eastAsia="he-IL"/>
        </w:rPr>
        <w:t xml:space="preserve"> המתכנן וכל הכרוך בכך יפעל המתכנן בתור בא-כוחו הטכני של המזמין והמזמין מסמיכו לכך ובלבד:</w:t>
      </w:r>
    </w:p>
    <w:p w14:paraId="4F2B11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56F004"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שהמתכנן לא יגיש כל תכניות או תיקונים לתכניות לאשור הרשויות המוסמכות אלא אם כן אושרו קודם לכן ע"י המזמין.</w:t>
      </w:r>
    </w:p>
    <w:p w14:paraId="1C429DA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2A7AF9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שהמתכנן לא יקבל כל החלטה ולא יפעל ולא יחייב את המזמין בכל עניין הכרוך בהתחייבות חוקית או כספית אלא </w:t>
      </w:r>
      <w:proofErr w:type="spellStart"/>
      <w:r w:rsidRPr="00590FDD">
        <w:rPr>
          <w:rFonts w:ascii="Times New Roman" w:eastAsia="Times New Roman" w:hAnsi="Times New Roman"/>
          <w:sz w:val="20"/>
          <w:rtl/>
          <w:lang w:eastAsia="he-IL"/>
        </w:rPr>
        <w:t>באשורו</w:t>
      </w:r>
      <w:proofErr w:type="spellEnd"/>
      <w:r w:rsidRPr="00590FDD">
        <w:rPr>
          <w:rFonts w:ascii="Times New Roman" w:eastAsia="Times New Roman" w:hAnsi="Times New Roman"/>
          <w:sz w:val="20"/>
          <w:rtl/>
          <w:lang w:eastAsia="he-IL"/>
        </w:rPr>
        <w:t xml:space="preserve"> המוקדם של המזמין.</w:t>
      </w:r>
    </w:p>
    <w:p w14:paraId="36091BF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8284D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אלא אם כן ורק במידה שיוסמך לכך ע"י המזמין בכתב לא יהיה המתכנן רשאי </w:t>
      </w:r>
      <w:proofErr w:type="spellStart"/>
      <w:r w:rsidRPr="00590FDD">
        <w:rPr>
          <w:rFonts w:ascii="Times New Roman" w:eastAsia="Times New Roman" w:hAnsi="Times New Roman"/>
          <w:sz w:val="20"/>
          <w:rtl/>
          <w:lang w:eastAsia="he-IL"/>
        </w:rPr>
        <w:t>ליתן</w:t>
      </w:r>
      <w:proofErr w:type="spellEnd"/>
      <w:r w:rsidRPr="00590FDD">
        <w:rPr>
          <w:rFonts w:ascii="Times New Roman" w:eastAsia="Times New Roman" w:hAnsi="Times New Roman"/>
          <w:sz w:val="20"/>
          <w:rtl/>
          <w:lang w:eastAsia="he-IL"/>
        </w:rPr>
        <w:t xml:space="preserve"> הוראות או הנחיות במישרין לקבלן הראשי או לקבלן העבודות או לנהל עימם מו"מ ביחס למחירים או דרכי ביצוע הכרוכים בשנוי מחירים, אלא באמצעות המזמין או המנהל.</w:t>
      </w:r>
    </w:p>
    <w:p w14:paraId="282FB34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FC9B74"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סמכויות המנהל</w:t>
      </w:r>
    </w:p>
    <w:p w14:paraId="1DE49EF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B40E5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לבדוק בכל עת את שרותי המתכנן כולם או חלקם, להשגיח על ביצוע שרותי המתכנן וכן לבדוק את טיב שירותי המתכנן הנעשים על ידי המתכנן או מטעמו. כן רשאי המנהל לבדוק אם המתכנן מבצע כהלכה את הוראות חוזה זה, את הוראות המזמין ואת הוראותיו.</w:t>
      </w:r>
    </w:p>
    <w:p w14:paraId="24966BC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9B0B0A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w:t>
      </w:r>
      <w:r w:rsidRPr="00590FDD">
        <w:rPr>
          <w:rFonts w:ascii="Times New Roman" w:eastAsia="Times New Roman" w:hAnsi="Times New Roman"/>
          <w:sz w:val="20"/>
          <w:rtl/>
          <w:lang w:eastAsia="he-IL"/>
        </w:rPr>
        <w:lastRenderedPageBreak/>
        <w:t xml:space="preserve">עוד לא נקבעו, יכללו הם את הנושאים המפורטים בנספח </w:t>
      </w:r>
      <w:r w:rsidRPr="00590FDD">
        <w:rPr>
          <w:rFonts w:ascii="Times New Roman" w:eastAsia="Times New Roman" w:hAnsi="Times New Roman"/>
          <w:bCs/>
          <w:sz w:val="20"/>
          <w:rtl/>
          <w:lang w:eastAsia="he-IL"/>
        </w:rPr>
        <w:t>א'</w:t>
      </w:r>
      <w:r w:rsidRPr="00590FDD">
        <w:rPr>
          <w:rFonts w:ascii="Times New Roman" w:eastAsia="Times New Roman" w:hAnsi="Times New Roman"/>
          <w:sz w:val="20"/>
          <w:rtl/>
          <w:lang w:eastAsia="he-IL"/>
        </w:rPr>
        <w:t>.</w:t>
      </w:r>
    </w:p>
    <w:p w14:paraId="4A75622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442BB6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לצורך הפעלת סמכויותיו רשאי המנהל או מי מטעמו לבקר במשרד המתכנן או בכל מקום אחר בו מבוצעים שירותי המתכנן והמתכנן מתחייב למסור כל הסבר שיידרש על ידו או מטעמו.</w:t>
      </w:r>
    </w:p>
    <w:p w14:paraId="5F1BF3F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6C637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בהפעלת סמכויות המנהל על פי חוזה זה כדי לגרוע מאחריות המתכנן או לשחררו מהתחייבויותיו על פי חוזה זה. בהקשר זה מובהר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F30A0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827C2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אישר המנהל תכניות או מסמכים אחרים הקשורים בשרותי המתכנן על פי חוזה זה או שדרש המנהל מהמתכנן להכינם בהתאם להסכם זה, אין בכך כדי לשחרר את המתכנן מאחריותו המקצועית המלאה, ואין בכך כדי להטיל על המנהל או על המזמין אחריות כלשהי לטיב התכניות או המסמכים האמורים.</w:t>
      </w:r>
    </w:p>
    <w:p w14:paraId="63E261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C06A5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לוח זמנים ושלבי בצוע</w:t>
      </w:r>
    </w:p>
    <w:p w14:paraId="36BC59F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D4CC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יבצע את שרותי המתכנן בשלבים ובמועדים כמפורט בנספח </w:t>
      </w:r>
      <w:r w:rsidRPr="00590FDD">
        <w:rPr>
          <w:rFonts w:ascii="Times New Roman" w:eastAsia="Times New Roman" w:hAnsi="Times New Roman"/>
          <w:b/>
          <w:bCs/>
          <w:sz w:val="20"/>
          <w:rtl/>
          <w:lang w:eastAsia="he-IL"/>
        </w:rPr>
        <w:t>ג'</w:t>
      </w:r>
      <w:r w:rsidRPr="00590FDD">
        <w:rPr>
          <w:rFonts w:ascii="Times New Roman" w:eastAsia="Times New Roman" w:hAnsi="Times New Roman"/>
          <w:sz w:val="20"/>
          <w:rtl/>
          <w:lang w:eastAsia="he-IL"/>
        </w:rPr>
        <w:t xml:space="preserve"> (להלן: "</w:t>
      </w:r>
      <w:r w:rsidRPr="00590FDD">
        <w:rPr>
          <w:rFonts w:ascii="Times New Roman" w:eastAsia="Times New Roman" w:hAnsi="Times New Roman"/>
          <w:b/>
          <w:bCs/>
          <w:sz w:val="20"/>
          <w:rtl/>
          <w:lang w:eastAsia="he-IL"/>
        </w:rPr>
        <w:t>לוח הזמנים</w:t>
      </w:r>
      <w:r w:rsidRPr="00590FDD">
        <w:rPr>
          <w:rFonts w:ascii="Times New Roman" w:eastAsia="Times New Roman" w:hAnsi="Times New Roman"/>
          <w:sz w:val="20"/>
          <w:rtl/>
          <w:lang w:eastAsia="he-IL"/>
        </w:rPr>
        <w:t xml:space="preserve">"). כל שרות הכלול בשרותי המתכנן אשר לא נקבע לו מועד בלוח הזמנים יבוצע על ידי המתכנן במועד שיהיה דרוש על מנת להבטיח בצוע שרותי המתכנן בהתאם ללוח הזמנים ובאופן </w:t>
      </w:r>
      <w:r w:rsidR="00302486">
        <w:rPr>
          <w:rFonts w:ascii="Times New Roman" w:eastAsia="Times New Roman" w:hAnsi="Times New Roman"/>
          <w:sz w:val="20"/>
          <w:rtl/>
          <w:lang w:eastAsia="he-IL"/>
        </w:rPr>
        <w:t>שיאפשר את גמר ביצוע הפרוי</w:t>
      </w:r>
      <w:r w:rsidRPr="00590FDD">
        <w:rPr>
          <w:rFonts w:ascii="Times New Roman" w:eastAsia="Times New Roman" w:hAnsi="Times New Roman"/>
          <w:sz w:val="20"/>
          <w:rtl/>
          <w:lang w:eastAsia="he-IL"/>
        </w:rPr>
        <w:t>קט על ידי הקבלן הראשי וגמר ביצוע עבודות קבלנים אחרים בהתאם ללוח הזמנים המוסכם עימם.</w:t>
      </w:r>
    </w:p>
    <w:p w14:paraId="68A3D3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0032B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w:t>
      </w:r>
      <w:r w:rsidR="00302486">
        <w:rPr>
          <w:rFonts w:ascii="Times New Roman" w:eastAsia="Times New Roman" w:hAnsi="Times New Roman"/>
          <w:sz w:val="20"/>
          <w:rtl/>
          <w:lang w:eastAsia="he-IL"/>
        </w:rPr>
        <w:t>א יתחיל המתכנן בבצוע קטע מהפרוי</w:t>
      </w:r>
      <w:r w:rsidRPr="00590FDD">
        <w:rPr>
          <w:rFonts w:ascii="Times New Roman" w:eastAsia="Times New Roman" w:hAnsi="Times New Roman"/>
          <w:sz w:val="20"/>
          <w:rtl/>
          <w:lang w:eastAsia="he-IL"/>
        </w:rPr>
        <w:t xml:space="preserve">קט ו/או שלב משלבי העבודה כמפורט בנספח </w:t>
      </w:r>
      <w:r w:rsidRPr="00590FDD">
        <w:rPr>
          <w:rFonts w:ascii="Times New Roman" w:eastAsia="Times New Roman" w:hAnsi="Times New Roman"/>
          <w:bCs/>
          <w:sz w:val="20"/>
          <w:rtl/>
          <w:lang w:eastAsia="he-IL"/>
        </w:rPr>
        <w:t>ב'</w:t>
      </w:r>
      <w:r w:rsidRPr="00590FDD">
        <w:rPr>
          <w:rFonts w:ascii="Times New Roman" w:eastAsia="Times New Roman" w:hAnsi="Times New Roman"/>
          <w:sz w:val="20"/>
          <w:rtl/>
          <w:lang w:eastAsia="he-IL"/>
        </w:rPr>
        <w:t xml:space="preserve"> או </w:t>
      </w:r>
      <w:r w:rsidRPr="00590FDD">
        <w:rPr>
          <w:rFonts w:ascii="Times New Roman" w:eastAsia="Times New Roman" w:hAnsi="Times New Roman"/>
          <w:b/>
          <w:bCs/>
          <w:sz w:val="20"/>
          <w:rtl/>
          <w:lang w:eastAsia="he-IL"/>
        </w:rPr>
        <w:t xml:space="preserve">ג' </w:t>
      </w:r>
      <w:r w:rsidRPr="00590FDD">
        <w:rPr>
          <w:rFonts w:ascii="Times New Roman" w:eastAsia="Times New Roman" w:hAnsi="Times New Roman"/>
          <w:sz w:val="20"/>
          <w:rtl/>
          <w:lang w:eastAsia="he-IL"/>
        </w:rPr>
        <w:t>אלא אם כן הודיע למזמין תחילה כי הגיע לדעתו מועד בצוע שלב זה וקבל מהמזמין אשור בכתב לביצועו.</w:t>
      </w:r>
    </w:p>
    <w:p w14:paraId="44B1A7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721D8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יש לראות חוזה זה כהתקשרות בין המזמין</w:t>
      </w:r>
      <w:r w:rsidR="00302486">
        <w:rPr>
          <w:rFonts w:ascii="Times New Roman" w:eastAsia="Times New Roman" w:hAnsi="Times New Roman"/>
          <w:sz w:val="20"/>
          <w:rtl/>
          <w:lang w:eastAsia="he-IL"/>
        </w:rPr>
        <w:t xml:space="preserve"> לבין המתכנן לגבי כל קטעי הפרוי</w:t>
      </w:r>
      <w:r w:rsidRPr="00590FDD">
        <w:rPr>
          <w:rFonts w:ascii="Times New Roman" w:eastAsia="Times New Roman" w:hAnsi="Times New Roman"/>
          <w:sz w:val="20"/>
          <w:rtl/>
          <w:lang w:eastAsia="he-IL"/>
        </w:rPr>
        <w:t>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AE39EB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94C577F"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ידוע למתכנן כי התחייבויות היועצים, הקבלנים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המתכנן מתחייב לבצע את שרותי המתכנן באופן שימנע כל עילה מהיועצים ומהקבלנים מלטעון לעיכוב מוצדק בבצוע עבודותיהם ובאופן שיבטיח ביצועם בהתאם ללוחות הזמנים שיהיו רצופים לחוזים שיחתמו עמם.</w:t>
      </w:r>
    </w:p>
    <w:p w14:paraId="00C5A9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A12272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עיכוב בבצוע שירותי המתכנן יוכר כמוצדק רק בהימלא כל התנאים המצטברים הבאים ולמשך הזמן שהמנהל יקבע, דהיינו:</w:t>
      </w:r>
    </w:p>
    <w:p w14:paraId="6575C369"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71D6852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הוא נובע מכוח עליון או גורם אחר (להלן יחדיו: "</w:t>
      </w:r>
      <w:r w:rsidRPr="00590FDD">
        <w:rPr>
          <w:rFonts w:ascii="Times New Roman" w:eastAsia="Times New Roman" w:hAnsi="Times New Roman"/>
          <w:b/>
          <w:bCs/>
          <w:sz w:val="20"/>
          <w:rtl/>
          <w:lang w:eastAsia="he-IL"/>
        </w:rPr>
        <w:t>אירוע דוחה</w:t>
      </w:r>
      <w:r w:rsidRPr="00590FDD">
        <w:rPr>
          <w:rFonts w:ascii="Times New Roman" w:eastAsia="Times New Roman" w:hAnsi="Times New Roman"/>
          <w:sz w:val="20"/>
          <w:rtl/>
          <w:lang w:eastAsia="he-IL"/>
        </w:rPr>
        <w:t>") שלדעת המנהל לא הייתה למתכנן שליטה עליו.</w:t>
      </w:r>
    </w:p>
    <w:p w14:paraId="4DC0477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481C57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מיד משהתרחש אירוע דוחה הודיע המתכנן למנהל על קיומו ועל משך העיכוב הצפוי.</w:t>
      </w:r>
    </w:p>
    <w:p w14:paraId="61824DE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EF2D282" w14:textId="77777777" w:rsidR="00590FDD" w:rsidRPr="00590FDD" w:rsidRDefault="00302486"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Pr>
          <w:rFonts w:ascii="Times New Roman" w:eastAsia="Times New Roman" w:hAnsi="Times New Roman"/>
          <w:sz w:val="20"/>
          <w:rtl/>
          <w:lang w:eastAsia="he-IL"/>
        </w:rPr>
        <w:t>המתכנן לא קיבל ת</w:t>
      </w:r>
      <w:r w:rsidR="00590FDD" w:rsidRPr="00590FDD">
        <w:rPr>
          <w:rFonts w:ascii="Times New Roman" w:eastAsia="Times New Roman" w:hAnsi="Times New Roman"/>
          <w:sz w:val="20"/>
          <w:rtl/>
          <w:lang w:eastAsia="he-IL"/>
        </w:rPr>
        <w:t>כניות, הנחיות, הוראות, פרטים ובאורים שנדרשו על ידו ונדרשים לביצוע התכנון מהמזמין או היועצים במועד שסוכם עימם.</w:t>
      </w:r>
    </w:p>
    <w:p w14:paraId="2482A54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30BB61D"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אישר כי האירוע הדוחה אכן מצדיק עיכוב בבצוע השירות ואת משך הדחייה.</w:t>
      </w:r>
    </w:p>
    <w:p w14:paraId="3356532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1C09FC4"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מבלי לגרוע מהאמור לעיל מותנה בזה כי אחור בבצוע עבודות תכנון ע"י אחרים לא יהווה עילה לעיכוב בבצוע שירותי המתכנן אלא באשור המנהל בכתב.</w:t>
      </w:r>
    </w:p>
    <w:p w14:paraId="25BDD63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CF64F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להודיע למנהל </w:t>
      </w:r>
      <w:proofErr w:type="spellStart"/>
      <w:r w:rsidRPr="00590FDD">
        <w:rPr>
          <w:rFonts w:ascii="Times New Roman" w:eastAsia="Times New Roman" w:hAnsi="Times New Roman"/>
          <w:sz w:val="20"/>
          <w:rtl/>
          <w:lang w:eastAsia="he-IL"/>
        </w:rPr>
        <w:t>מיידית</w:t>
      </w:r>
      <w:proofErr w:type="spellEnd"/>
      <w:r w:rsidRPr="00590FDD">
        <w:rPr>
          <w:rFonts w:ascii="Times New Roman" w:eastAsia="Times New Roman" w:hAnsi="Times New Roman"/>
          <w:sz w:val="20"/>
          <w:rtl/>
          <w:lang w:eastAsia="he-IL"/>
        </w:rPr>
        <w:t>, על כל עיכוב אשר לפי הערכתו עלול לגרום לאיחור בקיום לוח הזמנים.</w:t>
      </w:r>
    </w:p>
    <w:p w14:paraId="7561ADB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52896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C6EA76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19434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רשאי לבקר במשרד המתכנן ולעיין בהתקדמות ובאופן בצוע שרותי המתכנן, והמתכנן ימסור למנהל כל הסבר פרטים ודיווח לפי בקשתו. אין בסעיף זה כדי לגרוע מהתחייבויות המתכנן לפי החוזה.</w:t>
      </w:r>
    </w:p>
    <w:p w14:paraId="1037F13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D2D7158"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שכר המתכנן</w:t>
      </w:r>
    </w:p>
    <w:p w14:paraId="636216C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11D4DF"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תמורת שרותי המתכנן וכל יתר התחייבויותיו לפי חוזה זה ישלם המזמין למתכנן שכר כמפורט בנספח </w:t>
      </w:r>
      <w:r w:rsidRPr="00590FDD">
        <w:rPr>
          <w:rFonts w:ascii="Times New Roman" w:eastAsia="Times New Roman" w:hAnsi="Times New Roman"/>
          <w:bCs/>
          <w:sz w:val="20"/>
          <w:rtl/>
          <w:lang w:eastAsia="he-IL"/>
        </w:rPr>
        <w:t xml:space="preserve">ד' </w:t>
      </w:r>
      <w:r w:rsidRPr="00590FDD">
        <w:rPr>
          <w:rFonts w:ascii="Times New Roman" w:eastAsia="Times New Roman" w:hAnsi="Times New Roman"/>
          <w:sz w:val="20"/>
          <w:rtl/>
          <w:lang w:eastAsia="he-IL"/>
        </w:rPr>
        <w:t>(להלן: "</w:t>
      </w:r>
      <w:r w:rsidRPr="00590FDD">
        <w:rPr>
          <w:rFonts w:ascii="Times New Roman" w:eastAsia="Times New Roman" w:hAnsi="Times New Roman"/>
          <w:b/>
          <w:bCs/>
          <w:sz w:val="20"/>
          <w:rtl/>
          <w:lang w:eastAsia="he-IL"/>
        </w:rPr>
        <w:t>שכר המתכנן</w:t>
      </w:r>
      <w:r w:rsidRPr="00590FDD">
        <w:rPr>
          <w:rFonts w:ascii="Times New Roman" w:eastAsia="Times New Roman" w:hAnsi="Times New Roman"/>
          <w:sz w:val="20"/>
          <w:rtl/>
          <w:lang w:eastAsia="he-IL"/>
        </w:rPr>
        <w:t>").</w:t>
      </w:r>
    </w:p>
    <w:p w14:paraId="5820486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98665A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בהוצאות הממשיות בשרותי העזר המפורטים להלן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המזמין:</w:t>
      </w:r>
    </w:p>
    <w:p w14:paraId="63F636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79D16A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הדפסות בתוויין המיועדות להפצה לאחרים ולמעט הדפסות שיפיק המתכנן במשרדו. להסרת ספקות, יובהר כי בגין הוצאות הדפסות בתוויין אשר מיועדות למתכנן בהליך עבודתו, לא יהיה המתכנן זכאי לקבל החזר.</w:t>
      </w:r>
    </w:p>
    <w:p w14:paraId="607A727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485ED76"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העתקות שנמסרו ע"י המתכנן למזמין, לרשויות המוסמכות, או ליועצים, למעט העתקות וצילומים שיפיק המתכנן במשרדו.</w:t>
      </w:r>
    </w:p>
    <w:p w14:paraId="30F3A47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DF9C9A5"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שכפול מסמכים.</w:t>
      </w:r>
    </w:p>
    <w:p w14:paraId="42B972F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F7B63A3"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BAA471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E77411B"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מדידות וצילומי אויר.</w:t>
      </w:r>
    </w:p>
    <w:p w14:paraId="7009A8A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D974A8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קידוחים ובדיקות קרקע.</w:t>
      </w:r>
    </w:p>
    <w:p w14:paraId="7014259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F3034C"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שליחויות.</w:t>
      </w:r>
    </w:p>
    <w:p w14:paraId="38D254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80A10EE"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שירותי העזר המפורטים בסעיפים 7.2.1 עד 7.2.3 לעיל יוזמנו על ידי המתכנן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353869B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03CFAB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חשבון שכר המתכנן ישולמו למתכנן תשלומי ביניים בשעורים ובמועדים המפורטים בנספח</w:t>
      </w:r>
      <w:r w:rsidRPr="00590FDD">
        <w:rPr>
          <w:rFonts w:ascii="Times New Roman" w:eastAsia="Times New Roman" w:hAnsi="Times New Roman"/>
          <w:bCs/>
          <w:sz w:val="20"/>
          <w:rtl/>
          <w:lang w:eastAsia="he-IL"/>
        </w:rPr>
        <w:t xml:space="preserve"> ה'</w:t>
      </w:r>
      <w:r w:rsidRPr="00590FDD">
        <w:rPr>
          <w:rFonts w:ascii="Times New Roman" w:eastAsia="Times New Roman" w:hAnsi="Times New Roman"/>
          <w:sz w:val="20"/>
          <w:rtl/>
          <w:lang w:eastAsia="he-IL"/>
        </w:rPr>
        <w:t xml:space="preserve">, וכן כל תשלומי ביניים נוספים במידה והמזמין יחליט </w:t>
      </w:r>
      <w:proofErr w:type="spellStart"/>
      <w:r w:rsidRPr="00590FDD">
        <w:rPr>
          <w:rFonts w:ascii="Times New Roman" w:eastAsia="Times New Roman" w:hAnsi="Times New Roman"/>
          <w:sz w:val="20"/>
          <w:rtl/>
          <w:lang w:eastAsia="he-IL"/>
        </w:rPr>
        <w:t>לשלמם</w:t>
      </w:r>
      <w:proofErr w:type="spellEnd"/>
      <w:r w:rsidRPr="00590FDD">
        <w:rPr>
          <w:rFonts w:ascii="Times New Roman" w:eastAsia="Times New Roman" w:hAnsi="Times New Roman"/>
          <w:sz w:val="20"/>
          <w:rtl/>
          <w:lang w:eastAsia="he-IL"/>
        </w:rPr>
        <w:t xml:space="preserve"> לפי שקול דעתו הבלעדי.</w:t>
      </w:r>
    </w:p>
    <w:p w14:paraId="4E6BC2E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220CFD"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תשלומי הביניים לפי פסקה זו הינם מקדמות על חשבון שכר המתכנן ואין באישורם ו/או בתשלומם משום אישור כלשהו מצד המזמין לגבי בצוע שלב משלבי שירותי המתכנן ו/או טיב השרות ו/או הסכום המגיע למתכנן. במקרה של הפסקת עבודתו של המתכנן כאמור בסעיף 6.3 לעיל, יחולו הוראות סעיף 12.1.2 להלן. </w:t>
      </w:r>
    </w:p>
    <w:p w14:paraId="1059084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A022E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מוסכם במפורש כי השכר האמור בנספח </w:t>
      </w:r>
      <w:r w:rsidRPr="00590FDD">
        <w:rPr>
          <w:rFonts w:ascii="Times New Roman" w:eastAsia="Times New Roman" w:hAnsi="Times New Roman"/>
          <w:b/>
          <w:bCs/>
          <w:sz w:val="20"/>
          <w:rtl/>
          <w:lang w:eastAsia="he-IL"/>
        </w:rPr>
        <w:t xml:space="preserve">ד' </w:t>
      </w:r>
      <w:r w:rsidRPr="00590FDD">
        <w:rPr>
          <w:rFonts w:ascii="Times New Roman" w:eastAsia="Times New Roman" w:hAnsi="Times New Roman"/>
          <w:sz w:val="20"/>
          <w:rtl/>
          <w:lang w:eastAsia="he-IL"/>
        </w:rPr>
        <w:t>הוא סופי ומוחלט, והמתכנן לא יהיה זכאי לשום תוספת מסיבת הימשכות עבודות הפרויקט מעל ל</w:t>
      </w:r>
      <w:r w:rsidR="00302486">
        <w:rPr>
          <w:rFonts w:ascii="Times New Roman" w:eastAsia="Times New Roman" w:hAnsi="Times New Roman"/>
          <w:sz w:val="20"/>
          <w:rtl/>
          <w:lang w:eastAsia="he-IL"/>
        </w:rPr>
        <w:t>מצופה, הקטנת היקף היחידות בפרוי</w:t>
      </w:r>
      <w:r w:rsidRPr="00590FDD">
        <w:rPr>
          <w:rFonts w:ascii="Times New Roman" w:eastAsia="Times New Roman" w:hAnsi="Times New Roman"/>
          <w:sz w:val="20"/>
          <w:rtl/>
          <w:lang w:eastAsia="he-IL"/>
        </w:rPr>
        <w:t xml:space="preserve">קט, קצב הבניה, מידת השינויים שידרשו ע"י המזמין, ו/או צורת ביצוע הבניה או </w:t>
      </w:r>
      <w:r w:rsidRPr="00590FDD">
        <w:rPr>
          <w:rFonts w:ascii="Times New Roman" w:eastAsia="Times New Roman" w:hAnsi="Times New Roman"/>
          <w:sz w:val="20"/>
          <w:rtl/>
          <w:lang w:eastAsia="he-IL"/>
        </w:rPr>
        <w:lastRenderedPageBreak/>
        <w:t xml:space="preserve">מכל עילה אחרת איזו שהיא, אלא אם נאמר בחוזה במפורש אחרת. תנאי לתשלום שכר המתכנן במלואו הינו המצאת הצהרה לפיה בדק המתכנן את העבודות ומצא אותן תואמות לתכניותיו ולתקנים המחייבים וכי הן בוצעו לשביעות רצונו בנוסח המצורף כנספח </w:t>
      </w:r>
      <w:r w:rsidRPr="00590FDD">
        <w:rPr>
          <w:rFonts w:ascii="Times New Roman" w:eastAsia="Times New Roman" w:hAnsi="Times New Roman"/>
          <w:b/>
          <w:bCs/>
          <w:sz w:val="20"/>
          <w:rtl/>
          <w:lang w:eastAsia="he-IL"/>
        </w:rPr>
        <w:t>ט'</w:t>
      </w:r>
      <w:r w:rsidRPr="00590FDD">
        <w:rPr>
          <w:rFonts w:ascii="Times New Roman" w:eastAsia="Times New Roman" w:hAnsi="Times New Roman"/>
          <w:sz w:val="20"/>
          <w:rtl/>
          <w:lang w:eastAsia="he-IL"/>
        </w:rPr>
        <w:t xml:space="preserve"> לחוזה זה וכתב היעדר תביעות המצורף כנספח</w:t>
      </w:r>
      <w:r w:rsidRPr="00590FDD">
        <w:rPr>
          <w:rFonts w:ascii="Times New Roman" w:eastAsia="Times New Roman" w:hAnsi="Times New Roman"/>
          <w:b/>
          <w:bCs/>
          <w:sz w:val="20"/>
          <w:rtl/>
          <w:lang w:eastAsia="he-IL"/>
        </w:rPr>
        <w:t xml:space="preserve"> י'</w:t>
      </w:r>
      <w:r w:rsidRPr="00590FDD">
        <w:rPr>
          <w:rFonts w:ascii="Times New Roman" w:eastAsia="Times New Roman" w:hAnsi="Times New Roman"/>
          <w:sz w:val="20"/>
          <w:rtl/>
          <w:lang w:eastAsia="he-IL"/>
        </w:rPr>
        <w:t xml:space="preserve"> לחוזה זה למזמין, חתום ע"י המתכנן ומאומת כנדרש בו.</w:t>
      </w:r>
    </w:p>
    <w:p w14:paraId="1467C2D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trike/>
          <w:sz w:val="20"/>
          <w:rtl/>
          <w:lang w:eastAsia="he-IL"/>
        </w:rPr>
      </w:pPr>
    </w:p>
    <w:p w14:paraId="6BAACAE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לפגוע בכלליות האמור בסעיף זה, מוסכם בזה כי המתכנן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המתכנן תהייה הפרה יסודית של החוזה.</w:t>
      </w:r>
    </w:p>
    <w:p w14:paraId="123627F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2A78C30"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תנאים מקדמיים לביצוע תשלום כלשהו ע"ח שכר המתכנן הינם הצגת </w:t>
      </w:r>
      <w:proofErr w:type="spellStart"/>
      <w:r w:rsidRPr="00590FDD">
        <w:rPr>
          <w:rFonts w:ascii="Times New Roman" w:eastAsia="Times New Roman" w:hAnsi="Times New Roman"/>
          <w:sz w:val="20"/>
          <w:rtl/>
          <w:lang w:eastAsia="he-IL"/>
        </w:rPr>
        <w:t>רשיון</w:t>
      </w:r>
      <w:proofErr w:type="spellEnd"/>
      <w:r w:rsidRPr="00590FDD">
        <w:rPr>
          <w:rFonts w:ascii="Times New Roman" w:eastAsia="Times New Roman" w:hAnsi="Times New Roman"/>
          <w:sz w:val="20"/>
          <w:rtl/>
          <w:lang w:eastAsia="he-IL"/>
        </w:rPr>
        <w:t xml:space="preserve"> המתכנן כאמור בסעיף 2.2 לעיל והמצאת אישור בדבר ניהול ספרי המתכנן כדין, חתום ע"י רו"ח או רשויות המס, כנדרש. כמו כן ככל שהמתכנן לא ימציא למזמין אישור תקף בדבר פטור מניכוי מס במקור, קודם לביצוע כל תשלום ע"ח שכר המתכנן, ינוכה מס במקור כדין, מכל סכום ע"ח שכר המתכנן שישולם ע"י המזמין. למען הסר ספק מובהר ומוסכם כי המצאת אישור בדבר ניכוי המס במקור, תיחשב כביצוע תשלום של המזמין ע"ח שכר המתכנן בגובה הסכום הנקוב באישור.  </w:t>
      </w:r>
    </w:p>
    <w:p w14:paraId="30B9F16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86E6F01"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שנויים בתכנון</w:t>
      </w:r>
    </w:p>
    <w:p w14:paraId="6FA565D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741835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לפי דרישת המנהל לערוך בכל קטע מקטעי </w:t>
      </w:r>
      <w:proofErr w:type="spellStart"/>
      <w:r w:rsidRPr="00590FDD">
        <w:rPr>
          <w:rFonts w:ascii="Times New Roman" w:eastAsia="Times New Roman" w:hAnsi="Times New Roman"/>
          <w:sz w:val="20"/>
          <w:rtl/>
          <w:lang w:eastAsia="he-IL"/>
        </w:rPr>
        <w:t>הפרוייקט</w:t>
      </w:r>
      <w:proofErr w:type="spellEnd"/>
      <w:r w:rsidRPr="00590FDD">
        <w:rPr>
          <w:rFonts w:ascii="Times New Roman" w:eastAsia="Times New Roman" w:hAnsi="Times New Roman"/>
          <w:sz w:val="20"/>
          <w:rtl/>
          <w:lang w:eastAsia="he-IL"/>
        </w:rPr>
        <w:t xml:space="preserve"> ו/או בכל שלב משלבי התכנון או העבודה את כל השינויים בתכניות שיידרשו מבלי שיהיה זכאי לכל תשלום נוסף בעד עבודות אלו, אלא כפי שנקבע בסעיף 8.2 להלן.</w:t>
      </w:r>
    </w:p>
    <w:p w14:paraId="6759438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6815DF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נדרשו השינויים לאחר שלב התכנון המפורט שהוזמן ע"י המזמין כמפורט בנספח </w:t>
      </w:r>
      <w:r w:rsidRPr="00590FDD">
        <w:rPr>
          <w:rFonts w:ascii="Times New Roman" w:eastAsia="Times New Roman" w:hAnsi="Times New Roman"/>
          <w:bCs/>
          <w:sz w:val="20"/>
          <w:rtl/>
          <w:lang w:eastAsia="he-IL"/>
        </w:rPr>
        <w:t>ב' או ג'</w:t>
      </w:r>
      <w:r w:rsidRPr="00590FDD">
        <w:rPr>
          <w:rFonts w:ascii="Times New Roman" w:eastAsia="Times New Roman" w:hAnsi="Times New Roman"/>
          <w:sz w:val="20"/>
          <w:rtl/>
          <w:lang w:eastAsia="he-IL"/>
        </w:rPr>
        <w:t>, ובצוע השינויים מחייב את המתכנן בעבודה העולה במידה רבה ובאופן יסודי על שרותי המתכנן אלמלא השנויים, יהיה המתכנן זכאי לפיצוי בעד העבודה הנוספת שבצע עקב השנויים האמורים. הפיצוי ישולם בגין העבודה הנוספת שהמתכנן בצע לעומת העבודה שהיה עליו לבצע אלמלא השנויים, כפי שיקבע ע"י המנהל בהתאם לחלקו של התכנון החוזר כפי שיקבע ע"י המנהל מתוך סך שירותי המתכנן ושכר המתכנן. בכל מקרה לא יהיו שנויים עילה לשנוי בלוח הזמנים אלא באשור המנהל בכתב.</w:t>
      </w:r>
    </w:p>
    <w:p w14:paraId="0BFF0CE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29F900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למרות האמור בסעיף 8.2 לעיל לא יגיע למתכנן דבר בגין שינויים הנובעים מ:</w:t>
      </w:r>
    </w:p>
    <w:p w14:paraId="4E6626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FD2816E"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טעות או לקוי בתכנון ו/או באומדן של המתכנן או של היועצים.</w:t>
      </w:r>
    </w:p>
    <w:p w14:paraId="09BC3BF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554645F"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התכנון אינו התכנון היעיל ביותר.</w:t>
      </w:r>
    </w:p>
    <w:p w14:paraId="619B3F7D" w14:textId="77777777" w:rsidR="00590FDD" w:rsidRPr="00590FDD" w:rsidRDefault="00590FDD" w:rsidP="00590FDD">
      <w:pPr>
        <w:widowControl w:val="0"/>
        <w:spacing w:before="0" w:beforeAutospacing="0" w:after="0" w:afterAutospacing="0" w:line="240" w:lineRule="auto"/>
        <w:ind w:left="720" w:hanging="360"/>
        <w:jc w:val="both"/>
        <w:rPr>
          <w:rFonts w:ascii="Times New Roman" w:eastAsia="Times New Roman" w:hAnsi="Times New Roman"/>
          <w:sz w:val="20"/>
          <w:rtl/>
          <w:lang w:eastAsia="he-IL"/>
        </w:rPr>
      </w:pPr>
    </w:p>
    <w:p w14:paraId="1BDF9A58"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השינוי מתחייב במישרין או בעקיפין מהפרת איזה מהוראות חוזה זה ע"י המתכנן.</w:t>
      </w:r>
    </w:p>
    <w:p w14:paraId="6C30E61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AF76B61" w14:textId="77777777" w:rsidR="00590FDD" w:rsidRPr="00590FDD" w:rsidRDefault="00590FDD" w:rsidP="00590FDD">
      <w:pPr>
        <w:widowControl w:val="0"/>
        <w:numPr>
          <w:ilvl w:val="2"/>
          <w:numId w:val="1"/>
        </w:numPr>
        <w:tabs>
          <w:tab w:val="clear" w:pos="1224"/>
          <w:tab w:val="num" w:pos="1507"/>
        </w:tabs>
        <w:spacing w:before="0" w:beforeAutospacing="0" w:after="0" w:afterAutospacing="0" w:line="240" w:lineRule="auto"/>
        <w:ind w:left="1507" w:hanging="425"/>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השינויים מתחייבים מדרישת רשויות מוסמכות. </w:t>
      </w:r>
    </w:p>
    <w:p w14:paraId="70DF211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B0603D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להכין עבור רוכשים שיבקשו זאת תכנית שינויים בדירות שאינם עומדים בסתירה להיתרי הבניה ולכל דין. </w:t>
      </w:r>
    </w:p>
    <w:p w14:paraId="70CE32D5"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מחיר השינויים ותנאי התשלום בגין תכנון השינויים יסוכמו בין המתכנן לרוכשים. המתכנן יתקשר עם הרוכש בהסכם נפרד לתכנון השינויים. כל מחלוקת שתתעורר בין המתכנן לבין רוכש </w:t>
      </w:r>
      <w:r w:rsidRPr="00590FDD">
        <w:rPr>
          <w:rFonts w:ascii="Times New Roman" w:eastAsia="Times New Roman" w:hAnsi="Times New Roman" w:hint="cs"/>
          <w:sz w:val="20"/>
          <w:rtl/>
          <w:lang w:eastAsia="he-IL"/>
        </w:rPr>
        <w:t>בעניי</w:t>
      </w:r>
      <w:r w:rsidRPr="00590FDD">
        <w:rPr>
          <w:rFonts w:ascii="Times New Roman" w:eastAsia="Times New Roman" w:hAnsi="Times New Roman" w:hint="eastAsia"/>
          <w:sz w:val="20"/>
          <w:rtl/>
          <w:lang w:eastAsia="he-IL"/>
        </w:rPr>
        <w:t>ן</w:t>
      </w:r>
      <w:r w:rsidRPr="00590FDD">
        <w:rPr>
          <w:rFonts w:ascii="Times New Roman" w:eastAsia="Times New Roman" w:hAnsi="Times New Roman"/>
          <w:sz w:val="20"/>
          <w:rtl/>
          <w:lang w:eastAsia="he-IL"/>
        </w:rPr>
        <w:t xml:space="preserve"> קביעת מחיר השינויים תובא בפני המנהל והוא יהיה המוסמך להכריע בה.</w:t>
      </w:r>
    </w:p>
    <w:p w14:paraId="31810C84"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0"/>
          <w:rtl/>
          <w:lang w:eastAsia="he-IL"/>
        </w:rPr>
      </w:pPr>
    </w:p>
    <w:p w14:paraId="3EC9F699"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lang w:eastAsia="he-IL"/>
        </w:rPr>
      </w:pPr>
      <w:r w:rsidRPr="00590FDD">
        <w:rPr>
          <w:rFonts w:ascii="Times New Roman" w:eastAsia="Times New Roman" w:hAnsi="Times New Roman"/>
          <w:bCs/>
          <w:sz w:val="20"/>
          <w:u w:val="single"/>
          <w:rtl/>
          <w:lang w:eastAsia="he-IL"/>
        </w:rPr>
        <w:t>אחריות וביטוח</w:t>
      </w:r>
    </w:p>
    <w:p w14:paraId="650632D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lang w:eastAsia="he-IL"/>
        </w:rPr>
      </w:pPr>
    </w:p>
    <w:p w14:paraId="39D8FAC2" w14:textId="77777777" w:rsidR="003E5958" w:rsidRPr="003E5958" w:rsidRDefault="003E5958" w:rsidP="003E595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אחריות</w:t>
      </w:r>
    </w:p>
    <w:p w14:paraId="5418B519"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lastRenderedPageBreak/>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3E5958">
        <w:rPr>
          <w:rFonts w:ascii="Times New Roman" w:eastAsia="Times New Roman" w:hAnsi="Times New Roman" w:hint="cs"/>
          <w:sz w:val="20"/>
          <w:rtl/>
          <w:lang w:eastAsia="he-IL"/>
        </w:rPr>
        <w:t>אישומים</w:t>
      </w:r>
      <w:proofErr w:type="spellEnd"/>
      <w:r w:rsidRPr="003E5958">
        <w:rPr>
          <w:rFonts w:ascii="Times New Roman" w:eastAsia="Times New Roman" w:hAnsi="Times New Roman" w:hint="cs"/>
          <w:sz w:val="20"/>
          <w:rtl/>
          <w:lang w:eastAsia="he-IL"/>
        </w:rPr>
        <w:t xml:space="preserve">, פס"ד, צווים, עונשים, קנסות, פיצויים שייגרמו ו/או יוטלו על המזמין ו/או עובדיו ו/או </w:t>
      </w:r>
      <w:proofErr w:type="spellStart"/>
      <w:r w:rsidRPr="003E5958">
        <w:rPr>
          <w:rFonts w:ascii="Times New Roman" w:eastAsia="Times New Roman" w:hAnsi="Times New Roman" w:hint="cs"/>
          <w:sz w:val="20"/>
          <w:rtl/>
          <w:lang w:eastAsia="he-IL"/>
        </w:rPr>
        <w:t>שלוחיו</w:t>
      </w:r>
      <w:proofErr w:type="spellEnd"/>
      <w:r w:rsidRPr="003E5958">
        <w:rPr>
          <w:rFonts w:ascii="Times New Roman" w:eastAsia="Times New Roman" w:hAnsi="Times New Roman" w:hint="cs"/>
          <w:sz w:val="20"/>
          <w:rtl/>
          <w:lang w:eastAsia="he-IL"/>
        </w:rPr>
        <w:t xml:space="preserve"> ו/או מי מטעמו ו/או למתכנן ו/או לעובדיו ו/או לאדם אחר כלשהו, לגוף או לרכוש, בשל מעשה או מחדל של המתכנן ו/או עובדיו ו/או </w:t>
      </w:r>
      <w:proofErr w:type="spellStart"/>
      <w:r w:rsidRPr="003E5958">
        <w:rPr>
          <w:rFonts w:ascii="Times New Roman" w:eastAsia="Times New Roman" w:hAnsi="Times New Roman" w:hint="cs"/>
          <w:sz w:val="20"/>
          <w:rtl/>
          <w:lang w:eastAsia="he-IL"/>
        </w:rPr>
        <w:t>שלוחיו</w:t>
      </w:r>
      <w:proofErr w:type="spellEnd"/>
      <w:r w:rsidRPr="003E5958">
        <w:rPr>
          <w:rFonts w:ascii="Times New Roman" w:eastAsia="Times New Roman" w:hAnsi="Times New Roman" w:hint="cs"/>
          <w:sz w:val="20"/>
          <w:rtl/>
          <w:lang w:eastAsia="he-IL"/>
        </w:rPr>
        <w:t xml:space="preserve"> ו/או כל מי מטעמו בקשר עם ביצוע התחייבויותיו על פי חוזה זה. המתכנן פוטר את המזמין מכל אחריות בגין נזקים שייגרמו כאמור לעיל.</w:t>
      </w:r>
    </w:p>
    <w:p w14:paraId="52E86B01" w14:textId="77777777" w:rsidR="003E5958" w:rsidRPr="003E5958" w:rsidRDefault="003E5958" w:rsidP="003E5958">
      <w:pPr>
        <w:spacing w:before="0" w:beforeAutospacing="0" w:after="0" w:afterAutospacing="0" w:line="240" w:lineRule="auto"/>
        <w:ind w:left="792"/>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3E5958">
        <w:rPr>
          <w:rFonts w:ascii="Times New Roman" w:eastAsia="Times New Roman" w:hAnsi="Times New Roman" w:hint="cs"/>
          <w:sz w:val="20"/>
          <w:rtl/>
          <w:lang w:eastAsia="he-IL"/>
        </w:rPr>
        <w:t>אישומים</w:t>
      </w:r>
      <w:proofErr w:type="spellEnd"/>
      <w:r w:rsidRPr="003E5958">
        <w:rPr>
          <w:rFonts w:ascii="Times New Roman" w:eastAsia="Times New Roman" w:hAnsi="Times New Roman" w:hint="cs"/>
          <w:sz w:val="20"/>
          <w:rtl/>
          <w:lang w:eastAsia="he-I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95DE6EC" w14:textId="77777777" w:rsidR="003E5958" w:rsidRPr="003E5958" w:rsidRDefault="003E5958" w:rsidP="003E5958">
      <w:pPr>
        <w:numPr>
          <w:ilvl w:val="1"/>
          <w:numId w:val="1"/>
        </w:numPr>
        <w:spacing w:before="0" w:beforeAutospacing="0" w:after="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sz w:val="20"/>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270B23D"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1872CB71" w14:textId="77777777" w:rsidR="003E5958" w:rsidRPr="003E5958" w:rsidRDefault="003E5958" w:rsidP="003E595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ביטוח</w:t>
      </w:r>
    </w:p>
    <w:p w14:paraId="06F37C81" w14:textId="77777777" w:rsidR="003E5958" w:rsidRPr="003E5958" w:rsidRDefault="003E5958" w:rsidP="003E595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מבלי לגרוע מאחריות המתכנן על פי הסכם זה או על פי כל דין, על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 xml:space="preserve"> לערוך ולקיים, על חשבון המתכנן, למשך כל תקופת ההסכם וכל עוד אחריות המתכנן קיימת, את הביטוחים המפורטים במפרט ביטוחי המתכנן המצורף להסכם זה </w:t>
      </w:r>
      <w:r w:rsidRPr="003E5958">
        <w:rPr>
          <w:rFonts w:ascii="Times New Roman" w:eastAsia="Times New Roman" w:hAnsi="Times New Roman" w:hint="eastAsia"/>
          <w:b/>
          <w:bCs/>
          <w:sz w:val="20"/>
          <w:u w:val="single"/>
          <w:rtl/>
          <w:lang w:eastAsia="he-IL"/>
        </w:rPr>
        <w:t>כ</w:t>
      </w:r>
      <w:r w:rsidRPr="003E5958">
        <w:rPr>
          <w:rFonts w:ascii="Times New Roman" w:eastAsia="Times New Roman" w:hAnsi="Times New Roman" w:hint="cs"/>
          <w:b/>
          <w:bCs/>
          <w:sz w:val="20"/>
          <w:u w:val="single"/>
          <w:rtl/>
          <w:lang w:eastAsia="he-IL"/>
        </w:rPr>
        <w:t xml:space="preserve">נספח </w:t>
      </w:r>
      <w:r w:rsidRPr="003E5958">
        <w:rPr>
          <w:rFonts w:ascii="Times New Roman" w:eastAsia="Times New Roman" w:hAnsi="Times New Roman" w:hint="eastAsia"/>
          <w:b/>
          <w:bCs/>
          <w:sz w:val="20"/>
          <w:u w:val="single"/>
          <w:rtl/>
          <w:lang w:eastAsia="he-IL"/>
        </w:rPr>
        <w:t>ז</w:t>
      </w:r>
      <w:r w:rsidRPr="003E5958">
        <w:rPr>
          <w:rFonts w:ascii="Times New Roman" w:eastAsia="Times New Roman" w:hAnsi="Times New Roman" w:hint="cs"/>
          <w:b/>
          <w:bCs/>
          <w:sz w:val="20"/>
          <w:u w:val="single"/>
          <w:rtl/>
          <w:lang w:eastAsia="he-IL"/>
        </w:rPr>
        <w:t>'</w:t>
      </w:r>
      <w:r w:rsidRPr="003E5958">
        <w:rPr>
          <w:rFonts w:ascii="Times New Roman" w:eastAsia="Times New Roman" w:hAnsi="Times New Roman" w:hint="cs"/>
          <w:sz w:val="20"/>
          <w:rtl/>
          <w:lang w:eastAsia="he-IL"/>
        </w:rPr>
        <w:t xml:space="preserve"> וכן אישור עריכת הביטוח המצורף להסכם זה כ</w:t>
      </w:r>
      <w:r w:rsidRPr="003E5958">
        <w:rPr>
          <w:rFonts w:ascii="Times New Roman" w:eastAsia="Times New Roman" w:hAnsi="Times New Roman" w:hint="cs"/>
          <w:b/>
          <w:bCs/>
          <w:sz w:val="20"/>
          <w:u w:val="single"/>
          <w:rtl/>
          <w:lang w:eastAsia="he-IL"/>
        </w:rPr>
        <w:t>נספח ז1'</w:t>
      </w:r>
      <w:r w:rsidRPr="003E5958">
        <w:rPr>
          <w:rFonts w:ascii="Times New Roman" w:eastAsia="Times New Roman" w:hAnsi="Times New Roman" w:hint="cs"/>
          <w:sz w:val="20"/>
          <w:rtl/>
          <w:lang w:eastAsia="he-IL"/>
        </w:rPr>
        <w:t>,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המתכנן עובדים במסגרת ההסכם, יהיה רשאי המתכנן</w:t>
      </w:r>
      <w:r w:rsidRPr="003E5958">
        <w:rPr>
          <w:rFonts w:ascii="Times New Roman" w:eastAsia="Times New Roman" w:hAnsi="Times New Roman"/>
          <w:sz w:val="20"/>
          <w:rtl/>
          <w:lang w:eastAsia="he-IL"/>
        </w:rPr>
        <w:t xml:space="preserve"> </w:t>
      </w:r>
      <w:r w:rsidRPr="003E5958">
        <w:rPr>
          <w:rFonts w:ascii="Times New Roman" w:eastAsia="Times New Roman" w:hAnsi="Times New Roman" w:hint="cs"/>
          <w:sz w:val="20"/>
          <w:rtl/>
          <w:lang w:eastAsia="he-IL"/>
        </w:rPr>
        <w:t>שלא לערוך את הביטוח המצוין בסעיף א' לאישור עריכת הביטוח.</w:t>
      </w:r>
    </w:p>
    <w:p w14:paraId="45FC1B28"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ללא צורך בכל דרישה מצד המזמין, על המתכנן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3AAB38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כמו כן, מיד בתום תקופת הביטוח, על המתכנן 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76B5643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מובהר, כי גבולות האחריות, הנדרשים במסגרת ביטוחי המתכנן, כמפורט באישור עריכת הביטוח, הינם בבחינת דרישה מזערית, המוטלת על המתכנן, שאינה פוטרת את המתכנן ממלוא החבות על פי הסכם זה. </w:t>
      </w:r>
    </w:p>
    <w:p w14:paraId="27D31BC1"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מוסכם בזאת, כי למתכנן לא תהיה כל טענה כלפי המזמין או מי מטעם המזמין, בכל הקשור לגבולות האחריות כאמור.</w:t>
      </w:r>
    </w:p>
    <w:p w14:paraId="68DC796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למזמין תהא הזכות, אך לא החובה, לבדוק את אישור עריכת הביטוח, שיומצא על ידי המתכנן כאמור לעיל, ועל המתכנן לבצע כל שינוי, תיקון, התאמה או הרחבה, שיידרשו על מנת להתאים את ביטוחי המתכנן, להתחייבויות המתכנן על פי הסכם זה.</w:t>
      </w:r>
    </w:p>
    <w:p w14:paraId="6D2955E7"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המתכנן, טיבם, היקפם, ותוקפם, או לגבי העדרם, ואין בהן כדי לגרוע מכל חובה שהיא, המוטלת על המתכנן על פי הסכם זה או על פי כל דין, וזאת בין אם דרשו עריכת שינויים כמפורט לעיל ובין אם לאו, בין אם בדקו את אישור עריכת הביטוחים ובין אם לאו.</w:t>
      </w:r>
    </w:p>
    <w:p w14:paraId="65D16CB0"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המתכנן פוטר את המזמין ואת הבאים מטעם המזמין מאחריות לכל אובדן או נזק לרכוש, </w:t>
      </w:r>
      <w:r w:rsidRPr="003E5958">
        <w:rPr>
          <w:rFonts w:ascii="Times New Roman" w:eastAsia="Times New Roman" w:hAnsi="Times New Roman" w:hint="cs"/>
          <w:sz w:val="20"/>
          <w:rtl/>
          <w:lang w:eastAsia="he-IL"/>
        </w:rPr>
        <w:lastRenderedPageBreak/>
        <w:t>המובא על ידי המתכנן או על ידי מי מטעם המתכנן לחצרי המזמין או המשמש את המתכנן לצורך מתן השירותים, ולא תהיה למתכנן כל טענה, דרישה או תביעה כלפי הנזכרים לעיל, בגין אובדן או נזק כאמור.</w:t>
      </w:r>
    </w:p>
    <w:p w14:paraId="2E4379D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אם לדעת המתכנן יש צורך בעריכת ביטוחים נוספים או משלימים לביטוחי המתכנן, על המתכנן לערוך ולקיים את הביטוחים הנוספים או המשלימים כאמור. </w:t>
      </w:r>
    </w:p>
    <w:p w14:paraId="6DA55DFB"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בכל ביטוח רכוש נוסף או משלים לביטוחי המתכנן,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C134736"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המתכנן, על המתכנן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המתכנן. </w:t>
      </w:r>
    </w:p>
    <w:p w14:paraId="0A9FEB84"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למען הסר ספק, מובהר בזאת כי על המתכנן מוטלת האחריות כלפי המזמין ביחס לשירותים במלואם, לרבות שירותים שניתנו או אמורים היו להינתן על ידי קבלן משנה, ועל המתכנן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41AD509"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hint="cs"/>
          <w:sz w:val="20"/>
          <w:rtl/>
          <w:lang w:eastAsia="he-IL"/>
        </w:rPr>
        <w:t>אין בעריכת ביטוחי המתכנן כדי לצמצם או לגרוע בצורה כל שהיא מהתחייבויותיו בהתאם להסכם, ולא יהיה בעריכת ביטוחי המתכנן כדי לשחרר את המתכנן מחובתו לשפות ו/או לפצות את המזמין ו/או מי מטעמו, בגין כל נזק ,שהוא אחראי לו על פי הסכם זה ו/או על פי כל דין.</w:t>
      </w:r>
    </w:p>
    <w:p w14:paraId="046B88F3"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3E5958">
        <w:rPr>
          <w:rFonts w:ascii="Times New Roman" w:eastAsia="Times New Roman" w:hAnsi="Times New Roman" w:hint="cs"/>
          <w:sz w:val="20"/>
          <w:rtl/>
          <w:lang w:eastAsia="he-IL"/>
        </w:rPr>
        <w:t>המתכנן 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המתכנן,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C717B1D" w14:textId="77777777" w:rsidR="003E5958" w:rsidRPr="003E5958" w:rsidRDefault="003E5958" w:rsidP="003E595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3E5958">
        <w:rPr>
          <w:rFonts w:ascii="Times New Roman" w:eastAsia="Times New Roman" w:hAnsi="Times New Roman"/>
          <w:sz w:val="20"/>
          <w:rtl/>
          <w:lang w:eastAsia="he-IL"/>
        </w:rPr>
        <w:t>הפרת סעיף זה על כל תנאיו תיחשב להפרה יסודית של ההסכם.</w:t>
      </w:r>
    </w:p>
    <w:p w14:paraId="188CE1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FA651EF"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אספקת תכניות</w:t>
      </w:r>
    </w:p>
    <w:p w14:paraId="5AA2239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93BB2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בכל עת במהלך בצוע שרותי המתכנן וכן בתקופת הבדק של העבודות ימסור המתכנן למזמין מיד לפי דרישתו כל תכניות, ובכללן, תכניות ומסמכים המנויים ברשימה </w:t>
      </w:r>
      <w:proofErr w:type="spellStart"/>
      <w:r w:rsidRPr="00590FDD">
        <w:rPr>
          <w:rFonts w:ascii="Times New Roman" w:eastAsia="Times New Roman" w:hAnsi="Times New Roman"/>
          <w:sz w:val="20"/>
          <w:rtl/>
          <w:lang w:eastAsia="he-IL"/>
        </w:rPr>
        <w:t>המצ"ב</w:t>
      </w:r>
      <w:proofErr w:type="spellEnd"/>
      <w:r w:rsidRPr="00590FDD">
        <w:rPr>
          <w:rFonts w:ascii="Times New Roman" w:eastAsia="Times New Roman" w:hAnsi="Times New Roman"/>
          <w:sz w:val="20"/>
          <w:rtl/>
          <w:lang w:eastAsia="he-IL"/>
        </w:rPr>
        <w:t xml:space="preserve"> כנספח </w:t>
      </w:r>
      <w:r w:rsidRPr="00590FDD">
        <w:rPr>
          <w:rFonts w:ascii="Times New Roman" w:eastAsia="Times New Roman" w:hAnsi="Times New Roman"/>
          <w:b/>
          <w:bCs/>
          <w:sz w:val="20"/>
          <w:rtl/>
          <w:lang w:eastAsia="he-IL"/>
        </w:rPr>
        <w:t>ח'</w:t>
      </w:r>
      <w:r w:rsidRPr="00590FDD">
        <w:rPr>
          <w:rFonts w:ascii="Times New Roman" w:eastAsia="Times New Roman" w:hAnsi="Times New Roman"/>
          <w:sz w:val="20"/>
          <w:rtl/>
          <w:lang w:eastAsia="he-IL"/>
        </w:rPr>
        <w:t xml:space="preserve"> לחוזה זה, ובמידה והדרישה מתייחסת לתכניות שאינם בידו יערכם המתכנן בכל ההקדם האפשרי וימסרם למזמין.</w:t>
      </w:r>
    </w:p>
    <w:p w14:paraId="222927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E525F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עם גמר שרותי המתכנן ימסור המתכנן למזמין סדרה אחת של העתקי התכניות כשהן מעודכנות, ומשקפות את התכנון והבצוע הסופי בשטח </w:t>
      </w:r>
      <w:r w:rsidRPr="00590FDD">
        <w:rPr>
          <w:rFonts w:ascii="Times New Roman" w:eastAsia="Times New Roman" w:hAnsi="Times New Roman"/>
          <w:color w:val="000000"/>
          <w:sz w:val="20"/>
          <w:lang w:eastAsia="he-IL"/>
        </w:rPr>
        <w:t>(AS MADE)</w:t>
      </w:r>
      <w:r w:rsidRPr="00590FDD">
        <w:rPr>
          <w:rFonts w:ascii="Times New Roman" w:eastAsia="Times New Roman" w:hAnsi="Times New Roman"/>
          <w:sz w:val="20"/>
          <w:rtl/>
          <w:lang w:eastAsia="he-IL"/>
        </w:rPr>
        <w:t>, למעט שינויי דיירים, ודיסקטים המכילים את התכנון במדיה ממוחשבת.</w:t>
      </w:r>
    </w:p>
    <w:p w14:paraId="34ED6A9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31DF2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או בוטל לפי סעיף 12 להלן, ימסור המתכנן למזמין סדרה אחת של העתקי התכניות ודיסקטים כשהן מעודכנות עד לתאריך הבאת החוזה לידי גמר, או עד לתאריך ביטולו, </w:t>
      </w:r>
      <w:proofErr w:type="spellStart"/>
      <w:r w:rsidRPr="00590FDD">
        <w:rPr>
          <w:rFonts w:ascii="Times New Roman" w:eastAsia="Times New Roman" w:hAnsi="Times New Roman"/>
          <w:sz w:val="20"/>
          <w:rtl/>
          <w:lang w:eastAsia="he-IL"/>
        </w:rPr>
        <w:t>הכל</w:t>
      </w:r>
      <w:proofErr w:type="spellEnd"/>
      <w:r w:rsidRPr="00590FDD">
        <w:rPr>
          <w:rFonts w:ascii="Times New Roman" w:eastAsia="Times New Roman" w:hAnsi="Times New Roman"/>
          <w:sz w:val="20"/>
          <w:rtl/>
          <w:lang w:eastAsia="he-IL"/>
        </w:rPr>
        <w:t xml:space="preserve"> לפי העניין.</w:t>
      </w:r>
    </w:p>
    <w:p w14:paraId="7EE3563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26F7B6E" w14:textId="77777777" w:rsidR="00590FDD" w:rsidRPr="00590FDD" w:rsidRDefault="00590FDD" w:rsidP="00590FDD">
      <w:pPr>
        <w:widowControl w:val="0"/>
        <w:numPr>
          <w:ilvl w:val="1"/>
          <w:numId w:val="1"/>
        </w:numPr>
        <w:spacing w:before="0" w:beforeAutospacing="0" w:after="0" w:afterAutospacing="0" w:line="240" w:lineRule="auto"/>
        <w:ind w:left="788" w:hanging="43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לפי דרישת המזמין ימסור המתכנן למזמין בנוסף לאמור לעיל סדרה אחת של </w:t>
      </w:r>
      <w:proofErr w:type="spellStart"/>
      <w:r w:rsidRPr="00590FDD">
        <w:rPr>
          <w:rFonts w:ascii="Times New Roman" w:eastAsia="Times New Roman" w:hAnsi="Times New Roman"/>
          <w:sz w:val="20"/>
          <w:rtl/>
          <w:lang w:eastAsia="he-IL"/>
        </w:rPr>
        <w:t>אורגינלים</w:t>
      </w:r>
      <w:proofErr w:type="spellEnd"/>
      <w:r w:rsidRPr="00590FDD">
        <w:rPr>
          <w:rFonts w:ascii="Times New Roman" w:eastAsia="Times New Roman" w:hAnsi="Times New Roman"/>
          <w:sz w:val="20"/>
          <w:rtl/>
          <w:lang w:eastAsia="he-IL"/>
        </w:rPr>
        <w:t xml:space="preserve"> או סמי </w:t>
      </w:r>
      <w:r w:rsidR="000555DD" w:rsidRPr="00590FDD">
        <w:rPr>
          <w:rFonts w:ascii="Times New Roman" w:eastAsia="Times New Roman" w:hAnsi="Times New Roman" w:hint="cs"/>
          <w:sz w:val="20"/>
          <w:rtl/>
          <w:lang w:eastAsia="he-IL"/>
        </w:rPr>
        <w:t>אוריגינלי</w:t>
      </w:r>
      <w:r w:rsidR="000555DD"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לפי בחירת המזמין, של כל התכניות כשהן מעודכנות כאמור לעיל. </w:t>
      </w:r>
      <w:r w:rsidRPr="00590FDD">
        <w:rPr>
          <w:rFonts w:ascii="Times New Roman" w:eastAsia="Times New Roman" w:hAnsi="Times New Roman"/>
          <w:sz w:val="20"/>
          <w:rtl/>
          <w:lang w:eastAsia="he-IL"/>
        </w:rPr>
        <w:lastRenderedPageBreak/>
        <w:t>כמו כן חייב המתכנן לשמור אצלו למשך תקופה של 7 שנים לפחות את התכניות בקבצי מחשב ובתדפיסים ולספק למזמין לפי דרישתו העתקים מהן בכל עת שיידרש לכך.</w:t>
      </w:r>
    </w:p>
    <w:p w14:paraId="39DF2A1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15F7DD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לא יהיה זכאי לכל תשלום נוסף בעד תכניות שימסור למזמין עפ"י סעיף 10 זה.</w:t>
      </w:r>
    </w:p>
    <w:p w14:paraId="076A884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1CF9EA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זכות הקניין בכל התכניות שייכת למזמין ובלבד ששולם שכר המתכנן בהתאם להוראות החוזה. בתוקף זכות הקניין הנ"ל זכאי המזמין לעשות כל שימוש בתכניות, לרבות להשתמש בהן באמצעות יועצים אחרים ואף </w:t>
      </w:r>
      <w:proofErr w:type="spellStart"/>
      <w:r w:rsidRPr="00590FDD">
        <w:rPr>
          <w:rFonts w:ascii="Times New Roman" w:eastAsia="Times New Roman" w:hAnsi="Times New Roman"/>
          <w:sz w:val="20"/>
          <w:rtl/>
          <w:lang w:eastAsia="he-IL"/>
        </w:rPr>
        <w:t>לשנותן</w:t>
      </w:r>
      <w:proofErr w:type="spellEnd"/>
      <w:r w:rsidRPr="00590FDD">
        <w:rPr>
          <w:rFonts w:ascii="Times New Roman" w:eastAsia="Times New Roman" w:hAnsi="Times New Roman"/>
          <w:sz w:val="20"/>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המתכנן אינו רשאי להשתמש בת</w:t>
      </w:r>
      <w:r w:rsidR="00E078A7">
        <w:rPr>
          <w:rFonts w:ascii="Times New Roman" w:eastAsia="Times New Roman" w:hAnsi="Times New Roman"/>
          <w:sz w:val="20"/>
          <w:rtl/>
          <w:lang w:eastAsia="he-IL"/>
        </w:rPr>
        <w:t>כניות לצורך תכנון ובניה של פרוי</w:t>
      </w:r>
      <w:r w:rsidRPr="00590FDD">
        <w:rPr>
          <w:rFonts w:ascii="Times New Roman" w:eastAsia="Times New Roman" w:hAnsi="Times New Roman"/>
          <w:sz w:val="20"/>
          <w:rtl/>
          <w:lang w:eastAsia="he-IL"/>
        </w:rPr>
        <w:t>קט אחר  שלא בהסכמת המזמין.</w:t>
      </w:r>
    </w:p>
    <w:p w14:paraId="3AA4FB06"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663EF190"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מעמד המתכנן</w:t>
      </w:r>
    </w:p>
    <w:p w14:paraId="17C6201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6C9F9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ומובהר על ידי הצדדים לחוזה זה כי מעמדו של המתכנן כנותן השירותים למזמין הינו של קבלן עצמאי וכל הפעולות שיעשו על ידו על פי חוזה זה נעשות על ידו, עבורו ועל חשבונו</w:t>
      </w:r>
      <w:r w:rsidRPr="00590FDD">
        <w:rPr>
          <w:rFonts w:ascii="Times New Roman" w:eastAsia="Times New Roman" w:hAnsi="Times New Roman"/>
          <w:sz w:val="20"/>
          <w:rtl/>
          <w:lang w:eastAsia="he-IL"/>
        </w:rPr>
        <w:t>.</w:t>
      </w:r>
    </w:p>
    <w:p w14:paraId="2D65759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85D0F5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אין ולא יהיו יחסי עובד-מעביד בין המזמין ובין </w:t>
      </w:r>
      <w:r w:rsidRPr="00590FDD">
        <w:rPr>
          <w:rFonts w:ascii="Times New Roman" w:eastAsia="Times New Roman" w:hAnsi="Times New Roman"/>
          <w:color w:val="000000"/>
          <w:sz w:val="24"/>
          <w:rtl/>
          <w:lang w:eastAsia="he-IL"/>
        </w:rPr>
        <w:t xml:space="preserve">המתכנן ו/או בין המזמין לבין עובדי המתכנן </w:t>
      </w:r>
      <w:r w:rsidRPr="00590FDD">
        <w:rPr>
          <w:rFonts w:ascii="Times New Roman" w:eastAsia="Times New Roman" w:hAnsi="Times New Roman"/>
          <w:sz w:val="20"/>
          <w:rtl/>
          <w:lang w:eastAsia="he-IL"/>
        </w:rPr>
        <w:t>ואין בהוראות חוזה זה כדי ליצור בין המתכנן ו/או מי מעובדיו לבין המזמין ו/או המנהל ו/או מי מטעמו יחסי עובד מעביד</w:t>
      </w:r>
      <w:r w:rsidRPr="00590FDD">
        <w:rPr>
          <w:rFonts w:ascii="Times New Roman" w:eastAsia="Times New Roman" w:hAnsi="Times New Roman"/>
          <w:color w:val="000000"/>
          <w:sz w:val="24"/>
          <w:rtl/>
          <w:lang w:eastAsia="he-IL"/>
        </w:rPr>
        <w:t xml:space="preserve">, לכל ענין ודבר. בכלל זה מוסכם ומובהר בין הצדדים כי המתכנן ו/או עובדיו לא יהיו זכאים כלפי המזמין לכל זכות החלה עפ"י הדין ו/או </w:t>
      </w:r>
      <w:proofErr w:type="spellStart"/>
      <w:r w:rsidRPr="00590FDD">
        <w:rPr>
          <w:rFonts w:ascii="Times New Roman" w:eastAsia="Times New Roman" w:hAnsi="Times New Roman"/>
          <w:color w:val="000000"/>
          <w:sz w:val="24"/>
          <w:rtl/>
          <w:lang w:eastAsia="he-IL"/>
        </w:rPr>
        <w:t>מכח</w:t>
      </w:r>
      <w:proofErr w:type="spellEnd"/>
      <w:r w:rsidRPr="00590FDD">
        <w:rPr>
          <w:rFonts w:ascii="Times New Roman" w:eastAsia="Times New Roman" w:hAnsi="Times New Roman"/>
          <w:color w:val="000000"/>
          <w:sz w:val="24"/>
          <w:rtl/>
          <w:lang w:eastAsia="he-IL"/>
        </w:rPr>
        <w:t xml:space="preserve"> צו הרחבה ו/או </w:t>
      </w:r>
      <w:proofErr w:type="spellStart"/>
      <w:r w:rsidRPr="00590FDD">
        <w:rPr>
          <w:rFonts w:ascii="Times New Roman" w:eastAsia="Times New Roman" w:hAnsi="Times New Roman"/>
          <w:color w:val="000000"/>
          <w:sz w:val="24"/>
          <w:rtl/>
          <w:lang w:eastAsia="he-IL"/>
        </w:rPr>
        <w:t>מכח</w:t>
      </w:r>
      <w:proofErr w:type="spellEnd"/>
      <w:r w:rsidRPr="00590FDD">
        <w:rPr>
          <w:rFonts w:ascii="Times New Roman" w:eastAsia="Times New Roman" w:hAnsi="Times New Roman"/>
          <w:color w:val="000000"/>
          <w:sz w:val="24"/>
          <w:rtl/>
          <w:lang w:eastAsia="he-IL"/>
        </w:rPr>
        <w:t xml:space="preserve"> הסכם כלשהו על עובד</w:t>
      </w:r>
      <w:r w:rsidRPr="00590FDD">
        <w:rPr>
          <w:rFonts w:ascii="Times New Roman" w:eastAsia="Times New Roman" w:hAnsi="Times New Roman"/>
          <w:sz w:val="20"/>
          <w:rtl/>
          <w:lang w:eastAsia="he-IL"/>
        </w:rPr>
        <w:t>.</w:t>
      </w:r>
    </w:p>
    <w:p w14:paraId="1521CB7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4C86F4F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color w:val="000000"/>
          <w:sz w:val="24"/>
          <w:rtl/>
          <w:lang w:eastAsia="he-IL"/>
        </w:rPr>
        <w:t>מוסכם בזה כי המתכנן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70714B3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55ED3B2"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מצהיר ומתחייב כי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לבדו </w:t>
      </w:r>
      <w:r w:rsidRPr="00590FDD">
        <w:rPr>
          <w:rFonts w:ascii="Times New Roman" w:eastAsia="Times New Roman" w:hAnsi="Times New Roman"/>
          <w:color w:val="000000"/>
          <w:sz w:val="24"/>
          <w:rtl/>
          <w:lang w:eastAsia="he-IL"/>
        </w:rPr>
        <w:t xml:space="preserve">בכל התשלומים ו/או המסים ו/או תשלומי חובה אחרים, החלים ו/או שיחולו על המתכנן ו/או עובדי המתכנן בגין מתן השירותים ו/או בגין התקבולים שיקבל עפ"י חוזה זה ובכלל זה </w:t>
      </w:r>
      <w:r w:rsidRPr="00590FDD">
        <w:rPr>
          <w:rFonts w:ascii="Times New Roman" w:eastAsia="Times New Roman" w:hAnsi="Times New Roman"/>
          <w:sz w:val="20"/>
          <w:rtl/>
          <w:lang w:eastAsia="he-IL"/>
        </w:rPr>
        <w:t xml:space="preserve"> - תשלומי מס הכנסה והבטוח הלאומי שהוא חב בגין מתן שרותי המתכנן.</w:t>
      </w:r>
    </w:p>
    <w:p w14:paraId="61EC2A5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C21C4F8"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לבדו באחריות לכל הזכויות הסוציאליות של עובדיו (כגון - ניכויי מס הכנסה ובטוח לאומי, תשלומים לקרנות איגודים </w:t>
      </w:r>
      <w:r w:rsidRPr="00590FDD">
        <w:rPr>
          <w:rFonts w:ascii="Times New Roman" w:eastAsia="Times New Roman" w:hAnsi="Times New Roman" w:hint="cs"/>
          <w:sz w:val="20"/>
          <w:rtl/>
          <w:lang w:eastAsia="he-IL"/>
        </w:rPr>
        <w:t>מקצועיי</w:t>
      </w:r>
      <w:r w:rsidRPr="00590FDD">
        <w:rPr>
          <w:rFonts w:ascii="Times New Roman" w:eastAsia="Times New Roman" w:hAnsi="Times New Roman" w:hint="eastAsia"/>
          <w:sz w:val="20"/>
          <w:rtl/>
          <w:lang w:eastAsia="he-IL"/>
        </w:rPr>
        <w:t>ם</w:t>
      </w:r>
      <w:r w:rsidRPr="00590FDD">
        <w:rPr>
          <w:rFonts w:ascii="Times New Roman" w:eastAsia="Times New Roman" w:hAnsi="Times New Roman"/>
          <w:sz w:val="20"/>
          <w:rtl/>
          <w:lang w:eastAsia="he-IL"/>
        </w:rPr>
        <w:t xml:space="preserve"> ותשלומים סוציאליים אחרים) ולכל החובות החלות על פי דין על מעביד כלפי עובדיו.</w:t>
      </w:r>
    </w:p>
    <w:p w14:paraId="768E24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624BE9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 xml:space="preserve">מבלי לגרוע מהאמור לעיל, המתכנן מצהיר ומתחייב כי אם </w:t>
      </w:r>
      <w:r w:rsidRPr="00590FDD">
        <w:rPr>
          <w:rFonts w:ascii="Times New Roman" w:eastAsia="Times New Roman" w:hAnsi="Times New Roman" w:hint="cs"/>
          <w:color w:val="000000"/>
          <w:sz w:val="24"/>
          <w:rtl/>
          <w:lang w:eastAsia="he-IL"/>
        </w:rPr>
        <w:t>יידר</w:t>
      </w:r>
      <w:r w:rsidRPr="00590FDD">
        <w:rPr>
          <w:rFonts w:ascii="Times New Roman" w:eastAsia="Times New Roman" w:hAnsi="Times New Roman" w:hint="eastAsia"/>
          <w:color w:val="000000"/>
          <w:sz w:val="24"/>
          <w:rtl/>
          <w:lang w:eastAsia="he-IL"/>
        </w:rPr>
        <w:t>ש</w:t>
      </w:r>
      <w:r w:rsidRPr="00590FDD">
        <w:rPr>
          <w:rFonts w:ascii="Times New Roman" w:eastAsia="Times New Roman" w:hAnsi="Times New Roman"/>
          <w:color w:val="000000"/>
          <w:sz w:val="24"/>
          <w:rtl/>
          <w:lang w:eastAsia="he-IL"/>
        </w:rPr>
        <w:t xml:space="preserve"> המזמין על ידי המתכנן ו/או על ידי מי מעובדי המתכנן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המתכנן את המזמין </w:t>
      </w:r>
      <w:proofErr w:type="spellStart"/>
      <w:r w:rsidRPr="00590FDD">
        <w:rPr>
          <w:rFonts w:ascii="Times New Roman" w:eastAsia="Times New Roman" w:hAnsi="Times New Roman"/>
          <w:color w:val="000000"/>
          <w:sz w:val="24"/>
          <w:rtl/>
          <w:lang w:eastAsia="he-IL"/>
        </w:rPr>
        <w:t>מייד</w:t>
      </w:r>
      <w:proofErr w:type="spellEnd"/>
      <w:r w:rsidRPr="00590FDD">
        <w:rPr>
          <w:rFonts w:ascii="Times New Roman" w:eastAsia="Times New Roman" w:hAnsi="Times New Roman"/>
          <w:color w:val="000000"/>
          <w:sz w:val="24"/>
          <w:rtl/>
          <w:lang w:eastAsia="he-IL"/>
        </w:rPr>
        <w:t xml:space="preserve">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המתכנן על פי הוראות חוזה זה, אשר המזמין רשאי לקזז בגינו סכומים ע"ח התמורה המגיעה למתכנן.</w:t>
      </w:r>
    </w:p>
    <w:p w14:paraId="0AB106AB" w14:textId="77777777" w:rsidR="00590FDD" w:rsidRPr="00590FDD" w:rsidRDefault="00590FDD" w:rsidP="00590FDD">
      <w:pPr>
        <w:widowControl w:val="0"/>
        <w:spacing w:before="0" w:beforeAutospacing="0" w:after="0" w:afterAutospacing="0" w:line="360" w:lineRule="auto"/>
        <w:jc w:val="both"/>
        <w:rPr>
          <w:rFonts w:ascii="Times New Roman" w:eastAsia="Times New Roman" w:hAnsi="Times New Roman"/>
          <w:color w:val="000000"/>
          <w:sz w:val="24"/>
          <w:rtl/>
          <w:lang w:eastAsia="he-IL"/>
        </w:rPr>
      </w:pPr>
    </w:p>
    <w:p w14:paraId="4459971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color w:val="000000"/>
          <w:sz w:val="24"/>
          <w:rtl/>
          <w:lang w:eastAsia="he-IL"/>
        </w:rPr>
        <w:t>בשים לב לאמור לעיל, אם יקבע פורום מוסמך כלשהו כי נתקיימו יחסי עובד ומעביד בין המתכנן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C069723" w14:textId="77777777" w:rsidR="00590FDD" w:rsidRPr="00590FDD" w:rsidRDefault="00590FDD" w:rsidP="00590FDD">
      <w:pPr>
        <w:widowControl w:val="0"/>
        <w:spacing w:before="0" w:beforeAutospacing="0" w:after="0" w:afterAutospacing="0" w:line="240" w:lineRule="auto"/>
        <w:ind w:right="360"/>
        <w:jc w:val="both"/>
        <w:rPr>
          <w:rFonts w:ascii="Times New Roman" w:eastAsia="Times New Roman" w:hAnsi="Times New Roman"/>
          <w:sz w:val="20"/>
          <w:rtl/>
          <w:lang w:eastAsia="he-IL"/>
        </w:rPr>
      </w:pPr>
    </w:p>
    <w:p w14:paraId="63E0F99F" w14:textId="77777777" w:rsidR="00590FDD" w:rsidRPr="00590FDD" w:rsidRDefault="00590FDD" w:rsidP="00590FDD">
      <w:pPr>
        <w:widowControl w:val="0"/>
        <w:spacing w:before="0" w:beforeAutospacing="0" w:after="0" w:afterAutospacing="0" w:line="240" w:lineRule="auto"/>
        <w:ind w:left="360" w:right="360"/>
        <w:jc w:val="both"/>
        <w:rPr>
          <w:rFonts w:ascii="Times New Roman" w:eastAsia="Times New Roman" w:hAnsi="Times New Roman"/>
          <w:sz w:val="20"/>
          <w:rtl/>
          <w:lang w:eastAsia="he-IL"/>
        </w:rPr>
      </w:pPr>
    </w:p>
    <w:p w14:paraId="48D535C8" w14:textId="77777777" w:rsidR="00590FDD" w:rsidRPr="00590FDD" w:rsidRDefault="00590FDD" w:rsidP="00590FDD">
      <w:pPr>
        <w:widowControl w:val="0"/>
        <w:numPr>
          <w:ilvl w:val="0"/>
          <w:numId w:val="1"/>
        </w:numPr>
        <w:spacing w:before="0" w:beforeAutospacing="0" w:after="0" w:afterAutospacing="0" w:line="240" w:lineRule="auto"/>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הבאת החוזה לגמר או ביטולו</w:t>
      </w:r>
    </w:p>
    <w:p w14:paraId="367D1E8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Cs/>
          <w:sz w:val="20"/>
          <w:u w:val="single"/>
          <w:rtl/>
          <w:lang w:eastAsia="he-IL"/>
        </w:rPr>
      </w:pPr>
    </w:p>
    <w:p w14:paraId="79084DCB"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p>
    <w:p w14:paraId="4E9D6C8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למתכנן. ניתנה הודעה כאמור יבוא החוזה לידי גמר בתאריך הנקוב בהודעה אשר לא יהיה פחות מ7- יום מיום משלוחה (להלן: "</w:t>
      </w:r>
      <w:r w:rsidRPr="00590FDD">
        <w:rPr>
          <w:rFonts w:ascii="Times New Roman" w:eastAsia="Times New Roman" w:hAnsi="Times New Roman"/>
          <w:b/>
          <w:bCs/>
          <w:sz w:val="20"/>
          <w:rtl/>
          <w:lang w:eastAsia="he-IL"/>
        </w:rPr>
        <w:t>תאריך הפסקת השרות</w:t>
      </w:r>
      <w:r w:rsidRPr="00590FDD">
        <w:rPr>
          <w:rFonts w:ascii="Times New Roman" w:eastAsia="Times New Roman" w:hAnsi="Times New Roman"/>
          <w:sz w:val="20"/>
          <w:rtl/>
          <w:lang w:eastAsia="he-IL"/>
        </w:rPr>
        <w:t>").</w:t>
      </w:r>
    </w:p>
    <w:p w14:paraId="0858E2E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04FD9F"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הובא החוזה לידי גמר כאמור בסעיף 12.1.1 לעיל, ישלם המזמין למתכנן שכר עפ"י קביעתו הבלעדית של המנהל, בעד אותו קטע מקטעי </w:t>
      </w:r>
      <w:proofErr w:type="spellStart"/>
      <w:r w:rsidRPr="00590FDD">
        <w:rPr>
          <w:rFonts w:ascii="Times New Roman" w:eastAsia="Times New Roman" w:hAnsi="Times New Roman"/>
          <w:sz w:val="20"/>
          <w:rtl/>
          <w:lang w:eastAsia="he-IL"/>
        </w:rPr>
        <w:t>הפרוייקט</w:t>
      </w:r>
      <w:proofErr w:type="spellEnd"/>
      <w:r w:rsidRPr="00590FDD">
        <w:rPr>
          <w:rFonts w:ascii="Times New Roman" w:eastAsia="Times New Roman" w:hAnsi="Times New Roman"/>
          <w:sz w:val="20"/>
          <w:rtl/>
          <w:lang w:eastAsia="he-IL"/>
        </w:rPr>
        <w:t xml:space="preserve"> ו/או שלב משרותי המתכנן שבצע עד לתאריך הפסקת השרות וזאת לפי השיעור המפורט בנספחים </w:t>
      </w:r>
      <w:r w:rsidRPr="00590FDD">
        <w:rPr>
          <w:rFonts w:ascii="Times New Roman" w:eastAsia="Times New Roman" w:hAnsi="Times New Roman"/>
          <w:bCs/>
          <w:sz w:val="20"/>
          <w:rtl/>
          <w:lang w:eastAsia="he-IL"/>
        </w:rPr>
        <w:t>ד' ו - ה'</w:t>
      </w:r>
      <w:r w:rsidRPr="00590FDD">
        <w:rPr>
          <w:rFonts w:ascii="Times New Roman" w:eastAsia="Times New Roman" w:hAnsi="Times New Roman"/>
          <w:sz w:val="20"/>
          <w:rtl/>
          <w:lang w:eastAsia="he-IL"/>
        </w:rPr>
        <w:t xml:space="preserve">. במקרה שבוצע חלק של קטע ו/או שלב - ישולם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w:t>
      </w:r>
    </w:p>
    <w:p w14:paraId="3B82B0D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FC6765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 או לטענה או תביעה כלשהי, פרט לאמור בסעיף 12.1.2 לעיל, והשכר שישולם לפי סעיף 12.1.2 לעיל יהיה לסילוק כל המגיע למתכנן מהמזמין לפי החוזה ו/או עקב הבאתו לידי גמר כאמור, בין עפ"י החוזה ובין מכוח עילה כלשהי עפ"י הדין.</w:t>
      </w:r>
    </w:p>
    <w:p w14:paraId="1BB7438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0A62393"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הזכות למזמין תוך 12 חודש מהבאת החוזה לגמר כאמור לחדשו, ובמקרה זה יהיה המתכנן חייב לפי דרישת המזמין לחדש את שרותי המתכנן עפ"י תנאי החוזה.</w:t>
      </w:r>
    </w:p>
    <w:p w14:paraId="60AFAB9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55F2D4"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במקרה שהחוזה יבוא לידי גמר עקב הפסקת עבודות הפרויקט מחמת כוח עליון (לרבות עפ"י מצוות הדין) יהיה המתכנן זכאי לתשלום כמוגדר בסעיף 12.3.2 להלן ויחולו הסעיפים 12.1.3 ו- 12.1.4 לעיל.</w:t>
      </w:r>
    </w:p>
    <w:p w14:paraId="5251935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8E792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p>
    <w:p w14:paraId="5AC99884"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02ECDC4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3CAEE26"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ו/או לא קיים איזה מהוראות החוזה ולא תקן הפרה לאחר שקבל התראה על כך מהמזמין בתוך הזמן הנקוב בהתראה.</w:t>
      </w:r>
    </w:p>
    <w:p w14:paraId="2B1F12A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21B8242"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התרה במתכנן שאין הוא מבצע את עבודתו בצורה המבטיחה את בצועה התקין ו/או התקדמותה וסיומה לפי לוח הזמנים, והמתכנן לא נקט בצעדים המבטיחים לדעת המזמין את בצועה התקין ו/או התקדמותה וסיומה לפי לוח הזמנים.</w:t>
      </w:r>
    </w:p>
    <w:p w14:paraId="546105E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92C4649"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הפר את הוראת סעיף 7.5 לעיל.</w:t>
      </w:r>
    </w:p>
    <w:p w14:paraId="2291306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6FB40CE"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נבצר מהמתכנן או מהמנהל הראשי לקיים את החוזה מסיבת מחלה או מכל סיבה אחרת שהיא. מבלי לפגוע בכלליות האמור לעיל - יחול הסעיף אם המנהל הראשי במשרד המתכנן נפטר, המתכנן פשט רגל, או נעשה בלתי כשר לפעולה משפטית או בלתי כשר למתן שירותי המתכנן או אם ארע אירוע דומה.</w:t>
      </w:r>
    </w:p>
    <w:p w14:paraId="5FF1E0B2" w14:textId="77777777" w:rsidR="00590FDD" w:rsidRPr="00590FDD" w:rsidRDefault="00590FDD" w:rsidP="00590FDD">
      <w:pPr>
        <w:widowControl w:val="0"/>
        <w:tabs>
          <w:tab w:val="left" w:pos="2357"/>
        </w:tabs>
        <w:spacing w:before="0" w:beforeAutospacing="0" w:after="0" w:afterAutospacing="0" w:line="240" w:lineRule="auto"/>
        <w:jc w:val="both"/>
        <w:rPr>
          <w:rFonts w:ascii="Times New Roman" w:eastAsia="Times New Roman" w:hAnsi="Times New Roman"/>
          <w:sz w:val="20"/>
          <w:lang w:eastAsia="he-IL"/>
        </w:rPr>
      </w:pPr>
    </w:p>
    <w:p w14:paraId="5D45FFE7" w14:textId="77777777" w:rsidR="00590FDD" w:rsidRPr="00590FDD" w:rsidRDefault="00590FDD" w:rsidP="00590FDD">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חל שינוי בהחזקת המניות ו/או בהרכב המנהלים של המתכנן.</w:t>
      </w:r>
    </w:p>
    <w:p w14:paraId="617728B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360FE18"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בוטל החוזה כאמור בסעיף 12.3.1 לעיל ישלם המזמין למתכ</w:t>
      </w:r>
      <w:r w:rsidR="00E078A7">
        <w:rPr>
          <w:rFonts w:ascii="Times New Roman" w:eastAsia="Times New Roman" w:hAnsi="Times New Roman"/>
          <w:sz w:val="20"/>
          <w:rtl/>
          <w:lang w:eastAsia="he-IL"/>
        </w:rPr>
        <w:t>נן שכר בעד אותו קטע מקטעי הפרוי</w:t>
      </w:r>
      <w:r w:rsidRPr="00590FDD">
        <w:rPr>
          <w:rFonts w:ascii="Times New Roman" w:eastAsia="Times New Roman" w:hAnsi="Times New Roman"/>
          <w:sz w:val="20"/>
          <w:rtl/>
          <w:lang w:eastAsia="he-IL"/>
        </w:rPr>
        <w:t xml:space="preserve">קט ו/או שלב משרותי המתכנן שהוא בצע עד לבטול החוזה וזאת לפי השיעור המפורט בנספחים </w:t>
      </w:r>
      <w:proofErr w:type="spellStart"/>
      <w:r w:rsidRPr="00590FDD">
        <w:rPr>
          <w:rFonts w:ascii="Times New Roman" w:eastAsia="Times New Roman" w:hAnsi="Times New Roman"/>
          <w:bCs/>
          <w:sz w:val="20"/>
          <w:rtl/>
          <w:lang w:eastAsia="he-IL"/>
        </w:rPr>
        <w:t>ד'ו</w:t>
      </w:r>
      <w:proofErr w:type="spellEnd"/>
      <w:r w:rsidRPr="00590FDD">
        <w:rPr>
          <w:rFonts w:ascii="Times New Roman" w:eastAsia="Times New Roman" w:hAnsi="Times New Roman"/>
          <w:bCs/>
          <w:sz w:val="20"/>
          <w:rtl/>
          <w:lang w:eastAsia="he-IL"/>
        </w:rPr>
        <w:t xml:space="preserve"> -ה' </w:t>
      </w:r>
      <w:r w:rsidRPr="00590FDD">
        <w:rPr>
          <w:rFonts w:ascii="Times New Roman" w:eastAsia="Times New Roman" w:hAnsi="Times New Roman"/>
          <w:sz w:val="20"/>
          <w:rtl/>
          <w:lang w:eastAsia="he-IL"/>
        </w:rPr>
        <w:t xml:space="preserve">לגבי כל שלב שבוצע, ובמקרה שבוצע </w:t>
      </w:r>
      <w:r w:rsidRPr="00590FDD">
        <w:rPr>
          <w:rFonts w:ascii="Times New Roman" w:eastAsia="Times New Roman" w:hAnsi="Times New Roman"/>
          <w:sz w:val="20"/>
          <w:rtl/>
          <w:lang w:eastAsia="he-IL"/>
        </w:rPr>
        <w:lastRenderedPageBreak/>
        <w:t xml:space="preserve">חלק של שלב - חלק יחסי מתאים מהשכר הקבוע בנספחים </w:t>
      </w:r>
      <w:r w:rsidRPr="00590FDD">
        <w:rPr>
          <w:rFonts w:ascii="Times New Roman" w:eastAsia="Times New Roman" w:hAnsi="Times New Roman"/>
          <w:bCs/>
          <w:sz w:val="20"/>
          <w:rtl/>
          <w:lang w:eastAsia="he-IL"/>
        </w:rPr>
        <w:t xml:space="preserve">ד' ו-ה' </w:t>
      </w:r>
      <w:r w:rsidRPr="00590FDD">
        <w:rPr>
          <w:rFonts w:ascii="Times New Roman" w:eastAsia="Times New Roman" w:hAnsi="Times New Roman"/>
          <w:sz w:val="20"/>
          <w:rtl/>
          <w:lang w:eastAsia="he-IL"/>
        </w:rPr>
        <w:t>לאותו שלב כפי שיקבע המנהל, וזאת לסילוק כל המגיע למתכנן מהמזמין.</w:t>
      </w:r>
    </w:p>
    <w:p w14:paraId="2B00B8D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5C0971A"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הודעה בדבר הבאת החוזה לידי גמר כאמור בסעיף 12.3.1 לעיל לא תשמש עילה למתכנן לתביעת פיצויים כלשהם, או לטענה או תביעה כלשהי, פרט לאמור בסעיף 12.3.2 לעיל, והשכר שישולם לפי סעיף 12.3.2 יהיה לסילוק כל המגיע למתכנן מהמזמין לפי החוזה ו/או עקב הבאתו לידי גמר כאמור, בין עפ"י החוזה ובין מכוח עילה כלשהי עפ"י הדין.</w:t>
      </w:r>
    </w:p>
    <w:p w14:paraId="5871AF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6ECF3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אם המנהל הראשי במשרד המתכנן ו/או המתכנן נפטר, פשט רגל, או נעשה בלתי כשר למתן השירותים עפ"י חוזה זה או אם אירע אירוע דומה למתכנן יהיה המזמין זכאי לבטל החוזה ויחולו הוראות סעיפים 12.3.2 ו - 12.3.3 לעיל.</w:t>
      </w:r>
    </w:p>
    <w:p w14:paraId="620FE1E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5AE10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התשלום עפ"י סעיפים 12.1, 12.2 ו-12.3 לעיל מותנה בכך שהמזמין קיבל לידיו את כל התכניות ועד לקבלתן לא יהיה עליו לבצע תשלום עפ"י הסעיפים הנ"ל.</w:t>
      </w:r>
    </w:p>
    <w:p w14:paraId="37773ED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4B225D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בכל מקרה של הבאת החוזה לגמר או ביטולו יהיה המזמין זכאי למסור את בצוע המשך שרותי המתכנן לאחר, ולהשתמש ללא הגבלה בשרותי המתכנן שבוצעו עד לאותו מועד, והמתכנן מסכים לכך ולא יהיה זכאי לדבר בגין זאת.</w:t>
      </w:r>
    </w:p>
    <w:p w14:paraId="7162158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AE18C7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כל אימת שהמתכנן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9D6FE7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7ECBC0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בזכותו על פי סעיף 12.7 לעיל, יהיה הוא רשאי לגבות מאת המתכנן או לנכות מכל סכום שיגיע לו את הסכומים שהמזמין נשא בהם בשל כך, בתוספת 15% לכסוי הוצאותיו הכלליות, וזאת מבלי שיהיה עליו להוכיח את הסכומים הנ"ל.</w:t>
      </w:r>
    </w:p>
    <w:p w14:paraId="7FF707A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2EC7B36" w14:textId="77777777" w:rsidR="00590FDD" w:rsidRPr="00590FDD" w:rsidRDefault="00590FDD" w:rsidP="00590FDD">
      <w:pPr>
        <w:widowControl w:val="0"/>
        <w:numPr>
          <w:ilvl w:val="0"/>
          <w:numId w:val="1"/>
        </w:numPr>
        <w:spacing w:before="0" w:beforeAutospacing="0" w:after="0" w:afterAutospacing="0" w:line="240" w:lineRule="auto"/>
        <w:ind w:hanging="412"/>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העברת זכויות</w:t>
      </w:r>
    </w:p>
    <w:p w14:paraId="053FAA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682689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להסב לאחר את החוזה או כל חלק ממנו, וכן אין הוא רשאי להעביר או להסב לאחר כל זכות או חובה לפי החוזה, אלא בהסכמת המזמין בכתב ומראש.</w:t>
      </w:r>
    </w:p>
    <w:p w14:paraId="03F32AD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2C0618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אין המתכנן רשאי למסור לאחר את בצוע שרותי המתכנן, כולם או מקצתם, אלא בהסכמת המזמין בכתב ומראש.</w:t>
      </w:r>
    </w:p>
    <w:p w14:paraId="496AAB45"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C39627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ניתנה הסכמת המזמין לפי סעיפים 13.1 או 13.2 לעיל, הרי אין בכך כדי לפטור את המתכנן מאחריותו והתחייבויותיו לפי החוזה ומזכויות המזמין על פיו, והמתכנן </w:t>
      </w:r>
      <w:proofErr w:type="spellStart"/>
      <w:r w:rsidRPr="00590FDD">
        <w:rPr>
          <w:rFonts w:ascii="Times New Roman" w:eastAsia="Times New Roman" w:hAnsi="Times New Roman"/>
          <w:sz w:val="20"/>
          <w:rtl/>
          <w:lang w:eastAsia="he-IL"/>
        </w:rPr>
        <w:t>ישא</w:t>
      </w:r>
      <w:proofErr w:type="spellEnd"/>
      <w:r w:rsidRPr="00590FDD">
        <w:rPr>
          <w:rFonts w:ascii="Times New Roman" w:eastAsia="Times New Roman" w:hAnsi="Times New Roman"/>
          <w:sz w:val="20"/>
          <w:rtl/>
          <w:lang w:eastAsia="he-IL"/>
        </w:rPr>
        <w:t xml:space="preserve">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המתכנן.</w:t>
      </w:r>
    </w:p>
    <w:p w14:paraId="608428E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92126E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שרותי המתכנן יינתנו באמצעות המנהל הראשי אישית ובאמצעות צוות עובדיו של המתכנן בפיקוחו הישיר של המנהל הראשי. מבלי לגרוע </w:t>
      </w:r>
      <w:proofErr w:type="spellStart"/>
      <w:r w:rsidRPr="00590FDD">
        <w:rPr>
          <w:rFonts w:ascii="Times New Roman" w:eastAsia="Times New Roman" w:hAnsi="Times New Roman"/>
          <w:sz w:val="20"/>
          <w:rtl/>
          <w:lang w:eastAsia="he-IL"/>
        </w:rPr>
        <w:t>מהתחיבות</w:t>
      </w:r>
      <w:proofErr w:type="spellEnd"/>
      <w:r w:rsidRPr="00590FDD">
        <w:rPr>
          <w:rFonts w:ascii="Times New Roman" w:eastAsia="Times New Roman" w:hAnsi="Times New Roman"/>
          <w:sz w:val="20"/>
          <w:rtl/>
          <w:lang w:eastAsia="he-IL"/>
        </w:rPr>
        <w:t xml:space="preserve"> המתכנן כמתחייב מהאמור הרי בכל מקרה שהשירותים לא יינתנו ע"י המנהל הראשי מכל סיבה שהיא יהיה המזמין זכאי לבטל החוזה ויחולו הוראות סעיף 12.3.2 ו-12.3.3 לעיל.</w:t>
      </w:r>
    </w:p>
    <w:p w14:paraId="17DEBD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15869D"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 בלא צורך בהסכמה כלשהי מצד המתכנן.</w:t>
      </w:r>
    </w:p>
    <w:p w14:paraId="6FDA1F95"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1DFA7C36"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סיום שרותי המתכנן</w:t>
      </w:r>
    </w:p>
    <w:p w14:paraId="2D7BD871"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lang w:eastAsia="he-IL"/>
        </w:rPr>
      </w:pPr>
    </w:p>
    <w:p w14:paraId="032B431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שרותי המתכנן יחושבו כבאים לסיום בכל אחד מהמקרים הבאים:</w:t>
      </w:r>
    </w:p>
    <w:p w14:paraId="2DB898C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DC8D2B9"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lastRenderedPageBreak/>
        <w:t>החוזה הובא לידי סיום או בוטל כאמור בסעיף 12 לעיל, והחל במועד הנקוב בהודעה שניתנה ע"י המזמין למתכנן במסגרת הוראות אותו סעיף.</w:t>
      </w:r>
    </w:p>
    <w:p w14:paraId="3C48CCF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FEAE2D6"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עם מתן אשור בכתב ע"י המזמין למתכנן כי הושלם מתן שרותי המתכנן עפ"י החוזה.</w:t>
      </w:r>
    </w:p>
    <w:p w14:paraId="010D08CF"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17913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rtl/>
          <w:lang w:eastAsia="he-IL"/>
        </w:rPr>
      </w:pPr>
      <w:r w:rsidRPr="00590FDD">
        <w:rPr>
          <w:rFonts w:ascii="Times New Roman" w:eastAsia="Times New Roman" w:hAnsi="Times New Roman"/>
          <w:bCs/>
          <w:sz w:val="20"/>
          <w:u w:val="single"/>
          <w:rtl/>
          <w:lang w:eastAsia="he-IL"/>
        </w:rPr>
        <w:t>סודיות והמצאת מסמכים</w:t>
      </w:r>
    </w:p>
    <w:p w14:paraId="5F2BB929"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2B6B43C5"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מתחייב לשמור על סודיות התכניות, השרטוטים, המפרטים וכל יתר המפרטים וכל יתר המסמכים המתייחסים </w:t>
      </w:r>
      <w:proofErr w:type="spellStart"/>
      <w:r w:rsidRPr="00590FDD">
        <w:rPr>
          <w:rFonts w:ascii="Times New Roman" w:eastAsia="Times New Roman" w:hAnsi="Times New Roman"/>
          <w:sz w:val="20"/>
          <w:rtl/>
          <w:lang w:eastAsia="he-IL"/>
        </w:rPr>
        <w:t>לשרותי</w:t>
      </w:r>
      <w:proofErr w:type="spellEnd"/>
      <w:r w:rsidRPr="00590FDD">
        <w:rPr>
          <w:rFonts w:ascii="Times New Roman" w:eastAsia="Times New Roman" w:hAnsi="Times New Roman"/>
          <w:sz w:val="20"/>
          <w:rtl/>
          <w:lang w:eastAsia="he-IL"/>
        </w:rPr>
        <w:t xml:space="preserve"> המתכנן לרבות העתקים וניירות עבודה, בין שהוכנו על ידי המתכנן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4D13A94B"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6527C1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מבלי לגרוע מאחריותו על פי כל דין, ינקוט המתכנן בכל אמצעי סביר כדי לשמור שמירה מעולה על כל מסמך המוחזק על ידיו בקשר </w:t>
      </w:r>
      <w:proofErr w:type="spellStart"/>
      <w:r w:rsidRPr="00590FDD">
        <w:rPr>
          <w:rFonts w:ascii="Times New Roman" w:eastAsia="Times New Roman" w:hAnsi="Times New Roman"/>
          <w:sz w:val="20"/>
          <w:rtl/>
          <w:lang w:eastAsia="he-IL"/>
        </w:rPr>
        <w:t>לשרותי</w:t>
      </w:r>
      <w:proofErr w:type="spellEnd"/>
      <w:r w:rsidRPr="00590FDD">
        <w:rPr>
          <w:rFonts w:ascii="Times New Roman" w:eastAsia="Times New Roman" w:hAnsi="Times New Roman"/>
          <w:sz w:val="20"/>
          <w:rtl/>
          <w:lang w:eastAsia="he-IL"/>
        </w:rPr>
        <w:t xml:space="preserve"> המתכנן כדי למנוע עיון בו מכל אדם שהמנהל לא התיר לו זאת. כמו כן יציית המתכנן לכל דרישה של המנהל בדבר נקיטת אמצעי בטחון נוספים לאלה שננקטו על ידיו. במקרה של תקלה כלשהי למסמכים כאמור לעיל, יודיע המתכנן למנהל מיד עם אירועה.</w:t>
      </w:r>
    </w:p>
    <w:p w14:paraId="256F29A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49E382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המתכנן יחתים את עובדיו בשירותו בקשר עם ביצוע הסכם זה על כתב התחייבות לשמירת סודיות על פי הנוסח המפורט בנספח </w:t>
      </w:r>
      <w:r w:rsidRPr="00590FDD">
        <w:rPr>
          <w:rFonts w:ascii="Times New Roman" w:eastAsia="Times New Roman" w:hAnsi="Times New Roman"/>
          <w:bCs/>
          <w:sz w:val="20"/>
          <w:rtl/>
          <w:lang w:eastAsia="he-IL"/>
        </w:rPr>
        <w:t>ו'</w:t>
      </w:r>
      <w:r w:rsidRPr="00590FDD">
        <w:rPr>
          <w:rFonts w:ascii="Times New Roman" w:eastAsia="Times New Roman" w:hAnsi="Times New Roman"/>
          <w:sz w:val="20"/>
          <w:rtl/>
          <w:lang w:eastAsia="he-IL"/>
        </w:rPr>
        <w:t>, ויעביר העתק מכתבי התחייבות אלו לידי המזמין.</w:t>
      </w:r>
    </w:p>
    <w:p w14:paraId="34DCD808"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75876A9"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לפי דרישת המזמין ועם סיום שרותי המתכנן ימסור המתכנן לידי המזמין כל חומר בכתב ו/או במדיה ממוחשבת המצוי בידו והמתייחס לפרויקט, אשר נערך על ידו.</w:t>
      </w:r>
    </w:p>
    <w:p w14:paraId="37CCFD5F"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4E210665" w14:textId="77777777" w:rsidR="00E078A7" w:rsidRPr="00590FDD" w:rsidRDefault="00E078A7"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3FF2535"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ויתור על זכויות מצד המתכנן</w:t>
      </w:r>
    </w:p>
    <w:p w14:paraId="4E435E4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b/>
          <w:sz w:val="20"/>
          <w:rtl/>
          <w:lang w:eastAsia="he-IL"/>
        </w:rPr>
      </w:pPr>
    </w:p>
    <w:p w14:paraId="0983FB6C"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למתכנן עילת תביעה כלשהי נגד המזמין בגין פעולת המזמין כאמור או בשל כל סיבה אחרת, והמתכנן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275111DD"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6C270487"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 שביצע המתכנן על פי חוזה זה.</w:t>
      </w:r>
    </w:p>
    <w:p w14:paraId="2FE5A68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83364A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מתחייב שלא לנקוט בכל צעדים מכל סוג שהוא שיהיה בהם כדי לסכל המשך ביצוע שרותי המתכנן או מסירתם לידי מתכנן אחר, והינו מתחייב כי על פי דרישת המזמין ישתף המתכנן פעולה עם המזמין ו/או עם המתכנן החליפי בכל הקשור לה</w:t>
      </w:r>
      <w:r w:rsidR="000555DD">
        <w:rPr>
          <w:rFonts w:ascii="Times New Roman" w:eastAsia="Times New Roman" w:hAnsi="Times New Roman"/>
          <w:sz w:val="20"/>
          <w:rtl/>
          <w:lang w:eastAsia="he-IL"/>
        </w:rPr>
        <w:t>עברת האינפורמציה לגבי מהלך הפרו</w:t>
      </w:r>
      <w:r w:rsidRPr="00590FDD">
        <w:rPr>
          <w:rFonts w:ascii="Times New Roman" w:eastAsia="Times New Roman" w:hAnsi="Times New Roman"/>
          <w:sz w:val="20"/>
          <w:rtl/>
          <w:lang w:eastAsia="he-IL"/>
        </w:rPr>
        <w:t>יקט עד להפסקת עבודתו וחפיפה נאותה של המתכנן החליפי.</w:t>
      </w:r>
    </w:p>
    <w:p w14:paraId="06A88CE5" w14:textId="77777777" w:rsid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B31F234" w14:textId="77777777" w:rsidR="00E078A7"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6257389" w14:textId="77777777" w:rsidR="00E078A7" w:rsidRPr="00590FDD" w:rsidRDefault="00E078A7"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5CDFC8D" w14:textId="77777777" w:rsidR="00590FDD" w:rsidRPr="00590FDD" w:rsidRDefault="00590FDD" w:rsidP="00590FDD">
      <w:pPr>
        <w:widowControl w:val="0"/>
        <w:numPr>
          <w:ilvl w:val="0"/>
          <w:numId w:val="1"/>
        </w:numPr>
        <w:spacing w:before="0" w:beforeAutospacing="0" w:after="0" w:afterAutospacing="0" w:line="240" w:lineRule="auto"/>
        <w:ind w:hanging="271"/>
        <w:jc w:val="both"/>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שונות</w:t>
      </w:r>
    </w:p>
    <w:p w14:paraId="3A5E8663"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75663A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המנהל הראשי במשרד המתכנן מתחייב לבצע את השירותים שעליו לבצע אישית עפ"י החוזה ואחראי וערב כלפי המזמין לבצוע התחייבויות המתכנן לפי החוזה.</w:t>
      </w:r>
    </w:p>
    <w:p w14:paraId="2839AF6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80B8D16"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כל צד אשר יפר או לא יקיים איזו מהתחייבויותיו עפ"י החוזה יהיה חייב לפצות את הצד המקיים על כל הנזקים וההפסדים שיגרמו לו עקב כך וזאת מבלי לגרוע מזכות הצד </w:t>
      </w:r>
      <w:r w:rsidRPr="00590FDD">
        <w:rPr>
          <w:rFonts w:ascii="Times New Roman" w:eastAsia="Times New Roman" w:hAnsi="Times New Roman"/>
          <w:sz w:val="20"/>
          <w:rtl/>
          <w:lang w:eastAsia="he-IL"/>
        </w:rPr>
        <w:lastRenderedPageBreak/>
        <w:t>המקיים לכל סעד ותרופה אחרים ו/או נוספים.</w:t>
      </w:r>
    </w:p>
    <w:p w14:paraId="7E3070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235664A9"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למניעת ספקות מוצהר במפורש כי עיכוב בהשלמת עבודות תכנון הפרויקט עלול להביא להתייקרות הקמתו וכן עלול להביא להפרת התחייבויות המזמין כלפי צד ג'.</w:t>
      </w:r>
    </w:p>
    <w:p w14:paraId="4460777E" w14:textId="77777777" w:rsidR="00590FDD" w:rsidRPr="00590FDD" w:rsidRDefault="00590FDD" w:rsidP="00590FDD">
      <w:pPr>
        <w:widowControl w:val="0"/>
        <w:spacing w:before="0" w:beforeAutospacing="0" w:after="0" w:afterAutospacing="0" w:line="240" w:lineRule="auto"/>
        <w:ind w:left="432"/>
        <w:jc w:val="both"/>
        <w:rPr>
          <w:rFonts w:ascii="Times New Roman" w:eastAsia="Times New Roman" w:hAnsi="Times New Roman"/>
          <w:sz w:val="20"/>
          <w:rtl/>
          <w:lang w:eastAsia="he-IL"/>
        </w:rPr>
      </w:pPr>
    </w:p>
    <w:p w14:paraId="43D4FD48"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5D058B32"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38B9E76A"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המזמין זכאי לקזז כנגד כל סכום המגיע למתכנן מאת המזמין לפי החוזה כל סכום שלפי טענתו מגיע לו מהמתכנן, וכל זכות של המתכנן לתשלום מהמזמין כפופה לזכות הקיזוז הנ"ל.</w:t>
      </w:r>
    </w:p>
    <w:p w14:paraId="4EEF96B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875AFB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מוסכם במפורש כי בצוע כל וכל אחת מהתחייבויות המזמין עפ"י החוזה מותנה בכך שהמתכנן יקיים תחילה את התחייבויותיו עפ"י החוזה שעליו לקיים עד לאותו מועד. המזמין זכאי, מבלי לפגוע באמור בכל מקום אחר בחוזה, לעכב בצוע התחי</w:t>
      </w:r>
      <w:r w:rsidR="00E078A7">
        <w:rPr>
          <w:rFonts w:ascii="Times New Roman" w:eastAsia="Times New Roman" w:hAnsi="Times New Roman" w:hint="cs"/>
          <w:sz w:val="20"/>
          <w:rtl/>
          <w:lang w:eastAsia="he-IL"/>
        </w:rPr>
        <w:t>י</w:t>
      </w:r>
      <w:r w:rsidRPr="00590FDD">
        <w:rPr>
          <w:rFonts w:ascii="Times New Roman" w:eastAsia="Times New Roman" w:hAnsi="Times New Roman"/>
          <w:sz w:val="20"/>
          <w:rtl/>
          <w:lang w:eastAsia="he-IL"/>
        </w:rPr>
        <w:t>בות כלשהי מהתחייבויותיו עד לאחר שהמתכנן קיים את התחייבויותיו כאמור.</w:t>
      </w:r>
    </w:p>
    <w:p w14:paraId="35E2D30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9C67B53"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שום התנהגות מצד איזה מהצדדים לא תחשב </w:t>
      </w:r>
      <w:proofErr w:type="spellStart"/>
      <w:r w:rsidRPr="00590FDD">
        <w:rPr>
          <w:rFonts w:ascii="Times New Roman" w:eastAsia="Times New Roman" w:hAnsi="Times New Roman"/>
          <w:sz w:val="20"/>
          <w:rtl/>
          <w:lang w:eastAsia="he-IL"/>
        </w:rPr>
        <w:t>כויתור</w:t>
      </w:r>
      <w:proofErr w:type="spellEnd"/>
      <w:r w:rsidRPr="00590FDD">
        <w:rPr>
          <w:rFonts w:ascii="Times New Roman" w:eastAsia="Times New Roman" w:hAnsi="Times New Roman"/>
          <w:sz w:val="20"/>
          <w:rtl/>
          <w:lang w:eastAsia="he-IL"/>
        </w:rPr>
        <w:t xml:space="preserve"> על איזה מזכויותיו עפ"י החוזה או/וגם עפ"י הדין או </w:t>
      </w:r>
      <w:proofErr w:type="spellStart"/>
      <w:r w:rsidRPr="00590FDD">
        <w:rPr>
          <w:rFonts w:ascii="Times New Roman" w:eastAsia="Times New Roman" w:hAnsi="Times New Roman"/>
          <w:sz w:val="20"/>
          <w:rtl/>
          <w:lang w:eastAsia="he-IL"/>
        </w:rPr>
        <w:t>כויתור</w:t>
      </w:r>
      <w:proofErr w:type="spellEnd"/>
      <w:r w:rsidRPr="00590FDD">
        <w:rPr>
          <w:rFonts w:ascii="Times New Roman" w:eastAsia="Times New Roman" w:hAnsi="Times New Roman"/>
          <w:sz w:val="20"/>
          <w:rtl/>
          <w:lang w:eastAsia="he-I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2E75F971"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EEF392A"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מבלי לגרוע מכלליות האמור לעיל -</w:t>
      </w:r>
    </w:p>
    <w:p w14:paraId="3A710DA6"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E2569D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1C5AB427"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5EBDFB7B" w14:textId="77777777" w:rsidR="00590FDD" w:rsidRPr="00590FDD" w:rsidRDefault="00590FDD" w:rsidP="00590FDD">
      <w:pPr>
        <w:widowControl w:val="0"/>
        <w:numPr>
          <w:ilvl w:val="2"/>
          <w:numId w:val="1"/>
        </w:numPr>
        <w:spacing w:before="0" w:beforeAutospacing="0" w:after="0" w:afterAutospacing="0" w:line="240" w:lineRule="auto"/>
        <w:ind w:left="1507" w:hanging="373"/>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39658A2E"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772E127"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במידה והמתכנן כולל מספר גופים או יחידים יהיו הם אחראים ביחד ולחוד כלפי המזמין למילוי התחייבויות המתכנן לפי חוזה זה.</w:t>
      </w:r>
    </w:p>
    <w:p w14:paraId="5D3451DC"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3B3543B5" w14:textId="77777777" w:rsid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המתכנן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המתכנן עפ"י חוזה זה. וזאת מבלי לגרוע מהאמור להלן בסיפא </w:t>
      </w:r>
      <w:proofErr w:type="spellStart"/>
      <w:r w:rsidRPr="00590FDD">
        <w:rPr>
          <w:rFonts w:ascii="Times New Roman" w:eastAsia="Times New Roman" w:hAnsi="Times New Roman"/>
          <w:sz w:val="24"/>
          <w:rtl/>
          <w:lang w:eastAsia="he-IL"/>
        </w:rPr>
        <w:t>לס"ק</w:t>
      </w:r>
      <w:proofErr w:type="spellEnd"/>
      <w:r w:rsidRPr="00590FDD">
        <w:rPr>
          <w:rFonts w:ascii="Times New Roman" w:eastAsia="Times New Roman" w:hAnsi="Times New Roman"/>
          <w:sz w:val="24"/>
          <w:rtl/>
          <w:lang w:eastAsia="he-IL"/>
        </w:rPr>
        <w:t xml:space="preserve"> זה.</w:t>
      </w:r>
    </w:p>
    <w:p w14:paraId="057347FB" w14:textId="77777777" w:rsidR="00E078A7" w:rsidRPr="00E078A7" w:rsidRDefault="00E078A7" w:rsidP="00E078A7">
      <w:pPr>
        <w:widowControl w:val="0"/>
        <w:spacing w:before="0" w:beforeAutospacing="0" w:after="0" w:afterAutospacing="0" w:line="240" w:lineRule="auto"/>
        <w:ind w:left="792"/>
        <w:jc w:val="both"/>
        <w:rPr>
          <w:rFonts w:ascii="Times New Roman" w:eastAsia="Times New Roman" w:hAnsi="Times New Roman"/>
          <w:sz w:val="24"/>
          <w:lang w:eastAsia="he-IL"/>
        </w:rPr>
      </w:pPr>
    </w:p>
    <w:p w14:paraId="329D17C4" w14:textId="77777777" w:rsidR="00590FDD" w:rsidRPr="00590FDD" w:rsidRDefault="00590FDD" w:rsidP="00590FDD">
      <w:pPr>
        <w:keepNext/>
        <w:spacing w:before="0" w:beforeAutospacing="0" w:after="0" w:afterAutospacing="0" w:line="240" w:lineRule="auto"/>
        <w:ind w:left="798"/>
        <w:jc w:val="both"/>
        <w:outlineLvl w:val="1"/>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המתכנן, קרי תביעה כאמור תוגבל עד לגובה חלקו היחסי של התובע במזמין  כמפורט בנספח "א".</w:t>
      </w:r>
    </w:p>
    <w:p w14:paraId="4FA57ACA"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1A648741"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1DA5835C"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71AD237B" w14:textId="77777777" w:rsidR="00590FDD" w:rsidRPr="00590FDD" w:rsidRDefault="00590FDD" w:rsidP="00590FDD">
      <w:pPr>
        <w:widowControl w:val="0"/>
        <w:spacing w:before="0" w:beforeAutospacing="0" w:after="0" w:afterAutospacing="0" w:line="240" w:lineRule="auto"/>
        <w:ind w:left="792"/>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למען הסר ספק מוסכם ומוצהר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371554"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4E3A03DE" w14:textId="77777777" w:rsidR="00590FDD" w:rsidRP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2B33903" w14:textId="77777777" w:rsidR="00590FDD" w:rsidRPr="00590FDD" w:rsidRDefault="00590FDD" w:rsidP="00590FDD">
      <w:pPr>
        <w:widowControl w:val="0"/>
        <w:spacing w:before="0" w:beforeAutospacing="0" w:after="0" w:afterAutospacing="0" w:line="240" w:lineRule="auto"/>
        <w:ind w:left="360"/>
        <w:jc w:val="both"/>
        <w:rPr>
          <w:rFonts w:ascii="Times New Roman" w:eastAsia="Times New Roman" w:hAnsi="Times New Roman"/>
          <w:sz w:val="20"/>
          <w:rtl/>
          <w:lang w:eastAsia="he-IL"/>
        </w:rPr>
      </w:pPr>
    </w:p>
    <w:p w14:paraId="509EE801" w14:textId="77777777" w:rsidR="00590FDD" w:rsidRDefault="00590FDD" w:rsidP="00590FDD">
      <w:pPr>
        <w:widowControl w:val="0"/>
        <w:numPr>
          <w:ilvl w:val="1"/>
          <w:numId w:val="1"/>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 xml:space="preserve">חוזה זה על נספחיו יחייב את המזמין אך ורק בכפוף לחתימתו כדין ע"י </w:t>
      </w:r>
      <w:proofErr w:type="spellStart"/>
      <w:r w:rsidRPr="00590FDD">
        <w:rPr>
          <w:rFonts w:ascii="Times New Roman" w:eastAsia="Times New Roman" w:hAnsi="Times New Roman"/>
          <w:sz w:val="20"/>
          <w:rtl/>
          <w:lang w:eastAsia="he-IL"/>
        </w:rPr>
        <w:t>מורשי</w:t>
      </w:r>
      <w:proofErr w:type="spellEnd"/>
      <w:r w:rsidRPr="00590FDD">
        <w:rPr>
          <w:rFonts w:ascii="Times New Roman" w:eastAsia="Times New Roman" w:hAnsi="Times New Roman"/>
          <w:sz w:val="20"/>
          <w:rtl/>
          <w:lang w:eastAsia="he-IL"/>
        </w:rPr>
        <w:t xml:space="preserve"> החתימה של המזמין.</w:t>
      </w:r>
    </w:p>
    <w:p w14:paraId="7B3745E0" w14:textId="77777777" w:rsidR="00E078A7" w:rsidRDefault="00E078A7" w:rsidP="00E078A7">
      <w:pPr>
        <w:pStyle w:val="ListParagraph"/>
        <w:rPr>
          <w:rFonts w:ascii="Times New Roman" w:eastAsia="Times New Roman" w:hAnsi="Times New Roman"/>
          <w:sz w:val="20"/>
          <w:rtl/>
          <w:lang w:eastAsia="he-IL"/>
        </w:rPr>
      </w:pPr>
    </w:p>
    <w:p w14:paraId="1280A89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6CCFCF2A"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7B4B6E3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7CF82C1"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ED7F311"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D949B8F"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19208243" w14:textId="77777777" w:rsidR="00E078A7"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F31F87E" w14:textId="77777777" w:rsidR="00E078A7" w:rsidRPr="00590FDD" w:rsidRDefault="00E078A7" w:rsidP="00E078A7">
      <w:pPr>
        <w:widowControl w:val="0"/>
        <w:spacing w:before="0" w:beforeAutospacing="0" w:after="0" w:afterAutospacing="0" w:line="240" w:lineRule="auto"/>
        <w:jc w:val="both"/>
        <w:rPr>
          <w:rFonts w:ascii="Times New Roman" w:eastAsia="Times New Roman" w:hAnsi="Times New Roman"/>
          <w:sz w:val="20"/>
          <w:rtl/>
          <w:lang w:eastAsia="he-IL"/>
        </w:rPr>
      </w:pPr>
    </w:p>
    <w:p w14:paraId="0B16BD70" w14:textId="77777777" w:rsidR="00590FDD" w:rsidRPr="00590FDD" w:rsidRDefault="00590FDD" w:rsidP="00590FDD">
      <w:pPr>
        <w:widowControl w:val="0"/>
        <w:spacing w:before="0" w:beforeAutospacing="0" w:after="0" w:afterAutospacing="0" w:line="240" w:lineRule="auto"/>
        <w:ind w:left="360" w:hanging="360"/>
        <w:jc w:val="both"/>
        <w:rPr>
          <w:rFonts w:ascii="Times New Roman" w:eastAsia="Times New Roman" w:hAnsi="Times New Roman"/>
          <w:sz w:val="20"/>
          <w:rtl/>
          <w:lang w:eastAsia="he-IL"/>
        </w:rPr>
      </w:pPr>
    </w:p>
    <w:p w14:paraId="026E25FE" w14:textId="77777777" w:rsidR="000555DD" w:rsidRPr="00E078A7" w:rsidRDefault="00590FDD" w:rsidP="00E078A7">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56B42C82"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591C49A6"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2D424EA8"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3D04557"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4801114B" w14:textId="77777777" w:rsidR="00E078A7" w:rsidRDefault="00E078A7" w:rsidP="00E078A7">
      <w:pPr>
        <w:widowControl w:val="0"/>
        <w:spacing w:before="0" w:beforeAutospacing="0" w:after="0" w:afterAutospacing="0" w:line="240" w:lineRule="auto"/>
        <w:jc w:val="center"/>
        <w:rPr>
          <w:rFonts w:ascii="Times New Roman" w:eastAsia="Times New Roman" w:hAnsi="Times New Roman"/>
          <w:bCs/>
          <w:sz w:val="20"/>
          <w:rtl/>
          <w:lang w:eastAsia="he-IL"/>
        </w:rPr>
      </w:pPr>
    </w:p>
    <w:p w14:paraId="6C01394B" w14:textId="77777777" w:rsidR="000555DD" w:rsidRPr="00E078A7" w:rsidRDefault="000555DD" w:rsidP="00E078A7">
      <w:pPr>
        <w:widowControl w:val="0"/>
        <w:spacing w:before="0" w:beforeAutospacing="0" w:after="0" w:afterAutospacing="0" w:line="240" w:lineRule="auto"/>
        <w:jc w:val="center"/>
        <w:rPr>
          <w:rFonts w:ascii="Times New Roman" w:eastAsia="Times New Roman" w:hAnsi="Times New Roman"/>
          <w:bCs/>
          <w:sz w:val="20"/>
          <w:rtl/>
          <w:lang w:eastAsia="he-IL"/>
        </w:rPr>
      </w:pPr>
      <w:r w:rsidRPr="000555DD">
        <w:rPr>
          <w:rFonts w:ascii="Times New Roman" w:eastAsia="Times New Roman" w:hAnsi="Times New Roman"/>
          <w:bCs/>
          <w:sz w:val="20"/>
          <w:rtl/>
          <w:lang w:eastAsia="he-IL"/>
        </w:rPr>
        <w:t>ולראיה</w:t>
      </w:r>
      <w:r w:rsidR="00E078A7">
        <w:rPr>
          <w:rFonts w:ascii="Times New Roman" w:eastAsia="Times New Roman" w:hAnsi="Times New Roman"/>
          <w:bCs/>
          <w:sz w:val="20"/>
          <w:rtl/>
          <w:lang w:eastAsia="he-IL"/>
        </w:rPr>
        <w:t xml:space="preserve"> באו הצדדים על החתום:</w:t>
      </w:r>
    </w:p>
    <w:p w14:paraId="05FFE44A" w14:textId="77777777" w:rsid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4E5B00B" w14:textId="77777777" w:rsidR="00E078A7"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3A9F6293" w14:textId="77777777" w:rsidR="00E078A7" w:rsidRPr="000555DD" w:rsidRDefault="00E078A7"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F956D4F" w14:textId="77777777" w:rsidR="000555DD" w:rsidRPr="000555DD" w:rsidRDefault="000555DD" w:rsidP="000555DD">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CCCF4A67E3664BCFAD5F906570B72F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 w:author="Kook Sec" w:date="2022-05-09T14:24:00Z">
            <w:r w:rsidR="00E62608">
              <w:rPr>
                <w:rFonts w:ascii="Times New Roman" w:eastAsia="Times New Roman" w:hAnsi="Times New Roman"/>
                <w:color w:val="00B0F0"/>
                <w:sz w:val="20"/>
                <w:u w:val="single"/>
                <w:rtl/>
                <w:lang w:eastAsia="he-IL"/>
              </w:rPr>
              <w:t>תנובת הארץ וירושלים בע"מ</w:t>
            </w:r>
          </w:ins>
        </w:sdtContent>
      </w:sdt>
      <w:r w:rsidRPr="000555DD">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181E78737A4B44B2A4FBF27088516C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 w:author="Kook Sec" w:date="2022-05-09T14:12:00Z">
            <w:r w:rsidR="000867B3" w:rsidRPr="003E6FC4">
              <w:rPr>
                <w:rStyle w:val="PlaceholderText"/>
                <w:rtl/>
              </w:rPr>
              <w:t>[שם צד א]</w:t>
            </w:r>
          </w:ins>
        </w:sdtContent>
      </w:sdt>
    </w:p>
    <w:p w14:paraId="728F233F" w14:textId="77777777" w:rsidR="000555DD" w:rsidRDefault="000555DD"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ab/>
        <w:t>המתכנן</w:t>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ab/>
      </w:r>
      <w:r w:rsidRPr="000555DD">
        <w:rPr>
          <w:rFonts w:ascii="Times New Roman" w:eastAsia="Times New Roman" w:hAnsi="Times New Roman"/>
          <w:sz w:val="20"/>
          <w:lang w:eastAsia="he-IL"/>
        </w:rPr>
        <w:t xml:space="preserve"> </w:t>
      </w:r>
      <w:r w:rsidRPr="000555DD">
        <w:rPr>
          <w:rFonts w:ascii="Times New Roman" w:eastAsia="Times New Roman" w:hAnsi="Times New Roman"/>
          <w:sz w:val="20"/>
          <w:rtl/>
          <w:lang w:eastAsia="he-IL"/>
        </w:rPr>
        <w:t>המזמין</w:t>
      </w:r>
    </w:p>
    <w:p w14:paraId="784826E3" w14:textId="77777777" w:rsidR="00E078A7"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0308CE2D" w14:textId="77777777" w:rsidR="00E078A7" w:rsidRPr="000555DD" w:rsidRDefault="00E078A7" w:rsidP="00E078A7">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p>
    <w:p w14:paraId="03DA43A2"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0555DD">
        <w:rPr>
          <w:rFonts w:ascii="Times New Roman" w:eastAsia="Times New Roman" w:hAnsi="Times New Roman" w:hint="cs"/>
          <w:sz w:val="20"/>
          <w:rtl/>
          <w:lang w:eastAsia="he-IL"/>
        </w:rPr>
        <w:t>י</w:t>
      </w:r>
      <w:r w:rsidRPr="000555DD">
        <w:rPr>
          <w:rFonts w:ascii="Times New Roman" w:eastAsia="Times New Roman" w:hAnsi="Times New Roman"/>
          <w:sz w:val="20"/>
          <w:rtl/>
          <w:lang w:eastAsia="he-IL"/>
        </w:rPr>
        <w:t xml:space="preserve">ן זה. </w:t>
      </w:r>
    </w:p>
    <w:p w14:paraId="67614291" w14:textId="77777777" w:rsid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1943A5A9" w14:textId="77777777" w:rsidR="00E078A7"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53370BA7" w14:textId="77777777" w:rsidR="00E078A7" w:rsidRPr="000555DD" w:rsidRDefault="00E078A7" w:rsidP="000555DD">
      <w:pPr>
        <w:widowControl w:val="0"/>
        <w:spacing w:before="0" w:beforeAutospacing="0" w:after="0" w:afterAutospacing="0" w:line="240" w:lineRule="auto"/>
        <w:jc w:val="both"/>
        <w:rPr>
          <w:rFonts w:ascii="Times New Roman" w:eastAsia="Times New Roman" w:hAnsi="Times New Roman"/>
          <w:sz w:val="20"/>
          <w:rtl/>
          <w:lang w:eastAsia="he-IL"/>
        </w:rPr>
      </w:pPr>
    </w:p>
    <w:p w14:paraId="01C6D58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תאריך :  _______________</w:t>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r w:rsidRPr="000555DD">
        <w:rPr>
          <w:rFonts w:ascii="Times New Roman" w:eastAsia="Times New Roman" w:hAnsi="Times New Roman"/>
          <w:sz w:val="20"/>
          <w:rtl/>
          <w:lang w:eastAsia="he-IL"/>
        </w:rPr>
        <w:tab/>
      </w:r>
    </w:p>
    <w:p w14:paraId="43FB0119"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0"/>
          <w:rtl/>
          <w:lang w:eastAsia="he-IL"/>
        </w:rPr>
      </w:pPr>
      <w:r w:rsidRPr="000555DD">
        <w:rPr>
          <w:rFonts w:ascii="Times New Roman" w:eastAsia="Times New Roman" w:hAnsi="Times New Roman"/>
          <w:sz w:val="20"/>
          <w:rtl/>
          <w:lang w:eastAsia="he-IL"/>
        </w:rPr>
        <w:t>חתימה וחותמת עו"ד/ רו"ח : ________________</w:t>
      </w:r>
    </w:p>
    <w:p w14:paraId="0F66007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572D952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AC0AA0E"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C48923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71ED5A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4F71094"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543DE58"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7B5DB57"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26AC7EB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286BBE0"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5E2687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19CDE91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0B73944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6C0C7D33"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362BEEB6"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4E718639"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43704D5"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lang w:eastAsia="he-IL"/>
        </w:rPr>
      </w:pPr>
    </w:p>
    <w:p w14:paraId="7DC14E32"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BE1C6E0"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F97832D"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12901C4F"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3D9AB6B3" w14:textId="77777777" w:rsidR="00590FDD" w:rsidRPr="00590FDD" w:rsidRDefault="00590FDD" w:rsidP="00590FDD">
      <w:pPr>
        <w:widowControl w:val="0"/>
        <w:spacing w:before="0" w:beforeAutospacing="0" w:after="0" w:afterAutospacing="0" w:line="240" w:lineRule="auto"/>
        <w:jc w:val="center"/>
        <w:outlineLvl w:val="3"/>
        <w:rPr>
          <w:rFonts w:ascii="Times New Roman" w:eastAsia="Times New Roman" w:hAnsi="Times New Roman"/>
          <w:sz w:val="20"/>
          <w:szCs w:val="20"/>
          <w:lang w:eastAsia="he-IL"/>
        </w:rPr>
      </w:pPr>
    </w:p>
    <w:p w14:paraId="735FCD1D"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3D4CB471"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42B323E6" w14:textId="77777777" w:rsidR="000555DD" w:rsidRDefault="000555DD" w:rsidP="00590FDD">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6D750804" w14:textId="77777777" w:rsidR="00047BB3" w:rsidRDefault="00047BB3"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3DC17D03" w14:textId="77777777" w:rsidR="000555DD" w:rsidRPr="000555DD" w:rsidRDefault="000555DD" w:rsidP="00E078A7">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0555DD">
        <w:rPr>
          <w:rFonts w:ascii="Times New Roman" w:eastAsia="Times New Roman" w:hAnsi="Times New Roman" w:hint="cs"/>
          <w:bCs/>
          <w:sz w:val="20"/>
          <w:u w:val="single"/>
          <w:rtl/>
          <w:lang w:eastAsia="he-IL"/>
        </w:rPr>
        <w:lastRenderedPageBreak/>
        <w:t>נספח ''א''</w:t>
      </w:r>
    </w:p>
    <w:p w14:paraId="42E5A3CC" w14:textId="77777777" w:rsidR="000555DD" w:rsidRPr="000555DD" w:rsidRDefault="000555DD" w:rsidP="000555DD">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0555DD">
        <w:rPr>
          <w:rFonts w:ascii="Times New Roman" w:eastAsia="Times New Roman" w:hAnsi="Times New Roman" w:hint="cs"/>
          <w:bCs/>
          <w:sz w:val="20"/>
          <w:u w:val="single"/>
          <w:rtl/>
          <w:lang w:eastAsia="he-IL"/>
        </w:rPr>
        <w:t>נספח כללי</w:t>
      </w:r>
    </w:p>
    <w:p w14:paraId="7EC99C6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1.1</w:t>
      </w:r>
      <w:r w:rsidRPr="000555DD">
        <w:rPr>
          <w:rFonts w:ascii="Times New Roman" w:eastAsia="Times New Roman" w:hAnsi="Times New Roman" w:hint="cs"/>
          <w:sz w:val="24"/>
          <w:rtl/>
          <w:lang w:eastAsia="he-IL"/>
        </w:rPr>
        <w:tab/>
        <w:t>הגדרות -</w:t>
      </w:r>
    </w:p>
    <w:p w14:paraId="17830134"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7D1E842"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הפרויקט</w:t>
      </w:r>
      <w:r w:rsidRPr="000555DD">
        <w:rPr>
          <w:rFonts w:ascii="Times New Roman" w:eastAsia="Times New Roman" w:hAnsi="Times New Roman" w:hint="cs"/>
          <w:sz w:val="24"/>
          <w:rtl/>
          <w:lang w:eastAsia="he-IL"/>
        </w:rPr>
        <w:t>"-</w:t>
      </w:r>
      <w:r w:rsidRPr="000555DD">
        <w:rPr>
          <w:rFonts w:ascii="Times New Roman" w:eastAsia="Times New Roman" w:hAnsi="Times New Roman" w:hint="cs"/>
          <w:sz w:val="24"/>
          <w:lang w:eastAsia="he-IL"/>
        </w:rPr>
        <w:t xml:space="preserve"> </w:t>
      </w:r>
      <w:r w:rsidRPr="000555DD">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B56B34ED28AA4A3BAB483FF60DF5AB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 w:author="Kook Sec" w:date="2022-05-09T14:01:00Z">
            <w:r w:rsidR="00FD4380">
              <w:rPr>
                <w:rFonts w:ascii="Times New Roman" w:eastAsia="Times New Roman" w:hAnsi="Times New Roman" w:hint="cs"/>
                <w:color w:val="00B0F0"/>
                <w:sz w:val="24"/>
                <w:rtl/>
                <w:lang w:eastAsia="he-IL"/>
              </w:rPr>
              <w:t>ירושלים</w:t>
            </w:r>
          </w:ins>
        </w:sdtContent>
      </w:sdt>
      <w:r w:rsidRPr="000555DD">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255BCD959CDC4663A72F60C61E826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 w:author="Kook Sec" w:date="2022-05-09T14:00:00Z">
            <w:r w:rsidR="00FD4380">
              <w:rPr>
                <w:rFonts w:ascii="Times New Roman" w:eastAsia="Times New Roman" w:hAnsi="Times New Roman" w:hint="cs"/>
                <w:color w:val="00B0F0"/>
                <w:sz w:val="24"/>
                <w:rtl/>
              </w:rPr>
              <w:t>רמת שרת שלב ב</w:t>
            </w:r>
          </w:ins>
        </w:sdtContent>
      </w:sdt>
      <w:r w:rsidRPr="000555DD">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AE6C6D9AC5B642BD8E014E2B8A80BB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 w:author="Kook Sec" w:date="2022-05-09T14:00:00Z">
            <w:r w:rsidR="00FD4380">
              <w:rPr>
                <w:rFonts w:ascii="Times New Roman" w:eastAsia="Times New Roman" w:hAnsi="Times New Roman" w:hint="cs"/>
                <w:color w:val="00B0F0"/>
                <w:sz w:val="24"/>
                <w:rtl/>
              </w:rPr>
              <w:t>פ.א פיתוח ובנייה בירושלים בע"מ</w:t>
            </w:r>
          </w:ins>
        </w:sdtContent>
      </w:sdt>
      <w:r w:rsidRPr="000555DD">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AC7E093"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0FF54E0"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w:t>
      </w:r>
      <w:r w:rsidRPr="000555DD">
        <w:rPr>
          <w:rFonts w:ascii="Times New Roman" w:eastAsia="Times New Roman" w:hAnsi="Times New Roman" w:hint="cs"/>
          <w:b/>
          <w:bCs/>
          <w:sz w:val="24"/>
          <w:rtl/>
          <w:lang w:eastAsia="he-IL"/>
        </w:rPr>
        <w:t>התכנית</w:t>
      </w:r>
      <w:r w:rsidRPr="000555DD">
        <w:rPr>
          <w:rFonts w:ascii="Times New Roman" w:eastAsia="Times New Roman" w:hAnsi="Times New Roman" w:hint="cs"/>
          <w:sz w:val="24"/>
          <w:rtl/>
          <w:lang w:eastAsia="he-IL"/>
        </w:rPr>
        <w:t xml:space="preserve">" או </w:t>
      </w:r>
      <w:r w:rsidRPr="000555DD">
        <w:rPr>
          <w:rFonts w:ascii="Times New Roman" w:eastAsia="Times New Roman" w:hAnsi="Times New Roman" w:hint="cs"/>
          <w:b/>
          <w:bCs/>
          <w:sz w:val="24"/>
          <w:rtl/>
          <w:lang w:eastAsia="he-IL"/>
        </w:rPr>
        <w:t xml:space="preserve">"המקרקעין" </w:t>
      </w:r>
      <w:r w:rsidRPr="000555DD">
        <w:rPr>
          <w:rFonts w:ascii="Times New Roman" w:eastAsia="Times New Roman" w:hAnsi="Times New Roman"/>
          <w:sz w:val="24"/>
          <w:lang w:eastAsia="he-IL"/>
        </w:rPr>
        <w:t>–</w:t>
      </w:r>
      <w:r w:rsidRPr="000555DD">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6A09361AF0D244F08BA31F9FED7F43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0555DD">
            <w:rPr>
              <w:rFonts w:cstheme="minorBidi"/>
              <w:color w:val="00B0F0"/>
              <w:rtl/>
            </w:rPr>
            <w:t>[שדה נוסף 2]</w:t>
          </w:r>
        </w:sdtContent>
      </w:sdt>
      <w:r w:rsidRPr="000555DD">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C1248346886F4EACAADD527A8E6C8C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0555DD">
            <w:rPr>
              <w:rFonts w:cstheme="minorBidi"/>
              <w:color w:val="00B0F0"/>
              <w:rtl/>
            </w:rPr>
            <w:t>[שדה נוסף 1]</w:t>
          </w:r>
        </w:sdtContent>
      </w:sdt>
      <w:r w:rsidRPr="000555DD">
        <w:rPr>
          <w:rFonts w:ascii="Times New Roman" w:eastAsia="Times New Roman" w:hAnsi="Times New Roman" w:hint="cs"/>
          <w:sz w:val="24"/>
          <w:rtl/>
          <w:lang w:eastAsia="he-IL"/>
        </w:rPr>
        <w:t>.</w:t>
      </w:r>
    </w:p>
    <w:p w14:paraId="2E67D763"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המזמין שומר לעצמו הזכות לערוך שינויים </w:t>
      </w:r>
      <w:proofErr w:type="spellStart"/>
      <w:r w:rsidRPr="000555DD">
        <w:rPr>
          <w:rFonts w:ascii="Times New Roman" w:eastAsia="Times New Roman" w:hAnsi="Times New Roman" w:hint="cs"/>
          <w:sz w:val="24"/>
          <w:rtl/>
          <w:lang w:eastAsia="he-IL"/>
        </w:rPr>
        <w:t>בתב"ע</w:t>
      </w:r>
      <w:proofErr w:type="spellEnd"/>
      <w:r w:rsidRPr="000555DD">
        <w:rPr>
          <w:rFonts w:ascii="Times New Roman" w:eastAsia="Times New Roman" w:hAnsi="Times New Roman" w:hint="cs"/>
          <w:sz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0555DD">
        <w:rPr>
          <w:rFonts w:ascii="Times New Roman" w:eastAsia="Times New Roman" w:hAnsi="Times New Roman" w:hint="cs"/>
          <w:sz w:val="24"/>
          <w:rtl/>
          <w:lang w:eastAsia="he-IL"/>
        </w:rPr>
        <w:t>בתב"ע</w:t>
      </w:r>
      <w:proofErr w:type="spellEnd"/>
      <w:r w:rsidRPr="000555DD">
        <w:rPr>
          <w:rFonts w:ascii="Times New Roman" w:eastAsia="Times New Roman" w:hAnsi="Times New Roman" w:hint="cs"/>
          <w:sz w:val="24"/>
          <w:rtl/>
          <w:lang w:eastAsia="he-IL"/>
        </w:rPr>
        <w:t xml:space="preserve"> ובתכניות הבינוי על תיקוניהם ולספק את השירותים כנדרש לשם בניית הפרויקט עפ"י </w:t>
      </w:r>
      <w:proofErr w:type="spellStart"/>
      <w:r w:rsidRPr="000555DD">
        <w:rPr>
          <w:rFonts w:ascii="Times New Roman" w:eastAsia="Times New Roman" w:hAnsi="Times New Roman" w:hint="cs"/>
          <w:sz w:val="24"/>
          <w:rtl/>
          <w:lang w:eastAsia="he-IL"/>
        </w:rPr>
        <w:t>התב"ע</w:t>
      </w:r>
      <w:proofErr w:type="spellEnd"/>
      <w:r w:rsidRPr="000555DD">
        <w:rPr>
          <w:rFonts w:ascii="Times New Roman" w:eastAsia="Times New Roman" w:hAnsi="Times New Roman" w:hint="cs"/>
          <w:sz w:val="24"/>
          <w:rtl/>
          <w:lang w:eastAsia="he-IL"/>
        </w:rPr>
        <w:t xml:space="preserve"> ותכניות הבינוי במתכונת שתאושר ובהתאם להוראות המזמין.</w:t>
      </w:r>
    </w:p>
    <w:p w14:paraId="60BECBC7" w14:textId="77777777" w:rsidR="000555DD" w:rsidRPr="000555DD" w:rsidRDefault="000555DD" w:rsidP="000555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129C70D4"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008000"/>
          <w:sz w:val="24"/>
          <w:rtl/>
        </w:rPr>
      </w:pPr>
      <w:r w:rsidRPr="000555DD">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3246384E4BE546038F4B1559E7A98B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 w:author="Kook Sec" w:date="2022-05-09T14:01:00Z">
            <w:r w:rsidR="00FD4380">
              <w:rPr>
                <w:rFonts w:ascii="Times New Roman" w:eastAsia="Times New Roman" w:hAnsi="Times New Roman" w:hint="cs"/>
                <w:color w:val="008000"/>
                <w:sz w:val="24"/>
                <w:rtl/>
              </w:rPr>
              <w:t>ירושלים</w:t>
            </w:r>
          </w:ins>
        </w:sdtContent>
      </w:sdt>
      <w:r w:rsidRPr="000555DD">
        <w:rPr>
          <w:rFonts w:ascii="Times New Roman" w:eastAsia="Times New Roman" w:hAnsi="Times New Roman" w:hint="cs"/>
          <w:color w:val="008000"/>
          <w:sz w:val="24"/>
          <w:rtl/>
        </w:rPr>
        <w:t>.</w:t>
      </w:r>
    </w:p>
    <w:p w14:paraId="16A13F33" w14:textId="77777777" w:rsidR="000555DD" w:rsidRPr="000555DD" w:rsidRDefault="000555DD" w:rsidP="000555DD">
      <w:pPr>
        <w:spacing w:before="0" w:beforeAutospacing="0" w:after="0" w:afterAutospacing="0" w:line="240" w:lineRule="auto"/>
        <w:ind w:left="720"/>
        <w:rPr>
          <w:rFonts w:ascii="Times New Roman" w:eastAsia="Times New Roman" w:hAnsi="Times New Roman"/>
          <w:color w:val="FF0000"/>
          <w:sz w:val="24"/>
          <w:rtl/>
        </w:rPr>
      </w:pPr>
    </w:p>
    <w:p w14:paraId="43023442" w14:textId="77777777" w:rsidR="000555DD" w:rsidRPr="000555DD" w:rsidRDefault="000555DD" w:rsidP="000555DD">
      <w:pPr>
        <w:spacing w:before="0" w:beforeAutospacing="0" w:after="0" w:afterAutospacing="0" w:line="240" w:lineRule="auto"/>
        <w:ind w:left="720"/>
        <w:rPr>
          <w:rFonts w:ascii="Times New Roman" w:eastAsia="Times New Roman" w:hAnsi="Times New Roman"/>
          <w:sz w:val="24"/>
          <w:rtl/>
          <w:lang w:eastAsia="he-IL"/>
        </w:rPr>
      </w:pPr>
      <w:r w:rsidRPr="000555DD">
        <w:rPr>
          <w:rFonts w:ascii="Times New Roman" w:eastAsia="Times New Roman" w:hAnsi="Times New Roman" w:hint="cs"/>
          <w:sz w:val="24"/>
          <w:rtl/>
        </w:rPr>
        <w:t xml:space="preserve">"חוזה הפיתוח" </w:t>
      </w:r>
      <w:r w:rsidRPr="000555DD">
        <w:rPr>
          <w:rFonts w:ascii="Times New Roman" w:eastAsia="Times New Roman" w:hAnsi="Times New Roman"/>
          <w:sz w:val="24"/>
        </w:rPr>
        <w:t>–</w:t>
      </w:r>
      <w:r w:rsidRPr="000555DD">
        <w:rPr>
          <w:rFonts w:ascii="Times New Roman" w:eastAsia="Times New Roman" w:hAnsi="Times New Roman" w:hint="cs"/>
          <w:sz w:val="24"/>
          <w:rtl/>
        </w:rPr>
        <w:t xml:space="preserve"> חוזה הפיתוח אשר נחתם בין המזמין לבין הרשות המקומית.</w:t>
      </w:r>
    </w:p>
    <w:p w14:paraId="469BB2A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5E22637F"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0555DD">
        <w:rPr>
          <w:rFonts w:ascii="Times New Roman" w:eastAsia="Times New Roman" w:hAnsi="Times New Roman" w:hint="cs"/>
          <w:sz w:val="24"/>
          <w:rtl/>
          <w:lang w:eastAsia="he-IL"/>
        </w:rPr>
        <w:t>2.8</w:t>
      </w:r>
      <w:r w:rsidRPr="000555DD">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6CACA939F8A44347B87F226F6EB800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0555DD">
            <w:rPr>
              <w:rFonts w:cstheme="minorBidi"/>
              <w:color w:val="00B0F0"/>
              <w:rtl/>
            </w:rPr>
            <w:t>[שדה נוסף 3]</w:t>
          </w:r>
        </w:sdtContent>
      </w:sdt>
    </w:p>
    <w:p w14:paraId="684FF85E"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bCs/>
          <w:sz w:val="24"/>
          <w:rtl/>
          <w:lang w:eastAsia="he-IL"/>
        </w:rPr>
      </w:pPr>
    </w:p>
    <w:p w14:paraId="5EF82A4E" w14:textId="77777777" w:rsidR="000555DD" w:rsidRDefault="000555DD"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2.10</w:t>
      </w:r>
      <w:r w:rsidRPr="000555DD">
        <w:rPr>
          <w:rFonts w:ascii="Times New Roman" w:eastAsia="Times New Roman" w:hAnsi="Times New Roman" w:hint="cs"/>
          <w:sz w:val="24"/>
          <w:rtl/>
          <w:lang w:eastAsia="he-IL"/>
        </w:rPr>
        <w:tab/>
      </w:r>
      <w:r w:rsidR="00553085" w:rsidRPr="00553085">
        <w:rPr>
          <w:rFonts w:ascii="Times New Roman" w:eastAsia="Times New Roman" w:hAnsi="Times New Roman"/>
          <w:sz w:val="24"/>
          <w:rtl/>
          <w:lang w:eastAsia="he-IL"/>
        </w:rPr>
        <w:t xml:space="preserve">התכנון יתבצע במודל תלת </w:t>
      </w:r>
      <w:proofErr w:type="spellStart"/>
      <w:r w:rsidR="00553085" w:rsidRPr="00553085">
        <w:rPr>
          <w:rFonts w:ascii="Times New Roman" w:eastAsia="Times New Roman" w:hAnsi="Times New Roman"/>
          <w:sz w:val="24"/>
          <w:rtl/>
          <w:lang w:eastAsia="he-IL"/>
        </w:rPr>
        <w:t>מימד</w:t>
      </w:r>
      <w:proofErr w:type="spellEnd"/>
      <w:r w:rsidR="00553085" w:rsidRPr="00553085">
        <w:rPr>
          <w:rFonts w:ascii="Times New Roman" w:eastAsia="Times New Roman" w:hAnsi="Times New Roman"/>
          <w:sz w:val="24"/>
          <w:rtl/>
          <w:lang w:eastAsia="he-IL"/>
        </w:rPr>
        <w:t xml:space="preserve"> ע"י תוכנת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במתודולוגיית </w:t>
      </w:r>
      <w:r w:rsidR="00553085" w:rsidRPr="00553085">
        <w:rPr>
          <w:rFonts w:ascii="Times New Roman" w:eastAsia="Times New Roman" w:hAnsi="Times New Roman"/>
          <w:sz w:val="24"/>
          <w:lang w:eastAsia="he-IL"/>
        </w:rPr>
        <w:t>BIM</w:t>
      </w:r>
      <w:r w:rsidR="00553085" w:rsidRPr="00553085">
        <w:rPr>
          <w:rFonts w:ascii="Times New Roman" w:eastAsia="Times New Roman" w:hAnsi="Times New Roman"/>
          <w:sz w:val="24"/>
          <w:rtl/>
          <w:lang w:eastAsia="he-IL"/>
        </w:rPr>
        <w:t>, בענן –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שם ישמרו כל קבצי ה </w:t>
      </w:r>
      <w:r w:rsidR="00553085" w:rsidRPr="00553085">
        <w:rPr>
          <w:rFonts w:ascii="Times New Roman" w:eastAsia="Times New Roman" w:hAnsi="Times New Roman"/>
          <w:sz w:val="24"/>
          <w:lang w:eastAsia="he-IL"/>
        </w:rPr>
        <w:t>REVIT</w:t>
      </w:r>
      <w:r w:rsidR="00553085" w:rsidRPr="00553085">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553085" w:rsidRPr="00553085">
        <w:rPr>
          <w:rFonts w:ascii="Times New Roman" w:eastAsia="Times New Roman" w:hAnsi="Times New Roman"/>
          <w:sz w:val="24"/>
          <w:lang w:eastAsia="he-IL"/>
        </w:rPr>
        <w:t>BIM360</w:t>
      </w:r>
      <w:r w:rsidR="00553085" w:rsidRPr="00553085">
        <w:rPr>
          <w:rFonts w:ascii="Times New Roman" w:eastAsia="Times New Roman" w:hAnsi="Times New Roman"/>
          <w:sz w:val="24"/>
          <w:rtl/>
          <w:lang w:eastAsia="he-IL"/>
        </w:rPr>
        <w:t xml:space="preserve">". העבודה במודל תהיה כפופה להוראות מנהל המודל ולמסמך ה </w:t>
      </w:r>
      <w:r w:rsidR="00553085" w:rsidRPr="00553085">
        <w:rPr>
          <w:rFonts w:ascii="Times New Roman" w:eastAsia="Times New Roman" w:hAnsi="Times New Roman"/>
          <w:sz w:val="24"/>
          <w:lang w:eastAsia="he-IL"/>
        </w:rPr>
        <w:t>BEP</w:t>
      </w:r>
      <w:r w:rsidR="00553085" w:rsidRPr="00553085">
        <w:rPr>
          <w:rFonts w:ascii="Times New Roman" w:eastAsia="Times New Roman" w:hAnsi="Times New Roman"/>
          <w:sz w:val="24"/>
          <w:rtl/>
          <w:lang w:eastAsia="he-IL"/>
        </w:rPr>
        <w:t xml:space="preserve"> שיופץ בהמשך ע"י מנהל המודל. שמירה, הדפסת תכניות וקבצים (</w:t>
      </w:r>
      <w:r w:rsidR="00553085" w:rsidRPr="00553085">
        <w:rPr>
          <w:rFonts w:ascii="Times New Roman" w:eastAsia="Times New Roman" w:hAnsi="Times New Roman"/>
          <w:sz w:val="24"/>
          <w:lang w:eastAsia="he-IL"/>
        </w:rPr>
        <w:t>PLT/PDF/DWG</w:t>
      </w:r>
      <w:r w:rsidR="00553085" w:rsidRPr="00553085">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553085" w:rsidRPr="00553085">
        <w:rPr>
          <w:rFonts w:ascii="Times New Roman" w:eastAsia="Times New Roman" w:hAnsi="Times New Roman"/>
          <w:sz w:val="24"/>
          <w:lang w:eastAsia="he-IL"/>
        </w:rPr>
        <w:t>view</w:t>
      </w:r>
      <w:r w:rsidR="00553085" w:rsidRPr="00553085">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717BCB59" w14:textId="77777777" w:rsidR="00047BB3" w:rsidRPr="000555DD" w:rsidRDefault="00047BB3" w:rsidP="00553085">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5350D71"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3.2</w:t>
      </w:r>
      <w:r w:rsidRPr="000555DD">
        <w:rPr>
          <w:rFonts w:ascii="Times New Roman" w:eastAsia="Times New Roman" w:hAnsi="Times New Roman" w:hint="cs"/>
          <w:sz w:val="24"/>
          <w:rtl/>
          <w:lang w:eastAsia="he-IL"/>
        </w:rPr>
        <w:tab/>
        <w:t>בעלי המקצוע במשרד המתכנן הם:</w:t>
      </w:r>
    </w:p>
    <w:p w14:paraId="4F51887C"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5EDCE20"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6226702E87D24ED4BA07512D2DCD1D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0555DD">
            <w:rPr>
              <w:rFonts w:cstheme="minorBidi"/>
              <w:color w:val="00B0F0"/>
              <w:rtl/>
            </w:rPr>
            <w:t>[שדה נוסף 4]</w:t>
          </w:r>
        </w:sdtContent>
      </w:sdt>
    </w:p>
    <w:p w14:paraId="0F094345" w14:textId="77777777" w:rsidR="000555DD" w:rsidRPr="000555DD" w:rsidRDefault="000555DD" w:rsidP="000555DD">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ב. </w:t>
      </w:r>
      <w:r w:rsidRPr="000555DD">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39056136E64D48CD835D6FEC03ACAB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0555DD">
            <w:rPr>
              <w:rFonts w:cstheme="minorBidi"/>
              <w:color w:val="00B0F0"/>
              <w:rtl/>
            </w:rPr>
            <w:t>[שדה נוסף 5]</w:t>
          </w:r>
        </w:sdtContent>
      </w:sdt>
    </w:p>
    <w:p w14:paraId="716676E5"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02EC1E50"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0555DD">
        <w:rPr>
          <w:rFonts w:ascii="Times New Roman" w:eastAsia="Times New Roman" w:hAnsi="Times New Roman" w:hint="cs"/>
          <w:sz w:val="24"/>
          <w:rtl/>
          <w:lang w:eastAsia="he-IL"/>
        </w:rPr>
        <w:t>3.4</w:t>
      </w:r>
      <w:r w:rsidRPr="000555DD">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0EC2C2A165C34F598CCF852A4B5946B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0555DD">
            <w:rPr>
              <w:rFonts w:cstheme="minorBidi"/>
              <w:color w:val="00B0F0"/>
              <w:rtl/>
            </w:rPr>
            <w:t>[שדה נוסף 6]</w:t>
          </w:r>
        </w:sdtContent>
      </w:sdt>
    </w:p>
    <w:p w14:paraId="3753A4E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1EEAE4FB"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5.2</w:t>
      </w:r>
      <w:r w:rsidRPr="000555DD">
        <w:rPr>
          <w:rFonts w:ascii="Times New Roman" w:eastAsia="Times New Roman" w:hAnsi="Times New Roman" w:hint="cs"/>
          <w:sz w:val="24"/>
          <w:rtl/>
          <w:lang w:eastAsia="he-IL"/>
        </w:rPr>
        <w:tab/>
        <w:t>הנושאים הם:</w:t>
      </w:r>
    </w:p>
    <w:p w14:paraId="345F233D" w14:textId="77777777" w:rsidR="000555DD" w:rsidRPr="000555DD" w:rsidRDefault="000555DD" w:rsidP="000555DD">
      <w:pPr>
        <w:widowControl w:val="0"/>
        <w:spacing w:before="0" w:beforeAutospacing="0" w:after="0" w:afterAutospacing="0" w:line="240" w:lineRule="auto"/>
        <w:jc w:val="both"/>
        <w:rPr>
          <w:rFonts w:ascii="Times New Roman" w:eastAsia="Times New Roman" w:hAnsi="Times New Roman"/>
          <w:sz w:val="24"/>
          <w:rtl/>
          <w:lang w:eastAsia="he-IL"/>
        </w:rPr>
      </w:pPr>
    </w:p>
    <w:p w14:paraId="40D79B86"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א.</w:t>
      </w:r>
      <w:r w:rsidRPr="000555DD">
        <w:rPr>
          <w:rFonts w:ascii="Times New Roman" w:eastAsia="Times New Roman" w:hAnsi="Times New Roman" w:hint="cs"/>
          <w:sz w:val="24"/>
          <w:rtl/>
          <w:lang w:eastAsia="he-IL"/>
        </w:rPr>
        <w:tab/>
        <w:t>התקדמות שרותי המתכנן.</w:t>
      </w:r>
    </w:p>
    <w:p w14:paraId="2A763EA5"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ב.</w:t>
      </w:r>
      <w:r w:rsidRPr="000555DD">
        <w:rPr>
          <w:rFonts w:ascii="Times New Roman" w:eastAsia="Times New Roman" w:hAnsi="Times New Roman" w:hint="cs"/>
          <w:sz w:val="24"/>
          <w:rtl/>
          <w:lang w:eastAsia="he-IL"/>
        </w:rPr>
        <w:tab/>
        <w:t>סטיות מלוח הזמנים לרבות סיבת הסטייה.</w:t>
      </w:r>
    </w:p>
    <w:p w14:paraId="154E070D"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ג.</w:t>
      </w:r>
      <w:r w:rsidRPr="000555DD">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6D713FA8"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ד.</w:t>
      </w:r>
      <w:r w:rsidRPr="000555DD">
        <w:rPr>
          <w:rFonts w:ascii="Times New Roman" w:eastAsia="Times New Roman" w:hAnsi="Times New Roman" w:hint="cs"/>
          <w:sz w:val="24"/>
          <w:rtl/>
          <w:lang w:eastAsia="he-IL"/>
        </w:rPr>
        <w:tab/>
        <w:t>סטיות מהערכות ו/או תחזיות תקציביות והשלכותיהן.</w:t>
      </w:r>
    </w:p>
    <w:p w14:paraId="2CA40A3E" w14:textId="77777777" w:rsidR="000555DD" w:rsidRPr="000555DD" w:rsidRDefault="000555DD" w:rsidP="000555DD">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ה.</w:t>
      </w:r>
      <w:r w:rsidRPr="000555DD">
        <w:rPr>
          <w:rFonts w:ascii="Times New Roman" w:eastAsia="Times New Roman" w:hAnsi="Times New Roman" w:hint="cs"/>
          <w:sz w:val="24"/>
          <w:rtl/>
          <w:lang w:eastAsia="he-IL"/>
        </w:rPr>
        <w:tab/>
        <w:t>ריכוז הוראות שנויים.</w:t>
      </w:r>
    </w:p>
    <w:p w14:paraId="2C29A9E4" w14:textId="77777777" w:rsidR="000555DD" w:rsidRPr="000555DD" w:rsidRDefault="000555DD" w:rsidP="000555DD">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5567609A"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17.7 </w:t>
      </w:r>
      <w:r w:rsidRPr="000555DD">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555DD" w:rsidRPr="000555DD" w14:paraId="6496BCA2" w14:textId="77777777" w:rsidTr="000555DD">
        <w:tc>
          <w:tcPr>
            <w:tcW w:w="3366" w:type="dxa"/>
          </w:tcPr>
          <w:p w14:paraId="79F1C670" w14:textId="77777777" w:rsidR="000555DD" w:rsidRPr="000555DD" w:rsidRDefault="00FD4380" w:rsidP="000555DD">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9A34B4DDA7BE45B7B3AA0F4ADCC3D4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1" w:author="Kook Sec" w:date="2022-05-09T14:12:00Z">
                  <w:r w:rsidR="000867B3">
                    <w:rPr>
                      <w:rFonts w:ascii="Times New Roman" w:eastAsia="Times New Roman" w:hAnsi="Times New Roman" w:hint="cs"/>
                      <w:color w:val="008000"/>
                      <w:sz w:val="24"/>
                      <w:rtl/>
                      <w:lang w:eastAsia="he-IL"/>
                    </w:rPr>
                    <w:t>50%</w:t>
                  </w:r>
                </w:ins>
              </w:sdtContent>
            </w:sdt>
          </w:p>
          <w:p w14:paraId="4B56B65D"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r w:rsidRPr="000555DD">
              <w:rPr>
                <w:rFonts w:ascii="Times New Roman" w:eastAsia="Times New Roman" w:hAnsi="Times New Roman" w:hint="cs"/>
                <w:sz w:val="24"/>
                <w:rtl/>
                <w:lang w:eastAsia="he-IL"/>
              </w:rPr>
              <w:t xml:space="preserve">             </w:t>
            </w:r>
          </w:p>
        </w:tc>
        <w:tc>
          <w:tcPr>
            <w:tcW w:w="2163" w:type="dxa"/>
          </w:tcPr>
          <w:p w14:paraId="589EFB67" w14:textId="77777777" w:rsidR="000555DD" w:rsidRPr="000555DD" w:rsidRDefault="000555DD" w:rsidP="000555DD">
            <w:pPr>
              <w:widowControl w:val="0"/>
              <w:spacing w:before="0" w:beforeAutospacing="0" w:after="0" w:afterAutospacing="0" w:line="240" w:lineRule="auto"/>
              <w:ind w:left="720"/>
              <w:outlineLvl w:val="2"/>
              <w:rPr>
                <w:rFonts w:cstheme="minorBidi"/>
                <w:szCs w:val="22"/>
              </w:rPr>
            </w:pPr>
          </w:p>
          <w:p w14:paraId="661F94A7" w14:textId="77777777" w:rsidR="000555DD" w:rsidRPr="000555DD" w:rsidRDefault="000555DD" w:rsidP="000555DD">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05CF7742" w14:textId="77777777" w:rsidR="000555DD" w:rsidRPr="000555DD" w:rsidRDefault="000555DD" w:rsidP="000555DD">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031EE1B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2C6E36E"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30FCFA7" w14:textId="77777777" w:rsidR="000555DD" w:rsidRDefault="000555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Pr>
          <w:rFonts w:ascii="Times New Roman" w:eastAsia="Times New Roman" w:hAnsi="Times New Roman"/>
          <w:bCs/>
          <w:sz w:val="24"/>
          <w:u w:val="single"/>
          <w:rtl/>
          <w:lang w:eastAsia="he-IL"/>
        </w:rPr>
        <w:br w:type="page"/>
      </w:r>
    </w:p>
    <w:p w14:paraId="009DF83D" w14:textId="77777777" w:rsidR="000555DD" w:rsidRPr="00B27B4C" w:rsidRDefault="000555DD" w:rsidP="000555DD">
      <w:pPr>
        <w:widowControl w:val="0"/>
        <w:spacing w:before="0" w:beforeAutospacing="0" w:after="0" w:afterAutospacing="0" w:line="240" w:lineRule="auto"/>
        <w:jc w:val="center"/>
        <w:outlineLvl w:val="2"/>
        <w:rPr>
          <w:rFonts w:ascii="Times New Roman" w:eastAsia="Times New Roman" w:hAnsi="Times New Roman"/>
          <w:b/>
          <w:bCs/>
          <w:sz w:val="24"/>
          <w:u w:val="single"/>
          <w:rtl/>
          <w:lang w:eastAsia="he-IL"/>
        </w:rPr>
      </w:pPr>
      <w:r w:rsidRPr="00B27B4C">
        <w:rPr>
          <w:rFonts w:ascii="Times New Roman" w:eastAsia="Times New Roman" w:hAnsi="Times New Roman" w:hint="cs"/>
          <w:b/>
          <w:bCs/>
          <w:sz w:val="24"/>
          <w:u w:val="single"/>
          <w:rtl/>
          <w:lang w:eastAsia="he-IL"/>
        </w:rPr>
        <w:lastRenderedPageBreak/>
        <w:t xml:space="preserve">נספח </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ב</w:t>
      </w:r>
      <w:r>
        <w:rPr>
          <w:rFonts w:ascii="Times New Roman" w:eastAsia="Times New Roman" w:hAnsi="Times New Roman" w:hint="cs"/>
          <w:b/>
          <w:bCs/>
          <w:sz w:val="24"/>
          <w:u w:val="single"/>
          <w:rtl/>
          <w:lang w:eastAsia="he-IL"/>
        </w:rPr>
        <w:t>'</w:t>
      </w:r>
      <w:r w:rsidRPr="00B27B4C">
        <w:rPr>
          <w:rFonts w:ascii="Times New Roman" w:eastAsia="Times New Roman" w:hAnsi="Times New Roman" w:hint="cs"/>
          <w:b/>
          <w:bCs/>
          <w:sz w:val="24"/>
          <w:u w:val="single"/>
          <w:rtl/>
          <w:lang w:eastAsia="he-IL"/>
        </w:rPr>
        <w:t>'</w:t>
      </w:r>
    </w:p>
    <w:p w14:paraId="4748E2F9" w14:textId="77777777" w:rsidR="000555DD" w:rsidRDefault="000555DD" w:rsidP="000555DD">
      <w:pPr>
        <w:keepNext/>
        <w:widowControl w:val="0"/>
        <w:spacing w:before="0" w:beforeAutospacing="0" w:after="0" w:afterAutospacing="0" w:line="240" w:lineRule="auto"/>
        <w:outlineLvl w:val="1"/>
        <w:rPr>
          <w:rFonts w:ascii="Times New Roman" w:eastAsia="Times New Roman" w:hAnsi="Times New Roman"/>
          <w:bCs/>
          <w:sz w:val="24"/>
          <w:u w:val="single"/>
          <w:rtl/>
          <w:lang w:eastAsia="he-IL"/>
        </w:rPr>
      </w:pPr>
    </w:p>
    <w:p w14:paraId="523847BE"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w:t>
      </w:r>
      <w:r w:rsidRPr="00590FDD">
        <w:rPr>
          <w:rFonts w:ascii="Times New Roman" w:eastAsia="Times New Roman" w:hAnsi="Times New Roman" w:hint="cs"/>
          <w:bCs/>
          <w:sz w:val="24"/>
          <w:u w:val="single"/>
          <w:rtl/>
          <w:lang w:eastAsia="he-IL"/>
        </w:rPr>
        <w:t>י</w:t>
      </w:r>
      <w:r w:rsidRPr="00590FDD">
        <w:rPr>
          <w:rFonts w:ascii="Times New Roman" w:eastAsia="Times New Roman" w:hAnsi="Times New Roman"/>
          <w:bCs/>
          <w:sz w:val="24"/>
          <w:u w:val="single"/>
          <w:rtl/>
          <w:lang w:eastAsia="he-IL"/>
        </w:rPr>
        <w:t>רותי המתכנן</w:t>
      </w:r>
    </w:p>
    <w:p w14:paraId="54252ECC"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1811BB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כללי</w:t>
      </w:r>
      <w:r w:rsidRPr="00590FDD">
        <w:rPr>
          <w:rFonts w:ascii="Times New Roman" w:eastAsia="Times New Roman" w:hAnsi="Times New Roman"/>
          <w:b/>
          <w:bCs/>
          <w:sz w:val="24"/>
          <w:rtl/>
          <w:lang w:eastAsia="he-IL"/>
        </w:rPr>
        <w:t>:</w:t>
      </w:r>
    </w:p>
    <w:p w14:paraId="4111A3A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u w:val="single"/>
          <w:rtl/>
          <w:lang w:eastAsia="he-IL"/>
        </w:rPr>
      </w:pPr>
    </w:p>
    <w:p w14:paraId="5CC146B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שרותי המתכנן יכללו</w:t>
      </w:r>
      <w:r w:rsidRPr="00590FDD">
        <w:rPr>
          <w:rFonts w:ascii="Times New Roman" w:eastAsia="Times New Roman" w:hAnsi="Times New Roman"/>
          <w:sz w:val="24"/>
          <w:rtl/>
          <w:lang w:eastAsia="he-IL"/>
        </w:rPr>
        <w:t>:</w:t>
      </w:r>
    </w:p>
    <w:p w14:paraId="7DC3BC8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r w:rsidRPr="00590FDD">
        <w:rPr>
          <w:rFonts w:ascii="Times New Roman" w:eastAsia="Times New Roman" w:hAnsi="Times New Roman"/>
          <w:sz w:val="24"/>
          <w:rtl/>
          <w:lang w:eastAsia="he-IL"/>
        </w:rPr>
        <w:tab/>
      </w:r>
    </w:p>
    <w:p w14:paraId="5923F775"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תכנון קונסטרוקציה לבני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w:t>
      </w:r>
      <w:r w:rsidRPr="00590FDD">
        <w:rPr>
          <w:rFonts w:ascii="Times New Roman" w:eastAsia="Times New Roman" w:hAnsi="Times New Roman" w:hint="cs"/>
          <w:sz w:val="24"/>
          <w:rtl/>
          <w:lang w:eastAsia="he-IL"/>
        </w:rPr>
        <w:t>קונבנציונאלי</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טרומית ו/או מתועשת</w:t>
      </w:r>
      <w:r w:rsidRPr="00590FDD">
        <w:rPr>
          <w:rFonts w:ascii="Times New Roman" w:eastAsia="Times New Roman" w:hAnsi="Times New Roman" w:hint="cs"/>
          <w:sz w:val="24"/>
          <w:rtl/>
          <w:lang w:eastAsia="he-IL"/>
        </w:rPr>
        <w:t>. ובחירת והמלצה על שיטת הביצוע.</w:t>
      </w:r>
    </w:p>
    <w:p w14:paraId="53D925BC"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תכנון שיטות הביסוס למבנים השונים בפרויקט, כולל תכנון וליווי בדיקות </w:t>
      </w:r>
      <w:r w:rsidRPr="00590FDD">
        <w:rPr>
          <w:rFonts w:ascii="Times New Roman" w:eastAsia="Times New Roman" w:hAnsi="Times New Roman"/>
          <w:sz w:val="24"/>
          <w:rtl/>
          <w:lang w:eastAsia="he-IL"/>
        </w:rPr>
        <w:t>העמס</w:t>
      </w:r>
      <w:r w:rsidRPr="00590FDD">
        <w:rPr>
          <w:rFonts w:ascii="Times New Roman" w:eastAsia="Times New Roman" w:hAnsi="Times New Roman" w:hint="cs"/>
          <w:sz w:val="24"/>
          <w:rtl/>
          <w:lang w:eastAsia="he-IL"/>
        </w:rPr>
        <w:t>ת קרקע</w:t>
      </w:r>
      <w:r w:rsidRPr="00590FDD">
        <w:rPr>
          <w:rFonts w:ascii="Times New Roman" w:eastAsia="Times New Roman" w:hAnsi="Times New Roman"/>
          <w:sz w:val="24"/>
          <w:rtl/>
          <w:lang w:eastAsia="he-IL"/>
        </w:rPr>
        <w:t xml:space="preserve"> דינמית </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סטטית</w:t>
      </w:r>
      <w:r w:rsidRPr="00590FDD">
        <w:rPr>
          <w:rFonts w:ascii="Times New Roman" w:eastAsia="Times New Roman" w:hAnsi="Times New Roman" w:hint="cs"/>
          <w:sz w:val="24"/>
          <w:rtl/>
          <w:lang w:eastAsia="he-IL"/>
        </w:rPr>
        <w:t>.</w:t>
      </w:r>
    </w:p>
    <w:p w14:paraId="4C897C28"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חישובי יציבות סטטיים ואנליזות דינאמיות.</w:t>
      </w:r>
    </w:p>
    <w:p w14:paraId="516CE2B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בדיקות וניתוח עומסים אופקיים.</w:t>
      </w:r>
    </w:p>
    <w:p w14:paraId="5942A507"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אנליזות במנהרת רוח ככל ונדרש ע"י המזמין.</w:t>
      </w:r>
    </w:p>
    <w:p w14:paraId="6CC1E4D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מערכת הדיפון, העיגון והחפירה.</w:t>
      </w:r>
    </w:p>
    <w:p w14:paraId="657604FE"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מערכות 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והבידוד התרמי בתכנון הקונסטרוקציה (מתוכנן ע"י אחרים),</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ל</w:t>
      </w:r>
      <w:r w:rsidRPr="00590FDD">
        <w:rPr>
          <w:rFonts w:ascii="Times New Roman" w:eastAsia="Times New Roman" w:hAnsi="Times New Roman"/>
          <w:sz w:val="24"/>
          <w:rtl/>
          <w:lang w:eastAsia="he-IL"/>
        </w:rPr>
        <w:t>אלמנטים במגרשים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למבנה מכירות ו/או לדירה לדוגמא.</w:t>
      </w:r>
    </w:p>
    <w:p w14:paraId="7BAA7749"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תכנון קונסטרוקציה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xml:space="preserve"> לחדרי טרנספורמציה, קירות תומכים, גדרות, מעקות,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סוס עמודי תאורה, פרגולות ו</w:t>
      </w:r>
      <w:r w:rsidRPr="00590FDD">
        <w:rPr>
          <w:rFonts w:ascii="Times New Roman" w:eastAsia="Times New Roman" w:hAnsi="Times New Roman" w:hint="cs"/>
          <w:sz w:val="24"/>
          <w:rtl/>
          <w:lang w:eastAsia="he-IL"/>
        </w:rPr>
        <w:t>כל ה</w:t>
      </w:r>
      <w:r w:rsidRPr="00590FDD">
        <w:rPr>
          <w:rFonts w:ascii="Times New Roman" w:eastAsia="Times New Roman" w:hAnsi="Times New Roman"/>
          <w:sz w:val="24"/>
          <w:rtl/>
          <w:lang w:eastAsia="he-IL"/>
        </w:rPr>
        <w:t>אלמנטים בפ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תוח בשטחים ציבוריים</w:t>
      </w:r>
      <w:r w:rsidRPr="00590FDD">
        <w:rPr>
          <w:rFonts w:ascii="Times New Roman" w:eastAsia="Times New Roman" w:hAnsi="Times New Roman" w:hint="cs"/>
          <w:sz w:val="24"/>
          <w:rtl/>
          <w:lang w:eastAsia="he-IL"/>
        </w:rPr>
        <w:t xml:space="preserve"> והפרטים</w:t>
      </w:r>
      <w:r w:rsidRPr="00590FDD">
        <w:rPr>
          <w:rFonts w:ascii="Times New Roman" w:eastAsia="Times New Roman" w:hAnsi="Times New Roman"/>
          <w:sz w:val="24"/>
          <w:rtl/>
          <w:lang w:eastAsia="he-IL"/>
        </w:rPr>
        <w:t>.</w:t>
      </w:r>
    </w:p>
    <w:p w14:paraId="55AF24C1"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אופציה לבחירת המזמין</w:t>
      </w:r>
      <w:r w:rsidRPr="00590FDD">
        <w:rPr>
          <w:rFonts w:ascii="Times New Roman" w:eastAsia="Times New Roman" w:hAnsi="Times New Roman"/>
          <w:sz w:val="24"/>
          <w:rtl/>
          <w:lang w:eastAsia="he-IL"/>
        </w:rPr>
        <w:t xml:space="preserve">: תכנון קונסטרוקציה, </w:t>
      </w:r>
      <w:r w:rsidRPr="00590FDD">
        <w:rPr>
          <w:rFonts w:ascii="Times New Roman" w:eastAsia="Times New Roman" w:hAnsi="Times New Roman" w:hint="cs"/>
          <w:sz w:val="24"/>
          <w:rtl/>
          <w:lang w:eastAsia="he-IL"/>
        </w:rPr>
        <w:t xml:space="preserve">שילוב מערכות </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 וב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תרמי מוקדם וסופי</w:t>
      </w:r>
      <w:r w:rsidRPr="00590FDD">
        <w:rPr>
          <w:rFonts w:ascii="Times New Roman" w:eastAsia="Times New Roman" w:hAnsi="Times New Roman" w:hint="cs"/>
          <w:sz w:val="24"/>
          <w:rtl/>
          <w:lang w:eastAsia="he-IL"/>
        </w:rPr>
        <w:t xml:space="preserve"> (מתוכנן ע"י אחרים)</w:t>
      </w:r>
      <w:r w:rsidRPr="00590FDD">
        <w:rPr>
          <w:rFonts w:ascii="Times New Roman" w:eastAsia="Times New Roman" w:hAnsi="Times New Roman"/>
          <w:sz w:val="24"/>
          <w:rtl/>
          <w:lang w:eastAsia="he-IL"/>
        </w:rPr>
        <w:t>. ליווי ו</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למזמין לבדיקת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התכנון המפורט שיוכן ע"י הקבלן.</w:t>
      </w:r>
    </w:p>
    <w:p w14:paraId="3B21D60F" w14:textId="77777777" w:rsidR="00590FDD" w:rsidRPr="00590FDD" w:rsidRDefault="00590FDD" w:rsidP="00590FDD">
      <w:pPr>
        <w:widowControl w:val="0"/>
        <w:numPr>
          <w:ilvl w:val="0"/>
          <w:numId w:val="41"/>
        </w:numPr>
        <w:spacing w:before="0" w:beforeAutospacing="0" w:after="0" w:afterAutospacing="0" w:line="36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תכנון הקונסטרוקציה יתבצע תוך שיתוף, תיאום וקליטת הקבצים מן האדריכלים והיועצים האחרים באמצעות תוכנת ניהול קבצים כדוגמת </w:t>
      </w:r>
      <w:r w:rsidRPr="00590FDD">
        <w:rPr>
          <w:rFonts w:ascii="Times New Roman" w:eastAsia="Times New Roman" w:hAnsi="Times New Roman"/>
          <w:sz w:val="24"/>
          <w:lang w:eastAsia="he-IL"/>
        </w:rPr>
        <w:t>@view</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כל תעבורת הקבצים תבוצע באמצעות מערכת </w:t>
      </w:r>
      <w:r w:rsidRPr="00590FDD">
        <w:rPr>
          <w:rFonts w:ascii="Times New Roman" w:eastAsia="Times New Roman" w:hAnsi="Times New Roman" w:hint="cs"/>
          <w:sz w:val="24"/>
          <w:rtl/>
          <w:lang w:eastAsia="he-IL"/>
        </w:rPr>
        <w:t>ניהול קבצים</w:t>
      </w:r>
      <w:r w:rsidRPr="00590FDD">
        <w:rPr>
          <w:rFonts w:ascii="Times New Roman" w:eastAsia="Times New Roman" w:hAnsi="Times New Roman"/>
          <w:sz w:val="24"/>
          <w:rtl/>
          <w:lang w:eastAsia="he-IL"/>
        </w:rPr>
        <w:t xml:space="preserve"> בלבד.</w:t>
      </w:r>
    </w:p>
    <w:p w14:paraId="1C1DBE0A"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3C104F23" w14:textId="77777777" w:rsidR="00590FDD" w:rsidRPr="00590FDD" w:rsidRDefault="00590FDD" w:rsidP="00590FDD">
      <w:pPr>
        <w:spacing w:before="0" w:beforeAutospacing="0" w:after="0" w:afterAutospacing="0" w:line="276" w:lineRule="auto"/>
        <w:ind w:left="1388" w:hanging="709"/>
        <w:jc w:val="both"/>
        <w:rPr>
          <w:rFonts w:ascii="Times New Roman" w:eastAsia="Times New Roman" w:hAnsi="Times New Roman"/>
          <w:sz w:val="24"/>
          <w:rtl/>
          <w:lang w:eastAsia="he-IL"/>
        </w:rPr>
      </w:pPr>
      <w:bookmarkStart w:id="12" w:name="OLE_LINK5"/>
      <w:bookmarkStart w:id="13" w:name="OLE_LINK6"/>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r>
      <w:bookmarkStart w:id="14" w:name="OLE_LINK7"/>
      <w:bookmarkStart w:id="15" w:name="OLE_LINK8"/>
      <w:r w:rsidRPr="00590FDD">
        <w:rPr>
          <w:rFonts w:ascii="Times New Roman" w:eastAsia="Times New Roman" w:hAnsi="Times New Roman"/>
          <w:sz w:val="24"/>
          <w:u w:val="single"/>
          <w:rtl/>
        </w:rPr>
        <w:t>המהנדס, צוות עובדים ואמצעים</w:t>
      </w:r>
      <w:r w:rsidRPr="00590FDD">
        <w:rPr>
          <w:rFonts w:ascii="Times New Roman" w:eastAsia="Times New Roman" w:hAnsi="Times New Roman" w:hint="cs"/>
          <w:sz w:val="24"/>
          <w:rtl/>
          <w:lang w:eastAsia="he-IL"/>
        </w:rPr>
        <w:t>:</w:t>
      </w:r>
    </w:p>
    <w:p w14:paraId="58B8D2D2" w14:textId="77777777" w:rsidR="00590FDD" w:rsidRPr="00590FDD" w:rsidRDefault="00590FDD" w:rsidP="00590FDD">
      <w:pPr>
        <w:spacing w:before="0" w:beforeAutospacing="0" w:after="0" w:afterAutospacing="0" w:line="276" w:lineRule="auto"/>
        <w:ind w:left="2160" w:hanging="720"/>
        <w:jc w:val="both"/>
        <w:rPr>
          <w:rFonts w:ascii="Times New Roman" w:eastAsia="Times New Roman" w:hAnsi="Times New Roman"/>
          <w:sz w:val="24"/>
          <w:rtl/>
          <w:lang w:eastAsia="he-IL"/>
        </w:rPr>
      </w:pPr>
    </w:p>
    <w:p w14:paraId="457CABB7" w14:textId="77777777" w:rsidR="00590FDD" w:rsidRPr="00590FDD" w:rsidRDefault="00590FDD" w:rsidP="00553085">
      <w:pPr>
        <w:tabs>
          <w:tab w:val="left" w:pos="1954"/>
        </w:tabs>
        <w:spacing w:after="0" w:line="360" w:lineRule="auto"/>
        <w:ind w:left="1954" w:hanging="514"/>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המהנדס הבכיר יהיה בעל המשרד, אשר יהיה אחראי, מעורב וישתתף באופן אישי בכל ישיבות התכנון שיזומן אליהן ללא עוררין.</w:t>
      </w:r>
      <w:r w:rsidR="00553085">
        <w:rPr>
          <w:rFonts w:ascii="Times New Roman" w:eastAsia="Times New Roman" w:hAnsi="Times New Roman" w:hint="cs"/>
          <w:sz w:val="24"/>
          <w:rtl/>
          <w:lang w:eastAsia="he-IL"/>
        </w:rPr>
        <w:t xml:space="preserve"> </w:t>
      </w:r>
      <w:r w:rsidR="00553085" w:rsidRPr="00831588">
        <w:rPr>
          <w:rFonts w:ascii="Times New Roman" w:eastAsia="Times New Roman" w:hAnsi="Times New Roman" w:hint="cs"/>
          <w:sz w:val="24"/>
          <w:rtl/>
          <w:lang w:eastAsia="he-IL"/>
        </w:rPr>
        <w:t xml:space="preserve">ככל שיידרש ולפי החלטת המזמין, יתבצעו בנוסף לישיבות התכנון השוטפות, ישיבות שבועיות לתכנון ב </w:t>
      </w:r>
      <w:r w:rsidR="00553085" w:rsidRPr="00831588">
        <w:rPr>
          <w:rFonts w:ascii="Times New Roman" w:eastAsia="Times New Roman" w:hAnsi="Times New Roman" w:hint="cs"/>
          <w:sz w:val="24"/>
          <w:lang w:eastAsia="he-IL"/>
        </w:rPr>
        <w:t>BIM</w:t>
      </w:r>
      <w:r w:rsidR="00553085" w:rsidRPr="00831588">
        <w:rPr>
          <w:rFonts w:ascii="Times New Roman" w:eastAsia="Times New Roman" w:hAnsi="Times New Roman" w:hint="cs"/>
          <w:sz w:val="24"/>
          <w:rtl/>
          <w:lang w:eastAsia="he-IL"/>
        </w:rPr>
        <w:t xml:space="preserve"> על המודל.</w:t>
      </w:r>
    </w:p>
    <w:p w14:paraId="5AD454C2" w14:textId="77777777" w:rsidR="00590FDD" w:rsidRPr="00590FDD" w:rsidRDefault="00590FDD" w:rsidP="00553085">
      <w:pPr>
        <w:spacing w:before="0" w:beforeAutospacing="0" w:after="0" w:afterAutospacing="0" w:line="360" w:lineRule="auto"/>
        <w:ind w:left="2028" w:hanging="58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ראש הצוות יהיה מהנדס בכיר בעל ניסיון מוכח, אשר יאושר מראש על ידי המזמין ובמקרה הצורך יוחלף </w:t>
      </w:r>
      <w:proofErr w:type="spellStart"/>
      <w:r w:rsidRPr="00590FDD">
        <w:rPr>
          <w:rFonts w:ascii="Times New Roman" w:eastAsia="Times New Roman" w:hAnsi="Times New Roman"/>
          <w:sz w:val="24"/>
          <w:rtl/>
          <w:lang w:eastAsia="he-IL"/>
        </w:rPr>
        <w:t>מיידית</w:t>
      </w:r>
      <w:proofErr w:type="spellEnd"/>
      <w:r w:rsidRPr="00590FDD">
        <w:rPr>
          <w:rFonts w:ascii="Times New Roman" w:eastAsia="Times New Roman" w:hAnsi="Times New Roman"/>
          <w:sz w:val="24"/>
          <w:rtl/>
          <w:lang w:eastAsia="he-IL"/>
        </w:rPr>
        <w:t xml:space="preserve"> על פי דרישת המזמין.</w:t>
      </w:r>
    </w:p>
    <w:p w14:paraId="1EC4890B"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ג.</w:t>
      </w:r>
      <w:r w:rsidRPr="00590FDD">
        <w:rPr>
          <w:rFonts w:ascii="Times New Roman" w:eastAsia="Times New Roman" w:hAnsi="Times New Roman"/>
          <w:sz w:val="24"/>
          <w:rtl/>
          <w:lang w:eastAsia="he-IL"/>
        </w:rPr>
        <w:tab/>
        <w:t xml:space="preserve">ראש הצוות ישתתף בכל ישיבות התכנון שיזומן אליהן ללא הגבלה. </w:t>
      </w:r>
    </w:p>
    <w:p w14:paraId="74CA3A6B"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ר</w:t>
      </w:r>
      <w:r w:rsidRPr="00590FDD">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 מבלי לדחות את השתתפותו.</w:t>
      </w:r>
    </w:p>
    <w:p w14:paraId="0D300965" w14:textId="77777777" w:rsidR="00590FDD" w:rsidRPr="00590FDD" w:rsidRDefault="00590FDD" w:rsidP="00590FDD">
      <w:pPr>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צוות השרטטים של המהנדס יהיה כנדרש לתכנון ולהוצאת תכניות משורטטות לביצוע על מנת לעמוד בלוח הזמנים שנקבע על ידי מנהל הפרויקט.</w:t>
      </w:r>
    </w:p>
    <w:bookmarkEnd w:id="12"/>
    <w:bookmarkEnd w:id="13"/>
    <w:bookmarkEnd w:id="14"/>
    <w:bookmarkEnd w:id="15"/>
    <w:p w14:paraId="06E5182C" w14:textId="77777777" w:rsidR="00590FDD" w:rsidRPr="00590FDD" w:rsidRDefault="00590FDD" w:rsidP="00590FDD">
      <w:pPr>
        <w:widowControl w:val="0"/>
        <w:bidi w:val="0"/>
        <w:spacing w:before="0" w:beforeAutospacing="0" w:after="0" w:afterAutospacing="0" w:line="240" w:lineRule="auto"/>
        <w:rPr>
          <w:rFonts w:ascii="Times New Roman" w:eastAsia="Times New Roman" w:hAnsi="Times New Roman"/>
          <w:sz w:val="20"/>
          <w:szCs w:val="20"/>
          <w:rtl/>
          <w:lang w:eastAsia="he-IL"/>
        </w:rPr>
      </w:pPr>
    </w:p>
    <w:p w14:paraId="1DDD1778"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3</w:t>
      </w:r>
      <w:r w:rsidRPr="00590FDD">
        <w:rPr>
          <w:rFonts w:ascii="Times New Roman" w:eastAsia="Times New Roman" w:hAnsi="Times New Roman"/>
          <w:sz w:val="24"/>
          <w:rtl/>
          <w:lang w:eastAsia="he-IL"/>
        </w:rPr>
        <w:tab/>
        <w:t>על המתכנן לקבל 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שור בכתב מאת המנהל לפני התחלת כל קטע וכל שלב ולפני כל שרות חלקי.</w:t>
      </w:r>
      <w:r w:rsidRPr="00590FDD">
        <w:rPr>
          <w:rFonts w:ascii="Times New Roman" w:eastAsia="Times New Roman" w:hAnsi="Times New Roman" w:hint="cs"/>
          <w:sz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45DA1502"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p>
    <w:p w14:paraId="5A64D35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4</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יידרש לבצע את תכנון הקונסטרוקציה גם על סקיצות אדריכליות, גם על תכנון מוקדם וגם על תכנון לא סופי, וזאת לרמה שתידרש ותוגדר ע"י האדריכל ו/או מנהל הפרויקט</w:t>
      </w:r>
      <w:r w:rsidRPr="00590FDD">
        <w:rPr>
          <w:rFonts w:ascii="Times New Roman" w:eastAsia="Times New Roman" w:hAnsi="Times New Roman" w:hint="cs"/>
          <w:sz w:val="24"/>
          <w:rtl/>
          <w:lang w:eastAsia="he-IL"/>
        </w:rPr>
        <w:t>.</w:t>
      </w:r>
    </w:p>
    <w:p w14:paraId="690C230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1A93B8F"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תכנון אלטרנטיבות קונסטרוקטיביות ואומדנים לקבלת החלטות על חלופות</w:t>
      </w:r>
      <w:r w:rsidRPr="00590FDD">
        <w:rPr>
          <w:rFonts w:ascii="Times New Roman" w:eastAsia="Times New Roman" w:hAnsi="Times New Roman" w:hint="cs"/>
          <w:sz w:val="24"/>
          <w:rtl/>
          <w:lang w:eastAsia="he-IL"/>
        </w:rPr>
        <w:t>.</w:t>
      </w:r>
    </w:p>
    <w:p w14:paraId="245E9945"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5C2AA80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יציג את האלטרנטיבות הקונסטרוקטיביות הכלכליות ביותר המתאימות למבנה, כאשר אם יתברר לאחר מכן שהיו קיימות אלטרנטיבות כלכליות יותר, המהנדס מתחייב לעדכן את התכנון על חשבונו ובלוח הזמנים הקצר ביותר שיוגדר על ידי מנהל הפרויקט</w:t>
      </w:r>
      <w:r w:rsidRPr="00590FDD">
        <w:rPr>
          <w:rFonts w:ascii="Times New Roman" w:eastAsia="Times New Roman" w:hAnsi="Times New Roman" w:hint="cs"/>
          <w:sz w:val="24"/>
          <w:rtl/>
          <w:lang w:eastAsia="he-IL"/>
        </w:rPr>
        <w:t>.</w:t>
      </w:r>
    </w:p>
    <w:p w14:paraId="6B7C3A8D"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7DF2DA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ab/>
      </w:r>
      <w:r w:rsidRPr="00590FDD">
        <w:rPr>
          <w:rFonts w:ascii="Times New Roman" w:eastAsia="Times New Roman" w:hAnsi="Times New Roman"/>
          <w:sz w:val="24"/>
          <w:lang w:eastAsia="he-IL"/>
        </w:rPr>
        <w:tab/>
      </w:r>
      <w:r w:rsidRPr="00590FDD">
        <w:rPr>
          <w:rFonts w:ascii="Times New Roman" w:eastAsia="Times New Roman" w:hAnsi="Times New Roman"/>
          <w:sz w:val="24"/>
          <w:rtl/>
          <w:lang w:eastAsia="he-IL"/>
        </w:rPr>
        <w:t>המהנדס יעמוד וישמור על עקרונות תכנון הקונסטרוקציה המוקדם כולל מסגרת התקציב במהלך התכנון המפורט לביצוע. במקרה של שינוי אדריכלי או כל שינוי אחר אשר ייתכן שיגרום לחריגה תקציבית, יתריע המהנדס למנהל הפרויקט/למזמין מבעוד מועד</w:t>
      </w:r>
      <w:r w:rsidRPr="00590FDD">
        <w:rPr>
          <w:rFonts w:ascii="Times New Roman" w:eastAsia="Times New Roman" w:hAnsi="Times New Roman" w:hint="cs"/>
          <w:sz w:val="24"/>
          <w:rtl/>
          <w:lang w:eastAsia="he-IL"/>
        </w:rPr>
        <w:t>.</w:t>
      </w:r>
    </w:p>
    <w:p w14:paraId="67E75860"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31364C9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ab/>
        <w:t>תכניות הקונסטרוקציה תופצנה ליועצים ולקבלנים בפורמט דיגיטלי בלבד</w:t>
      </w:r>
      <w:r w:rsidRPr="00590FDD">
        <w:rPr>
          <w:rFonts w:ascii="Times New Roman" w:eastAsia="Times New Roman" w:hAnsi="Times New Roman" w:hint="cs"/>
          <w:sz w:val="24"/>
          <w:rtl/>
          <w:lang w:eastAsia="he-IL"/>
        </w:rPr>
        <w:t>.</w:t>
      </w:r>
    </w:p>
    <w:p w14:paraId="0B2618E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4F95FEA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9</w:t>
      </w:r>
      <w:r w:rsidRPr="00590FDD">
        <w:rPr>
          <w:rFonts w:ascii="Times New Roman" w:eastAsia="Times New Roman" w:hAnsi="Times New Roman"/>
          <w:sz w:val="24"/>
          <w:rtl/>
          <w:lang w:eastAsia="he-IL"/>
        </w:rPr>
        <w:tab/>
        <w:t>תכניות סופיות לביצוע ישלחו לאתר לביצוע</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כ</w:t>
      </w:r>
      <w:r w:rsidRPr="00590FDD">
        <w:rPr>
          <w:rFonts w:ascii="Times New Roman" w:eastAsia="Times New Roman" w:hAnsi="Times New Roman"/>
          <w:sz w:val="24"/>
          <w:rtl/>
          <w:lang w:eastAsia="he-IL"/>
        </w:rPr>
        <w:t xml:space="preserve">חודש </w:t>
      </w:r>
      <w:r w:rsidRPr="00590FDD">
        <w:rPr>
          <w:rFonts w:ascii="Times New Roman" w:eastAsia="Times New Roman" w:hAnsi="Times New Roman" w:hint="cs"/>
          <w:sz w:val="24"/>
          <w:rtl/>
          <w:lang w:eastAsia="he-IL"/>
        </w:rPr>
        <w:t xml:space="preserve">לכל הפחות </w:t>
      </w:r>
      <w:r w:rsidRPr="00590FDD">
        <w:rPr>
          <w:rFonts w:ascii="Times New Roman" w:eastAsia="Times New Roman" w:hAnsi="Times New Roman"/>
          <w:sz w:val="24"/>
          <w:rtl/>
          <w:lang w:eastAsia="he-IL"/>
        </w:rPr>
        <w:t>לפני ביצוע האזור הרלוונטי לביצוע על ידי הקבלן. ייתכן שינוי בלוחות הזמנים בת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עם הקבלן ובתנאי שלקבלן לא תהיינה טענות על עיכובים</w:t>
      </w:r>
      <w:r w:rsidRPr="00590FDD">
        <w:rPr>
          <w:rFonts w:ascii="Times New Roman" w:eastAsia="Times New Roman" w:hAnsi="Times New Roman" w:hint="cs"/>
          <w:sz w:val="24"/>
          <w:rtl/>
          <w:lang w:eastAsia="he-IL"/>
        </w:rPr>
        <w:t>.</w:t>
      </w:r>
    </w:p>
    <w:p w14:paraId="48582BDB"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99757CE"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10</w:t>
      </w:r>
      <w:r w:rsidRPr="00590FDD">
        <w:rPr>
          <w:rFonts w:ascii="Times New Roman" w:eastAsia="Times New Roman" w:hAnsi="Times New Roman"/>
          <w:sz w:val="24"/>
          <w:rtl/>
          <w:lang w:eastAsia="he-IL"/>
        </w:rPr>
        <w:tab/>
        <w:t>תכניות הקונסטרוקציה תהיינה מאושרות ומתואמות על פי תכניות כל היועצים, בטרם תועברנה לביצוע הקבלנים</w:t>
      </w:r>
      <w:r w:rsidRPr="00590FDD">
        <w:rPr>
          <w:rFonts w:ascii="Times New Roman" w:eastAsia="Times New Roman" w:hAnsi="Times New Roman" w:hint="cs"/>
          <w:sz w:val="24"/>
          <w:rtl/>
          <w:lang w:eastAsia="he-IL"/>
        </w:rPr>
        <w:t>.</w:t>
      </w:r>
    </w:p>
    <w:p w14:paraId="3E10859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1AE14F77"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1.</w:t>
      </w:r>
      <w:r w:rsidRPr="00590FDD">
        <w:rPr>
          <w:rFonts w:ascii="Times New Roman" w:eastAsia="Times New Roman" w:hAnsi="Times New Roman" w:hint="cs"/>
          <w:sz w:val="24"/>
          <w:rtl/>
          <w:lang w:eastAsia="he-IL"/>
        </w:rPr>
        <w:t>11</w:t>
      </w:r>
      <w:r w:rsidRPr="00590FDD">
        <w:rPr>
          <w:rFonts w:ascii="Times New Roman" w:eastAsia="Times New Roman" w:hAnsi="Times New Roman"/>
          <w:sz w:val="24"/>
          <w:rtl/>
          <w:lang w:eastAsia="he-IL"/>
        </w:rPr>
        <w:tab/>
        <w:t>לא יהיו עיכובים בביצוע הקבלנים כתוצאה מחוסר באספקת תכניות קונסטרוקציה לביצוע מאושרות על ידי כל היועצים.</w:t>
      </w:r>
    </w:p>
    <w:p w14:paraId="50B253C2"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644416E9"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1.12</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זכותו המלאה של המזמין להחליף את המתכנן במקרה של אי עמידה בתנאים </w:t>
      </w:r>
      <w:r w:rsidRPr="00590FDD">
        <w:rPr>
          <w:rFonts w:ascii="Times New Roman" w:eastAsia="Times New Roman" w:hAnsi="Times New Roman" w:hint="cs"/>
          <w:sz w:val="24"/>
          <w:rtl/>
          <w:lang w:eastAsia="he-IL"/>
        </w:rPr>
        <w:t>המפורטים בנספחים א'-ח', ללא כל זכות לטענה ו/או דרישת פיצוי ע"י המתכנן.</w:t>
      </w:r>
    </w:p>
    <w:p w14:paraId="232FD5E4"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p>
    <w:p w14:paraId="7D2D5F38" w14:textId="77777777" w:rsidR="00590FDD" w:rsidRPr="00590FDD" w:rsidRDefault="00590FDD" w:rsidP="00590FDD">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1.13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קיימת אפשרות למזמין לקיזוז / מתן קנסות עקב עי עמידה בתנאים </w:t>
      </w:r>
      <w:r w:rsidRPr="00590FDD">
        <w:rPr>
          <w:rFonts w:ascii="Times New Roman" w:eastAsia="Times New Roman" w:hAnsi="Times New Roman" w:hint="cs"/>
          <w:sz w:val="24"/>
          <w:rtl/>
          <w:lang w:eastAsia="he-IL"/>
        </w:rPr>
        <w:t>המפורטים בנספחים א'-ח'.</w:t>
      </w:r>
    </w:p>
    <w:p w14:paraId="50AAEDEA" w14:textId="77777777" w:rsidR="00590FDD" w:rsidRPr="00590FDD" w:rsidRDefault="00590FDD" w:rsidP="00590FDD">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sz w:val="24"/>
          <w:rtl/>
          <w:lang w:eastAsia="he-IL"/>
        </w:rPr>
      </w:pPr>
    </w:p>
    <w:p w14:paraId="48760C8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2.</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הגדרות</w:t>
      </w:r>
      <w:r w:rsidRPr="00590FDD">
        <w:rPr>
          <w:rFonts w:ascii="Times New Roman" w:eastAsia="Times New Roman" w:hAnsi="Times New Roman"/>
          <w:b/>
          <w:bCs/>
          <w:sz w:val="24"/>
          <w:rtl/>
          <w:lang w:eastAsia="he-IL"/>
        </w:rPr>
        <w:t>:</w:t>
      </w:r>
    </w:p>
    <w:p w14:paraId="73CBDE80"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u w:val="single"/>
          <w:rtl/>
          <w:lang w:eastAsia="he-IL"/>
        </w:rPr>
      </w:pPr>
    </w:p>
    <w:p w14:paraId="6F23C29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2.1</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מוקדם</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סכמה המתארת את המערכת הקונסטרוקטיבית של המבנה ואת חומרי הבניה של חלקי השלד.</w:t>
      </w:r>
    </w:p>
    <w:p w14:paraId="49EC2E6F" w14:textId="77777777" w:rsidR="00590FDD" w:rsidRPr="00590FDD" w:rsidRDefault="00590FDD" w:rsidP="00590FDD">
      <w:pPr>
        <w:widowControl w:val="0"/>
        <w:spacing w:before="0" w:beforeAutospacing="0" w:after="0" w:afterAutospacing="0" w:line="276" w:lineRule="auto"/>
        <w:ind w:left="720"/>
        <w:jc w:val="both"/>
        <w:rPr>
          <w:rFonts w:ascii="Times New Roman" w:eastAsia="Times New Roman" w:hAnsi="Times New Roman"/>
          <w:sz w:val="24"/>
          <w:rtl/>
          <w:lang w:eastAsia="he-IL"/>
        </w:rPr>
      </w:pPr>
    </w:p>
    <w:p w14:paraId="04BE389C"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2.2</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תכנון סופי</w:t>
      </w:r>
      <w:r w:rsidRPr="00590FDD">
        <w:rPr>
          <w:rFonts w:ascii="Times New Roman" w:eastAsia="Times New Roman" w:hAnsi="Times New Roman" w:hint="cs"/>
          <w:sz w:val="24"/>
          <w:rtl/>
          <w:lang w:eastAsia="he-IL"/>
        </w:rPr>
        <w:t>"  ו</w:t>
      </w:r>
      <w:r w:rsidRPr="00590FDD">
        <w:rPr>
          <w:rFonts w:ascii="Times New Roman" w:eastAsia="Times New Roman" w:hAnsi="Times New Roman"/>
          <w:sz w:val="24"/>
          <w:rtl/>
          <w:lang w:eastAsia="he-IL"/>
        </w:rPr>
        <w:t xml:space="preserve">חשבון יציבות </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חשבון יציבות בחלופות לפי סוגי הבניה השונים ערוך בהתאם לחוק התכנון והבניה, בהתאם לתקנים הישראליים ובינלאומיים ובהתאם להנחיות והוראות המזמין. הכנת חישוב יציבות לרשויות תידרש לפי חוקי התכנון והבניה כולל חתימת המתכנן על החישובים הנ"ל.</w:t>
      </w:r>
    </w:p>
    <w:p w14:paraId="108E7BD0"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45308473"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2.3</w:t>
      </w:r>
      <w:r w:rsidRPr="00590FDD">
        <w:rPr>
          <w:rFonts w:ascii="Times New Roman" w:eastAsia="Times New Roman" w:hAnsi="Times New Roman"/>
          <w:sz w:val="24"/>
          <w:rtl/>
          <w:lang w:eastAsia="he-IL"/>
        </w:rPr>
        <w:tab/>
        <w:t xml:space="preserve">"תכניות סופיות"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שלאחר אישורן ניתן יהיה לעבד את המסמכים הטכניים לביצוע המבנה.</w:t>
      </w:r>
    </w:p>
    <w:p w14:paraId="7155F7DB"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A1282B9"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2.4</w:t>
      </w:r>
      <w:r w:rsidRPr="00590FDD">
        <w:rPr>
          <w:rFonts w:ascii="Times New Roman" w:eastAsia="Times New Roman" w:hAnsi="Times New Roman"/>
          <w:sz w:val="24"/>
          <w:rtl/>
          <w:lang w:eastAsia="he-IL"/>
        </w:rPr>
        <w:tab/>
        <w:t xml:space="preserve">"תכנון מפורט"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תכניות מפורטות, פרטים, מפרטים, כתבי כמויות והמסמכים וכל הדרוש לביצוע מכרזים בין הקבלנים ו/או לביצוע המבנים בשטח.</w:t>
      </w:r>
    </w:p>
    <w:p w14:paraId="032DB7EC" w14:textId="77777777" w:rsidR="00590FDD" w:rsidRPr="00590FDD" w:rsidRDefault="00590FDD" w:rsidP="00590FDD">
      <w:pPr>
        <w:widowControl w:val="0"/>
        <w:spacing w:before="0" w:beforeAutospacing="0" w:after="0" w:afterAutospacing="0" w:line="276" w:lineRule="auto"/>
        <w:jc w:val="both"/>
        <w:rPr>
          <w:rFonts w:ascii="Times New Roman" w:eastAsia="Times New Roman" w:hAnsi="Times New Roman"/>
          <w:sz w:val="24"/>
          <w:rtl/>
          <w:lang w:eastAsia="he-IL"/>
        </w:rPr>
      </w:pPr>
    </w:p>
    <w:p w14:paraId="0BF57B8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2.5</w:t>
      </w:r>
      <w:r w:rsidRPr="00590FDD">
        <w:rPr>
          <w:rFonts w:ascii="Times New Roman" w:eastAsia="Times New Roman" w:hAnsi="Times New Roman"/>
          <w:sz w:val="24"/>
          <w:rtl/>
          <w:lang w:eastAsia="he-IL"/>
        </w:rPr>
        <w:tab/>
        <w:t xml:space="preserve">"פיקוח עליון"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פיקוח עליון על הקמת וסימון היסודות, שלד המבנים והאלמנטים הקונסטרוקטיביים.</w:t>
      </w:r>
    </w:p>
    <w:p w14:paraId="638FC221" w14:textId="77777777" w:rsidR="00590FDD" w:rsidRPr="00590FDD" w:rsidRDefault="00590FDD" w:rsidP="00590FDD">
      <w:pPr>
        <w:widowControl w:val="0"/>
        <w:spacing w:before="0" w:beforeAutospacing="0" w:after="0" w:afterAutospacing="0" w:line="276" w:lineRule="auto"/>
        <w:ind w:left="1440" w:hanging="720"/>
        <w:jc w:val="both"/>
        <w:rPr>
          <w:rFonts w:ascii="Times New Roman" w:eastAsia="Times New Roman" w:hAnsi="Times New Roman"/>
          <w:sz w:val="24"/>
          <w:lang w:eastAsia="he-IL"/>
        </w:rPr>
      </w:pPr>
    </w:p>
    <w:p w14:paraId="1D175AA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sz w:val="24"/>
          <w:rtl/>
          <w:lang w:eastAsia="he-IL"/>
        </w:rPr>
        <w:tab/>
      </w:r>
      <w:r w:rsidRPr="00590FDD">
        <w:rPr>
          <w:rFonts w:ascii="Times New Roman" w:eastAsia="Times New Roman" w:hAnsi="Times New Roman"/>
          <w:b/>
          <w:bCs/>
          <w:sz w:val="24"/>
          <w:u w:val="single"/>
          <w:rtl/>
          <w:lang w:eastAsia="he-IL"/>
        </w:rPr>
        <w:t>שלבי העבודה ההנדסית ופ</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רוט הש</w:t>
      </w:r>
      <w:r w:rsidRPr="00590FDD">
        <w:rPr>
          <w:rFonts w:ascii="Times New Roman" w:eastAsia="Times New Roman" w:hAnsi="Times New Roman" w:hint="cs"/>
          <w:b/>
          <w:bCs/>
          <w:sz w:val="24"/>
          <w:u w:val="single"/>
          <w:rtl/>
          <w:lang w:eastAsia="he-IL"/>
        </w:rPr>
        <w:t>י</w:t>
      </w:r>
      <w:r w:rsidRPr="00590FDD">
        <w:rPr>
          <w:rFonts w:ascii="Times New Roman" w:eastAsia="Times New Roman" w:hAnsi="Times New Roman"/>
          <w:b/>
          <w:bCs/>
          <w:sz w:val="24"/>
          <w:u w:val="single"/>
          <w:rtl/>
          <w:lang w:eastAsia="he-IL"/>
        </w:rPr>
        <w:t>רותים</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p>
    <w:p w14:paraId="23FD67BA"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4B8100BE"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העבודה תבוצע בקטעים לפי התקדמות הפרויקט והנחיות המנהל, לרבות להסדרי ביניים לבניה ואכלוס בשלבים. </w:t>
      </w:r>
    </w:p>
    <w:p w14:paraId="2F065F60"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b/>
          <w:bCs/>
          <w:sz w:val="28"/>
          <w:szCs w:val="28"/>
          <w:u w:val="single"/>
          <w:rtl/>
          <w:lang w:eastAsia="he-IL"/>
        </w:rPr>
      </w:pPr>
      <w:r w:rsidRPr="00590FDD">
        <w:rPr>
          <w:rFonts w:ascii="Times New Roman" w:eastAsia="Times New Roman" w:hAnsi="Times New Roman" w:hint="cs"/>
          <w:b/>
          <w:bCs/>
          <w:sz w:val="28"/>
          <w:szCs w:val="28"/>
          <w:u w:val="single"/>
          <w:rtl/>
          <w:lang w:eastAsia="he-IL"/>
        </w:rPr>
        <w:t>עקרונות תכנון קונסטרוקציה</w:t>
      </w:r>
    </w:p>
    <w:p w14:paraId="2285C45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lang w:eastAsia="he-IL"/>
        </w:rPr>
      </w:pPr>
      <w:r w:rsidRPr="00590FDD">
        <w:rPr>
          <w:rFonts w:ascii="Times New Roman" w:eastAsia="Times New Roman" w:hAnsi="Times New Roman"/>
          <w:sz w:val="20"/>
          <w:rtl/>
          <w:lang w:eastAsia="he-IL"/>
        </w:rPr>
        <w:t>תקרות – עובי 20 ס"מ.</w:t>
      </w:r>
    </w:p>
    <w:p w14:paraId="00CAD923"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קירות </w:t>
      </w:r>
      <w:proofErr w:type="spellStart"/>
      <w:r w:rsidRPr="00590FDD">
        <w:rPr>
          <w:rFonts w:ascii="Times New Roman" w:eastAsia="Times New Roman" w:hAnsi="Times New Roman"/>
          <w:sz w:val="20"/>
          <w:rtl/>
          <w:lang w:eastAsia="he-IL"/>
        </w:rPr>
        <w:t>ברנוביץ</w:t>
      </w:r>
      <w:proofErr w:type="spellEnd"/>
      <w:r w:rsidRPr="00590FDD">
        <w:rPr>
          <w:rFonts w:ascii="Times New Roman" w:eastAsia="Times New Roman" w:hAnsi="Times New Roman"/>
          <w:sz w:val="20"/>
          <w:rtl/>
          <w:lang w:eastAsia="he-IL"/>
        </w:rPr>
        <w:t>' – עד עובי 23 ס"מ.</w:t>
      </w:r>
    </w:p>
    <w:p w14:paraId="00F8D3C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קירות גרעין – עד עובי 28 ס"מ.</w:t>
      </w:r>
    </w:p>
    <w:p w14:paraId="64E15EBF"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כמות ברזל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 xml:space="preserve"> – 110-100 ק"ג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w:t>
      </w:r>
    </w:p>
    <w:p w14:paraId="34FCA87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ללא קירות / עמודים קונסטרוקטיביים בתוך הדירות.</w:t>
      </w:r>
    </w:p>
    <w:p w14:paraId="5BD82ECE"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פרט לקומת הפנטהאוז.</w:t>
      </w:r>
    </w:p>
    <w:p w14:paraId="0F88708D"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0052914A"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מרתף  - ממוצע של 120 ק"ג </w:t>
      </w:r>
      <w:proofErr w:type="spellStart"/>
      <w:r w:rsidRPr="00590FDD">
        <w:rPr>
          <w:rFonts w:ascii="Times New Roman" w:eastAsia="Times New Roman" w:hAnsi="Times New Roman"/>
          <w:sz w:val="20"/>
          <w:rtl/>
          <w:lang w:eastAsia="he-IL"/>
        </w:rPr>
        <w:t>למ"ק</w:t>
      </w:r>
      <w:proofErr w:type="spellEnd"/>
      <w:r w:rsidRPr="00590FDD">
        <w:rPr>
          <w:rFonts w:ascii="Times New Roman" w:eastAsia="Times New Roman" w:hAnsi="Times New Roman"/>
          <w:sz w:val="20"/>
          <w:rtl/>
          <w:lang w:eastAsia="he-IL"/>
        </w:rPr>
        <w:t xml:space="preserve">. </w:t>
      </w:r>
    </w:p>
    <w:p w14:paraId="7A9C82F8"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 </w:t>
      </w:r>
    </w:p>
    <w:p w14:paraId="6159620C" w14:textId="77777777" w:rsidR="00590FDD" w:rsidRPr="00590FDD" w:rsidRDefault="00590FDD" w:rsidP="00590FDD">
      <w:pPr>
        <w:spacing w:before="0" w:beforeAutospacing="0" w:after="0" w:afterAutospacing="0" w:line="360" w:lineRule="auto"/>
        <w:ind w:firstLine="849"/>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כל חריגה תנומק ותובא בפני היזם לאישור.</w:t>
      </w:r>
    </w:p>
    <w:p w14:paraId="3D135B9F"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p>
    <w:p w14:paraId="2AAEC6DE" w14:textId="77777777" w:rsidR="00590FDD" w:rsidRPr="00590FDD" w:rsidRDefault="00590FDD" w:rsidP="00590FDD">
      <w:pPr>
        <w:spacing w:before="0" w:beforeAutospacing="0" w:after="0" w:afterAutospacing="0" w:line="360" w:lineRule="auto"/>
        <w:ind w:left="849"/>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הנתונים הנ"ל ישולבו במכרז לקבלן ויחושבו ע"י </w:t>
      </w:r>
      <w:proofErr w:type="spellStart"/>
      <w:r w:rsidRPr="00590FDD">
        <w:rPr>
          <w:rFonts w:ascii="Times New Roman" w:eastAsia="Times New Roman" w:hAnsi="Times New Roman"/>
          <w:sz w:val="20"/>
          <w:rtl/>
          <w:lang w:eastAsia="he-IL"/>
        </w:rPr>
        <w:t>הקונסטרוקטור</w:t>
      </w:r>
      <w:proofErr w:type="spellEnd"/>
      <w:r w:rsidRPr="00590FDD">
        <w:rPr>
          <w:rFonts w:ascii="Times New Roman" w:eastAsia="Times New Roman" w:hAnsi="Times New Roman"/>
          <w:sz w:val="20"/>
          <w:rtl/>
          <w:lang w:eastAsia="he-IL"/>
        </w:rPr>
        <w:t xml:space="preserve"> במידת הצורך בתום השלד (לפי תכנון).</w:t>
      </w:r>
    </w:p>
    <w:p w14:paraId="0E0FFFE7" w14:textId="77777777" w:rsidR="00590FDD" w:rsidRPr="00590FDD" w:rsidRDefault="00590FDD" w:rsidP="00590FDD">
      <w:pPr>
        <w:widowControl w:val="0"/>
        <w:spacing w:before="0" w:beforeAutospacing="0" w:after="0" w:afterAutospacing="0" w:line="360" w:lineRule="auto"/>
        <w:ind w:left="720"/>
        <w:rPr>
          <w:rFonts w:ascii="Times New Roman" w:eastAsia="Times New Roman" w:hAnsi="Times New Roman"/>
          <w:sz w:val="24"/>
          <w:rtl/>
          <w:lang w:eastAsia="he-IL"/>
        </w:rPr>
      </w:pPr>
    </w:p>
    <w:p w14:paraId="16D8FED0" w14:textId="77777777" w:rsidR="00590FDD" w:rsidRPr="00590FDD" w:rsidRDefault="00590FDD" w:rsidP="00590FDD">
      <w:pPr>
        <w:widowControl w:val="0"/>
        <w:spacing w:before="0" w:beforeAutospacing="0" w:after="0" w:afterAutospacing="0" w:line="360" w:lineRule="auto"/>
        <w:ind w:firstLine="720"/>
        <w:rPr>
          <w:rFonts w:ascii="Times New Roman" w:eastAsia="Times New Roman" w:hAnsi="Times New Roman"/>
          <w:sz w:val="24"/>
          <w:rtl/>
          <w:lang w:eastAsia="he-IL"/>
        </w:rPr>
      </w:pPr>
      <w:r w:rsidRPr="00590FDD">
        <w:rPr>
          <w:rFonts w:ascii="Times New Roman" w:eastAsia="Times New Roman" w:hAnsi="Times New Roman"/>
          <w:sz w:val="24"/>
          <w:rtl/>
          <w:lang w:eastAsia="he-IL"/>
        </w:rPr>
        <w:t>העבודה תבוצע בשלבים הכוללים את הש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כלהלן:</w:t>
      </w:r>
    </w:p>
    <w:p w14:paraId="1DB42664"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3317FFB"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r w:rsidRPr="00590FDD">
        <w:rPr>
          <w:rFonts w:ascii="Times New Roman" w:eastAsia="Times New Roman" w:hAnsi="Times New Roman"/>
          <w:sz w:val="24"/>
          <w:rtl/>
          <w:lang w:eastAsia="he-IL"/>
        </w:rPr>
        <w:t>3.1</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מוקדם</w:t>
      </w:r>
      <w:r w:rsidRPr="00590FDD">
        <w:rPr>
          <w:rFonts w:ascii="Times New Roman" w:eastAsia="Times New Roman" w:hAnsi="Times New Roman"/>
          <w:sz w:val="24"/>
          <w:rtl/>
          <w:lang w:eastAsia="he-IL"/>
        </w:rPr>
        <w:t>:</w:t>
      </w:r>
    </w:p>
    <w:p w14:paraId="3D0775C2"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u w:val="single"/>
          <w:rtl/>
          <w:lang w:eastAsia="he-IL"/>
        </w:rPr>
      </w:pPr>
    </w:p>
    <w:p w14:paraId="623D687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קבלת תדריך תכנון מנציג המזמין.</w:t>
      </w:r>
    </w:p>
    <w:p w14:paraId="68DCB680"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6524B93"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רור</w:t>
      </w:r>
      <w:r w:rsidRPr="00590FDD">
        <w:rPr>
          <w:rFonts w:ascii="Times New Roman" w:eastAsia="Times New Roman" w:hAnsi="Times New Roman" w:hint="cs"/>
          <w:sz w:val="24"/>
          <w:rtl/>
          <w:lang w:eastAsia="he-IL"/>
        </w:rPr>
        <w:t xml:space="preserve"> הפרוגרמה</w:t>
      </w:r>
      <w:r w:rsidRPr="00590FDD">
        <w:rPr>
          <w:rFonts w:ascii="Times New Roman" w:eastAsia="Times New Roman" w:hAnsi="Times New Roman"/>
          <w:sz w:val="24"/>
          <w:rtl/>
          <w:lang w:eastAsia="he-IL"/>
        </w:rPr>
        <w:t xml:space="preserve"> עם נציג המזמין והאדריכל בכל הקשור למערכת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המבנה, בירורים באתר במידת הצורך, חקירות </w:t>
      </w:r>
      <w:r w:rsidRPr="00590FDD">
        <w:rPr>
          <w:rFonts w:ascii="Times New Roman" w:eastAsia="Times New Roman" w:hAnsi="Times New Roman"/>
          <w:sz w:val="24"/>
          <w:rtl/>
          <w:lang w:eastAsia="he-IL"/>
        </w:rPr>
        <w:lastRenderedPageBreak/>
        <w:t>מוקדמות, התייעצות ותיאום עם היועצים האחרים.</w:t>
      </w:r>
    </w:p>
    <w:p w14:paraId="4E2A4900"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קביעת עקרונות המערכת הקונסטרוקטיבית של המבנים בתיאום עם האדריכל והיועצים.</w:t>
      </w:r>
    </w:p>
    <w:p w14:paraId="473F75EB" w14:textId="77777777" w:rsidR="00590FDD" w:rsidRPr="00590FDD" w:rsidRDefault="00590FDD" w:rsidP="00590FDD">
      <w:pPr>
        <w:widowControl w:val="0"/>
        <w:numPr>
          <w:ilvl w:val="0"/>
          <w:numId w:val="39"/>
        </w:numPr>
        <w:spacing w:before="240" w:beforeAutospacing="0" w:after="0" w:afterAutospacing="0" w:line="240" w:lineRule="auto"/>
        <w:jc w:val="both"/>
        <w:rPr>
          <w:rFonts w:ascii="Times New Roman" w:eastAsia="Times New Roman" w:hAnsi="Times New Roman"/>
          <w:sz w:val="26"/>
          <w:rtl/>
          <w:lang w:val="x-none" w:eastAsia="x-none"/>
        </w:rPr>
      </w:pPr>
      <w:r w:rsidRPr="00590FDD">
        <w:rPr>
          <w:rFonts w:ascii="Times New Roman" w:eastAsia="Times New Roman" w:hAnsi="Times New Roman" w:hint="cs"/>
          <w:sz w:val="26"/>
          <w:rtl/>
          <w:lang w:val="x-none" w:eastAsia="x-none"/>
        </w:rPr>
        <w:t xml:space="preserve">קביעת סכמה סטטית ראשונה של המבנה, הכנת תכניות מוקדמות המתארות את המערכת הקונסטרוקטיבית העקרונית של המבנים. </w:t>
      </w:r>
    </w:p>
    <w:p w14:paraId="689B87F1"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1BB250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תכנון מוקדם תוך בחינת חלופות על בסיס הנדסי וכלכלי.</w:t>
      </w:r>
    </w:p>
    <w:p w14:paraId="73878C40"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21C5AE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רורים ברשויות המוסמכות ו/או גורמים אחרים בקשר לבעיות </w:t>
      </w:r>
      <w:r w:rsidRPr="00590FDD">
        <w:rPr>
          <w:rFonts w:ascii="Times New Roman" w:eastAsia="Times New Roman" w:hAnsi="Times New Roman" w:hint="cs"/>
          <w:sz w:val="24"/>
          <w:rtl/>
          <w:lang w:eastAsia="he-IL"/>
        </w:rPr>
        <w:t xml:space="preserve">טכניות, </w:t>
      </w:r>
      <w:r w:rsidRPr="00590FDD">
        <w:rPr>
          <w:rFonts w:ascii="Times New Roman" w:eastAsia="Times New Roman" w:hAnsi="Times New Roman"/>
          <w:sz w:val="24"/>
          <w:rtl/>
          <w:lang w:eastAsia="he-IL"/>
        </w:rPr>
        <w:t>חוקיות ואחרות הכרוכות בתכנון העבודה ההנדסית ו/או בקבלת אשור הרשויות הנ"ל לביצועה.</w:t>
      </w:r>
    </w:p>
    <w:p w14:paraId="04D7254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BF0AAF"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של עקרונות המערכת הקונסטרוקטיבית</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של המבנה ושל חומרי הבניה, בתיאום עם האדריכל ובמספר חלופות לפי דרישת נציג המזמין והכנסת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נויים בהם בהתאם לדרישות המזמין ו/או לפי דרישת הרשויות המוסמכות, באישור המזמין, לרבות הצגת אומדנים. </w:t>
      </w:r>
    </w:p>
    <w:p w14:paraId="5809C43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9BA9B94"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מוקדמות המתארות את המערכת הקונסטרוקטיבית</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מערכת החיפויים </w:t>
      </w:r>
      <w:r w:rsidRPr="00590FDD">
        <w:rPr>
          <w:rFonts w:ascii="Times New Roman" w:eastAsia="Times New Roman" w:hAnsi="Times New Roman"/>
          <w:sz w:val="24"/>
          <w:rtl/>
          <w:lang w:eastAsia="he-IL"/>
        </w:rPr>
        <w:t>ואת חומרי הבניה בתיאום עם האדריכל ובאישורו של נציג המזמין.</w:t>
      </w:r>
    </w:p>
    <w:p w14:paraId="56EF257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F7C9ED2"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אומדנים תקציביים כולל כתבי כמויות, לצורך בדיקת חלופות תכנון, בהתאם לדרישת המזמין ונציגיו. ביצוע חישובים סטאטיים ועריכת אומדן ראשוני של ערך שלד המבנים.</w:t>
      </w:r>
    </w:p>
    <w:p w14:paraId="5AE5A34C"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6B67F9D"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שילוב </w:t>
      </w:r>
      <w:r w:rsidRPr="00590FDD">
        <w:rPr>
          <w:rFonts w:ascii="Times New Roman" w:eastAsia="Times New Roman" w:hAnsi="Times New Roman"/>
          <w:sz w:val="24"/>
          <w:rtl/>
          <w:lang w:eastAsia="he-IL"/>
        </w:rPr>
        <w:t xml:space="preserve">המלצות </w:t>
      </w:r>
      <w:r w:rsidRPr="00590FDD">
        <w:rPr>
          <w:rFonts w:ascii="Times New Roman" w:eastAsia="Times New Roman" w:hAnsi="Times New Roman" w:hint="cs"/>
          <w:sz w:val="24"/>
          <w:rtl/>
          <w:lang w:eastAsia="he-IL"/>
        </w:rPr>
        <w:t xml:space="preserve">יועץ האיטום </w:t>
      </w:r>
      <w:r w:rsidRPr="00590FDD">
        <w:rPr>
          <w:rFonts w:ascii="Times New Roman" w:eastAsia="Times New Roman" w:hAnsi="Times New Roman"/>
          <w:sz w:val="24"/>
          <w:rtl/>
          <w:lang w:eastAsia="he-IL"/>
        </w:rPr>
        <w:t xml:space="preserve">לחלופות פתרונות </w:t>
      </w:r>
      <w:r w:rsidRPr="00590FDD">
        <w:rPr>
          <w:rFonts w:ascii="Times New Roman" w:eastAsia="Times New Roman" w:hAnsi="Times New Roman" w:hint="cs"/>
          <w:sz w:val="24"/>
          <w:rtl/>
          <w:lang w:eastAsia="he-IL"/>
        </w:rPr>
        <w:t>ה</w:t>
      </w:r>
      <w:r w:rsidRPr="00590FDD">
        <w:rPr>
          <w:rFonts w:ascii="Times New Roman" w:eastAsia="Times New Roman" w:hAnsi="Times New Roman"/>
          <w:sz w:val="24"/>
          <w:rtl/>
          <w:lang w:eastAsia="he-IL"/>
        </w:rPr>
        <w:t>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טום </w:t>
      </w:r>
      <w:bookmarkStart w:id="16" w:name="OLE_LINK1"/>
      <w:bookmarkStart w:id="17" w:name="OLE_LINK2"/>
      <w:r w:rsidRPr="00590FDD">
        <w:rPr>
          <w:rFonts w:ascii="Times New Roman" w:eastAsia="Times New Roman" w:hAnsi="Times New Roman" w:hint="cs"/>
          <w:sz w:val="24"/>
          <w:rtl/>
          <w:lang w:eastAsia="he-IL"/>
        </w:rPr>
        <w:t>ב</w:t>
      </w:r>
      <w:r w:rsidRPr="00590FDD">
        <w:rPr>
          <w:rFonts w:ascii="Times New Roman" w:eastAsia="Times New Roman" w:hAnsi="Times New Roman"/>
          <w:sz w:val="24"/>
          <w:rtl/>
          <w:lang w:eastAsia="he-IL"/>
        </w:rPr>
        <w:t xml:space="preserve">חלקי המבנה השונים </w:t>
      </w:r>
      <w:bookmarkEnd w:id="16"/>
      <w:bookmarkEnd w:id="17"/>
      <w:r w:rsidRPr="00590FDD">
        <w:rPr>
          <w:rFonts w:ascii="Times New Roman" w:eastAsia="Times New Roman" w:hAnsi="Times New Roman"/>
          <w:sz w:val="24"/>
          <w:rtl/>
          <w:lang w:eastAsia="he-IL"/>
        </w:rPr>
        <w:t>(למעבר מים, לחות, אויר, גז ראדון וכו')</w:t>
      </w:r>
      <w:r w:rsidRPr="00590FDD">
        <w:rPr>
          <w:rFonts w:ascii="Times New Roman" w:eastAsia="Times New Roman" w:hAnsi="Times New Roman" w:hint="cs"/>
          <w:sz w:val="24"/>
          <w:rtl/>
          <w:lang w:eastAsia="he-IL"/>
        </w:rPr>
        <w:t>.</w:t>
      </w:r>
    </w:p>
    <w:p w14:paraId="124A7E2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ED783E0"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שילוב המלצות יועץ הבידוד התרמי לחלופות לבידוד תרמי ב</w:t>
      </w:r>
      <w:r w:rsidRPr="00590FDD">
        <w:rPr>
          <w:rFonts w:ascii="Times New Roman" w:eastAsia="Times New Roman" w:hAnsi="Times New Roman"/>
          <w:sz w:val="24"/>
          <w:rtl/>
          <w:lang w:eastAsia="he-IL"/>
        </w:rPr>
        <w:t>חלקי המבנה השונים</w:t>
      </w:r>
      <w:r w:rsidRPr="00590FDD">
        <w:rPr>
          <w:rFonts w:ascii="Times New Roman" w:eastAsia="Times New Roman" w:hAnsi="Times New Roman" w:hint="cs"/>
          <w:sz w:val="24"/>
          <w:rtl/>
          <w:lang w:eastAsia="he-IL"/>
        </w:rPr>
        <w:t>.</w:t>
      </w:r>
    </w:p>
    <w:p w14:paraId="3CEB080F"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FA0FF91"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E792887"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0914AE7E" w14:textId="77777777" w:rsidR="00590FDD" w:rsidRPr="00590FDD" w:rsidRDefault="00590FDD" w:rsidP="00590FDD">
      <w:pPr>
        <w:widowControl w:val="0"/>
        <w:numPr>
          <w:ilvl w:val="0"/>
          <w:numId w:val="39"/>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מסירת הנתונים, הפרוגראמה וחוות הדעת למזמין, למתכנן וכן ליועצים ולמתכננים ולכל גורם אחר שייקבע על – ידי המזמין.</w:t>
      </w:r>
    </w:p>
    <w:p w14:paraId="7976DD8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01D885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r>
    </w:p>
    <w:p w14:paraId="68054F98"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3.2</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סופי</w:t>
      </w:r>
      <w:r w:rsidRPr="00590FDD">
        <w:rPr>
          <w:rFonts w:ascii="Times New Roman" w:eastAsia="Times New Roman" w:hAnsi="Times New Roman" w:hint="cs"/>
          <w:sz w:val="24"/>
          <w:u w:val="single"/>
          <w:rtl/>
          <w:lang w:eastAsia="he-IL"/>
        </w:rPr>
        <w:t xml:space="preserve"> ו</w:t>
      </w:r>
      <w:r w:rsidRPr="00590FDD">
        <w:rPr>
          <w:rFonts w:ascii="Times New Roman" w:eastAsia="Times New Roman" w:hAnsi="Times New Roman"/>
          <w:sz w:val="24"/>
          <w:u w:val="single"/>
          <w:rtl/>
          <w:lang w:eastAsia="he-IL"/>
        </w:rPr>
        <w:t>חשבון יציבות</w:t>
      </w:r>
      <w:r w:rsidRPr="00590FDD">
        <w:rPr>
          <w:rFonts w:ascii="Times New Roman" w:eastAsia="Times New Roman" w:hAnsi="Times New Roman"/>
          <w:sz w:val="24"/>
          <w:rtl/>
          <w:lang w:eastAsia="he-IL"/>
        </w:rPr>
        <w:t>:</w:t>
      </w:r>
    </w:p>
    <w:p w14:paraId="2ECB6511"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ייעוץ לאדריכל בכל הנוגע לקונסטרוקציה במבנה בשלב התכנון הסופי. תכנון מוקדם לפי האלטרנטיבה שתיבחר על ידי המזמין בתיאום עם המזמין, המתכננים וכל יתר היועצים של המזמין.</w:t>
      </w:r>
    </w:p>
    <w:p w14:paraId="4BF117C4" w14:textId="77777777" w:rsidR="00590FDD" w:rsidRPr="00590FDD" w:rsidRDefault="00590FDD" w:rsidP="00590FDD">
      <w:pPr>
        <w:widowControl w:val="0"/>
        <w:numPr>
          <w:ilvl w:val="0"/>
          <w:numId w:val="42"/>
        </w:numPr>
        <w:spacing w:before="240" w:beforeAutospacing="0" w:after="0" w:afterAutospacing="0" w:line="240" w:lineRule="auto"/>
        <w:jc w:val="both"/>
        <w:rPr>
          <w:rFonts w:ascii="Times New Roman" w:eastAsia="Times New Roman" w:hAnsi="Times New Roman"/>
          <w:sz w:val="26"/>
          <w:lang w:val="x-none" w:eastAsia="x-none"/>
        </w:rPr>
      </w:pPr>
      <w:r w:rsidRPr="00590FDD">
        <w:rPr>
          <w:rFonts w:ascii="Times New Roman" w:eastAsia="Times New Roman" w:hAnsi="Times New Roman" w:hint="cs"/>
          <w:sz w:val="26"/>
          <w:rtl/>
          <w:lang w:val="x-none" w:eastAsia="x-none"/>
        </w:rPr>
        <w:t>מתן המלצות למזמין ולמתכננים בכתב ו/או על ידי שרטוטים, כולל פתרון פרטים ייעודיים.</w:t>
      </w:r>
    </w:p>
    <w:p w14:paraId="7B2984D4"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02D9B5ED"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השלמת </w:t>
      </w:r>
      <w:r w:rsidRPr="00590FDD">
        <w:rPr>
          <w:rFonts w:ascii="Times New Roman" w:eastAsia="Times New Roman" w:hAnsi="Times New Roman"/>
          <w:sz w:val="24"/>
          <w:rtl/>
          <w:lang w:eastAsia="he-IL"/>
        </w:rPr>
        <w:t xml:space="preserve">חשבון יציבות מלא ומפורט של כל אלמנט ואלמנט בבניין </w:t>
      </w:r>
      <w:r w:rsidRPr="00590FDD">
        <w:rPr>
          <w:rFonts w:ascii="Times New Roman" w:eastAsia="Times New Roman" w:hAnsi="Times New Roman" w:hint="cs"/>
          <w:sz w:val="24"/>
          <w:rtl/>
          <w:lang w:eastAsia="he-IL"/>
        </w:rPr>
        <w:t xml:space="preserve">ולמערכות החיפויים </w:t>
      </w:r>
      <w:r w:rsidRPr="00590FDD">
        <w:rPr>
          <w:rFonts w:ascii="Times New Roman" w:eastAsia="Times New Roman" w:hAnsi="Times New Roman"/>
          <w:sz w:val="24"/>
          <w:rtl/>
          <w:lang w:eastAsia="he-IL"/>
        </w:rPr>
        <w:t>בהתאם לתקנים ישראליים ובינלאומיים.</w:t>
      </w:r>
    </w:p>
    <w:p w14:paraId="7524F0C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535FE87"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הגשת חשבון יציבות לרשויות כנדרש לפי התקנות הקשורות בחוק התכנון </w:t>
      </w:r>
      <w:r w:rsidRPr="00590FDD">
        <w:rPr>
          <w:rFonts w:ascii="Times New Roman" w:eastAsia="Times New Roman" w:hAnsi="Times New Roman"/>
          <w:sz w:val="24"/>
          <w:rtl/>
          <w:lang w:eastAsia="he-IL"/>
        </w:rPr>
        <w:lastRenderedPageBreak/>
        <w:t>והבניה כולל חתימת מהנדס מטעם המתכנן על החישובים, בה הוא מקבל אחריות על חישובים אלה בהתאם לתקנות הנ"ל.</w:t>
      </w:r>
    </w:p>
    <w:p w14:paraId="237251B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3B6B18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החישובים הנ"ל יוגשו עפ"י דרישות מהנדס העיר ו/או דרישות ועדות התכנון.</w:t>
      </w:r>
    </w:p>
    <w:p w14:paraId="42C64BA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C51595A"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חתימה על בקשות להוצאת היתרי בניה כאחראי לתכנון, לפ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ולביקורת בתחום הקונסטרוקציות. כמו כן יכין ויחתום המתכנן על כל מסמך שי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ע"י הרשויות מהמתכנן בתהליך הבקשה להיתר, במהלך הב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ועד לקבלת תעודת גמר.</w:t>
      </w:r>
    </w:p>
    <w:p w14:paraId="67DDAC0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3E1E9789"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הכנסת תיקונים ושינויים בתוכניות ובמסמכים האחרים לפי דרישות המזמין ו/או לפי דרישת הרשויות המוסמכות, בהסכמת המנהל, וטיפול באישורן כולל קבלת היתרי בניה מתוקנים.</w:t>
      </w:r>
    </w:p>
    <w:p w14:paraId="36A845AD"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085CEB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ו.</w:t>
      </w:r>
      <w:r w:rsidRPr="00590FDD">
        <w:rPr>
          <w:rFonts w:ascii="Times New Roman" w:eastAsia="Times New Roman" w:hAnsi="Times New Roman"/>
          <w:sz w:val="24"/>
          <w:rtl/>
          <w:lang w:eastAsia="he-IL"/>
        </w:rPr>
        <w:tab/>
        <w:t>הכנת תכניות לאשור סופי של היועצים והמזמין לפני התחלת שלב תכניות עבודה.</w:t>
      </w:r>
    </w:p>
    <w:p w14:paraId="58575C21"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A763355"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ז.</w:t>
      </w:r>
      <w:r w:rsidRPr="00590FDD">
        <w:rPr>
          <w:rFonts w:ascii="Times New Roman" w:eastAsia="Times New Roman" w:hAnsi="Times New Roman"/>
          <w:sz w:val="24"/>
          <w:rtl/>
          <w:lang w:eastAsia="he-IL"/>
        </w:rPr>
        <w:tab/>
        <w:t>אשור התכנון הסופי של היועצים.</w:t>
      </w:r>
    </w:p>
    <w:p w14:paraId="139C1973"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668914E3"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מפרטי ותוכניות המכר ואישור הנוסח וההתאמה לתכנון.</w:t>
      </w:r>
    </w:p>
    <w:p w14:paraId="33F3269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p>
    <w:p w14:paraId="121BB4A4"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עדכון האומדן </w:t>
      </w:r>
      <w:r w:rsidRPr="00590FDD">
        <w:rPr>
          <w:rFonts w:ascii="Times New Roman" w:eastAsia="Times New Roman" w:hAnsi="Times New Roman" w:hint="cs"/>
          <w:sz w:val="24"/>
          <w:rtl/>
          <w:lang w:eastAsia="he-IL"/>
        </w:rPr>
        <w:t xml:space="preserve">הראשוני </w:t>
      </w:r>
      <w:r w:rsidRPr="00590FDD">
        <w:rPr>
          <w:rFonts w:ascii="Times New Roman" w:eastAsia="Times New Roman" w:hAnsi="Times New Roman"/>
          <w:sz w:val="24"/>
          <w:rtl/>
          <w:lang w:eastAsia="he-IL"/>
        </w:rPr>
        <w:t xml:space="preserve">המשוער של ערך </w:t>
      </w:r>
      <w:r w:rsidRPr="00590FDD">
        <w:rPr>
          <w:rFonts w:ascii="Times New Roman" w:eastAsia="Times New Roman" w:hAnsi="Times New Roman" w:hint="cs"/>
          <w:sz w:val="24"/>
          <w:rtl/>
          <w:lang w:eastAsia="he-IL"/>
        </w:rPr>
        <w:t>שלד המבנים השונים והעבודות הנלוות</w:t>
      </w:r>
      <w:r w:rsidRPr="00590FDD">
        <w:rPr>
          <w:rFonts w:ascii="Times New Roman" w:eastAsia="Times New Roman" w:hAnsi="Times New Roman"/>
          <w:sz w:val="24"/>
          <w:rtl/>
          <w:lang w:eastAsia="he-IL"/>
        </w:rPr>
        <w:t>.</w:t>
      </w:r>
    </w:p>
    <w:p w14:paraId="4BEDA5E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 </w:t>
      </w:r>
    </w:p>
    <w:p w14:paraId="7701B2AE" w14:textId="77777777" w:rsidR="00590FDD" w:rsidRPr="00590FDD" w:rsidRDefault="00590FDD" w:rsidP="00590FDD">
      <w:pPr>
        <w:widowControl w:val="0"/>
        <w:numPr>
          <w:ilvl w:val="0"/>
          <w:numId w:val="42"/>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יתר הדרוש לתכנון סופי.</w:t>
      </w:r>
    </w:p>
    <w:p w14:paraId="1730A66A"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406CE4E2"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C958AA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3.3</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תכנון מפורט</w:t>
      </w:r>
      <w:r w:rsidRPr="00590FDD">
        <w:rPr>
          <w:rFonts w:ascii="Times New Roman" w:eastAsia="Times New Roman" w:hAnsi="Times New Roman"/>
          <w:sz w:val="24"/>
          <w:rtl/>
          <w:lang w:eastAsia="he-IL"/>
        </w:rPr>
        <w:t>:</w:t>
      </w:r>
    </w:p>
    <w:p w14:paraId="7FF5906B"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AB251F5"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כללי</w:t>
      </w:r>
      <w:r w:rsidRPr="00590FDD">
        <w:rPr>
          <w:rFonts w:ascii="Times New Roman" w:eastAsia="Times New Roman" w:hAnsi="Times New Roman"/>
          <w:sz w:val="24"/>
          <w:rtl/>
          <w:lang w:eastAsia="he-IL"/>
        </w:rPr>
        <w:t>:</w:t>
      </w:r>
    </w:p>
    <w:p w14:paraId="75FEEBDB"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FAB382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התכנון המפורט יתאים לסוג הבנייה שתיבחר ע"י המזמין.</w:t>
      </w:r>
    </w:p>
    <w:p w14:paraId="76970DD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אישור תכנון תבניות </w:t>
      </w:r>
      <w:proofErr w:type="spellStart"/>
      <w:r w:rsidRPr="00590FDD">
        <w:rPr>
          <w:rFonts w:ascii="Times New Roman" w:eastAsia="Times New Roman" w:hAnsi="Times New Roman" w:hint="cs"/>
          <w:sz w:val="24"/>
          <w:rtl/>
          <w:lang w:eastAsia="he-IL"/>
        </w:rPr>
        <w:t>בראנוביץ</w:t>
      </w:r>
      <w:proofErr w:type="spellEnd"/>
      <w:r w:rsidRPr="00590FDD">
        <w:rPr>
          <w:rFonts w:ascii="Times New Roman" w:eastAsia="Times New Roman" w:hAnsi="Times New Roman" w:hint="cs"/>
          <w:sz w:val="24"/>
          <w:rtl/>
          <w:lang w:eastAsia="he-IL"/>
        </w:rPr>
        <w:t xml:space="preserve"> / טרומי / ככל ונדרש.</w:t>
      </w:r>
    </w:p>
    <w:p w14:paraId="1BFB7FE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פירוט הזיון בכל תכניות הקונסטרוקציה, יכיל מספר מסוים ומדויק של הברזלים עם אורכם המדויק, כולל: פירוט ברזל ראשי ומחלק, מספר מדויק של חישוקים עם סימון חלוקתם והמרחקים ביניהם והיכן יתחיל החישוק הראשון, במיוחד בתקרת צלעות, אורך הזיון ומספר החישוקים בעמודי יסוד בהתאם להנחה של עומק הביסוס המשוער;</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בנפרד או על כל גיליון של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קונסטרוקציה, תופיע רשימת הברזל של אותה התכנית.</w:t>
      </w:r>
    </w:p>
    <w:p w14:paraId="1A665F6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בכל תכנית יופיעו סוג הבטון והפלדה הנדרשים והוראות נוספות של המתכנן.</w:t>
      </w:r>
    </w:p>
    <w:p w14:paraId="64673C9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תכנית זיון לאלמנטים טרומיים תכלול גם פרטי ע</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גון להרמה והשענה בזמן ההרכבה ופרטי חיבור למבנה.</w:t>
      </w:r>
    </w:p>
    <w:p w14:paraId="678BAFC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74E3B0C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יסודות</w:t>
      </w:r>
      <w:r w:rsidRPr="00590FDD">
        <w:rPr>
          <w:rFonts w:ascii="Times New Roman" w:eastAsia="Times New Roman" w:hAnsi="Times New Roman"/>
          <w:sz w:val="24"/>
          <w:rtl/>
          <w:lang w:eastAsia="he-IL"/>
        </w:rPr>
        <w:t>:</w:t>
      </w:r>
    </w:p>
    <w:p w14:paraId="5E0268D6"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D7CB4C8"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יסודות ועמודי יסוד כולל:</w:t>
      </w:r>
    </w:p>
    <w:p w14:paraId="54302ABB"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56E42C1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מרחקים בין צירי היסודות, מרחקים וגדלים של עמודי היסוד והתייחסותם לקו הבניין;</w:t>
      </w:r>
    </w:p>
    <w:p w14:paraId="0A7D28C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וה (</w:t>
      </w:r>
      <w:proofErr w:type="spellStart"/>
      <w:r w:rsidRPr="00590FDD">
        <w:rPr>
          <w:rFonts w:ascii="Times New Roman" w:eastAsia="Times New Roman" w:hAnsi="Times New Roman"/>
          <w:sz w:val="24"/>
          <w:rtl/>
          <w:lang w:eastAsia="he-IL"/>
        </w:rPr>
        <w:t>שנורגריסט</w:t>
      </w:r>
      <w:proofErr w:type="spellEnd"/>
      <w:r w:rsidRPr="00590FDD">
        <w:rPr>
          <w:rFonts w:ascii="Times New Roman" w:eastAsia="Times New Roman" w:hAnsi="Times New Roman"/>
          <w:sz w:val="24"/>
          <w:rtl/>
          <w:lang w:eastAsia="he-IL"/>
        </w:rPr>
        <w:t>) בכל הבניין;</w:t>
      </w:r>
    </w:p>
    <w:p w14:paraId="7E91543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פרט כלונס, או פלטת יסוד טיפוסית;</w:t>
      </w:r>
    </w:p>
    <w:p w14:paraId="2859D07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פרט </w:t>
      </w:r>
      <w:r w:rsidRPr="00590FDD">
        <w:rPr>
          <w:rFonts w:ascii="Times New Roman" w:eastAsia="Times New Roman" w:hAnsi="Times New Roman" w:hint="cs"/>
          <w:sz w:val="24"/>
          <w:rtl/>
          <w:lang w:eastAsia="he-IL"/>
        </w:rPr>
        <w:t xml:space="preserve">רפסודות ו/או </w:t>
      </w:r>
      <w:r w:rsidRPr="00590FDD">
        <w:rPr>
          <w:rFonts w:ascii="Times New Roman" w:eastAsia="Times New Roman" w:hAnsi="Times New Roman"/>
          <w:sz w:val="24"/>
          <w:rtl/>
          <w:lang w:eastAsia="he-IL"/>
        </w:rPr>
        <w:t>פלטות יסוד ו/או כלונסאות ו/או בארות משותפים או מיוחדים;</w:t>
      </w:r>
    </w:p>
    <w:p w14:paraId="189EA46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רשימת פרטי </w:t>
      </w:r>
      <w:r w:rsidRPr="00590FDD">
        <w:rPr>
          <w:rFonts w:ascii="Times New Roman" w:eastAsia="Times New Roman" w:hAnsi="Times New Roman" w:hint="cs"/>
          <w:sz w:val="24"/>
          <w:rtl/>
          <w:lang w:eastAsia="he-IL"/>
        </w:rPr>
        <w:t xml:space="preserve">רפסודות, </w:t>
      </w:r>
      <w:r w:rsidRPr="00590FDD">
        <w:rPr>
          <w:rFonts w:ascii="Times New Roman" w:eastAsia="Times New Roman" w:hAnsi="Times New Roman"/>
          <w:sz w:val="24"/>
          <w:rtl/>
          <w:lang w:eastAsia="he-IL"/>
        </w:rPr>
        <w:t xml:space="preserve">פלטות יסוד, בארות וכלונסאות, כולל: מידות גיאומטריות ופרטי זיון וכן העומסים המועברים ע"י היסודות; </w:t>
      </w:r>
    </w:p>
    <w:p w14:paraId="1916722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עמודי יסוד, כולל: מידות גאומטריות ופרטי זיון;</w:t>
      </w:r>
    </w:p>
    <w:p w14:paraId="0D259DA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הוראות ותוכניות מפורטות לגבי ביצוע חפירות, מילויים, </w:t>
      </w:r>
      <w:proofErr w:type="spellStart"/>
      <w:r w:rsidRPr="00590FDD">
        <w:rPr>
          <w:rFonts w:ascii="Times New Roman" w:eastAsia="Times New Roman" w:hAnsi="Times New Roman"/>
          <w:sz w:val="24"/>
          <w:rtl/>
          <w:lang w:eastAsia="he-IL"/>
        </w:rPr>
        <w:t>דיפונים</w:t>
      </w:r>
      <w:proofErr w:type="spellEnd"/>
      <w:r w:rsidRPr="00590FDD">
        <w:rPr>
          <w:rFonts w:ascii="Times New Roman" w:eastAsia="Times New Roman" w:hAnsi="Times New Roman"/>
          <w:sz w:val="24"/>
          <w:rtl/>
          <w:lang w:eastAsia="he-IL"/>
        </w:rPr>
        <w:t xml:space="preserve"> ועוגנים הקשורים בעבודות החפירה למרתפים וליסודות;</w:t>
      </w:r>
    </w:p>
    <w:p w14:paraId="771EE47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מאמצי קרקעי שלפיהם חושבו היסודות.</w:t>
      </w:r>
    </w:p>
    <w:p w14:paraId="772EA0C8" w14:textId="77777777" w:rsid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52DB21D9" w14:textId="77777777" w:rsidR="000555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3BAE7226" w14:textId="77777777" w:rsidR="000555DD" w:rsidRPr="00590FDD" w:rsidRDefault="000555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2E5E005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היסוד</w:t>
      </w:r>
      <w:r w:rsidRPr="00590FDD">
        <w:rPr>
          <w:rFonts w:ascii="Times New Roman" w:eastAsia="Times New Roman" w:hAnsi="Times New Roman"/>
          <w:sz w:val="24"/>
          <w:rtl/>
          <w:lang w:eastAsia="he-IL"/>
        </w:rPr>
        <w:t>:</w:t>
      </w:r>
    </w:p>
    <w:p w14:paraId="67409A1E"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346562C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קורות יסוד, עמודי יסוד ומרזבים, כולל: מידות עמודי היסוד, אורך קורות היסוד, חתכים בקורות יסוד </w:t>
      </w:r>
      <w:proofErr w:type="spellStart"/>
      <w:r w:rsidRPr="00590FDD">
        <w:rPr>
          <w:rFonts w:ascii="Times New Roman" w:eastAsia="Times New Roman" w:hAnsi="Times New Roman"/>
          <w:sz w:val="24"/>
          <w:rtl/>
          <w:lang w:eastAsia="he-IL"/>
        </w:rPr>
        <w:t>ומיפלסים</w:t>
      </w:r>
      <w:proofErr w:type="spellEnd"/>
      <w:r w:rsidRPr="00590FDD">
        <w:rPr>
          <w:rFonts w:ascii="Times New Roman" w:eastAsia="Times New Roman" w:hAnsi="Times New Roman"/>
          <w:sz w:val="24"/>
          <w:rtl/>
          <w:lang w:eastAsia="he-IL"/>
        </w:rPr>
        <w:t xml:space="preserve"> של כל הקורות;</w:t>
      </w:r>
    </w:p>
    <w:p w14:paraId="308BBCD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7BD78B2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702EA6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רצפה תלויה / מונחת</w:t>
      </w:r>
      <w:r w:rsidRPr="00590FDD">
        <w:rPr>
          <w:rFonts w:ascii="Times New Roman" w:eastAsia="Times New Roman" w:hAnsi="Times New Roman"/>
          <w:sz w:val="24"/>
          <w:rtl/>
          <w:lang w:eastAsia="he-IL"/>
        </w:rPr>
        <w:t>:</w:t>
      </w:r>
    </w:p>
    <w:p w14:paraId="65E66B85"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u w:val="single"/>
          <w:rtl/>
          <w:lang w:eastAsia="he-IL"/>
        </w:rPr>
      </w:pPr>
    </w:p>
    <w:p w14:paraId="53B7B6D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הרצפה, קורות הרצפה בולטות ו/או סמויות, עמודי היסוד ומרזבים, כולל: מידות עמודי היסוד, אורך קורות הרצפה וחתך קורות הרצפה, עובי הרצפה וחלוקה לצלעות במקרה של רצפת צלעות, הנמכות לאינסטלציה, למעליות ולדרגנועים, במידת הצורך.</w:t>
      </w:r>
    </w:p>
    <w:p w14:paraId="49ED402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lang w:eastAsia="he-IL"/>
        </w:rPr>
      </w:pPr>
    </w:p>
    <w:p w14:paraId="2DC3C66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ריצפה ללא קורות תשורטט הרצפה פעמיים, כאשר כל כיוון זיון ישורטט על </w:t>
      </w:r>
      <w:proofErr w:type="spellStart"/>
      <w:r w:rsidRPr="00590FDD">
        <w:rPr>
          <w:rFonts w:ascii="Times New Roman" w:eastAsia="Times New Roman" w:hAnsi="Times New Roman"/>
          <w:sz w:val="24"/>
          <w:rtl/>
          <w:lang w:eastAsia="he-IL"/>
        </w:rPr>
        <w:t>תוכנית</w:t>
      </w:r>
      <w:proofErr w:type="spellEnd"/>
      <w:r w:rsidRPr="00590FDD">
        <w:rPr>
          <w:rFonts w:ascii="Times New Roman" w:eastAsia="Times New Roman" w:hAnsi="Times New Roman"/>
          <w:sz w:val="24"/>
          <w:rtl/>
          <w:lang w:eastAsia="he-IL"/>
        </w:rPr>
        <w:t xml:space="preserve"> נפרדת. התכנית תכיל במקרה זה חלוקת הרצועות ופירוט הזיון בכל רצועה.</w:t>
      </w:r>
    </w:p>
    <w:p w14:paraId="4AA039C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פתרון לגבי פירוק התבניות.</w:t>
      </w:r>
    </w:p>
    <w:p w14:paraId="7FD4B278"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1DCFB47C" w14:textId="77777777" w:rsidR="00590FDD" w:rsidRPr="00590FDD" w:rsidRDefault="00590FDD" w:rsidP="00590FDD">
      <w:pPr>
        <w:widowControl w:val="0"/>
        <w:spacing w:before="0" w:beforeAutospacing="0" w:after="0" w:afterAutospacing="0" w:line="240" w:lineRule="auto"/>
        <w:ind w:left="2160" w:hanging="720"/>
        <w:rPr>
          <w:rFonts w:ascii="Times New Roman" w:eastAsia="Times New Roman" w:hAnsi="Times New Roman"/>
          <w:sz w:val="24"/>
          <w:rtl/>
          <w:lang w:eastAsia="he-IL"/>
        </w:rPr>
      </w:pPr>
    </w:p>
    <w:p w14:paraId="444BBB8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המרחבים המוגנים (במקרה הצורך) (בכל מקום שרשום מקלט הכוונה למקלט ו/או מרחב מוגן)</w:t>
      </w:r>
      <w:r w:rsidRPr="00590FDD">
        <w:rPr>
          <w:rFonts w:ascii="Times New Roman" w:eastAsia="Times New Roman" w:hAnsi="Times New Roman"/>
          <w:sz w:val="24"/>
          <w:rtl/>
          <w:lang w:eastAsia="he-IL"/>
        </w:rPr>
        <w:t>:</w:t>
      </w:r>
    </w:p>
    <w:p w14:paraId="2865487D"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09AAA3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רצפת המקלט ותקרת המקלט;</w:t>
      </w:r>
    </w:p>
    <w:p w14:paraId="5880F2C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אחד מקירות המקלט, תוך פירוט מלא של הזיון בכל אחד מהאלמנטים;</w:t>
      </w:r>
    </w:p>
    <w:p w14:paraId="65EE53E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הוראות מיוחדות לגבי איטום המקלט, הפסקות יציקה וחיבור אלמנטים כגון: דלתות הדף, סולמות, צינורות אוורור ותאי סינון הקשורים במקלט.</w:t>
      </w:r>
    </w:p>
    <w:p w14:paraId="03155A5A"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537E03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קורות קשר</w:t>
      </w:r>
      <w:r w:rsidRPr="00590FDD">
        <w:rPr>
          <w:rFonts w:ascii="Times New Roman" w:eastAsia="Times New Roman" w:hAnsi="Times New Roman"/>
          <w:sz w:val="24"/>
          <w:rtl/>
          <w:lang w:eastAsia="he-IL"/>
        </w:rPr>
        <w:t>:</w:t>
      </w:r>
    </w:p>
    <w:p w14:paraId="2BA1C706"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785CF34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קורות קשר, עמודי יסוד ומרזבים, כולל: מידות עמודי היסוד, אורך קורות הקשר, חתכי קורות הקשר ומפלסים של כל הקורות וחלקי הקורות;</w:t>
      </w:r>
    </w:p>
    <w:p w14:paraId="20ED597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מבט על כל קורה בנפרד עם פירוט הזיון וחתכים לכל קורה בנפרד.</w:t>
      </w:r>
    </w:p>
    <w:p w14:paraId="4C8EC589"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1C3CEA4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תכניות תקרות</w:t>
      </w:r>
      <w:r w:rsidRPr="00590FDD">
        <w:rPr>
          <w:rFonts w:ascii="Times New Roman" w:eastAsia="Times New Roman" w:hAnsi="Times New Roman"/>
          <w:sz w:val="24"/>
          <w:rtl/>
          <w:lang w:eastAsia="he-IL"/>
        </w:rPr>
        <w:t>:</w:t>
      </w:r>
    </w:p>
    <w:p w14:paraId="67F50AB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EA84B7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תרשים התקרה, קורות התקרה, בולטות ו/או סמויות, עמודים בקומה התחתונה ומרזבים, כולל: מידות עמודי הקומה התחתונה, אורך קורות התקרה וחתוך קורות התקרה, עובי התקרה וחלוקה לצלעות במקרה של תקרת צלעות; הנמכות לאינסטלציה במידת הצורך, פירוט משטחים משופעים ואופקיים למדרגות.</w:t>
      </w:r>
    </w:p>
    <w:p w14:paraId="5965122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קורה בנפרד, על כל צלע השונה מחברתה כולל: צלע מחלקת, עם פירוט הזיון וחתכים לכל אלמנט בנפרד; במקרה של תקרה ללא קורות, תשורטט התקרה פעמיים כאשר כל כיוון של זיון ישורטט בתכנית נפרדת. </w:t>
      </w:r>
    </w:p>
    <w:p w14:paraId="1575C21A"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התכנית תכיל במקרה זה חלוקת הרצועות ופירוט הזיון בכל רצועה; פירוט אלמנטים טרומיים, במקרה של תקרה טרומית ופרטי התחברותם.</w:t>
      </w:r>
    </w:p>
    <w:p w14:paraId="61A41CCF" w14:textId="77777777" w:rsid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FF22855" w14:textId="77777777" w:rsidR="000555DD" w:rsidRPr="00590FDD" w:rsidRDefault="000555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8023DB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הגגות</w:t>
      </w:r>
      <w:r w:rsidRPr="00590FDD">
        <w:rPr>
          <w:rFonts w:ascii="Times New Roman" w:eastAsia="Times New Roman" w:hAnsi="Times New Roman"/>
          <w:sz w:val="24"/>
          <w:rtl/>
          <w:lang w:eastAsia="he-IL"/>
        </w:rPr>
        <w:t>:</w:t>
      </w:r>
    </w:p>
    <w:p w14:paraId="4907550D"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3956A1F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הגג, קורות הגג ועמודים בקומת הגג, וכן עמודי חיזוק בקומת הגג במידת הצורך, כולל: מידות העמודים בקומת הגג, אורך קורות הגג וחתך קורות הגג </w:t>
      </w:r>
      <w:proofErr w:type="spellStart"/>
      <w:r w:rsidRPr="00590FDD">
        <w:rPr>
          <w:rFonts w:ascii="Times New Roman" w:eastAsia="Times New Roman" w:hAnsi="Times New Roman"/>
          <w:sz w:val="24"/>
          <w:rtl/>
          <w:lang w:eastAsia="he-IL"/>
        </w:rPr>
        <w:t>והמעקות</w:t>
      </w:r>
      <w:proofErr w:type="spellEnd"/>
      <w:r w:rsidRPr="00590FDD">
        <w:rPr>
          <w:rFonts w:ascii="Times New Roman" w:eastAsia="Times New Roman" w:hAnsi="Times New Roman"/>
          <w:sz w:val="24"/>
          <w:rtl/>
          <w:lang w:eastAsia="he-IL"/>
        </w:rPr>
        <w:t>.</w:t>
      </w:r>
    </w:p>
    <w:p w14:paraId="4B8FB30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פתחים ליציאה לגג, לצנרת, לארובות </w:t>
      </w:r>
      <w:r w:rsidRPr="00590FDD">
        <w:rPr>
          <w:rFonts w:ascii="Times New Roman" w:eastAsia="Times New Roman" w:hAnsi="Times New Roman" w:hint="cs"/>
          <w:sz w:val="24"/>
          <w:rtl/>
          <w:lang w:eastAsia="he-IL"/>
        </w:rPr>
        <w:t>אוורור</w:t>
      </w:r>
      <w:r w:rsidRPr="00590FDD">
        <w:rPr>
          <w:rFonts w:ascii="Times New Roman" w:eastAsia="Times New Roman" w:hAnsi="Times New Roman"/>
          <w:sz w:val="24"/>
          <w:rtl/>
          <w:lang w:eastAsia="he-IL"/>
        </w:rPr>
        <w:t xml:space="preserve">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 xml:space="preserve">'. עובי הגג עם סימון הגבהות בגג ליצירת שיפועים לניקוז ו/או ליציקת בטון שיפועים בנפרד. במקרה של גג צלעות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עובי הגג וחלוקה לצלעות. במקרה של תקרה טרומית פירוט אלמנטים טרומיים עם פרטי התחברותם.</w:t>
      </w:r>
    </w:p>
    <w:p w14:paraId="62D405E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קורה ומעקה בנפרד, על כל צלע השונה מחברתה, כולל: צלע מחלקת, עם פירוט הזיון וחתכים לכל אלמנט בנפרד. במקרה של גג ללא קורות ישורטט הגג פעמיים, כאשר כל כיוון של זיון ישורטט על תכנית נפרדת, התכנית תכיל במקרה זה חלוקת הרצועות ופירוט הזיון בכל רצועה.</w:t>
      </w:r>
    </w:p>
    <w:p w14:paraId="7AF28FFB"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68A8B1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מהלך השתנות העמודים</w:t>
      </w:r>
      <w:r w:rsidRPr="00590FDD">
        <w:rPr>
          <w:rFonts w:ascii="Times New Roman" w:eastAsia="Times New Roman" w:hAnsi="Times New Roman"/>
          <w:sz w:val="24"/>
          <w:rtl/>
          <w:lang w:eastAsia="he-IL"/>
        </w:rPr>
        <w:t>:</w:t>
      </w:r>
    </w:p>
    <w:p w14:paraId="4C05E0D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188EA35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תרשים העמודים בכל קומה וקומה, כולל: מידות, חתכי העמודים והמרחקים ביניהם;</w:t>
      </w:r>
    </w:p>
    <w:p w14:paraId="331E272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עמוד ועמוד בנפרד, עם ציון צורת השתנות העמוד, צורת שינוי הזיון וסידור הזיון במעבר בין קומה לקומה. סידור המרזבים ומיקומם.</w:t>
      </w:r>
    </w:p>
    <w:p w14:paraId="26D0495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טיפוסיים לעמודים, עם סימון צורת החישוקים ומספרם;</w:t>
      </w:r>
    </w:p>
    <w:p w14:paraId="1F99C64D"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ציון העומסים המועברים על ידי העמודים בכל קומה וקומה.</w:t>
      </w:r>
    </w:p>
    <w:p w14:paraId="695946F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רשימה כללית של כל העמודים במבנה לפי קומות כולל: חתכים, זיון ומפלס שינויים.</w:t>
      </w:r>
    </w:p>
    <w:p w14:paraId="21039CF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2AA5F0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תכנית קירות חוץ</w:t>
      </w:r>
      <w:r w:rsidRPr="00590FDD">
        <w:rPr>
          <w:rFonts w:ascii="Times New Roman" w:eastAsia="Times New Roman" w:hAnsi="Times New Roman"/>
          <w:sz w:val="24"/>
          <w:rtl/>
          <w:lang w:eastAsia="he-IL"/>
        </w:rPr>
        <w:t>:</w:t>
      </w:r>
    </w:p>
    <w:p w14:paraId="7D0CE742"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7310CD0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מבט על כל אחד מקירות החוץ של הבניין לפני הטיח, כולל: סימון עמודים, קורות, תקרות, פתחים, חגורות, בניה עם סימון חלוקה לנדבכים, קירות כפולים עם סימון חלוקה לנדבכים ועוביים של הקיר החיצוני והקיר הפנימי. פירוט הזיון של חגורות, הגבהות ועמודי חיזוק שאינם מופיעים בתכניות אחרות; </w:t>
      </w:r>
    </w:p>
    <w:p w14:paraId="66958D4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במקרה של קירות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סימון חלוקת האלמנטים, תפרים, פרט הח</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בור </w:t>
      </w:r>
      <w:r w:rsidRPr="00590FDD">
        <w:rPr>
          <w:rFonts w:ascii="Times New Roman" w:eastAsia="Times New Roman" w:hAnsi="Times New Roman" w:hint="cs"/>
          <w:sz w:val="24"/>
          <w:rtl/>
          <w:lang w:eastAsia="he-IL"/>
        </w:rPr>
        <w:t>והעיגו</w:t>
      </w:r>
      <w:r w:rsidRPr="00590FDD">
        <w:rPr>
          <w:rFonts w:ascii="Times New Roman" w:eastAsia="Times New Roman" w:hAnsi="Times New Roman" w:hint="eastAsia"/>
          <w:sz w:val="24"/>
          <w:rtl/>
          <w:lang w:eastAsia="he-IL"/>
        </w:rPr>
        <w:t>ן</w:t>
      </w:r>
      <w:r w:rsidRPr="00590FDD">
        <w:rPr>
          <w:rFonts w:ascii="Times New Roman" w:eastAsia="Times New Roman" w:hAnsi="Times New Roman"/>
          <w:sz w:val="24"/>
          <w:rtl/>
          <w:lang w:eastAsia="he-IL"/>
        </w:rPr>
        <w:t>, פרטי קצה ותכנית תבניות</w:t>
      </w:r>
      <w:r w:rsidRPr="00590FDD">
        <w:rPr>
          <w:rFonts w:ascii="Times New Roman" w:eastAsia="Times New Roman" w:hAnsi="Times New Roman" w:hint="cs"/>
          <w:sz w:val="24"/>
          <w:rtl/>
          <w:lang w:eastAsia="he-IL"/>
        </w:rPr>
        <w:t>, פרטי ניקוז</w:t>
      </w:r>
      <w:r w:rsidRPr="00590FDD">
        <w:rPr>
          <w:rFonts w:ascii="Times New Roman" w:eastAsia="Times New Roman" w:hAnsi="Times New Roman"/>
          <w:sz w:val="24"/>
          <w:rtl/>
          <w:lang w:eastAsia="he-IL"/>
        </w:rPr>
        <w:t>.</w:t>
      </w:r>
    </w:p>
    <w:p w14:paraId="1259EEF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חתכים בחגורות ובעמודי חיזוק, סידור החישוקים וציון מספרם.</w:t>
      </w:r>
    </w:p>
    <w:p w14:paraId="1F31D54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 חיפוי האבן והחלוקה על בסיס תכניות האדריכל ופרטי החיזוק לשלד הבניין.</w:t>
      </w:r>
    </w:p>
    <w:p w14:paraId="55CF99D9" w14:textId="77777777" w:rsidR="00590FDD" w:rsidRPr="00590FDD" w:rsidRDefault="00590FDD" w:rsidP="00590FDD">
      <w:pPr>
        <w:widowControl w:val="0"/>
        <w:spacing w:before="0" w:beforeAutospacing="0" w:after="0" w:afterAutospacing="0" w:line="240" w:lineRule="auto"/>
        <w:ind w:left="2160"/>
        <w:rPr>
          <w:rFonts w:ascii="Times New Roman" w:eastAsia="Times New Roman" w:hAnsi="Times New Roman"/>
          <w:sz w:val="24"/>
          <w:rtl/>
          <w:lang w:eastAsia="he-IL"/>
        </w:rPr>
      </w:pPr>
    </w:p>
    <w:p w14:paraId="184DF53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lastRenderedPageBreak/>
        <w:t>תכנית מחיצות בנויות</w:t>
      </w:r>
      <w:r w:rsidRPr="00590FDD">
        <w:rPr>
          <w:rFonts w:ascii="Times New Roman" w:eastAsia="Times New Roman" w:hAnsi="Times New Roman" w:hint="cs"/>
          <w:sz w:val="24"/>
          <w:u w:val="single"/>
          <w:rtl/>
          <w:lang w:eastAsia="he-IL"/>
        </w:rPr>
        <w:t xml:space="preserve"> ותקרות תותבות</w:t>
      </w:r>
      <w:r w:rsidRPr="00590FDD">
        <w:rPr>
          <w:rFonts w:ascii="Times New Roman" w:eastAsia="Times New Roman" w:hAnsi="Times New Roman"/>
          <w:sz w:val="24"/>
          <w:rtl/>
          <w:lang w:eastAsia="he-IL"/>
        </w:rPr>
        <w:t>:</w:t>
      </w:r>
    </w:p>
    <w:p w14:paraId="01C63C7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2D098AA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w:t>
      </w:r>
      <w:proofErr w:type="spellStart"/>
      <w:r w:rsidRPr="00590FDD">
        <w:rPr>
          <w:rFonts w:ascii="Times New Roman" w:eastAsia="Times New Roman" w:hAnsi="Times New Roman"/>
          <w:sz w:val="24"/>
          <w:rtl/>
          <w:lang w:eastAsia="he-IL"/>
        </w:rPr>
        <w:t>בק.מ</w:t>
      </w:r>
      <w:proofErr w:type="spellEnd"/>
      <w:r w:rsidRPr="00590FDD">
        <w:rPr>
          <w:rFonts w:ascii="Times New Roman" w:eastAsia="Times New Roman" w:hAnsi="Times New Roman"/>
          <w:sz w:val="24"/>
          <w:rtl/>
          <w:lang w:eastAsia="he-IL"/>
        </w:rPr>
        <w:t xml:space="preserve">. 1:100 לפחות; </w:t>
      </w:r>
      <w:r w:rsidRPr="00590FDD">
        <w:rPr>
          <w:rFonts w:ascii="Times New Roman" w:eastAsia="Times New Roman" w:hAnsi="Times New Roman" w:hint="cs"/>
          <w:sz w:val="24"/>
          <w:rtl/>
          <w:lang w:eastAsia="he-IL"/>
        </w:rPr>
        <w:t xml:space="preserve">או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אחר לפי הצורך ובהתאם לדרישות המפקח</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 xml:space="preserve">של המחיצות במרתף, בקומת קרקע וביתר הקומות. </w:t>
      </w:r>
    </w:p>
    <w:p w14:paraId="6217F238"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מבט על כל מחיצה לכל גובה הקומות, כולל: סימון עמודים, קורות, תקרות, פתחים, חגורות</w:t>
      </w:r>
      <w:r w:rsidRPr="00590FDD">
        <w:rPr>
          <w:rFonts w:ascii="Times New Roman" w:eastAsia="Times New Roman" w:hAnsi="Times New Roman" w:hint="cs"/>
          <w:sz w:val="24"/>
          <w:rtl/>
          <w:lang w:eastAsia="he-IL"/>
        </w:rPr>
        <w:t>, פרטי חיבור</w:t>
      </w:r>
      <w:r w:rsidRPr="00590FDD">
        <w:rPr>
          <w:rFonts w:ascii="Times New Roman" w:eastAsia="Times New Roman" w:hAnsi="Times New Roman"/>
          <w:sz w:val="24"/>
          <w:rtl/>
          <w:lang w:eastAsia="he-IL"/>
        </w:rPr>
        <w:t xml:space="preserve"> בניה עם סימון חלוקה לנדבכים. קירות כפולים עם סימון חלוקה לנדבכים ועוביים של הקיר החיצוני והקיר הפנימי, פירוט הזיון של החגורות, הגבהות ועמודי חיזוק שאינם מופיעים בתכניות אחרות;</w:t>
      </w:r>
    </w:p>
    <w:p w14:paraId="4BB433D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פרטים טיפוסיים לחיבור מחיצה לעמוד ולתקרה בקומת ביניים  וחיבור מחיצה לעמוד ותקרה בקומת הגג.</w:t>
      </w:r>
    </w:p>
    <w:p w14:paraId="5B36D09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פרטים של תקרות תותבות ופרטי חיבור לשלד הבניין.</w:t>
      </w:r>
    </w:p>
    <w:p w14:paraId="60EC53B8" w14:textId="77777777" w:rsid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5549C26" w14:textId="77777777" w:rsidR="000555DD" w:rsidRPr="00590FDD" w:rsidRDefault="000555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9F743A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מהלכי מדרגות</w:t>
      </w:r>
      <w:r w:rsidRPr="00590FDD">
        <w:rPr>
          <w:rFonts w:ascii="Times New Roman" w:eastAsia="Times New Roman" w:hAnsi="Times New Roman"/>
          <w:sz w:val="24"/>
          <w:rtl/>
          <w:lang w:eastAsia="he-IL"/>
        </w:rPr>
        <w:t>:</w:t>
      </w:r>
    </w:p>
    <w:p w14:paraId="1DEA71EC"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46213D1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תרשים מהלכי המדרגות השונים כולל תנוחה וחתכים לרוחב ולגובה, כולל פירוט ברזלי הזיון, מידות, עובי משטחים משופעים ואופקיים, שיננים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04311A03" w14:textId="77777777" w:rsidR="00590FDD" w:rsidRPr="00590FDD" w:rsidRDefault="00590FDD" w:rsidP="00590FDD">
      <w:pPr>
        <w:widowControl w:val="0"/>
        <w:spacing w:before="0" w:beforeAutospacing="0" w:after="0" w:afterAutospacing="0" w:line="240" w:lineRule="auto"/>
        <w:ind w:left="2880" w:hanging="720"/>
        <w:rPr>
          <w:rFonts w:ascii="Times New Roman" w:eastAsia="Times New Roman" w:hAnsi="Times New Roman"/>
          <w:sz w:val="24"/>
          <w:rtl/>
          <w:lang w:eastAsia="he-IL"/>
        </w:rPr>
      </w:pPr>
    </w:p>
    <w:p w14:paraId="6ABF8E3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u w:val="single"/>
          <w:rtl/>
          <w:lang w:eastAsia="he-IL"/>
        </w:rPr>
        <w:t>אלמנטים בפתוח ובמגרשי החניה</w:t>
      </w:r>
      <w:r w:rsidRPr="00590FDD">
        <w:rPr>
          <w:rFonts w:ascii="Times New Roman" w:eastAsia="Times New Roman" w:hAnsi="Times New Roman"/>
          <w:sz w:val="24"/>
          <w:rtl/>
          <w:lang w:eastAsia="he-IL"/>
        </w:rPr>
        <w:t>:</w:t>
      </w:r>
    </w:p>
    <w:p w14:paraId="51C01632" w14:textId="77777777" w:rsidR="00590FDD" w:rsidRPr="00590FDD" w:rsidRDefault="00590FDD" w:rsidP="00590FDD">
      <w:pPr>
        <w:widowControl w:val="0"/>
        <w:spacing w:before="0" w:beforeAutospacing="0" w:after="0" w:afterAutospacing="0" w:line="240" w:lineRule="auto"/>
        <w:ind w:left="1440"/>
        <w:rPr>
          <w:rFonts w:ascii="Times New Roman" w:eastAsia="Times New Roman" w:hAnsi="Times New Roman"/>
          <w:sz w:val="24"/>
          <w:rtl/>
          <w:lang w:eastAsia="he-IL"/>
        </w:rPr>
      </w:pPr>
    </w:p>
    <w:p w14:paraId="51204ECF"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תכנון קונסטרוקציה לכל האלמנטים שבמסגרת עב' הפיתוח כדוגמת </w:t>
      </w:r>
      <w:r w:rsidRPr="00590FDD">
        <w:rPr>
          <w:rFonts w:ascii="Times New Roman" w:eastAsia="Times New Roman" w:hAnsi="Times New Roman" w:hint="cs"/>
          <w:sz w:val="24"/>
          <w:rtl/>
          <w:lang w:eastAsia="he-IL"/>
        </w:rPr>
        <w:t xml:space="preserve">קירות, חיפויים, </w:t>
      </w:r>
      <w:r w:rsidRPr="00590FDD">
        <w:rPr>
          <w:rFonts w:ascii="Times New Roman" w:eastAsia="Times New Roman" w:hAnsi="Times New Roman"/>
          <w:sz w:val="24"/>
          <w:rtl/>
          <w:lang w:eastAsia="he-IL"/>
        </w:rPr>
        <w:t xml:space="preserve">גדרות, שערים, מבנה חניה, </w:t>
      </w:r>
      <w:proofErr w:type="spellStart"/>
      <w:r w:rsidRPr="00590FDD">
        <w:rPr>
          <w:rFonts w:ascii="Times New Roman" w:eastAsia="Times New Roman" w:hAnsi="Times New Roman"/>
          <w:sz w:val="24"/>
          <w:rtl/>
          <w:lang w:eastAsia="he-IL"/>
        </w:rPr>
        <w:t>פילרים</w:t>
      </w:r>
      <w:proofErr w:type="spellEnd"/>
      <w:r w:rsidRPr="00590FDD">
        <w:rPr>
          <w:rFonts w:ascii="Times New Roman" w:eastAsia="Times New Roman" w:hAnsi="Times New Roman"/>
          <w:sz w:val="24"/>
          <w:rtl/>
          <w:lang w:eastAsia="he-IL"/>
        </w:rPr>
        <w:t xml:space="preserve">, ביתן אשפה, בסיסים לעמודי תאורה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 לרבות תכניות וחתכים.</w:t>
      </w:r>
    </w:p>
    <w:p w14:paraId="5F7C4273"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D0E1B2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עבודות הקונסטרוקציה.</w:t>
      </w:r>
    </w:p>
    <w:p w14:paraId="61349E27"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lang w:eastAsia="he-IL"/>
        </w:rPr>
      </w:pPr>
    </w:p>
    <w:p w14:paraId="3AA4291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עריכת החישובים המפורטים של יציבות המבנים לביצוע העבודות.</w:t>
      </w:r>
    </w:p>
    <w:p w14:paraId="46C938E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30992F84"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ביקורת כל התכניות והמפרטים של האדריכל והיועצים השונים כדי לוודא שהתכנון תואם את דרישות הקונסטרוקציה.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לקונסטרוקציה. באחריות היועץ להעביר התייחסות בכתב ו/או על גבי התכניות של כל אחד מן היועצים ו/או המתכננים.</w:t>
      </w:r>
    </w:p>
    <w:p w14:paraId="7FC0B1DE"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E74867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ביצוע תכנון מפורט לקבלת הצעות מקבלני ביצוע, לרבות תכנון פרטים בהתאם לתכניות האדריכלות וכפי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בתכניות הקונסטרוקציה לצורך הכנת כמויות לביצוע</w:t>
      </w:r>
      <w:r w:rsidRPr="00590FDD">
        <w:rPr>
          <w:rFonts w:ascii="Times New Roman" w:eastAsia="Times New Roman" w:hAnsi="Times New Roman" w:hint="cs"/>
          <w:sz w:val="24"/>
          <w:rtl/>
          <w:lang w:eastAsia="he-IL"/>
        </w:rPr>
        <w:t>.</w:t>
      </w:r>
    </w:p>
    <w:p w14:paraId="77573D99"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68E3038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עיבוד הפתרונות המפורטים באופן </w:t>
      </w:r>
      <w:proofErr w:type="spellStart"/>
      <w:r w:rsidRPr="00590FDD">
        <w:rPr>
          <w:rFonts w:ascii="Times New Roman" w:eastAsia="Times New Roman" w:hAnsi="Times New Roman"/>
          <w:sz w:val="24"/>
          <w:rtl/>
          <w:lang w:eastAsia="he-IL"/>
        </w:rPr>
        <w:t>ובקנ"מ</w:t>
      </w:r>
      <w:proofErr w:type="spellEnd"/>
      <w:r w:rsidRPr="00590FDD">
        <w:rPr>
          <w:rFonts w:ascii="Times New Roman" w:eastAsia="Times New Roman" w:hAnsi="Times New Roman"/>
          <w:sz w:val="24"/>
          <w:rtl/>
          <w:lang w:eastAsia="he-IL"/>
        </w:rPr>
        <w:t xml:space="preserve"> ברור וערוך לביצוע, עפ"י קביעת המזמין ונציגיו.</w:t>
      </w:r>
    </w:p>
    <w:p w14:paraId="680B301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404789"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הכנת מפרטים טכניים, כתבי כמויות ורשימות ברזל המתאימות למפרטים הכלליים ולכתבי הכמויות המקובלים על המזמין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0D050533"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14A5325F"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lastRenderedPageBreak/>
        <w:t xml:space="preserve">המפרטים וכתבי הכמויות יתבססו על תכניות עבודה מפורטות, חישובי הכמויות יהיו מדויקים והתיאורים ברורים </w:t>
      </w:r>
      <w:proofErr w:type="spellStart"/>
      <w:r w:rsidRPr="00590FDD">
        <w:rPr>
          <w:rFonts w:ascii="Times New Roman" w:eastAsia="Times New Roman" w:hAnsi="Times New Roman"/>
          <w:sz w:val="24"/>
          <w:rtl/>
          <w:lang w:eastAsia="he-IL"/>
        </w:rPr>
        <w:t>ובק.מ</w:t>
      </w:r>
      <w:proofErr w:type="spellEnd"/>
      <w:r w:rsidRPr="00590FDD">
        <w:rPr>
          <w:rFonts w:ascii="Times New Roman" w:eastAsia="Times New Roman" w:hAnsi="Times New Roman"/>
          <w:sz w:val="24"/>
          <w:rtl/>
          <w:lang w:eastAsia="he-IL"/>
        </w:rPr>
        <w:t>. שייקבע ע"י נציג המזמין.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08A2CDF"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6FE82FFD"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המפרטים יודפסו באמצעות מעבד תמלילים והם יוצאו בקבצי "</w:t>
      </w:r>
      <w:proofErr w:type="spellStart"/>
      <w:r w:rsidRPr="00590FDD">
        <w:rPr>
          <w:rFonts w:ascii="Times New Roman" w:eastAsia="Times New Roman" w:hAnsi="Times New Roman"/>
          <w:sz w:val="24"/>
          <w:rtl/>
          <w:lang w:eastAsia="he-IL"/>
        </w:rPr>
        <w:t>אסקי</w:t>
      </w:r>
      <w:proofErr w:type="spellEnd"/>
      <w:r w:rsidRPr="00590FDD">
        <w:rPr>
          <w:rFonts w:ascii="Times New Roman" w:eastAsia="Times New Roman" w:hAnsi="Times New Roman"/>
          <w:sz w:val="24"/>
          <w:rtl/>
          <w:lang w:eastAsia="he-IL"/>
        </w:rPr>
        <w:t xml:space="preserve">", כך שניתן יהיה להעתיקם לכל מעבד תמלילים אחר, ע"ג דיסקט ובתדפיס. </w:t>
      </w:r>
    </w:p>
    <w:p w14:paraId="3985F9F7"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3D358B6"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כתבי הכמויות יוכנו באמצעות תוכנה לכתבי כמויות "סופר מכרז" והניתנת להמרה גם לתוכנות אחרות לכתבי כמויות ע"ג דיסקט ובתדפיס.</w:t>
      </w:r>
    </w:p>
    <w:p w14:paraId="3DFF321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232168C"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עדכון האומדן לביצועו של המבנה, שיהיה מבוסס על המפרטים וכתבי הכמויות, תוך ציון המדד התקף במועד הכנת האומדן.</w:t>
      </w:r>
    </w:p>
    <w:p w14:paraId="5697991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D87228"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הכנסת שינויים בתוכניות ככל שיתחייב להתאמת הפרויקט למסגרת התקציבית כפי שיקבע ע"י המזמין.</w:t>
      </w:r>
    </w:p>
    <w:p w14:paraId="5AA02380" w14:textId="77777777" w:rsidR="00590FDD" w:rsidRPr="00590FDD" w:rsidRDefault="00590FDD" w:rsidP="00590FDD">
      <w:pPr>
        <w:widowControl w:val="0"/>
        <w:spacing w:before="0" w:beforeAutospacing="0" w:after="0" w:afterAutospacing="0" w:line="240" w:lineRule="auto"/>
        <w:ind w:left="2160"/>
        <w:jc w:val="both"/>
        <w:rPr>
          <w:rFonts w:ascii="Times New Roman" w:eastAsia="Times New Roman" w:hAnsi="Times New Roman"/>
          <w:sz w:val="24"/>
          <w:rtl/>
          <w:lang w:eastAsia="he-IL"/>
        </w:rPr>
      </w:pPr>
    </w:p>
    <w:p w14:paraId="4C7EBD77"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וי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בכל הקשור בהכנת המכרזים ופרסומם.</w:t>
      </w:r>
    </w:p>
    <w:p w14:paraId="3537618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8A4ABEB"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בסיורי קבלנים. הכנת תשובות לשאלות הקבלנים והגשתן למנהל.</w:t>
      </w:r>
    </w:p>
    <w:p w14:paraId="50641B3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757D80"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חוות דעת טכנית, בכל הקשור להצעות הקבלנים.</w:t>
      </w:r>
    </w:p>
    <w:p w14:paraId="555C73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6D6A3E1"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הכנת תכניות עבודה, פרטים ומפרטים משלימים ככל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לבצוע העבודות.</w:t>
      </w:r>
    </w:p>
    <w:p w14:paraId="0359D578" w14:textId="77777777" w:rsidR="00590FDD" w:rsidRPr="00590FDD" w:rsidRDefault="00590FDD" w:rsidP="00590FDD">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285F1132" w14:textId="77777777" w:rsidR="00590FDD" w:rsidRPr="00590FDD" w:rsidRDefault="00590FDD" w:rsidP="00590FDD">
      <w:pPr>
        <w:widowControl w:val="0"/>
        <w:numPr>
          <w:ilvl w:val="0"/>
          <w:numId w:val="43"/>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62237245" w14:textId="77777777" w:rsidR="00590FDD" w:rsidRPr="00590FDD" w:rsidRDefault="00590FDD" w:rsidP="00590FDD">
      <w:pPr>
        <w:widowControl w:val="0"/>
        <w:spacing w:before="0" w:beforeAutospacing="0" w:after="0" w:afterAutospacing="0" w:line="240" w:lineRule="auto"/>
        <w:ind w:firstLine="720"/>
        <w:jc w:val="both"/>
        <w:rPr>
          <w:rFonts w:ascii="Times New Roman" w:eastAsia="Times New Roman" w:hAnsi="Times New Roman"/>
          <w:sz w:val="24"/>
          <w:rtl/>
          <w:lang w:eastAsia="he-IL"/>
        </w:rPr>
      </w:pPr>
    </w:p>
    <w:p w14:paraId="04E3A95F" w14:textId="77777777" w:rsidR="00590FDD" w:rsidRPr="00590FDD" w:rsidRDefault="00590FDD" w:rsidP="00590FDD">
      <w:pPr>
        <w:widowControl w:val="0"/>
        <w:spacing w:before="0" w:beforeAutospacing="0" w:after="120" w:afterAutospacing="0" w:line="240" w:lineRule="auto"/>
        <w:ind w:left="1440"/>
        <w:rPr>
          <w:rFonts w:ascii="Times New Roman" w:eastAsia="Times New Roman" w:hAnsi="Times New Roman"/>
          <w:sz w:val="24"/>
          <w:rtl/>
          <w:lang w:eastAsia="he-IL"/>
        </w:rPr>
      </w:pPr>
      <w:r w:rsidRPr="00590FDD">
        <w:rPr>
          <w:rFonts w:ascii="Times New Roman" w:eastAsia="Times New Roman" w:hAnsi="Times New Roman"/>
          <w:sz w:val="24"/>
          <w:rtl/>
          <w:lang w:eastAsia="he-IL"/>
        </w:rPr>
        <w:t>מובהר בזאת שהמתכנן יכין, באם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מסמכים למכרזים, עוד לפני השלמת המסמכים המפורטים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w:t>
      </w:r>
    </w:p>
    <w:p w14:paraId="2CE54EF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41449E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b/>
          <w:bCs/>
          <w:sz w:val="24"/>
          <w:u w:val="single"/>
          <w:rtl/>
          <w:lang w:eastAsia="he-IL"/>
        </w:rPr>
      </w:pPr>
      <w:r w:rsidRPr="00590FDD">
        <w:rPr>
          <w:rFonts w:ascii="Times New Roman" w:eastAsia="Times New Roman" w:hAnsi="Times New Roman"/>
          <w:sz w:val="24"/>
          <w:rtl/>
          <w:lang w:eastAsia="he-IL"/>
        </w:rPr>
        <w:t>3.4</w:t>
      </w:r>
      <w:r w:rsidRPr="00590FDD">
        <w:rPr>
          <w:rFonts w:ascii="Times New Roman" w:eastAsia="Times New Roman" w:hAnsi="Times New Roman"/>
          <w:sz w:val="24"/>
          <w:rtl/>
          <w:lang w:eastAsia="he-IL"/>
        </w:rPr>
        <w:tab/>
      </w:r>
      <w:r w:rsidRPr="00590FDD">
        <w:rPr>
          <w:rFonts w:ascii="Times New Roman" w:eastAsia="Times New Roman" w:hAnsi="Times New Roman"/>
          <w:sz w:val="24"/>
          <w:u w:val="single"/>
          <w:rtl/>
          <w:lang w:eastAsia="he-IL"/>
        </w:rPr>
        <w:t>פיקוח עליון</w:t>
      </w:r>
      <w:r w:rsidRPr="00590FDD">
        <w:rPr>
          <w:rFonts w:ascii="Times New Roman" w:eastAsia="Times New Roman" w:hAnsi="Times New Roman"/>
          <w:sz w:val="24"/>
          <w:rtl/>
          <w:lang w:eastAsia="he-IL"/>
        </w:rPr>
        <w:t>:</w:t>
      </w:r>
    </w:p>
    <w:p w14:paraId="4964F944"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b/>
          <w:bCs/>
          <w:sz w:val="24"/>
          <w:u w:val="single"/>
          <w:rtl/>
          <w:lang w:eastAsia="he-IL"/>
        </w:rPr>
      </w:pPr>
    </w:p>
    <w:p w14:paraId="41BB7C6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א.</w:t>
      </w:r>
      <w:r w:rsidRPr="00590FDD">
        <w:rPr>
          <w:rFonts w:ascii="Times New Roman" w:eastAsia="Times New Roman" w:hAnsi="Times New Roman"/>
          <w:sz w:val="24"/>
          <w:rtl/>
          <w:lang w:eastAsia="he-IL"/>
        </w:rPr>
        <w:tab/>
        <w:t>הפ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העליון של המתכנן על בצוע העבודות יכלול:</w:t>
      </w:r>
    </w:p>
    <w:p w14:paraId="50A00E99" w14:textId="77777777" w:rsidR="00590FDD" w:rsidRPr="00590FDD" w:rsidRDefault="00590FDD" w:rsidP="00590FDD">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275CF09B"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38728C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33506AE"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פיקוח עליון על טיב ביצוע הפרויקט וביצוע </w:t>
      </w:r>
      <w:r w:rsidRPr="00590FDD">
        <w:rPr>
          <w:rFonts w:ascii="Times New Roman" w:eastAsia="Times New Roman" w:hAnsi="Times New Roman" w:hint="cs"/>
          <w:sz w:val="24"/>
          <w:rtl/>
          <w:lang w:eastAsia="he-IL"/>
        </w:rPr>
        <w:t>התחייבויו</w:t>
      </w:r>
      <w:r w:rsidRPr="00590FDD">
        <w:rPr>
          <w:rFonts w:ascii="Times New Roman" w:eastAsia="Times New Roman" w:hAnsi="Times New Roman" w:hint="eastAsia"/>
          <w:sz w:val="24"/>
          <w:rtl/>
          <w:lang w:eastAsia="he-IL"/>
        </w:rPr>
        <w:t>ת</w:t>
      </w:r>
      <w:r w:rsidRPr="00590FDD">
        <w:rPr>
          <w:rFonts w:ascii="Times New Roman" w:eastAsia="Times New Roman" w:hAnsi="Times New Roman"/>
          <w:sz w:val="24"/>
          <w:rtl/>
          <w:lang w:eastAsia="he-IL"/>
        </w:rPr>
        <w:t xml:space="preserve"> קבלני העבודות.</w:t>
      </w:r>
    </w:p>
    <w:p w14:paraId="044E229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492E65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יעוץ והמלצה לגבי בחירה, בדיקה ואישור של חומרים וציוד.</w:t>
      </w:r>
    </w:p>
    <w:p w14:paraId="529B2A0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5A88F5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בדיקה באתר ומחוצה לו באם הקבלן והמפקח הבינו את תכני</w:t>
      </w:r>
      <w:r w:rsidRPr="00590FDD">
        <w:rPr>
          <w:rFonts w:ascii="Times New Roman" w:eastAsia="Times New Roman" w:hAnsi="Times New Roman" w:hint="cs"/>
          <w:sz w:val="24"/>
          <w:rtl/>
          <w:lang w:eastAsia="he-IL"/>
        </w:rPr>
        <w:t>ו</w:t>
      </w:r>
      <w:r w:rsidRPr="00590FDD">
        <w:rPr>
          <w:rFonts w:ascii="Times New Roman" w:eastAsia="Times New Roman" w:hAnsi="Times New Roman"/>
          <w:sz w:val="24"/>
          <w:rtl/>
          <w:lang w:eastAsia="he-IL"/>
        </w:rPr>
        <w:t>ת המתכנן ואת הוראותיו.</w:t>
      </w:r>
    </w:p>
    <w:p w14:paraId="4E8F9794"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75B6F19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הדרכה ומתן הסברים למפקח, במידה ונתמנה כזה לפקוח על העבודות,</w:t>
      </w:r>
      <w:r w:rsidRPr="00590FDD">
        <w:rPr>
          <w:rFonts w:ascii="Times New Roman" w:eastAsia="Times New Roman" w:hAnsi="Times New Roman" w:hint="cs"/>
          <w:sz w:val="24"/>
          <w:rtl/>
          <w:lang w:eastAsia="he-IL"/>
        </w:rPr>
        <w:t xml:space="preserve"> פרטים אופייניי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hint="cs"/>
          <w:sz w:val="24"/>
          <w:rtl/>
          <w:lang w:eastAsia="he-IL"/>
        </w:rPr>
        <w:t xml:space="preserve"> והכנת דוגמאות לאישור ולבדיקות </w:t>
      </w:r>
      <w:r w:rsidRPr="00590FDD">
        <w:rPr>
          <w:rFonts w:ascii="Times New Roman" w:eastAsia="Times New Roman" w:hAnsi="Times New Roman" w:hint="cs"/>
          <w:sz w:val="24"/>
          <w:rtl/>
          <w:lang w:eastAsia="he-IL"/>
        </w:rPr>
        <w:lastRenderedPageBreak/>
        <w:t xml:space="preserve">התאמה </w:t>
      </w:r>
      <w:proofErr w:type="spellStart"/>
      <w:r w:rsidRPr="00590FDD">
        <w:rPr>
          <w:rFonts w:ascii="Times New Roman" w:eastAsia="Times New Roman" w:hAnsi="Times New Roman" w:hint="cs"/>
          <w:sz w:val="24"/>
          <w:rtl/>
          <w:lang w:eastAsia="he-IL"/>
        </w:rPr>
        <w:t>לת"י</w:t>
      </w:r>
      <w:proofErr w:type="spellEnd"/>
      <w:r w:rsidRPr="00590FDD">
        <w:rPr>
          <w:rFonts w:ascii="Times New Roman" w:eastAsia="Times New Roman" w:hAnsi="Times New Roman"/>
          <w:sz w:val="24"/>
          <w:rtl/>
          <w:lang w:eastAsia="he-IL"/>
        </w:rPr>
        <w:t xml:space="preserve"> הדרכה ומתן הסברים לקבלני העבודות באתר ומחוצה לו.</w:t>
      </w:r>
    </w:p>
    <w:p w14:paraId="065F0C1E"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760A1D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דיווח למנהל על התקדמות ביצוע העבודות לאחר כל ביקור באתר ו/או בבית המלאכה.</w:t>
      </w:r>
    </w:p>
    <w:p w14:paraId="212E28ED"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2E4C1D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1CEC783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6CBE704"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בקבלת העבודות ואישור גמר ביצוע העבודות, בתאום עם היועצים. העברת רשימות ליקויים לתיקון.</w:t>
      </w:r>
    </w:p>
    <w:p w14:paraId="476A4E8F"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4549013"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B2817B9"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C22E07C"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מתן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לפתרונות במקרים של כשלים בבצוע העבודות לעומת התכנון.</w:t>
      </w:r>
    </w:p>
    <w:p w14:paraId="410ACB71"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62B721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5BC48D22"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1E6734B5"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85DD80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43362B76"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הכנה וחתימה על כל מסמך 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ידרש ע"י הרשויות מהמתכנן במהלך הבניה, על אישור לחיבור הפרויקט למערכות, ועל אישור לאכלוס ולתעודת גמר.</w:t>
      </w:r>
    </w:p>
    <w:p w14:paraId="102E2550"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55A2090"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בדיקת ביצוע עבודות הבדק וקבלה סופית של העבודות בגמר אחריות קבלני העבודות.</w:t>
      </w:r>
    </w:p>
    <w:p w14:paraId="7DA01E7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02BE63A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סיוע ככל הנדרש לשם אישור הרשויות להשלמת העבודות ולקבלת תעודת גמר.</w:t>
      </w:r>
    </w:p>
    <w:p w14:paraId="5D01A0A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227D469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סיוע למזמין במתן מענה לפניות אליו בקשר לתכנון ובצוע העבודות. </w:t>
      </w:r>
    </w:p>
    <w:p w14:paraId="3B090AFB"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64F72502"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השתתפות עם המזמין בהגנה בפני תביעות בקשר עם תכנון ובצוע העבודות</w:t>
      </w:r>
      <w:r w:rsidRPr="00590FDD">
        <w:rPr>
          <w:rFonts w:ascii="Times New Roman" w:eastAsia="Times New Roman" w:hAnsi="Times New Roman" w:hint="cs"/>
          <w:sz w:val="24"/>
          <w:rtl/>
          <w:lang w:eastAsia="he-IL"/>
        </w:rPr>
        <w:t xml:space="preserve"> ומתן חוות דעת מקצועית במסגרת תביעות משפטיות שיוגשו, אם יוגשו, נגד המזמין בקשר לפרויקט ולאתר</w:t>
      </w:r>
      <w:r w:rsidRPr="00590FDD">
        <w:rPr>
          <w:rFonts w:ascii="Times New Roman" w:eastAsia="Times New Roman" w:hAnsi="Times New Roman"/>
          <w:sz w:val="24"/>
          <w:rtl/>
          <w:lang w:eastAsia="he-IL"/>
        </w:rPr>
        <w:t>.</w:t>
      </w:r>
      <w:r w:rsidRPr="00590FDD">
        <w:rPr>
          <w:rFonts w:ascii="Times New Roman" w:eastAsia="Times New Roman" w:hAnsi="Times New Roman" w:hint="cs"/>
          <w:sz w:val="24"/>
          <w:rtl/>
          <w:lang w:eastAsia="he-IL"/>
        </w:rPr>
        <w:t xml:space="preserve"> </w:t>
      </w:r>
    </w:p>
    <w:p w14:paraId="7853B828"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3ECCCF17"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יתר הדרוש לפיקוח עליון, ולביקורת על הבניה.</w:t>
      </w:r>
    </w:p>
    <w:p w14:paraId="5231893C" w14:textId="77777777" w:rsidR="00590FDD" w:rsidRPr="00590FDD" w:rsidRDefault="00590FDD" w:rsidP="00590FDD">
      <w:pPr>
        <w:widowControl w:val="0"/>
        <w:spacing w:before="0" w:beforeAutospacing="0" w:after="0" w:afterAutospacing="0" w:line="240" w:lineRule="auto"/>
        <w:ind w:left="2522"/>
        <w:jc w:val="both"/>
        <w:rPr>
          <w:rFonts w:ascii="Times New Roman" w:eastAsia="Times New Roman" w:hAnsi="Times New Roman"/>
          <w:sz w:val="24"/>
          <w:rtl/>
          <w:lang w:eastAsia="he-IL"/>
        </w:rPr>
      </w:pPr>
    </w:p>
    <w:p w14:paraId="516AA181" w14:textId="77777777" w:rsidR="00590FDD" w:rsidRPr="00590FDD" w:rsidRDefault="00590FDD" w:rsidP="00590FDD">
      <w:pPr>
        <w:widowControl w:val="0"/>
        <w:numPr>
          <w:ilvl w:val="0"/>
          <w:numId w:val="40"/>
        </w:numPr>
        <w:tabs>
          <w:tab w:val="num" w:pos="2522"/>
        </w:tabs>
        <w:spacing w:before="0" w:beforeAutospacing="0" w:after="0" w:afterAutospacing="0" w:line="240"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עיבוד תכניות הפרויקט כפי שבוצעו למעשה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על בסיס תכניות </w:t>
      </w:r>
      <w:r w:rsidRPr="00590FDD">
        <w:rPr>
          <w:rFonts w:ascii="Times New Roman" w:eastAsia="Times New Roman" w:hAnsi="Times New Roman"/>
          <w:sz w:val="24"/>
          <w:lang w:eastAsia="he-IL"/>
        </w:rPr>
        <w:t>AS-MADE</w:t>
      </w:r>
      <w:r w:rsidRPr="00590FDD">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02C2C27C" w14:textId="77777777" w:rsidR="00590FDD" w:rsidRPr="00590FDD" w:rsidRDefault="00590FDD" w:rsidP="00590FDD">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4ABC2C0"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w:t>
      </w:r>
      <w:r w:rsidRPr="00590FDD">
        <w:rPr>
          <w:rFonts w:ascii="Times New Roman" w:eastAsia="Times New Roman" w:hAnsi="Times New Roman"/>
          <w:sz w:val="24"/>
          <w:rtl/>
          <w:lang w:eastAsia="he-IL"/>
        </w:rPr>
        <w:tab/>
        <w:t xml:space="preserve">כדי למלא משימות אלו יבקר המתכנן באתר הבניה ובמפעל הטרומי באופן תדיר ו/או לפי הזמנת המנהל או המפקח ולפחות בכל אחד </w:t>
      </w:r>
      <w:r w:rsidRPr="00590FDD">
        <w:rPr>
          <w:rFonts w:ascii="Times New Roman" w:eastAsia="Times New Roman" w:hAnsi="Times New Roman"/>
          <w:sz w:val="24"/>
          <w:rtl/>
          <w:lang w:eastAsia="he-IL"/>
        </w:rPr>
        <w:lastRenderedPageBreak/>
        <w:t xml:space="preserve">מהשלבים הבאים: </w:t>
      </w:r>
    </w:p>
    <w:p w14:paraId="4C5AFFF7"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5A1A8AC0"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סימון יסודות המבנה.</w:t>
      </w:r>
    </w:p>
    <w:p w14:paraId="4749C51C"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ביצוע קירות דיפון ויסודות.</w:t>
      </w:r>
    </w:p>
    <w:p w14:paraId="741BA972"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ביצוע רמפת </w:t>
      </w:r>
      <w:r w:rsidRPr="00590FDD">
        <w:rPr>
          <w:rFonts w:ascii="Times New Roman" w:eastAsia="Times New Roman" w:hAnsi="Times New Roman" w:hint="cs"/>
          <w:sz w:val="24"/>
          <w:rtl/>
          <w:lang w:eastAsia="he-IL"/>
        </w:rPr>
        <w:t xml:space="preserve">וקירות </w:t>
      </w:r>
      <w:r w:rsidRPr="00590FDD">
        <w:rPr>
          <w:rFonts w:ascii="Times New Roman" w:eastAsia="Times New Roman" w:hAnsi="Times New Roman"/>
          <w:sz w:val="24"/>
          <w:rtl/>
          <w:lang w:eastAsia="he-IL"/>
        </w:rPr>
        <w:t>המרתף.</w:t>
      </w:r>
    </w:p>
    <w:p w14:paraId="6440784B"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תקרות כל קומה וקומה.</w:t>
      </w:r>
    </w:p>
    <w:p w14:paraId="1853B515"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ביצוע ואישור פרטים אופייניים כגון: חיבור מחיצות לקירות, פרטי איטום, חיפוי אבן, תקרות תותבות וכו' והתאמה לדרישות ת"י.</w:t>
      </w:r>
    </w:p>
    <w:p w14:paraId="5E56A651"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בצוע אלמנטים אחרים אשר לדעת המתכנן</w:t>
      </w:r>
      <w:r w:rsidRPr="00590FDD">
        <w:rPr>
          <w:rFonts w:ascii="Times New Roman" w:eastAsia="Times New Roman" w:hAnsi="Times New Roman" w:hint="cs"/>
          <w:sz w:val="24"/>
          <w:rtl/>
          <w:lang w:eastAsia="he-IL"/>
        </w:rPr>
        <w:t xml:space="preserve"> ו/או המפקח</w:t>
      </w:r>
      <w:r w:rsidRPr="00590FDD">
        <w:rPr>
          <w:rFonts w:ascii="Times New Roman" w:eastAsia="Times New Roman" w:hAnsi="Times New Roman"/>
          <w:sz w:val="24"/>
          <w:rtl/>
          <w:lang w:eastAsia="he-IL"/>
        </w:rPr>
        <w:t xml:space="preserve"> יש חשיבות לבקרם בעת הבצוע.</w:t>
      </w:r>
    </w:p>
    <w:p w14:paraId="3D375A67"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בעת יצור במפעל הטרומי.</w:t>
      </w:r>
    </w:p>
    <w:p w14:paraId="0F93E741"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lang w:eastAsia="he-IL"/>
        </w:rPr>
      </w:pPr>
    </w:p>
    <w:p w14:paraId="381B672E" w14:textId="77777777" w:rsidR="00590FDD" w:rsidRPr="00590FDD" w:rsidRDefault="00590FDD" w:rsidP="000555DD">
      <w:pPr>
        <w:widowControl w:val="0"/>
        <w:spacing w:before="0" w:beforeAutospacing="0" w:after="0" w:afterAutospacing="0" w:line="276" w:lineRule="auto"/>
        <w:ind w:left="216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מובהר שעל המתכנן לאשר בכתב ביומן העבודה ו/או בדרך אחרת שתיקבע על ידי המפקח את המוכנות לפני ביצוע/ יציקה של כל הנושאים הנ"ל.</w:t>
      </w:r>
    </w:p>
    <w:p w14:paraId="0E521CE4"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בישיבות ת</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אום תקופ</w:t>
      </w:r>
      <w:r w:rsidRPr="00590FDD">
        <w:rPr>
          <w:rFonts w:ascii="Times New Roman" w:eastAsia="Times New Roman" w:hAnsi="Times New Roman" w:hint="cs"/>
          <w:sz w:val="24"/>
          <w:rtl/>
          <w:lang w:eastAsia="he-IL"/>
        </w:rPr>
        <w:t>ת</w:t>
      </w:r>
      <w:r w:rsidRPr="00590FDD">
        <w:rPr>
          <w:rFonts w:ascii="Times New Roman" w:eastAsia="Times New Roman" w:hAnsi="Times New Roman"/>
          <w:sz w:val="24"/>
          <w:rtl/>
          <w:lang w:eastAsia="he-IL"/>
        </w:rPr>
        <w:t xml:space="preserve">יות. </w:t>
      </w:r>
    </w:p>
    <w:p w14:paraId="7F2B0DBF" w14:textId="77777777" w:rsidR="00590FDD" w:rsidRPr="00590FDD" w:rsidRDefault="00590FDD" w:rsidP="00590FDD">
      <w:pPr>
        <w:widowControl w:val="0"/>
        <w:numPr>
          <w:ilvl w:val="0"/>
          <w:numId w:val="40"/>
        </w:numPr>
        <w:tabs>
          <w:tab w:val="num" w:pos="2522"/>
        </w:tabs>
        <w:spacing w:before="0" w:beforeAutospacing="0" w:after="0" w:afterAutospacing="0" w:line="276" w:lineRule="auto"/>
        <w:ind w:left="2522" w:hanging="362"/>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בתקופת הבדק. </w:t>
      </w:r>
    </w:p>
    <w:p w14:paraId="31BB5E0F" w14:textId="77777777" w:rsidR="00590FDD" w:rsidRPr="00590FDD" w:rsidRDefault="00590FDD" w:rsidP="00590FDD">
      <w:pPr>
        <w:widowControl w:val="0"/>
        <w:spacing w:before="0" w:beforeAutospacing="0" w:after="0" w:afterAutospacing="0" w:line="276" w:lineRule="auto"/>
        <w:ind w:left="2522"/>
        <w:jc w:val="both"/>
        <w:rPr>
          <w:rFonts w:ascii="Times New Roman" w:eastAsia="Times New Roman" w:hAnsi="Times New Roman"/>
          <w:sz w:val="24"/>
          <w:rtl/>
          <w:lang w:eastAsia="he-IL"/>
        </w:rPr>
      </w:pPr>
    </w:p>
    <w:p w14:paraId="7C144115"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w:t>
      </w:r>
      <w:r w:rsidRPr="00590FDD">
        <w:rPr>
          <w:rFonts w:ascii="Times New Roman" w:eastAsia="Times New Roman" w:hAnsi="Times New Roman"/>
          <w:sz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3011C874" w14:textId="77777777" w:rsidR="00590FDD" w:rsidRPr="00590FDD" w:rsidRDefault="00590FDD" w:rsidP="00590FDD">
      <w:pPr>
        <w:widowControl w:val="0"/>
        <w:spacing w:before="0" w:beforeAutospacing="0" w:after="0" w:afterAutospacing="0" w:line="276" w:lineRule="auto"/>
        <w:ind w:left="2880" w:hanging="720"/>
        <w:jc w:val="both"/>
        <w:rPr>
          <w:rFonts w:ascii="Times New Roman" w:eastAsia="Times New Roman" w:hAnsi="Times New Roman"/>
          <w:sz w:val="24"/>
          <w:rtl/>
          <w:lang w:eastAsia="he-IL"/>
        </w:rPr>
      </w:pPr>
    </w:p>
    <w:p w14:paraId="3543CD81" w14:textId="77777777" w:rsidR="00590FDD" w:rsidRPr="00590FDD" w:rsidRDefault="00590FDD" w:rsidP="00590FDD">
      <w:pPr>
        <w:widowControl w:val="0"/>
        <w:spacing w:before="0" w:beforeAutospacing="0" w:after="0" w:afterAutospacing="0" w:line="360"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ד.</w:t>
      </w:r>
      <w:r w:rsidRPr="00590FDD">
        <w:rPr>
          <w:rFonts w:ascii="Times New Roman" w:eastAsia="Times New Roman" w:hAnsi="Times New Roman"/>
          <w:sz w:val="24"/>
          <w:rtl/>
          <w:lang w:eastAsia="he-IL"/>
        </w:rPr>
        <w:tab/>
        <w:t xml:space="preserve">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w:t>
      </w:r>
      <w:r w:rsidRPr="00590FDD">
        <w:rPr>
          <w:rFonts w:ascii="Times New Roman" w:eastAsia="Times New Roman" w:hAnsi="Times New Roman" w:hint="cs"/>
          <w:sz w:val="24"/>
          <w:rtl/>
          <w:lang w:eastAsia="he-IL"/>
        </w:rPr>
        <w:t>לתכניותיו</w:t>
      </w:r>
      <w:r w:rsidRPr="00590FDD">
        <w:rPr>
          <w:rFonts w:ascii="Times New Roman" w:eastAsia="Times New Roman" w:hAnsi="Times New Roman"/>
          <w:sz w:val="24"/>
          <w:rtl/>
          <w:lang w:eastAsia="he-IL"/>
        </w:rPr>
        <w:t xml:space="preserve"> ולתקנים מחייבים וכי בוצעו לשביעות רצונו.</w:t>
      </w:r>
    </w:p>
    <w:p w14:paraId="052F8CA8"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0C33C4C1"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p>
    <w:p w14:paraId="390FCAAC" w14:textId="77777777" w:rsidR="00590FDD" w:rsidRPr="00590FDD" w:rsidRDefault="00590FDD" w:rsidP="00590FDD">
      <w:pPr>
        <w:widowControl w:val="0"/>
        <w:spacing w:before="0" w:beforeAutospacing="0" w:after="0" w:afterAutospacing="0" w:line="276" w:lineRule="auto"/>
        <w:ind w:left="216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w:t>
      </w:r>
      <w:r w:rsidRPr="00590FDD">
        <w:rPr>
          <w:rFonts w:ascii="Times New Roman" w:eastAsia="Times New Roman" w:hAnsi="Times New Roman"/>
          <w:sz w:val="24"/>
          <w:rtl/>
          <w:lang w:eastAsia="he-IL"/>
        </w:rPr>
        <w:tab/>
        <w:t>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עוץ למזמין בדבר אחזקת המתקן.</w:t>
      </w:r>
    </w:p>
    <w:p w14:paraId="2DDF08E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6065F071"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b/>
          <w:bCs/>
          <w:sz w:val="24"/>
          <w:rtl/>
          <w:lang w:eastAsia="he-IL"/>
        </w:rPr>
      </w:pPr>
      <w:r w:rsidRPr="00590FDD">
        <w:rPr>
          <w:rFonts w:ascii="Times New Roman" w:eastAsia="Times New Roman" w:hAnsi="Times New Roman"/>
          <w:sz w:val="24"/>
          <w:rtl/>
          <w:lang w:eastAsia="he-IL"/>
        </w:rPr>
        <w:t>4.</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אופציה לבחירת המזמין</w:t>
      </w:r>
      <w:r w:rsidRPr="00590FDD">
        <w:rPr>
          <w:rFonts w:ascii="Times New Roman" w:eastAsia="Times New Roman" w:hAnsi="Times New Roman"/>
          <w:b/>
          <w:bCs/>
          <w:sz w:val="24"/>
          <w:rtl/>
          <w:lang w:eastAsia="he-IL"/>
        </w:rPr>
        <w:t>:</w:t>
      </w:r>
    </w:p>
    <w:p w14:paraId="41C60D6C" w14:textId="77777777" w:rsidR="00590FDD" w:rsidRPr="00590FDD" w:rsidRDefault="00590FDD" w:rsidP="00590FDD">
      <w:pPr>
        <w:widowControl w:val="0"/>
        <w:spacing w:before="0" w:beforeAutospacing="0" w:after="0" w:afterAutospacing="0" w:line="240" w:lineRule="auto"/>
        <w:ind w:left="-58" w:firstLine="142"/>
        <w:jc w:val="both"/>
        <w:rPr>
          <w:rFonts w:ascii="Times New Roman" w:eastAsia="Times New Roman" w:hAnsi="Times New Roman"/>
          <w:sz w:val="24"/>
          <w:rtl/>
          <w:lang w:eastAsia="he-IL"/>
        </w:rPr>
      </w:pPr>
    </w:p>
    <w:p w14:paraId="65FDB110" w14:textId="77777777" w:rsidR="00590FDD" w:rsidRPr="00590FDD" w:rsidRDefault="00590FDD" w:rsidP="00590FDD">
      <w:pPr>
        <w:widowControl w:val="0"/>
        <w:tabs>
          <w:tab w:val="left" w:pos="2096"/>
        </w:tabs>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א.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במקרה בו יחליט המזמין להוציא מכרזים לב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צוע העבודות ללא תכנון מפורט ולהטיל את התכנון המפורט על הקבלן - 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דרש המתכנן להכין תכנון מוקדם וסופי כהגדרתו לעיל וכן מסמכים למכרזים בין קבלנים במתכונת זו.</w:t>
      </w:r>
    </w:p>
    <w:p w14:paraId="507EA1EE"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 xml:space="preserve">ב. </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 xml:space="preserve">הקבלנים יהיו רשאים להציע פתרונות אדריכליים וקונסטרוקטיביים, ופתרונות אטום ובדוד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w:t>
      </w: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ומסמכים אחרים </w:t>
      </w:r>
      <w:r w:rsidRPr="00590FDD">
        <w:rPr>
          <w:rFonts w:ascii="Times New Roman" w:eastAsia="Times New Roman" w:hAnsi="Times New Roman"/>
          <w:sz w:val="24"/>
          <w:rtl/>
          <w:lang w:eastAsia="he-IL"/>
        </w:rPr>
        <w:lastRenderedPageBreak/>
        <w:t>שיוגשו ע"י הקבלן, יעביר את המלצותיו לדחייתם/</w:t>
      </w:r>
      <w:r w:rsidRPr="00590FDD">
        <w:rPr>
          <w:rFonts w:ascii="Times New Roman" w:eastAsia="Times New Roman" w:hAnsi="Times New Roman" w:hint="cs"/>
          <w:sz w:val="24"/>
          <w:rtl/>
          <w:lang w:eastAsia="he-IL"/>
        </w:rPr>
        <w:t>לאישור</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 xml:space="preserve"> ו/או את הערותיו לתכנון המוצע,</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ויבצע פ</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קוח עליון.</w:t>
      </w:r>
    </w:p>
    <w:p w14:paraId="25170F9D" w14:textId="77777777" w:rsidR="00590FDD" w:rsidRPr="00590FDD" w:rsidRDefault="00590FDD" w:rsidP="00590FDD">
      <w:pPr>
        <w:widowControl w:val="0"/>
        <w:spacing w:before="0" w:beforeAutospacing="0" w:after="0" w:afterAutospacing="0" w:line="360" w:lineRule="auto"/>
        <w:ind w:left="2096" w:hanging="708"/>
        <w:jc w:val="both"/>
        <w:rPr>
          <w:rFonts w:ascii="Times New Roman" w:eastAsia="Times New Roman" w:hAnsi="Times New Roman"/>
          <w:sz w:val="24"/>
          <w:rtl/>
          <w:lang w:eastAsia="he-IL"/>
        </w:rPr>
      </w:pPr>
    </w:p>
    <w:p w14:paraId="00BEBFF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b/>
          <w:bCs/>
          <w:sz w:val="24"/>
          <w:rtl/>
          <w:lang w:eastAsia="he-IL"/>
        </w:rPr>
        <w:tab/>
      </w:r>
      <w:r w:rsidRPr="00590FDD">
        <w:rPr>
          <w:rFonts w:ascii="Times New Roman" w:eastAsia="Times New Roman" w:hAnsi="Times New Roman"/>
          <w:b/>
          <w:bCs/>
          <w:sz w:val="24"/>
          <w:u w:val="single"/>
          <w:rtl/>
          <w:lang w:eastAsia="he-IL"/>
        </w:rPr>
        <w:t>שלבי העבודה –</w:t>
      </w:r>
      <w:r w:rsidRPr="00590FDD">
        <w:rPr>
          <w:rFonts w:ascii="Times New Roman" w:eastAsia="Times New Roman" w:hAnsi="Times New Roman" w:hint="cs"/>
          <w:b/>
          <w:bCs/>
          <w:sz w:val="24"/>
          <w:u w:val="single"/>
          <w:rtl/>
          <w:lang w:eastAsia="he-IL"/>
        </w:rPr>
        <w:t xml:space="preserve"> אנליזת מנהרת רוח (ככל ונדרש)</w:t>
      </w:r>
      <w:r w:rsidRPr="00590FDD">
        <w:rPr>
          <w:rFonts w:ascii="Times New Roman" w:eastAsia="Times New Roman" w:hAnsi="Times New Roman"/>
          <w:b/>
          <w:bCs/>
          <w:sz w:val="24"/>
          <w:rtl/>
          <w:lang w:eastAsia="he-IL"/>
        </w:rPr>
        <w:t>:</w:t>
      </w:r>
      <w:r w:rsidRPr="00590FDD">
        <w:rPr>
          <w:rFonts w:ascii="Times New Roman" w:eastAsia="Times New Roman" w:hAnsi="Times New Roman"/>
          <w:b/>
          <w:bCs/>
          <w:sz w:val="24"/>
          <w:rtl/>
          <w:lang w:eastAsia="he-IL"/>
        </w:rPr>
        <w:tab/>
      </w:r>
    </w:p>
    <w:p w14:paraId="30D66C7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b/>
          <w:bCs/>
          <w:sz w:val="24"/>
          <w:rtl/>
          <w:lang w:eastAsia="he-IL"/>
        </w:rPr>
      </w:pPr>
    </w:p>
    <w:p w14:paraId="2D0B40D6"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5.1</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דרישות המודל</w:t>
      </w:r>
      <w:r w:rsidRPr="00590FDD">
        <w:rPr>
          <w:rFonts w:ascii="Times New Roman" w:eastAsia="Times New Roman" w:hAnsi="Times New Roman" w:hint="cs"/>
          <w:sz w:val="24"/>
          <w:rtl/>
          <w:lang w:eastAsia="he-IL"/>
        </w:rPr>
        <w:t>:</w:t>
      </w:r>
    </w:p>
    <w:p w14:paraId="23C3148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0DF7DC92"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א.</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הכנת מודל אקלימי לעומסי רוח אקלימי מדויק ככל הניתן.</w:t>
      </w:r>
    </w:p>
    <w:p w14:paraId="78D5947B"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34AE2729"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w:t>
      </w:r>
      <w:r w:rsidRPr="00590FDD">
        <w:rPr>
          <w:rFonts w:ascii="Times New Roman" w:eastAsia="Times New Roman" w:hAnsi="Times New Roman" w:hint="cs"/>
          <w:sz w:val="24"/>
          <w:rtl/>
          <w:lang w:eastAsia="he-IL"/>
        </w:rPr>
        <w:tab/>
        <w:t>הכנת ניתוח ע"ג המודל לבחינת עומסי רוח המקסימליים הקשורים לתכנון קונסטרוקציית וביסוס המגדלים הלוקח בחשבון עומסים דינמיים.</w:t>
      </w:r>
    </w:p>
    <w:p w14:paraId="1821247E"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4A81AC05" w14:textId="77777777" w:rsidR="00590FDD" w:rsidRPr="00590FDD" w:rsidRDefault="00590FDD" w:rsidP="00590FDD">
      <w:pPr>
        <w:widowControl w:val="0"/>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ג.</w:t>
      </w:r>
      <w:r w:rsidRPr="00590FDD">
        <w:rPr>
          <w:rFonts w:ascii="Times New Roman" w:eastAsia="Times New Roman" w:hAnsi="Times New Roman" w:hint="cs"/>
          <w:sz w:val="24"/>
          <w:rtl/>
          <w:lang w:eastAsia="he-IL"/>
        </w:rPr>
        <w:tab/>
        <w:t>הכנת ניתוח ע"ג המודל לבחינת עומסי רוח הקשורים לתכנון מעטפת חזיתות המגדלים.</w:t>
      </w:r>
    </w:p>
    <w:p w14:paraId="6BB12922"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0683FE15"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ד.</w:t>
      </w:r>
      <w:r w:rsidRPr="00590FDD">
        <w:rPr>
          <w:rFonts w:ascii="Times New Roman" w:eastAsia="Times New Roman" w:hAnsi="Times New Roman" w:hint="cs"/>
          <w:sz w:val="24"/>
          <w:rtl/>
          <w:lang w:eastAsia="he-IL"/>
        </w:rPr>
        <w:tab/>
        <w:t>הכנת ניתוח ע"ג המודל לבחינת תנודות מקסימליות הנגרמות מעומסי הרוח המקסימליים והשפעתם על השירות לדיירי המגדלים.</w:t>
      </w:r>
    </w:p>
    <w:p w14:paraId="10B72181"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C8D1C57"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ה.</w:t>
      </w:r>
      <w:r w:rsidRPr="00590FDD">
        <w:rPr>
          <w:rFonts w:ascii="Times New Roman" w:eastAsia="Times New Roman" w:hAnsi="Times New Roman" w:hint="cs"/>
          <w:sz w:val="24"/>
          <w:rtl/>
          <w:lang w:eastAsia="he-IL"/>
        </w:rPr>
        <w:tab/>
        <w:t>הכנת ניתוח ע"ג המודל לבחינת משטר הרוחות הנוצרים בשטחי הפיתוח הסובבים למגדלים, והמלצות על אלמנטים למיתון עומסי רוח אלו.</w:t>
      </w:r>
    </w:p>
    <w:p w14:paraId="2C852493"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0AD8F59F"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40537C8D" w14:textId="77777777" w:rsidR="00590FDD" w:rsidRPr="00590FDD" w:rsidRDefault="00590FDD" w:rsidP="00590FDD">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5.2</w:t>
      </w:r>
      <w:r w:rsidRPr="00590FDD">
        <w:rPr>
          <w:rFonts w:ascii="Times New Roman" w:eastAsia="Times New Roman" w:hAnsi="Times New Roman" w:hint="cs"/>
          <w:sz w:val="24"/>
          <w:rtl/>
          <w:lang w:eastAsia="he-IL"/>
        </w:rPr>
        <w:tab/>
      </w:r>
      <w:r w:rsidRPr="00590FDD">
        <w:rPr>
          <w:rFonts w:ascii="Times New Roman" w:eastAsia="Times New Roman" w:hAnsi="Times New Roman" w:hint="cs"/>
          <w:sz w:val="24"/>
          <w:u w:val="single"/>
          <w:rtl/>
          <w:lang w:eastAsia="he-IL"/>
        </w:rPr>
        <w:t>תכולות העבודה</w:t>
      </w:r>
      <w:r w:rsidRPr="00590FDD">
        <w:rPr>
          <w:rFonts w:ascii="Times New Roman" w:eastAsia="Times New Roman" w:hAnsi="Times New Roman" w:hint="cs"/>
          <w:sz w:val="24"/>
          <w:rtl/>
          <w:lang w:eastAsia="he-IL"/>
        </w:rPr>
        <w:t>:</w:t>
      </w:r>
    </w:p>
    <w:p w14:paraId="5DDDF201" w14:textId="77777777" w:rsidR="00590FDD" w:rsidRPr="00590FDD" w:rsidRDefault="00590FDD" w:rsidP="00590FDD">
      <w:pPr>
        <w:widowControl w:val="0"/>
        <w:spacing w:before="0" w:beforeAutospacing="0" w:after="0" w:afterAutospacing="0" w:line="240" w:lineRule="auto"/>
        <w:ind w:left="2096" w:hanging="720"/>
        <w:jc w:val="both"/>
        <w:rPr>
          <w:rFonts w:ascii="Times New Roman" w:eastAsia="Times New Roman" w:hAnsi="Times New Roman"/>
          <w:sz w:val="24"/>
          <w:rtl/>
          <w:lang w:eastAsia="he-IL"/>
        </w:rPr>
      </w:pPr>
    </w:p>
    <w:p w14:paraId="269A06D4"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 xml:space="preserve">הכנת מודל אקלימי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xml:space="preserve">. 1:300 או </w:t>
      </w:r>
      <w:proofErr w:type="spellStart"/>
      <w:r w:rsidRPr="00590FDD">
        <w:rPr>
          <w:rFonts w:ascii="Times New Roman" w:eastAsia="Times New Roman" w:hAnsi="Times New Roman" w:hint="cs"/>
          <w:sz w:val="24"/>
          <w:rtl/>
          <w:lang w:eastAsia="he-IL"/>
        </w:rPr>
        <w:t>בק.מ</w:t>
      </w:r>
      <w:proofErr w:type="spellEnd"/>
      <w:r w:rsidRPr="00590FDD">
        <w:rPr>
          <w:rFonts w:ascii="Times New Roman" w:eastAsia="Times New Roman" w:hAnsi="Times New Roman" w:hint="cs"/>
          <w:sz w:val="24"/>
          <w:rtl/>
          <w:lang w:eastAsia="he-IL"/>
        </w:rPr>
        <w:t xml:space="preserve">. אחר לפי הצורך בהתאם לדרישות המפקח לעומסי רוח של הפרויקט, כולל </w:t>
      </w:r>
      <w:proofErr w:type="spellStart"/>
      <w:r w:rsidRPr="00590FDD">
        <w:rPr>
          <w:rFonts w:ascii="Times New Roman" w:eastAsia="Times New Roman" w:hAnsi="Times New Roman" w:hint="cs"/>
          <w:sz w:val="24"/>
          <w:rtl/>
          <w:lang w:eastAsia="he-IL"/>
        </w:rPr>
        <w:t>פרויקטי</w:t>
      </w:r>
      <w:proofErr w:type="spellEnd"/>
      <w:r w:rsidRPr="00590FDD">
        <w:rPr>
          <w:rFonts w:ascii="Times New Roman" w:eastAsia="Times New Roman" w:hAnsi="Times New Roman" w:hint="cs"/>
          <w:sz w:val="24"/>
          <w:rtl/>
          <w:lang w:eastAsia="he-IL"/>
        </w:rPr>
        <w:t xml:space="preserve"> מגדלים סמוכים מסביב לפרויקט בהתאם </w:t>
      </w:r>
      <w:proofErr w:type="spellStart"/>
      <w:r w:rsidRPr="00590FDD">
        <w:rPr>
          <w:rFonts w:ascii="Times New Roman" w:eastAsia="Times New Roman" w:hAnsi="Times New Roman" w:hint="cs"/>
          <w:sz w:val="24"/>
          <w:rtl/>
          <w:lang w:eastAsia="he-IL"/>
        </w:rPr>
        <w:t>לתב"עות</w:t>
      </w:r>
      <w:proofErr w:type="spellEnd"/>
      <w:r w:rsidRPr="00590FDD">
        <w:rPr>
          <w:rFonts w:ascii="Times New Roman" w:eastAsia="Times New Roman" w:hAnsi="Times New Roman" w:hint="cs"/>
          <w:sz w:val="24"/>
          <w:rtl/>
          <w:lang w:eastAsia="he-IL"/>
        </w:rPr>
        <w:t xml:space="preserve"> מאושרות.</w:t>
      </w:r>
    </w:p>
    <w:p w14:paraId="7E04AD28"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1473D5F0"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רכישת נתוני סטטיסטיים של משטר רוחות, חישוב מהירויות וכיווני רוחות ממוצעים ומקסימליים, והטמעתם באנליזה.</w:t>
      </w:r>
    </w:p>
    <w:p w14:paraId="3AE31C26" w14:textId="77777777" w:rsidR="00590FDD" w:rsidRPr="00590FDD" w:rsidRDefault="00590FDD" w:rsidP="00590FDD">
      <w:pPr>
        <w:widowControl w:val="0"/>
        <w:spacing w:before="0" w:beforeAutospacing="0" w:after="0" w:afterAutospacing="0" w:line="240" w:lineRule="auto"/>
        <w:ind w:left="2096"/>
        <w:jc w:val="both"/>
        <w:rPr>
          <w:rFonts w:ascii="Times New Roman" w:eastAsia="Times New Roman" w:hAnsi="Times New Roman"/>
          <w:sz w:val="24"/>
          <w:rtl/>
          <w:lang w:eastAsia="he-IL"/>
        </w:rPr>
      </w:pPr>
    </w:p>
    <w:p w14:paraId="35BBADFB" w14:textId="77777777" w:rsidR="00590FDD" w:rsidRPr="00590FDD" w:rsidRDefault="00590FDD" w:rsidP="00590FDD">
      <w:pPr>
        <w:widowControl w:val="0"/>
        <w:numPr>
          <w:ilvl w:val="0"/>
          <w:numId w:val="44"/>
        </w:numPr>
        <w:spacing w:before="0" w:beforeAutospacing="0" w:after="0" w:afterAutospacing="0" w:line="240" w:lineRule="auto"/>
        <w:ind w:left="2096" w:hanging="708"/>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בחינת השפעת משטר הרוחות הצפוי על קונסטרוקציית, ביסוס ומעטפת המגדלים לכשל ושירות, וכן ההשפעה על אזורי הפיתוח הסמוכים לפרויקט.</w:t>
      </w:r>
    </w:p>
    <w:p w14:paraId="7C0E374B"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486C3287"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79DB4FAA"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p>
    <w:p w14:paraId="6D8C18CD"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7</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590FDD">
        <w:rPr>
          <w:rFonts w:ascii="Times New Roman" w:eastAsia="Times New Roman" w:hAnsi="Times New Roman"/>
          <w:sz w:val="24"/>
          <w:rtl/>
          <w:lang w:eastAsia="he-IL"/>
        </w:rPr>
        <w:t>הכל</w:t>
      </w:r>
      <w:proofErr w:type="spellEnd"/>
      <w:r w:rsidRPr="00590FDD">
        <w:rPr>
          <w:rFonts w:ascii="Times New Roman" w:eastAsia="Times New Roman" w:hAnsi="Times New Roman"/>
          <w:sz w:val="24"/>
          <w:rtl/>
          <w:lang w:eastAsia="he-IL"/>
        </w:rPr>
        <w:t xml:space="preserve"> כפי שיפורט בנספח ד'.</w:t>
      </w:r>
    </w:p>
    <w:p w14:paraId="32A06DFB"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4FA7F340" w14:textId="77777777" w:rsidR="00590FDD" w:rsidRPr="00590FDD" w:rsidRDefault="00590FDD" w:rsidP="00590FDD">
      <w:pPr>
        <w:widowControl w:val="0"/>
        <w:spacing w:before="0" w:beforeAutospacing="0" w:after="0" w:afterAutospacing="0" w:line="360" w:lineRule="auto"/>
        <w:ind w:left="720" w:hanging="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8</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r>
      <w:r w:rsidRPr="00590FDD">
        <w:rPr>
          <w:rFonts w:ascii="Times New Roman" w:eastAsia="Times New Roman" w:hAnsi="Times New Roman" w:hint="cs"/>
          <w:sz w:val="24"/>
          <w:rtl/>
          <w:lang w:eastAsia="he-IL"/>
        </w:rPr>
        <w:t>יובהר כדלקמן:</w:t>
      </w:r>
    </w:p>
    <w:p w14:paraId="792BB982" w14:textId="77777777" w:rsidR="00590FDD" w:rsidRPr="00590FDD" w:rsidRDefault="00590FDD" w:rsidP="00590FDD">
      <w:pPr>
        <w:spacing w:before="0" w:beforeAutospacing="0" w:after="0" w:afterAutospacing="0" w:line="240" w:lineRule="auto"/>
        <w:ind w:left="740" w:hanging="580"/>
        <w:jc w:val="both"/>
        <w:rPr>
          <w:rFonts w:ascii="Times New Roman" w:eastAsia="Times New Roman" w:hAnsi="Times New Roman"/>
          <w:color w:val="000000"/>
          <w:sz w:val="24"/>
          <w:rtl/>
          <w:lang w:eastAsia="he-IL"/>
        </w:rPr>
      </w:pPr>
    </w:p>
    <w:p w14:paraId="1D78B993"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העבודה הממוחשבת בפרויקט תיערך בתכנת </w:t>
      </w:r>
      <w:r w:rsidRPr="00590FDD">
        <w:rPr>
          <w:rFonts w:ascii="Times New Roman" w:eastAsia="Times New Roman" w:hAnsi="Times New Roman"/>
          <w:color w:val="000000"/>
          <w:sz w:val="24"/>
          <w:lang w:eastAsia="he-IL"/>
        </w:rPr>
        <w:t>REVIT</w:t>
      </w:r>
      <w:r w:rsidRPr="00590FDD">
        <w:rPr>
          <w:rFonts w:ascii="Times New Roman" w:eastAsia="Times New Roman" w:hAnsi="Times New Roman"/>
          <w:color w:val="000000"/>
          <w:sz w:val="24"/>
          <w:rtl/>
          <w:lang w:eastAsia="he-IL"/>
        </w:rPr>
        <w:t xml:space="preserve"> על </w:t>
      </w:r>
      <w:r w:rsidRPr="00590FDD">
        <w:rPr>
          <w:rFonts w:ascii="Times New Roman" w:eastAsia="Times New Roman" w:hAnsi="Times New Roman" w:hint="cs"/>
          <w:color w:val="000000"/>
          <w:sz w:val="24"/>
          <w:rtl/>
          <w:lang w:eastAsia="he-IL"/>
        </w:rPr>
        <w:t>המתכנן</w:t>
      </w:r>
      <w:r w:rsidRPr="00590FDD">
        <w:rPr>
          <w:rFonts w:ascii="Times New Roman" w:eastAsia="Times New Roman" w:hAnsi="Times New Roman"/>
          <w:color w:val="000000"/>
          <w:sz w:val="24"/>
          <w:rtl/>
          <w:lang w:eastAsia="he-IL"/>
        </w:rPr>
        <w:t xml:space="preserve"> לדאוג לעמדות עבודה וכ"א מוכשר במשרדו בהתאם.</w:t>
      </w:r>
    </w:p>
    <w:p w14:paraId="3B73EDEE"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rtl/>
          <w:lang w:eastAsia="he-IL"/>
        </w:rPr>
      </w:pPr>
      <w:r w:rsidRPr="00590FDD">
        <w:rPr>
          <w:rFonts w:ascii="Times New Roman" w:eastAsia="Times New Roman" w:hAnsi="Times New Roman"/>
          <w:color w:val="000000"/>
          <w:sz w:val="24"/>
          <w:rtl/>
          <w:lang w:eastAsia="he-IL"/>
        </w:rPr>
        <w:t>כל קבצי התכנון והמסמכים השונים יוטענו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תעבורת המידע היחידה הקבילה בפרויקט. </w:t>
      </w:r>
    </w:p>
    <w:p w14:paraId="697B9FC5" w14:textId="77777777" w:rsidR="00590FDD" w:rsidRPr="00590FDD" w:rsidRDefault="00590FDD" w:rsidP="00590FDD">
      <w:pPr>
        <w:widowControl w:val="0"/>
        <w:numPr>
          <w:ilvl w:val="0"/>
          <w:numId w:val="45"/>
        </w:numPr>
        <w:spacing w:before="0" w:beforeAutospacing="0" w:after="0" w:afterAutospacing="0" w:line="276" w:lineRule="auto"/>
        <w:ind w:left="2096" w:hanging="708"/>
        <w:jc w:val="both"/>
        <w:rPr>
          <w:rFonts w:ascii="Times New Roman" w:eastAsia="Times New Roman" w:hAnsi="Times New Roman"/>
          <w:color w:val="000000"/>
          <w:sz w:val="24"/>
          <w:lang w:eastAsia="he-IL"/>
        </w:rPr>
      </w:pPr>
      <w:r w:rsidRPr="00590FDD">
        <w:rPr>
          <w:rFonts w:ascii="Times New Roman" w:eastAsia="Times New Roman" w:hAnsi="Times New Roman"/>
          <w:color w:val="000000"/>
          <w:sz w:val="24"/>
          <w:rtl/>
          <w:lang w:eastAsia="he-IL"/>
        </w:rPr>
        <w:t xml:space="preserve">חשבונות המתכנן יוטענו ע"י </w:t>
      </w:r>
      <w:r w:rsidRPr="00590FDD">
        <w:rPr>
          <w:rFonts w:ascii="Times New Roman" w:eastAsia="Times New Roman" w:hAnsi="Times New Roman" w:hint="cs"/>
          <w:color w:val="000000"/>
          <w:sz w:val="24"/>
          <w:rtl/>
          <w:lang w:eastAsia="he-IL"/>
        </w:rPr>
        <w:t>המפקח</w:t>
      </w:r>
      <w:r w:rsidRPr="00590FDD">
        <w:rPr>
          <w:rFonts w:ascii="Times New Roman" w:eastAsia="Times New Roman" w:hAnsi="Times New Roman"/>
          <w:color w:val="000000"/>
          <w:sz w:val="24"/>
          <w:rtl/>
          <w:lang w:eastAsia="he-IL"/>
        </w:rPr>
        <w:t xml:space="preserve"> למערכת ה-</w:t>
      </w:r>
      <w:r w:rsidRPr="00590FDD">
        <w:rPr>
          <w:rFonts w:ascii="Times New Roman" w:eastAsia="Times New Roman" w:hAnsi="Times New Roman"/>
          <w:color w:val="000000"/>
          <w:sz w:val="24"/>
          <w:lang w:eastAsia="he-IL"/>
        </w:rPr>
        <w:t>@view</w:t>
      </w:r>
      <w:r w:rsidRPr="00590FDD">
        <w:rPr>
          <w:rFonts w:ascii="Times New Roman" w:eastAsia="Times New Roman" w:hAnsi="Times New Roman"/>
          <w:color w:val="000000"/>
          <w:sz w:val="24"/>
          <w:rtl/>
          <w:lang w:eastAsia="he-IL"/>
        </w:rPr>
        <w:t xml:space="preserve"> לתיקיית </w:t>
      </w:r>
      <w:r w:rsidRPr="00590FDD">
        <w:rPr>
          <w:rFonts w:ascii="Times New Roman" w:eastAsia="Times New Roman" w:hAnsi="Times New Roman"/>
          <w:color w:val="000000"/>
          <w:sz w:val="24"/>
          <w:rtl/>
          <w:lang w:eastAsia="he-IL"/>
        </w:rPr>
        <w:lastRenderedPageBreak/>
        <w:t>"חשבונות מוגשים", כתנאי לטיפול בהם.</w:t>
      </w:r>
    </w:p>
    <w:p w14:paraId="46AD406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F8B8DB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7C8CCC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6578D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8D8A11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9A823C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2707263"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EE1208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DAA79D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0121FC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259DEE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CC7F93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B1660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6A4660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EBC11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E5B43F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7E4AD51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7DE7B7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D33A4C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146302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B12BCC"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3E9E15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E7785B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A51FB5A"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62469D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DFC1A4B"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0B897EE6"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ג</w:t>
      </w:r>
      <w:r w:rsidR="000555DD">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34D5F441"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F082C05"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t>לוח זמנים ושלבי עבודה</w:t>
      </w:r>
    </w:p>
    <w:p w14:paraId="478D7D74"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A12A97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58FC7B18"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590FDD">
        <w:rPr>
          <w:rFonts w:ascii="Times New Roman" w:eastAsia="Times New Roman" w:hAnsi="Times New Roman"/>
          <w:sz w:val="20"/>
          <w:lang w:eastAsia="he-IL"/>
        </w:rPr>
        <w:t>–</w:t>
      </w:r>
      <w:r w:rsidRPr="00590FDD">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90B366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E3258A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המהנדס וצוותו יעסקו בפרויקט לפי הצורך וללא הגבלת זמן.</w:t>
      </w:r>
    </w:p>
    <w:p w14:paraId="1C8076C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lang w:eastAsia="he-IL"/>
        </w:rPr>
      </w:pPr>
    </w:p>
    <w:p w14:paraId="0758B3D7"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70F7FDE5"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74D41C45"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rtl/>
          <w:lang w:eastAsia="he-IL"/>
        </w:rPr>
      </w:pPr>
      <w:r w:rsidRPr="00590FDD">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w:t>
      </w:r>
      <w:r w:rsidRPr="00590FDD">
        <w:rPr>
          <w:rFonts w:ascii="Times New Roman" w:eastAsia="Times New Roman" w:hAnsi="Times New Roman" w:hint="cs"/>
          <w:sz w:val="20"/>
          <w:rtl/>
          <w:lang w:eastAsia="he-IL"/>
        </w:rPr>
        <w:t>ב</w:t>
      </w:r>
      <w:r w:rsidRPr="00590FDD">
        <w:rPr>
          <w:rFonts w:ascii="Times New Roman" w:eastAsia="Times New Roman" w:hAnsi="Times New Roman"/>
          <w:sz w:val="20"/>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84D7A6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1F5E8F13"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אם לא יקבע לוח זמנים במעמד חתימת ההסכם יעביר המתכנן לוח זמנים ראשוני לאישור המנהל תוך 7 ימים ממועד החתימה.</w:t>
      </w:r>
    </w:p>
    <w:p w14:paraId="09A39FD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653725E9"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sz w:val="20"/>
          <w:rtl/>
          <w:lang w:eastAsia="he-IL"/>
        </w:rPr>
        <w:t>התקדמות תכנון הקונסטרוקציה</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sz w:val="20"/>
          <w:rtl/>
          <w:lang w:eastAsia="he-IL"/>
        </w:rPr>
        <w:t>תעשה לפי שלבי הפרויקט ועל פי שינויי תכנון של האדריכל והיועצים, ללא זכות לתוספות שכר.</w:t>
      </w:r>
    </w:p>
    <w:p w14:paraId="0FB647B2"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5EE9284A" w14:textId="77777777" w:rsidR="00590FDD" w:rsidRPr="00590FDD" w:rsidRDefault="00590FDD" w:rsidP="00590FDD">
      <w:pPr>
        <w:widowControl w:val="0"/>
        <w:numPr>
          <w:ilvl w:val="0"/>
          <w:numId w:val="47"/>
        </w:numPr>
        <w:spacing w:before="0" w:beforeAutospacing="0" w:after="0" w:afterAutospacing="0" w:line="240" w:lineRule="auto"/>
        <w:ind w:hanging="608"/>
        <w:jc w:val="both"/>
        <w:rPr>
          <w:rFonts w:ascii="Times New Roman" w:eastAsia="Times New Roman" w:hAnsi="Times New Roman"/>
          <w:sz w:val="20"/>
          <w:lang w:eastAsia="he-IL"/>
        </w:rPr>
      </w:pPr>
      <w:r w:rsidRPr="00590FDD">
        <w:rPr>
          <w:rFonts w:ascii="Times New Roman" w:eastAsia="Times New Roman" w:hAnsi="Times New Roman" w:hint="cs"/>
          <w:sz w:val="20"/>
          <w:u w:val="single"/>
          <w:rtl/>
          <w:lang w:eastAsia="he-IL"/>
        </w:rPr>
        <w:t>לו"ז עקרוני</w:t>
      </w:r>
      <w:r w:rsidRPr="00590FDD">
        <w:rPr>
          <w:rFonts w:ascii="Times New Roman" w:eastAsia="Times New Roman" w:hAnsi="Times New Roman" w:hint="cs"/>
          <w:sz w:val="20"/>
          <w:rtl/>
          <w:lang w:eastAsia="he-IL"/>
        </w:rPr>
        <w:t>:</w:t>
      </w:r>
    </w:p>
    <w:p w14:paraId="31BB9AAA"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0"/>
          <w:rtl/>
          <w:lang w:eastAsia="he-IL"/>
        </w:rPr>
      </w:pPr>
    </w:p>
    <w:p w14:paraId="0529484C"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מוקדם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1BC74B9A"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סופי להיתרים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p>
    <w:p w14:paraId="47AC0B11" w14:textId="77777777" w:rsidR="00590FDD" w:rsidRPr="00590FDD" w:rsidRDefault="00590FDD" w:rsidP="004E32D2">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השלמת תכנון מפורט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p>
    <w:p w14:paraId="2E3166E4"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lang w:eastAsia="he-IL"/>
        </w:rPr>
      </w:pPr>
      <w:r w:rsidRPr="00590FDD">
        <w:rPr>
          <w:rFonts w:ascii="Times New Roman" w:eastAsia="Times New Roman" w:hAnsi="Times New Roman" w:hint="cs"/>
          <w:sz w:val="20"/>
          <w:rtl/>
          <w:lang w:eastAsia="he-IL"/>
        </w:rPr>
        <w:t xml:space="preserve">יציאה למכרזים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004E32D2">
        <w:rPr>
          <w:rFonts w:ascii="Times New Roman" w:eastAsia="Times New Roman" w:hAnsi="Times New Roman" w:hint="cs"/>
          <w:sz w:val="20"/>
          <w:lang w:eastAsia="he-IL"/>
        </w:rPr>
        <w:t xml:space="preserve"> 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3844F8E5" w14:textId="77777777" w:rsidR="00590FDD" w:rsidRPr="00590FDD" w:rsidRDefault="00590FDD" w:rsidP="00590FDD">
      <w:pPr>
        <w:widowControl w:val="0"/>
        <w:numPr>
          <w:ilvl w:val="1"/>
          <w:numId w:val="47"/>
        </w:numPr>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hint="cs"/>
          <w:sz w:val="20"/>
          <w:rtl/>
          <w:lang w:eastAsia="he-IL"/>
        </w:rPr>
        <w:t xml:space="preserve">השלמת תכנון לביצוע </w:t>
      </w:r>
      <w:r w:rsidRPr="00590FDD">
        <w:rPr>
          <w:rFonts w:ascii="Times New Roman" w:eastAsia="Times New Roman" w:hAnsi="Times New Roman"/>
          <w:sz w:val="20"/>
          <w:rtl/>
          <w:lang w:eastAsia="he-IL"/>
        </w:rPr>
        <w:t>–</w:t>
      </w:r>
      <w:r w:rsidRPr="00590FDD">
        <w:rPr>
          <w:rFonts w:ascii="Times New Roman" w:eastAsia="Times New Roman" w:hAnsi="Times New Roman" w:hint="cs"/>
          <w:sz w:val="20"/>
          <w:rtl/>
          <w:lang w:eastAsia="he-IL"/>
        </w:rPr>
        <w:t xml:space="preserve"> </w:t>
      </w:r>
      <w:r w:rsidRPr="00590FDD">
        <w:rPr>
          <w:rFonts w:ascii="Times New Roman" w:eastAsia="Times New Roman" w:hAnsi="Times New Roman" w:hint="cs"/>
          <w:sz w:val="20"/>
          <w:rtl/>
          <w:lang w:eastAsia="he-IL"/>
        </w:rPr>
        <w:tab/>
      </w:r>
      <w:r w:rsidR="004E32D2">
        <w:rPr>
          <w:rFonts w:ascii="Times New Roman" w:eastAsia="Times New Roman" w:hAnsi="Times New Roman" w:hint="cs"/>
          <w:sz w:val="20"/>
          <w:lang w:eastAsia="he-IL"/>
        </w:rPr>
        <w:t>XX/XX/XX</w:t>
      </w:r>
      <w:r w:rsidRPr="00590FDD">
        <w:rPr>
          <w:rFonts w:ascii="Times New Roman" w:eastAsia="Times New Roman" w:hAnsi="Times New Roman" w:hint="cs"/>
          <w:sz w:val="20"/>
          <w:rtl/>
          <w:lang w:eastAsia="he-IL"/>
        </w:rPr>
        <w:tab/>
      </w:r>
      <w:r w:rsidRPr="00590FDD">
        <w:rPr>
          <w:rFonts w:ascii="Times New Roman" w:eastAsia="Times New Roman" w:hAnsi="Times New Roman" w:hint="cs"/>
          <w:sz w:val="20"/>
          <w:rtl/>
          <w:lang w:eastAsia="he-IL"/>
        </w:rPr>
        <w:tab/>
      </w:r>
    </w:p>
    <w:p w14:paraId="490D2848" w14:textId="77777777" w:rsidR="00590FDD" w:rsidRPr="00590FDD" w:rsidRDefault="00590FDD" w:rsidP="00590FDD">
      <w:pPr>
        <w:widowControl w:val="0"/>
        <w:spacing w:before="0" w:beforeAutospacing="0" w:after="0" w:afterAutospacing="0" w:line="240" w:lineRule="auto"/>
        <w:ind w:left="112"/>
        <w:jc w:val="both"/>
        <w:rPr>
          <w:rFonts w:ascii="Times New Roman" w:eastAsia="Times New Roman" w:hAnsi="Times New Roman"/>
          <w:sz w:val="20"/>
          <w:rtl/>
          <w:lang w:eastAsia="he-IL"/>
        </w:rPr>
      </w:pPr>
    </w:p>
    <w:p w14:paraId="18CF29C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5E816B30"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25F9F25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p>
    <w:p w14:paraId="00D3E980"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0"/>
          <w:u w:val="single"/>
          <w:rtl/>
          <w:lang w:eastAsia="he-IL"/>
        </w:rPr>
        <w:br w:type="page"/>
      </w: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ד'</w:t>
      </w:r>
      <w:r w:rsidR="000555DD">
        <w:rPr>
          <w:rFonts w:ascii="Times New Roman" w:eastAsia="Times New Roman" w:hAnsi="Times New Roman" w:hint="cs"/>
          <w:bCs/>
          <w:sz w:val="24"/>
          <w:u w:val="single"/>
          <w:rtl/>
          <w:lang w:eastAsia="he-IL"/>
        </w:rPr>
        <w:t>'</w:t>
      </w:r>
    </w:p>
    <w:p w14:paraId="5CB195CF"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23CD1CE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שכר המתכנן</w:t>
      </w:r>
    </w:p>
    <w:p w14:paraId="0EDA0AFB"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5DE402D8" w14:textId="77777777" w:rsidR="007835AC" w:rsidRPr="007835AC" w:rsidRDefault="007835AC" w:rsidP="007835AC">
      <w:pPr>
        <w:widowControl w:val="0"/>
        <w:numPr>
          <w:ilvl w:val="0"/>
          <w:numId w:val="46"/>
        </w:numPr>
        <w:spacing w:before="0" w:beforeAutospacing="0" w:after="0" w:afterAutospacing="0" w:line="240" w:lineRule="auto"/>
        <w:ind w:right="360"/>
        <w:rPr>
          <w:rFonts w:ascii="Times New Roman" w:eastAsia="Times New Roman" w:hAnsi="Times New Roman"/>
          <w:sz w:val="24"/>
          <w:lang w:eastAsia="he-IL"/>
        </w:rPr>
      </w:pPr>
      <w:r w:rsidRPr="007835AC">
        <w:rPr>
          <w:rFonts w:ascii="Times New Roman" w:eastAsia="Times New Roman" w:hAnsi="Times New Roman"/>
          <w:sz w:val="24"/>
          <w:rtl/>
          <w:lang w:eastAsia="he-IL"/>
        </w:rPr>
        <w:t>תמורת ביצוע מלוא שרותי המתכנן, כמפורט בנספח ב'</w:t>
      </w:r>
      <w:r>
        <w:rPr>
          <w:rFonts w:ascii="Times New Roman" w:eastAsia="Times New Roman" w:hAnsi="Times New Roman" w:hint="cs"/>
          <w:sz w:val="24"/>
          <w:rtl/>
          <w:lang w:eastAsia="he-IL"/>
        </w:rPr>
        <w:t xml:space="preserve"> ובנספח ח'</w:t>
      </w:r>
      <w:r w:rsidRPr="007835AC">
        <w:rPr>
          <w:rFonts w:ascii="Times New Roman" w:eastAsia="Times New Roman" w:hAnsi="Times New Roman"/>
          <w:sz w:val="24"/>
          <w:rtl/>
          <w:lang w:eastAsia="he-IL"/>
        </w:rPr>
        <w:t>, ישלם המזמין למתכנן בשעורים כדלקמן:</w:t>
      </w:r>
    </w:p>
    <w:p w14:paraId="0F4DF323" w14:textId="77777777" w:rsidR="007835AC" w:rsidRPr="007835AC" w:rsidRDefault="007835AC" w:rsidP="007835AC">
      <w:pPr>
        <w:widowControl w:val="0"/>
        <w:spacing w:before="0" w:beforeAutospacing="0" w:after="0" w:afterAutospacing="0" w:line="240" w:lineRule="auto"/>
        <w:ind w:right="360"/>
        <w:rPr>
          <w:rFonts w:ascii="Times New Roman" w:eastAsia="Times New Roman" w:hAnsi="Times New Roman"/>
          <w:sz w:val="24"/>
          <w:rtl/>
          <w:lang w:eastAsia="he-IL"/>
        </w:rPr>
      </w:pPr>
    </w:p>
    <w:p w14:paraId="3C7530F3" w14:textId="77777777" w:rsidR="007835AC" w:rsidRPr="007835AC" w:rsidRDefault="007835AC" w:rsidP="004D7130">
      <w:pPr>
        <w:widowControl w:val="0"/>
        <w:spacing w:before="0" w:beforeAutospacing="0" w:after="0" w:afterAutospacing="0" w:line="240" w:lineRule="auto"/>
        <w:ind w:left="1177" w:right="-709" w:hanging="457"/>
        <w:rPr>
          <w:rFonts w:ascii="Times New Roman" w:eastAsia="Times New Roman" w:hAnsi="Times New Roman"/>
          <w:sz w:val="24"/>
          <w:rtl/>
          <w:lang w:eastAsia="he-IL"/>
        </w:rPr>
      </w:pPr>
      <w:r w:rsidRPr="007835AC">
        <w:rPr>
          <w:rFonts w:ascii="Times New Roman" w:eastAsia="Times New Roman" w:hAnsi="Times New Roman"/>
          <w:sz w:val="24"/>
          <w:rtl/>
        </w:rPr>
        <w:t>1.1</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0300FA">
        <w:rPr>
          <w:rFonts w:ascii="Times New Roman" w:eastAsia="Times New Roman" w:hAnsi="Times New Roman" w:hint="cs"/>
          <w:sz w:val="24"/>
          <w:u w:val="single"/>
          <w:rtl/>
        </w:rPr>
        <w:t xml:space="preserve"> </w:t>
      </w:r>
      <w:r w:rsidRPr="000300FA">
        <w:rPr>
          <w:rFonts w:ascii="Times New Roman" w:eastAsia="Times New Roman" w:hAnsi="Times New Roman"/>
          <w:sz w:val="24"/>
          <w:u w:val="single"/>
          <w:rtl/>
        </w:rPr>
        <w:t xml:space="preserve"> </w:t>
      </w:r>
      <w:r w:rsidRPr="007835AC">
        <w:rPr>
          <w:rFonts w:ascii="Times New Roman" w:eastAsia="Times New Roman" w:hAnsi="Times New Roman"/>
          <w:sz w:val="24"/>
          <w:rtl/>
        </w:rPr>
        <w:t xml:space="preserve">ש"ח) </w:t>
      </w:r>
      <w:r w:rsidR="004D7130">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לכל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יחידת דיור במבנה ראשוני.</w:t>
      </w:r>
    </w:p>
    <w:p w14:paraId="76E3ACB2"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lang w:eastAsia="he-IL"/>
        </w:rPr>
      </w:pPr>
    </w:p>
    <w:p w14:paraId="17652160" w14:textId="77777777" w:rsidR="007835AC" w:rsidRPr="007835AC" w:rsidRDefault="007835AC" w:rsidP="004D7130">
      <w:pPr>
        <w:widowControl w:val="0"/>
        <w:spacing w:before="0" w:beforeAutospacing="0" w:after="0" w:afterAutospacing="0" w:line="240" w:lineRule="auto"/>
        <w:ind w:left="1177" w:right="-284" w:hanging="457"/>
        <w:rPr>
          <w:rFonts w:ascii="Times New Roman" w:eastAsia="Times New Roman" w:hAnsi="Times New Roman"/>
          <w:sz w:val="24"/>
          <w:rtl/>
          <w:lang w:eastAsia="he-IL"/>
        </w:rPr>
      </w:pPr>
      <w:r w:rsidRPr="007835AC">
        <w:rPr>
          <w:rFonts w:ascii="Times New Roman" w:eastAsia="Times New Roman" w:hAnsi="Times New Roman"/>
          <w:sz w:val="24"/>
          <w:rtl/>
          <w:lang w:eastAsia="he-IL"/>
        </w:rPr>
        <w:t>1.2</w:t>
      </w:r>
      <w:r w:rsidRPr="007835AC">
        <w:rPr>
          <w:rFonts w:ascii="Times New Roman" w:eastAsia="Times New Roman" w:hAnsi="Times New Roman"/>
          <w:sz w:val="24"/>
          <w:rtl/>
        </w:rPr>
        <w:tab/>
        <w:t>סכום קבוע ומוחלט של</w:t>
      </w:r>
      <w:r w:rsidRPr="007835AC">
        <w:rPr>
          <w:rFonts w:ascii="Times New Roman" w:eastAsia="Times New Roman" w:hAnsi="Times New Roman" w:hint="cs"/>
          <w:sz w:val="24"/>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004D7130">
        <w:rPr>
          <w:rFonts w:ascii="Times New Roman" w:eastAsia="Times New Roman" w:hAnsi="Times New Roman" w:hint="cs"/>
          <w:sz w:val="24"/>
          <w:u w:val="single"/>
          <w:rtl/>
        </w:rPr>
        <w:t xml:space="preserve">           </w:t>
      </w:r>
      <w:r w:rsidR="000300FA">
        <w:rPr>
          <w:rFonts w:ascii="Times New Roman" w:eastAsia="Times New Roman" w:hAnsi="Times New Roman" w:hint="cs"/>
          <w:sz w:val="24"/>
          <w:u w:val="single"/>
          <w:rtl/>
        </w:rPr>
        <w:t xml:space="preserve">              </w:t>
      </w:r>
      <w:r w:rsidRPr="007835AC">
        <w:rPr>
          <w:rFonts w:ascii="Times New Roman" w:eastAsia="Times New Roman" w:hAnsi="Times New Roman" w:hint="cs"/>
          <w:sz w:val="24"/>
          <w:rtl/>
        </w:rPr>
        <w:t xml:space="preserve"> </w:t>
      </w:r>
      <w:r w:rsidRPr="007835AC">
        <w:rPr>
          <w:rFonts w:ascii="Times New Roman" w:eastAsia="Times New Roman" w:hAnsi="Times New Roman"/>
          <w:sz w:val="24"/>
          <w:rtl/>
        </w:rPr>
        <w:t xml:space="preserve"> ש"ח) לכל </w:t>
      </w:r>
      <w:r w:rsidRPr="000300FA">
        <w:rPr>
          <w:rFonts w:ascii="Times New Roman" w:eastAsia="Times New Roman" w:hAnsi="Times New Roman"/>
          <w:sz w:val="24"/>
          <w:u w:val="single"/>
          <w:rtl/>
        </w:rPr>
        <w:tab/>
      </w:r>
      <w:r w:rsidRPr="007835AC">
        <w:rPr>
          <w:rFonts w:ascii="Times New Roman" w:eastAsia="Times New Roman" w:hAnsi="Times New Roman"/>
          <w:sz w:val="24"/>
          <w:rtl/>
        </w:rPr>
        <w:t>יחידת דיור במבנה חוזר.</w:t>
      </w:r>
      <w:r w:rsidR="004D7130">
        <w:rPr>
          <w:rFonts w:ascii="Times New Roman" w:eastAsia="Times New Roman" w:hAnsi="Times New Roman" w:hint="cs"/>
          <w:sz w:val="24"/>
          <w:rtl/>
          <w:lang w:eastAsia="he-IL"/>
        </w:rPr>
        <w:t xml:space="preserve">    </w:t>
      </w:r>
    </w:p>
    <w:p w14:paraId="1DBE2B55"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23910BFC" w14:textId="77777777" w:rsidR="007835AC" w:rsidRPr="007835AC" w:rsidRDefault="007835AC" w:rsidP="004D7130">
      <w:pPr>
        <w:widowControl w:val="0"/>
        <w:spacing w:before="0" w:beforeAutospacing="0" w:after="0" w:afterAutospacing="0" w:line="240" w:lineRule="auto"/>
        <w:ind w:left="1177" w:hanging="457"/>
        <w:rPr>
          <w:rFonts w:ascii="Times New Roman" w:eastAsia="Times New Roman" w:hAnsi="Times New Roman"/>
          <w:sz w:val="24"/>
          <w:rtl/>
          <w:lang w:eastAsia="he-IL"/>
        </w:rPr>
      </w:pPr>
      <w:r w:rsidRPr="007835AC">
        <w:rPr>
          <w:rFonts w:ascii="Times New Roman" w:eastAsia="Times New Roman" w:hAnsi="Times New Roman"/>
          <w:sz w:val="24"/>
          <w:rtl/>
        </w:rPr>
        <w:t>1.3</w:t>
      </w:r>
      <w:r w:rsidRPr="007835AC">
        <w:rPr>
          <w:rFonts w:ascii="Times New Roman" w:eastAsia="Times New Roman" w:hAnsi="Times New Roman"/>
          <w:sz w:val="24"/>
          <w:rtl/>
        </w:rPr>
        <w:tab/>
        <w:t xml:space="preserve">סכום קבוע ומוחלט של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 xml:space="preserve">ש"ח (במילים: </w:t>
      </w:r>
      <w:r w:rsidR="000300FA">
        <w:rPr>
          <w:rFonts w:ascii="Times New Roman" w:eastAsia="Times New Roman" w:hAnsi="Times New Roman" w:hint="cs"/>
          <w:sz w:val="24"/>
          <w:u w:val="single"/>
          <w:rtl/>
        </w:rPr>
        <w:t xml:space="preserve">              </w:t>
      </w:r>
      <w:r w:rsidRPr="007835AC">
        <w:rPr>
          <w:rFonts w:ascii="Times New Roman" w:eastAsia="Times New Roman" w:hAnsi="Times New Roman"/>
          <w:sz w:val="24"/>
          <w:rtl/>
        </w:rPr>
        <w:t>ש"ח) לכל מ"ר בנוי ומקורה מתחת למפלס הכניסה לבניינים.</w:t>
      </w:r>
    </w:p>
    <w:p w14:paraId="0E858D8E"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34942D3F"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hint="cs"/>
          <w:sz w:val="24"/>
          <w:rtl/>
        </w:rPr>
        <w:t xml:space="preserve">למען הסר ספק , הסכומים הנ"ל כוללים תכנון כל המצוי במגרשים לרבות : </w:t>
      </w:r>
      <w:r w:rsidRPr="007835AC">
        <w:rPr>
          <w:rFonts w:ascii="Times New Roman" w:eastAsia="Times New Roman" w:hAnsi="Times New Roman"/>
          <w:sz w:val="24"/>
          <w:rtl/>
        </w:rPr>
        <w:tab/>
        <w:t>חדרי טרנספורמציה, קירות תומכים, גדרות, מעקות, בסיסי עמודי תאורה, פרגולות ואלמנטים בפתוח בשטחים ציבוריים.</w:t>
      </w:r>
    </w:p>
    <w:p w14:paraId="33988741"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p>
    <w:p w14:paraId="7D899962"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sz w:val="24"/>
          <w:rtl/>
        </w:rPr>
      </w:pPr>
      <w:r w:rsidRPr="007835AC">
        <w:rPr>
          <w:rFonts w:ascii="Times New Roman" w:eastAsia="Times New Roman" w:hAnsi="Times New Roman"/>
          <w:sz w:val="24"/>
          <w:rtl/>
        </w:rPr>
        <w:t>בסעיף זה:</w:t>
      </w:r>
    </w:p>
    <w:p w14:paraId="22CE3D77" w14:textId="77777777" w:rsidR="007835AC" w:rsidRPr="007835AC" w:rsidRDefault="007835AC" w:rsidP="007835AC">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 xml:space="preserve">מבנה ראשוני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המבנה שהוקם לראשונה עפ"י תכניותיו של המתכנן. </w:t>
      </w:r>
    </w:p>
    <w:p w14:paraId="5D18B141"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ראשונים וחוזרים יחשב המבנה שבו מס' היחידות הרב ביותר כמבנה ראשוני.</w:t>
      </w:r>
    </w:p>
    <w:p w14:paraId="1754FF34" w14:textId="77777777" w:rsidR="007835AC" w:rsidRPr="007835AC" w:rsidRDefault="007835AC" w:rsidP="007835AC">
      <w:pPr>
        <w:widowControl w:val="0"/>
        <w:spacing w:before="0" w:beforeAutospacing="0" w:after="0" w:afterAutospacing="0" w:line="240" w:lineRule="auto"/>
        <w:ind w:left="714" w:firstLine="6"/>
        <w:rPr>
          <w:rFonts w:ascii="Times New Roman" w:eastAsia="Times New Roman" w:hAnsi="Times New Roman"/>
          <w:color w:val="008000"/>
          <w:sz w:val="24"/>
          <w:rtl/>
        </w:rPr>
      </w:pPr>
    </w:p>
    <w:p w14:paraId="32CF39A5" w14:textId="77777777" w:rsidR="007835AC" w:rsidRPr="007835AC" w:rsidRDefault="007835AC" w:rsidP="007835AC">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7835AC">
        <w:rPr>
          <w:rFonts w:ascii="Times New Roman" w:eastAsia="Times New Roman" w:hAnsi="Times New Roman"/>
          <w:sz w:val="24"/>
          <w:rtl/>
          <w:lang w:eastAsia="he-IL"/>
        </w:rPr>
        <w:tab/>
        <w:t xml:space="preserve">מבנה חוזר </w:t>
      </w:r>
      <w:r w:rsidRPr="007835AC">
        <w:rPr>
          <w:rFonts w:ascii="Times New Roman" w:eastAsia="Times New Roman" w:hAnsi="Times New Roman"/>
          <w:sz w:val="24"/>
          <w:lang w:eastAsia="he-IL"/>
        </w:rPr>
        <w:t>–</w:t>
      </w:r>
      <w:r w:rsidRPr="007835AC">
        <w:rPr>
          <w:rFonts w:ascii="Times New Roman" w:eastAsia="Times New Roman" w:hAnsi="Times New Roman"/>
          <w:sz w:val="24"/>
          <w:rtl/>
          <w:lang w:eastAsia="he-IL"/>
        </w:rPr>
        <w:t xml:space="preserve"> מבנה נוסף המוקם בשלמותו או בחלקו עפ"י תכניותיו של המתכנן, על אותו המגרש או במגרש אחר, בין אם על פי תכניות קיימות על כל פרטיהן ובין אם לצורך הקמתו התבקש המתכנן להכניס שינויים והתאמות בתכניות הקיימות כגון: תמונת ראי, קומת עמודים, התאמה למרתפים, הצמדת זוג מבנים, תוספת ו/או הפחתת עד קומה אחת טיפוסית, שינויים קלים במידות.</w:t>
      </w:r>
    </w:p>
    <w:p w14:paraId="52E33AEB" w14:textId="77777777" w:rsidR="007835AC" w:rsidRPr="007835AC" w:rsidRDefault="007835AC" w:rsidP="007835AC">
      <w:pPr>
        <w:widowControl w:val="0"/>
        <w:spacing w:before="0" w:beforeAutospacing="0" w:after="0" w:afterAutospacing="0" w:line="240" w:lineRule="auto"/>
        <w:ind w:left="720"/>
        <w:rPr>
          <w:rFonts w:ascii="Times New Roman" w:eastAsia="Times New Roman" w:hAnsi="Times New Roman"/>
          <w:sz w:val="24"/>
          <w:rtl/>
          <w:lang w:eastAsia="he-IL"/>
        </w:rPr>
      </w:pPr>
      <w:r w:rsidRPr="007835AC">
        <w:rPr>
          <w:rFonts w:ascii="Times New Roman" w:eastAsia="Times New Roman" w:hAnsi="Times New Roman"/>
          <w:sz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2582A40" w14:textId="77777777" w:rsidR="007835AC" w:rsidRDefault="007835AC" w:rsidP="007835AC">
      <w:pPr>
        <w:widowControl w:val="0"/>
        <w:spacing w:before="0" w:beforeAutospacing="0" w:after="0" w:afterAutospacing="0" w:line="240" w:lineRule="auto"/>
        <w:rPr>
          <w:rFonts w:ascii="Times New Roman" w:eastAsia="Times New Roman" w:hAnsi="Times New Roman"/>
          <w:sz w:val="24"/>
          <w:lang w:eastAsia="he-IL"/>
        </w:rPr>
      </w:pPr>
    </w:p>
    <w:p w14:paraId="3B59D422"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tl/>
          <w:lang w:eastAsia="he-IL"/>
        </w:rPr>
      </w:pPr>
    </w:p>
    <w:p w14:paraId="002BF200" w14:textId="77777777" w:rsidR="00590FDD" w:rsidRPr="00590FDD" w:rsidRDefault="007835AC" w:rsidP="000300FA">
      <w:pPr>
        <w:widowControl w:val="0"/>
        <w:spacing w:before="0" w:beforeAutospacing="0" w:after="0" w:afterAutospacing="0" w:line="240" w:lineRule="auto"/>
        <w:ind w:left="752" w:right="360" w:hanging="709"/>
        <w:rPr>
          <w:rFonts w:ascii="Times New Roman" w:eastAsia="Times New Roman" w:hAnsi="Times New Roman"/>
          <w:sz w:val="24"/>
          <w:lang w:eastAsia="he-IL"/>
        </w:rPr>
      </w:pPr>
      <w:r>
        <w:rPr>
          <w:rFonts w:ascii="Times New Roman" w:eastAsia="Times New Roman" w:hAnsi="Times New Roman" w:hint="cs"/>
          <w:sz w:val="24"/>
          <w:rtl/>
          <w:lang w:eastAsia="he-IL"/>
        </w:rPr>
        <w:t xml:space="preserve">2.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hint="cs"/>
          <w:sz w:val="24"/>
          <w:rtl/>
          <w:lang w:eastAsia="he-IL"/>
        </w:rPr>
        <w:t>הפרויקט והתכנון יכלול  יח"ד , שטחי מסחר, משרדים, מלונאות ומרתפים בהיקף שהוצג למתכנן.</w:t>
      </w:r>
    </w:p>
    <w:p w14:paraId="30EF8EB7"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7142DC78" w14:textId="77777777" w:rsidR="00590FDD" w:rsidRPr="00590FDD" w:rsidRDefault="007835AC" w:rsidP="000300FA">
      <w:pPr>
        <w:widowControl w:val="0"/>
        <w:spacing w:before="0" w:beforeAutospacing="0" w:after="0" w:afterAutospacing="0" w:line="240" w:lineRule="auto"/>
        <w:ind w:left="720" w:right="360" w:hanging="677"/>
        <w:rPr>
          <w:rFonts w:ascii="Times New Roman" w:eastAsia="Times New Roman" w:hAnsi="Times New Roman"/>
          <w:sz w:val="24"/>
          <w:rtl/>
          <w:lang w:eastAsia="he-IL"/>
        </w:rPr>
      </w:pPr>
      <w:r>
        <w:rPr>
          <w:rFonts w:ascii="Times New Roman" w:eastAsia="Times New Roman" w:hAnsi="Times New Roman" w:hint="cs"/>
          <w:sz w:val="24"/>
          <w:rtl/>
          <w:lang w:eastAsia="he-IL"/>
        </w:rPr>
        <w:t xml:space="preserve">3. </w:t>
      </w:r>
      <w:r w:rsidR="000300FA">
        <w:rPr>
          <w:rFonts w:ascii="Times New Roman" w:eastAsia="Times New Roman" w:hAnsi="Times New Roman" w:hint="cs"/>
          <w:sz w:val="24"/>
          <w:rtl/>
          <w:lang w:eastAsia="he-IL"/>
        </w:rPr>
        <w:t xml:space="preserve">         </w:t>
      </w:r>
      <w:r w:rsidR="00590FDD" w:rsidRPr="00590FDD">
        <w:rPr>
          <w:rFonts w:ascii="Times New Roman" w:eastAsia="Times New Roman" w:hAnsi="Times New Roman"/>
          <w:sz w:val="24"/>
          <w:rtl/>
          <w:lang w:eastAsia="he-IL"/>
        </w:rPr>
        <w:t>למען הסר ספק:</w:t>
      </w:r>
    </w:p>
    <w:p w14:paraId="2D10D597"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9DECE3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1</w:t>
      </w:r>
      <w:r w:rsidRPr="00590FDD">
        <w:rPr>
          <w:rFonts w:ascii="Times New Roman" w:eastAsia="Times New Roman" w:hAnsi="Times New Roman"/>
          <w:sz w:val="24"/>
          <w:rtl/>
          <w:lang w:eastAsia="he-IL"/>
        </w:rPr>
        <w:tab/>
        <w:t xml:space="preserve">מובהר כי שכר המתכנן ומועדי התשלום הינם סופיים ומוחלטים, והם לא ישתנו מכל גורם שהוא </w:t>
      </w:r>
      <w:r w:rsidRPr="00590FDD">
        <w:rPr>
          <w:rFonts w:ascii="Times New Roman" w:eastAsia="Times New Roman" w:hAnsi="Times New Roman" w:hint="cs"/>
          <w:sz w:val="24"/>
          <w:rtl/>
          <w:lang w:eastAsia="he-IL"/>
        </w:rPr>
        <w:t>כמפורט בסעיף 7 לחוזה.</w:t>
      </w:r>
    </w:p>
    <w:p w14:paraId="7399A49D"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684D017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sz w:val="24"/>
          <w:rtl/>
          <w:lang w:eastAsia="he-IL"/>
        </w:rPr>
        <w:t>3.</w:t>
      </w:r>
      <w:r w:rsidRPr="00590FDD">
        <w:rPr>
          <w:rFonts w:ascii="Times New Roman" w:eastAsia="Times New Roman" w:hAnsi="Times New Roman" w:hint="cs"/>
          <w:sz w:val="24"/>
          <w:rtl/>
          <w:lang w:eastAsia="he-IL"/>
        </w:rPr>
        <w:t>2</w:t>
      </w:r>
      <w:r w:rsidRPr="00590FDD">
        <w:rPr>
          <w:rFonts w:ascii="Times New Roman" w:eastAsia="Times New Roman" w:hAnsi="Times New Roman"/>
          <w:sz w:val="24"/>
          <w:rtl/>
          <w:lang w:eastAsia="he-IL"/>
        </w:rPr>
        <w:tab/>
        <w:t>שכר המתכנן כולל את כל המפורט בחוזה על כל נספחיו, לרבות נספח ב'</w:t>
      </w:r>
      <w:r w:rsidRPr="00590FDD">
        <w:rPr>
          <w:rFonts w:ascii="Times New Roman" w:eastAsia="Times New Roman" w:hAnsi="Times New Roman" w:hint="cs"/>
          <w:sz w:val="24"/>
          <w:rtl/>
          <w:lang w:eastAsia="he-IL"/>
        </w:rPr>
        <w:t xml:space="preserve"> ונספח ח'</w:t>
      </w:r>
      <w:r w:rsidRPr="00590FDD">
        <w:rPr>
          <w:rFonts w:ascii="Times New Roman" w:eastAsia="Times New Roman" w:hAnsi="Times New Roman"/>
          <w:sz w:val="24"/>
          <w:rtl/>
          <w:lang w:eastAsia="he-IL"/>
        </w:rPr>
        <w:t>.</w:t>
      </w:r>
    </w:p>
    <w:p w14:paraId="6D3DF16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7C628E3F"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3.3</w:t>
      </w:r>
      <w:r w:rsidRPr="00590FDD">
        <w:rPr>
          <w:rFonts w:ascii="Times New Roman" w:eastAsia="Times New Roman" w:hAnsi="Times New Roman" w:hint="cs"/>
          <w:sz w:val="24"/>
          <w:rtl/>
          <w:lang w:eastAsia="he-IL"/>
        </w:rPr>
        <w:tab/>
      </w:r>
      <w:r w:rsidRPr="00590FDD">
        <w:rPr>
          <w:rFonts w:ascii="Times New Roman" w:eastAsia="Times New Roman" w:hAnsi="Times New Roman"/>
          <w:sz w:val="24"/>
          <w:rtl/>
          <w:lang w:eastAsia="he-IL"/>
        </w:rPr>
        <w:t>התמורה הינה סופית ולא תאושרנה תוספות שכר עקב שינויי תכנון בגלל התקדמות התכנון של שאר היועצים</w:t>
      </w:r>
      <w:r w:rsidRPr="00590FDD">
        <w:rPr>
          <w:rFonts w:ascii="Times New Roman" w:eastAsia="Times New Roman" w:hAnsi="Times New Roman" w:hint="cs"/>
          <w:sz w:val="24"/>
          <w:rtl/>
          <w:lang w:eastAsia="he-IL"/>
        </w:rPr>
        <w:t>.</w:t>
      </w:r>
    </w:p>
    <w:p w14:paraId="6BF81014"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268DBF9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3.4</w:t>
      </w:r>
      <w:r w:rsidRPr="00590FDD">
        <w:rPr>
          <w:rFonts w:ascii="Times New Roman" w:eastAsia="Times New Roman" w:hAnsi="Times New Roman" w:hint="cs"/>
          <w:sz w:val="24"/>
          <w:rtl/>
          <w:lang w:eastAsia="he-IL"/>
        </w:rPr>
        <w:tab/>
        <w:t xml:space="preserve">על אף האמור בסעיף 3.1 לעיל, </w:t>
      </w:r>
      <w:r w:rsidRPr="00590FDD">
        <w:rPr>
          <w:rFonts w:ascii="Times New Roman" w:eastAsia="Times New Roman" w:hAnsi="Times New Roman"/>
          <w:sz w:val="24"/>
          <w:rtl/>
          <w:lang w:eastAsia="he-IL"/>
        </w:rPr>
        <w:t xml:space="preserve">בקשות לתוספת שכר ידונו </w:t>
      </w:r>
      <w:r w:rsidRPr="00590FDD">
        <w:rPr>
          <w:rFonts w:ascii="Times New Roman" w:eastAsia="Times New Roman" w:hAnsi="Times New Roman" w:hint="cs"/>
          <w:sz w:val="24"/>
          <w:rtl/>
          <w:lang w:eastAsia="he-IL"/>
        </w:rPr>
        <w:t>בתנאים  כמפורט בסעיף 8 לחוזה בלבד.</w:t>
      </w:r>
    </w:p>
    <w:p w14:paraId="26FB9BC2"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D933925"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3.5</w:t>
      </w:r>
      <w:r w:rsidRPr="00590FDD">
        <w:rPr>
          <w:rFonts w:ascii="Times New Roman" w:eastAsia="Times New Roman" w:hAnsi="Times New Roman" w:hint="cs"/>
          <w:sz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340407D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9ADEDA5" w14:textId="77777777" w:rsidR="00590FDD" w:rsidRPr="004D7130" w:rsidRDefault="000300FA"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rtl/>
          <w:lang w:eastAsia="he-IL"/>
        </w:rPr>
        <w:t xml:space="preserve"> </w:t>
      </w:r>
      <w:r w:rsidRPr="000300FA">
        <w:rPr>
          <w:rFonts w:ascii="Times New Roman" w:eastAsia="Times New Roman" w:hAnsi="Times New Roman" w:hint="cs"/>
          <w:sz w:val="24"/>
          <w:u w:val="single"/>
          <w:rtl/>
          <w:lang w:eastAsia="he-IL"/>
        </w:rPr>
        <w:t xml:space="preserve">             </w:t>
      </w:r>
      <w:r w:rsidR="00590FDD" w:rsidRPr="000300FA">
        <w:rPr>
          <w:rFonts w:ascii="Times New Roman" w:eastAsia="Times New Roman" w:hAnsi="Times New Roman"/>
          <w:sz w:val="24"/>
          <w:rtl/>
          <w:lang w:eastAsia="he-IL"/>
        </w:rPr>
        <w:t>ש"ח לכל</w:t>
      </w:r>
      <w:r w:rsidR="00590FDD"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יחידת דיור</w:t>
      </w:r>
      <w:r w:rsidR="00590FDD" w:rsidRPr="000300FA">
        <w:rPr>
          <w:rFonts w:ascii="Times New Roman" w:eastAsia="Times New Roman" w:hAnsi="Times New Roman" w:hint="cs"/>
          <w:sz w:val="24"/>
          <w:rtl/>
          <w:lang w:eastAsia="he-IL"/>
        </w:rPr>
        <w:t>.</w:t>
      </w:r>
    </w:p>
    <w:p w14:paraId="4082964D" w14:textId="77777777" w:rsidR="00590FDD" w:rsidRPr="004D7130" w:rsidRDefault="007835AC" w:rsidP="004D7130">
      <w:pPr>
        <w:pStyle w:val="ListParagraph"/>
        <w:widowControl w:val="0"/>
        <w:numPr>
          <w:ilvl w:val="2"/>
          <w:numId w:val="49"/>
        </w:numPr>
        <w:spacing w:before="0" w:beforeAutospacing="0" w:after="0" w:afterAutospacing="0" w:line="276" w:lineRule="auto"/>
        <w:ind w:left="2169" w:hanging="708"/>
        <w:jc w:val="both"/>
        <w:rPr>
          <w:rFonts w:ascii="Times New Roman" w:eastAsia="Times New Roman" w:hAnsi="Times New Roman"/>
          <w:sz w:val="24"/>
          <w:rtl/>
          <w:lang w:eastAsia="he-IL"/>
        </w:rPr>
      </w:pPr>
      <w:r w:rsidRPr="000300FA">
        <w:rPr>
          <w:rFonts w:ascii="Times New Roman" w:eastAsia="Times New Roman" w:hAnsi="Times New Roman" w:hint="cs"/>
          <w:sz w:val="24"/>
          <w:u w:val="single"/>
          <w:rtl/>
          <w:lang w:eastAsia="he-IL"/>
        </w:rPr>
        <w:lastRenderedPageBreak/>
        <w:t xml:space="preserve">          </w:t>
      </w:r>
      <w:r w:rsidR="004D7130">
        <w:rPr>
          <w:rFonts w:ascii="Times New Roman" w:eastAsia="Times New Roman" w:hAnsi="Times New Roman" w:hint="cs"/>
          <w:sz w:val="24"/>
          <w:u w:val="single"/>
          <w:rtl/>
          <w:lang w:eastAsia="he-IL"/>
        </w:rPr>
        <w:t xml:space="preserve"> </w:t>
      </w:r>
      <w:r w:rsidRPr="000300FA">
        <w:rPr>
          <w:rFonts w:ascii="Times New Roman" w:eastAsia="Times New Roman" w:hAnsi="Times New Roman" w:hint="cs"/>
          <w:sz w:val="24"/>
          <w:u w:val="single"/>
          <w:rtl/>
          <w:lang w:eastAsia="he-IL"/>
        </w:rPr>
        <w:t xml:space="preserve">   </w:t>
      </w:r>
      <w:r>
        <w:rPr>
          <w:rFonts w:ascii="Times New Roman" w:eastAsia="Times New Roman" w:hAnsi="Times New Roman" w:hint="cs"/>
          <w:sz w:val="24"/>
          <w:rtl/>
          <w:lang w:eastAsia="he-IL"/>
        </w:rPr>
        <w:t>ש"ח</w:t>
      </w:r>
      <w:r w:rsidRPr="000300FA">
        <w:rPr>
          <w:rFonts w:ascii="Times New Roman" w:eastAsia="Times New Roman" w:hAnsi="Times New Roman" w:hint="cs"/>
          <w:sz w:val="24"/>
          <w:rtl/>
          <w:lang w:eastAsia="he-IL"/>
        </w:rPr>
        <w:t xml:space="preserve"> </w:t>
      </w:r>
      <w:r w:rsidR="00590FDD" w:rsidRPr="000300FA">
        <w:rPr>
          <w:rFonts w:ascii="Times New Roman" w:eastAsia="Times New Roman" w:hAnsi="Times New Roman"/>
          <w:sz w:val="24"/>
          <w:rtl/>
          <w:lang w:eastAsia="he-IL"/>
        </w:rPr>
        <w:t xml:space="preserve">כל מ"ר בנוי ומקורה </w:t>
      </w:r>
      <w:r w:rsidR="00590FDD" w:rsidRPr="000300FA">
        <w:rPr>
          <w:rFonts w:ascii="Times New Roman" w:eastAsia="Times New Roman" w:hAnsi="Times New Roman" w:hint="cs"/>
          <w:sz w:val="24"/>
          <w:rtl/>
          <w:lang w:eastAsia="he-IL"/>
        </w:rPr>
        <w:t>של המסחר (עילי ותת קרקעי)</w:t>
      </w:r>
      <w:r w:rsidR="00590FDD" w:rsidRPr="000300FA">
        <w:rPr>
          <w:rFonts w:ascii="Times New Roman" w:eastAsia="Times New Roman" w:hAnsi="Times New Roman"/>
          <w:sz w:val="24"/>
          <w:rtl/>
          <w:lang w:eastAsia="he-IL"/>
        </w:rPr>
        <w:t>.</w:t>
      </w:r>
    </w:p>
    <w:p w14:paraId="6CCCED20" w14:textId="77777777" w:rsidR="00590FDD" w:rsidRPr="000555DD" w:rsidRDefault="007835AC" w:rsidP="004D7130">
      <w:pPr>
        <w:pStyle w:val="ListParagraph"/>
        <w:widowControl w:val="0"/>
        <w:numPr>
          <w:ilvl w:val="2"/>
          <w:numId w:val="49"/>
        </w:numPr>
        <w:spacing w:before="0" w:beforeAutospacing="0" w:after="0" w:afterAutospacing="0" w:line="240" w:lineRule="auto"/>
        <w:ind w:left="2169" w:hanging="708"/>
        <w:jc w:val="both"/>
        <w:rPr>
          <w:rFonts w:ascii="Times New Roman" w:eastAsia="Times New Roman" w:hAnsi="Times New Roman"/>
          <w:sz w:val="24"/>
          <w:rtl/>
          <w:lang w:eastAsia="he-IL"/>
        </w:rPr>
      </w:pPr>
      <w:r>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4D7130">
        <w:rPr>
          <w:rFonts w:ascii="Times New Roman" w:eastAsia="Times New Roman" w:hAnsi="Times New Roman" w:hint="cs"/>
          <w:sz w:val="24"/>
          <w:u w:val="single"/>
          <w:rtl/>
          <w:lang w:eastAsia="he-IL"/>
        </w:rPr>
        <w:t xml:space="preserve">  </w:t>
      </w:r>
      <w:r w:rsidRPr="007835AC">
        <w:rPr>
          <w:rFonts w:ascii="Times New Roman" w:eastAsia="Times New Roman" w:hAnsi="Times New Roman" w:hint="cs"/>
          <w:sz w:val="24"/>
          <w:u w:val="single"/>
          <w:rtl/>
          <w:lang w:eastAsia="he-IL"/>
        </w:rPr>
        <w:t xml:space="preserve"> </w:t>
      </w:r>
      <w:r w:rsidR="00590FDD" w:rsidRPr="000555DD">
        <w:rPr>
          <w:rFonts w:ascii="Times New Roman" w:eastAsia="Times New Roman" w:hAnsi="Times New Roman"/>
          <w:sz w:val="24"/>
          <w:rtl/>
          <w:lang w:eastAsia="he-IL"/>
        </w:rPr>
        <w:t xml:space="preserve">ש"ח לכל מ"ר </w:t>
      </w:r>
      <w:r w:rsidR="00590FDD" w:rsidRPr="000555DD">
        <w:rPr>
          <w:rFonts w:ascii="Times New Roman" w:eastAsia="Times New Roman" w:hAnsi="Times New Roman" w:hint="cs"/>
          <w:sz w:val="24"/>
          <w:rtl/>
          <w:lang w:eastAsia="he-IL"/>
        </w:rPr>
        <w:t>ב</w:t>
      </w:r>
      <w:r w:rsidR="00590FDD" w:rsidRPr="000555DD">
        <w:rPr>
          <w:rFonts w:ascii="Times New Roman" w:eastAsia="Times New Roman" w:hAnsi="Times New Roman"/>
          <w:sz w:val="24"/>
          <w:rtl/>
          <w:lang w:eastAsia="he-IL"/>
        </w:rPr>
        <w:t xml:space="preserve">נוי ומקורה </w:t>
      </w:r>
      <w:r w:rsidR="00590FDD" w:rsidRPr="000555DD">
        <w:rPr>
          <w:rFonts w:ascii="Times New Roman" w:eastAsia="Times New Roman" w:hAnsi="Times New Roman" w:hint="cs"/>
          <w:sz w:val="24"/>
          <w:rtl/>
          <w:lang w:eastAsia="he-IL"/>
        </w:rPr>
        <w:t>של המרתפים</w:t>
      </w:r>
      <w:r w:rsidR="00590FDD" w:rsidRPr="000555DD">
        <w:rPr>
          <w:rFonts w:ascii="Times New Roman" w:eastAsia="Times New Roman" w:hAnsi="Times New Roman"/>
          <w:sz w:val="24"/>
          <w:rtl/>
          <w:lang w:eastAsia="he-IL"/>
        </w:rPr>
        <w:t>.</w:t>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r w:rsidR="00590FDD" w:rsidRPr="000555DD">
        <w:rPr>
          <w:rFonts w:ascii="Times New Roman" w:eastAsia="Times New Roman" w:hAnsi="Times New Roman" w:hint="cs"/>
          <w:sz w:val="24"/>
          <w:rtl/>
          <w:lang w:eastAsia="he-IL"/>
        </w:rPr>
        <w:tab/>
      </w:r>
    </w:p>
    <w:p w14:paraId="0CB1C6B6" w14:textId="77777777" w:rsidR="00590FDD" w:rsidRPr="00590FDD" w:rsidRDefault="00590FDD" w:rsidP="00590FDD">
      <w:pPr>
        <w:widowControl w:val="0"/>
        <w:spacing w:before="0" w:beforeAutospacing="0" w:after="0" w:afterAutospacing="0" w:line="240" w:lineRule="auto"/>
        <w:ind w:left="1440" w:hanging="720"/>
        <w:rPr>
          <w:rFonts w:ascii="Times New Roman" w:eastAsia="Times New Roman" w:hAnsi="Times New Roman"/>
          <w:sz w:val="24"/>
          <w:rtl/>
          <w:lang w:eastAsia="he-IL"/>
        </w:rPr>
      </w:pPr>
    </w:p>
    <w:p w14:paraId="1B20DEC1" w14:textId="77777777" w:rsidR="00590FDD" w:rsidRPr="00590FDD" w:rsidRDefault="00590FDD" w:rsidP="00590FDD">
      <w:pPr>
        <w:widowControl w:val="0"/>
        <w:spacing w:before="0" w:beforeAutospacing="0" w:after="0" w:afterAutospacing="0" w:line="240" w:lineRule="auto"/>
        <w:ind w:left="1388" w:hanging="709"/>
        <w:rPr>
          <w:rFonts w:ascii="Times New Roman" w:eastAsia="Times New Roman" w:hAnsi="Times New Roman"/>
          <w:sz w:val="24"/>
          <w:rtl/>
          <w:lang w:eastAsia="he-IL"/>
        </w:rPr>
      </w:pPr>
    </w:p>
    <w:p w14:paraId="570E5326" w14:textId="77777777" w:rsidR="000555DD" w:rsidRPr="000300FA" w:rsidRDefault="007835AC" w:rsidP="000300FA">
      <w:pPr>
        <w:widowControl w:val="0"/>
        <w:spacing w:before="0" w:beforeAutospacing="0" w:after="0" w:afterAutospacing="0" w:line="240" w:lineRule="auto"/>
        <w:ind w:left="709" w:hanging="709"/>
        <w:jc w:val="both"/>
        <w:rPr>
          <w:rFonts w:ascii="Times New Roman" w:eastAsia="Times New Roman" w:hAnsi="Times New Roman"/>
          <w:sz w:val="24"/>
          <w:lang w:eastAsia="he-IL"/>
        </w:rPr>
      </w:pPr>
      <w:r>
        <w:rPr>
          <w:rFonts w:ascii="Times New Roman" w:eastAsia="Times New Roman" w:hAnsi="Times New Roman" w:hint="cs"/>
          <w:sz w:val="20"/>
          <w:rtl/>
          <w:lang w:eastAsia="he-IL"/>
        </w:rPr>
        <w:t xml:space="preserve">4.  </w:t>
      </w:r>
      <w:r w:rsidR="000555DD" w:rsidRPr="007835AC">
        <w:rPr>
          <w:rFonts w:ascii="Times New Roman" w:eastAsia="Times New Roman" w:hAnsi="Times New Roman" w:hint="cs"/>
          <w:sz w:val="20"/>
          <w:rtl/>
          <w:lang w:eastAsia="he-IL"/>
        </w:rPr>
        <w:t>הסכום המפורט בסעיף 1 לעיל יהיה צמוד ל</w:t>
      </w:r>
      <w:sdt>
        <w:sdtPr>
          <w:rPr>
            <w:rFonts w:hint="cs"/>
            <w:color w:val="008000"/>
            <w:rtl/>
          </w:rPr>
          <w:alias w:val="סוג מדד כותרת"/>
          <w:tag w:val="cntMadadTypeTitle"/>
          <w:id w:val="1394936735"/>
          <w:placeholder>
            <w:docPart w:val="A8CEFD3F68CC4139B29B9B12A521A3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18" w:author="Kook Sec" w:date="2022-05-09T14:26:00Z">
            <w:r w:rsidR="00E62608">
              <w:rPr>
                <w:rFonts w:hint="cs"/>
                <w:color w:val="008000"/>
                <w:rtl/>
              </w:rPr>
              <w:t>מדד המחירים לצרכן</w:t>
            </w:r>
          </w:ins>
        </w:sdtContent>
      </w:sdt>
      <w:r w:rsidR="000555DD" w:rsidRPr="000300FA">
        <w:rPr>
          <w:rFonts w:ascii="Times New Roman" w:eastAsia="Times New Roman" w:hAnsi="Times New Roman" w:hint="cs"/>
          <w:color w:val="008000"/>
          <w:sz w:val="24"/>
          <w:rtl/>
        </w:rPr>
        <w:br/>
      </w:r>
      <w:sdt>
        <w:sdtPr>
          <w:rPr>
            <w:rFonts w:hint="cs"/>
            <w:color w:val="008000"/>
            <w:rtl/>
          </w:rPr>
          <w:alias w:val="מדד בגין/ידוע - כותרת"/>
          <w:tag w:val="cntIsKnownTitle"/>
          <w:id w:val="1149088069"/>
          <w:placeholder>
            <w:docPart w:val="E225FFBAC2A4410DB6A269A78F5ADB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555DD" w:rsidRPr="007835AC">
            <w:rPr>
              <w:rFonts w:cstheme="minorBidi"/>
              <w:color w:val="00B0F0"/>
              <w:rtl/>
            </w:rPr>
            <w:t>[מדד בגין/ידוע - כותרת]</w:t>
          </w:r>
        </w:sdtContent>
      </w:sdt>
      <w:r w:rsidR="000555DD" w:rsidRPr="000300FA">
        <w:rPr>
          <w:rFonts w:ascii="Times New Roman" w:eastAsia="Times New Roman" w:hAnsi="Times New Roman" w:hint="cs"/>
          <w:color w:val="008000"/>
          <w:sz w:val="24"/>
          <w:rtl/>
        </w:rPr>
        <w:t xml:space="preserve"> </w:t>
      </w:r>
      <w:sdt>
        <w:sdtPr>
          <w:rPr>
            <w:rFonts w:hint="cs"/>
            <w:color w:val="008000"/>
            <w:rtl/>
          </w:rPr>
          <w:alias w:val="מדד בסיס"/>
          <w:tag w:val="cntMadadBase"/>
          <w:id w:val="1021983075"/>
          <w:placeholder>
            <w:docPart w:val="0B9828A939B74A8D8C7BD8C1858536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0555DD" w:rsidRPr="007835AC">
            <w:rPr>
              <w:rFonts w:cstheme="minorBidi"/>
              <w:color w:val="00B0F0"/>
              <w:rtl/>
            </w:rPr>
            <w:t>[מדד בסיס]</w:t>
          </w:r>
        </w:sdtContent>
      </w:sdt>
      <w:r w:rsidR="000555DD" w:rsidRPr="000300FA">
        <w:rPr>
          <w:rFonts w:ascii="Times New Roman" w:eastAsia="Times New Roman" w:hAnsi="Times New Roman" w:hint="cs"/>
          <w:sz w:val="24"/>
          <w:rtl/>
        </w:rPr>
        <w:t xml:space="preserve"> (העומד על </w:t>
      </w:r>
      <w:sdt>
        <w:sdtPr>
          <w:rPr>
            <w:rFonts w:hint="cs"/>
            <w:color w:val="008000"/>
            <w:rtl/>
          </w:rPr>
          <w:alias w:val="נקודות מדד"/>
          <w:tag w:val="cntMadadPoints"/>
          <w:id w:val="-217437650"/>
          <w:placeholder>
            <w:docPart w:val="5F6D175CD22C4BA791C953C4E0DB8B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555DD" w:rsidRPr="007835AC">
            <w:rPr>
              <w:rFonts w:cstheme="minorBidi"/>
              <w:color w:val="00B0F0"/>
              <w:rtl/>
            </w:rPr>
            <w:t>[נקודות מדד]</w:t>
          </w:r>
        </w:sdtContent>
      </w:sdt>
      <w:r w:rsidR="000555DD" w:rsidRPr="000300FA">
        <w:rPr>
          <w:rFonts w:ascii="Times New Roman" w:eastAsia="Times New Roman" w:hAnsi="Times New Roman" w:hint="cs"/>
          <w:sz w:val="24"/>
          <w:rtl/>
        </w:rPr>
        <w:t xml:space="preserve"> נקודות) </w:t>
      </w:r>
      <w:r w:rsidR="000555DD" w:rsidRPr="000300FA">
        <w:rPr>
          <w:rFonts w:ascii="Times New Roman" w:eastAsia="Times New Roman" w:hAnsi="Times New Roman" w:hint="cs"/>
          <w:sz w:val="24"/>
          <w:rtl/>
          <w:lang w:eastAsia="he-IL"/>
        </w:rPr>
        <w:t xml:space="preserve"> עד למדד הידוע ביום הגשת כל חשבון.</w:t>
      </w:r>
    </w:p>
    <w:p w14:paraId="5B98CC1E" w14:textId="77777777" w:rsidR="00590FDD" w:rsidRPr="00590FDD" w:rsidRDefault="00590FDD" w:rsidP="000555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FDB89A5"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743C443F"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5</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590FDD">
        <w:rPr>
          <w:rFonts w:ascii="Times New Roman" w:eastAsia="Times New Roman" w:hAnsi="Times New Roman" w:hint="cs"/>
          <w:sz w:val="24"/>
          <w:rtl/>
          <w:lang w:eastAsia="he-IL"/>
        </w:rPr>
        <w:t xml:space="preserve">כל </w:t>
      </w:r>
      <w:r w:rsidRPr="00590FDD">
        <w:rPr>
          <w:rFonts w:ascii="Times New Roman" w:eastAsia="Times New Roman" w:hAnsi="Times New Roman"/>
          <w:sz w:val="24"/>
          <w:rtl/>
          <w:lang w:eastAsia="he-IL"/>
        </w:rPr>
        <w:t>דין</w:t>
      </w:r>
      <w:r w:rsidRPr="00590FDD">
        <w:rPr>
          <w:rFonts w:ascii="Times New Roman" w:eastAsia="Times New Roman" w:hAnsi="Times New Roman" w:hint="cs"/>
          <w:sz w:val="24"/>
          <w:rtl/>
          <w:lang w:eastAsia="he-IL"/>
        </w:rPr>
        <w:t xml:space="preserve">, </w:t>
      </w:r>
      <w:r w:rsidRPr="00590FDD">
        <w:rPr>
          <w:rFonts w:ascii="Times New Roman" w:eastAsia="Times New Roman" w:hAnsi="Times New Roman"/>
          <w:sz w:val="24"/>
          <w:rtl/>
          <w:lang w:eastAsia="he-IL"/>
        </w:rPr>
        <w:t>לרבות אשור על נ</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הול ספרים ואשור על ניכוי מס במקור</w:t>
      </w:r>
      <w:r w:rsidRPr="00590FDD">
        <w:rPr>
          <w:rFonts w:ascii="Times New Roman" w:eastAsia="Times New Roman" w:hAnsi="Times New Roman" w:hint="cs"/>
          <w:sz w:val="24"/>
          <w:rtl/>
          <w:lang w:eastAsia="he-IL"/>
        </w:rPr>
        <w:t>.</w:t>
      </w:r>
    </w:p>
    <w:p w14:paraId="471325C3"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49C93DD" w14:textId="77777777" w:rsidR="00590FDD" w:rsidRPr="00590FDD" w:rsidRDefault="00590FDD" w:rsidP="00590FDD">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6</w:t>
      </w:r>
      <w:r w:rsidRPr="00590FDD">
        <w:rPr>
          <w:rFonts w:ascii="Times New Roman" w:eastAsia="Times New Roman" w:hAnsi="Times New Roman"/>
          <w:sz w:val="24"/>
          <w:rtl/>
          <w:lang w:eastAsia="he-IL"/>
        </w:rPr>
        <w:t>.</w:t>
      </w:r>
      <w:r w:rsidRPr="00590FDD">
        <w:rPr>
          <w:rFonts w:ascii="Times New Roman" w:eastAsia="Times New Roman" w:hAnsi="Times New Roman"/>
          <w:sz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5E15FF3"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0"/>
          <w:szCs w:val="20"/>
          <w:rtl/>
          <w:lang w:eastAsia="he-IL"/>
        </w:rPr>
      </w:pPr>
      <w:r w:rsidRPr="00590FDD">
        <w:rPr>
          <w:rFonts w:ascii="Times New Roman" w:eastAsia="Times New Roman" w:hAnsi="Times New Roman"/>
          <w:sz w:val="20"/>
          <w:szCs w:val="20"/>
          <w:rtl/>
          <w:lang w:eastAsia="he-IL"/>
        </w:rPr>
        <w:br w:type="page"/>
      </w:r>
    </w:p>
    <w:p w14:paraId="722ABEDF"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lastRenderedPageBreak/>
        <w:t xml:space="preserve">נספח </w:t>
      </w:r>
      <w:r w:rsidR="000555DD">
        <w:rPr>
          <w:rFonts w:ascii="Times New Roman" w:eastAsia="Times New Roman" w:hAnsi="Times New Roman" w:hint="cs"/>
          <w:bCs/>
          <w:sz w:val="24"/>
          <w:u w:val="single"/>
          <w:rtl/>
          <w:lang w:eastAsia="he-IL"/>
        </w:rPr>
        <w:t>"</w:t>
      </w:r>
      <w:r w:rsidRPr="00590FDD">
        <w:rPr>
          <w:rFonts w:ascii="Times New Roman" w:eastAsia="Times New Roman" w:hAnsi="Times New Roman"/>
          <w:bCs/>
          <w:sz w:val="24"/>
          <w:u w:val="single"/>
          <w:rtl/>
          <w:lang w:eastAsia="he-IL"/>
        </w:rPr>
        <w:t>ה'</w:t>
      </w:r>
      <w:r w:rsidR="000555DD">
        <w:rPr>
          <w:rFonts w:ascii="Times New Roman" w:eastAsia="Times New Roman" w:hAnsi="Times New Roman" w:hint="cs"/>
          <w:bCs/>
          <w:sz w:val="24"/>
          <w:u w:val="single"/>
          <w:rtl/>
          <w:lang w:eastAsia="he-IL"/>
        </w:rPr>
        <w:t>'</w:t>
      </w:r>
    </w:p>
    <w:p w14:paraId="6CE969CB"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518C8974" w14:textId="77777777" w:rsidR="00590FDD" w:rsidRPr="00590FDD" w:rsidRDefault="00590FDD" w:rsidP="00590FDD">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590FDD">
        <w:rPr>
          <w:rFonts w:ascii="Times New Roman" w:eastAsia="Times New Roman" w:hAnsi="Times New Roman"/>
          <w:bCs/>
          <w:sz w:val="24"/>
          <w:u w:val="single"/>
          <w:rtl/>
          <w:lang w:eastAsia="he-IL"/>
        </w:rPr>
        <w:t>תשלומי שכר המתכנן</w:t>
      </w:r>
    </w:p>
    <w:p w14:paraId="178218F6"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5044578"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3FE9FDF6"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590FDD">
        <w:rPr>
          <w:rFonts w:ascii="Times New Roman" w:eastAsia="Times New Roman" w:hAnsi="Times New Roman"/>
          <w:sz w:val="24"/>
          <w:rtl/>
          <w:lang w:eastAsia="he-IL"/>
        </w:rPr>
        <w:br/>
      </w:r>
    </w:p>
    <w:tbl>
      <w:tblPr>
        <w:tblW w:w="8723" w:type="dxa"/>
        <w:tblLook w:val="00A0" w:firstRow="1" w:lastRow="0" w:firstColumn="1" w:lastColumn="0" w:noHBand="0" w:noVBand="0"/>
      </w:tblPr>
      <w:tblGrid>
        <w:gridCol w:w="1026"/>
        <w:gridCol w:w="6158"/>
        <w:gridCol w:w="1539"/>
      </w:tblGrid>
      <w:tr w:rsidR="00590FDD" w:rsidRPr="00590FDD" w14:paraId="7BF49262" w14:textId="77777777" w:rsidTr="000555DD">
        <w:tc>
          <w:tcPr>
            <w:tcW w:w="1026" w:type="dxa"/>
            <w:vAlign w:val="bottom"/>
          </w:tcPr>
          <w:p w14:paraId="0EC09977"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0DCC2E9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tl/>
              </w:rPr>
            </w:pPr>
          </w:p>
        </w:tc>
        <w:tc>
          <w:tcPr>
            <w:tcW w:w="1539" w:type="dxa"/>
          </w:tcPr>
          <w:p w14:paraId="6D233D5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tl/>
              </w:rPr>
            </w:pPr>
          </w:p>
        </w:tc>
      </w:tr>
      <w:tr w:rsidR="00590FDD" w:rsidRPr="00590FDD" w14:paraId="2A0CCBD8" w14:textId="77777777" w:rsidTr="000555DD">
        <w:tc>
          <w:tcPr>
            <w:tcW w:w="1026" w:type="dxa"/>
            <w:vAlign w:val="bottom"/>
          </w:tcPr>
          <w:p w14:paraId="70A0B5E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606F6C4E" w14:textId="77777777" w:rsidR="00590FDD" w:rsidRPr="00590FDD" w:rsidRDefault="00590FDD" w:rsidP="000555DD">
            <w:pPr>
              <w:widowControl w:val="0"/>
              <w:spacing w:before="0" w:beforeAutospacing="0" w:after="0" w:afterAutospacing="0" w:line="240" w:lineRule="auto"/>
              <w:ind w:left="397"/>
              <w:rPr>
                <w:rFonts w:ascii="Times New Roman" w:eastAsia="Times New Roman" w:hAnsi="Times New Roman"/>
                <w:sz w:val="24"/>
              </w:rPr>
            </w:pPr>
            <w:r w:rsidRPr="00590FDD">
              <w:rPr>
                <w:rFonts w:ascii="Times New Roman" w:eastAsia="Times New Roman" w:hAnsi="Times New Roman"/>
                <w:sz w:val="24"/>
                <w:rtl/>
              </w:rPr>
              <w:t>לאחר גמר תכנון מוקדם, ו</w:t>
            </w:r>
            <w:r w:rsidR="000555DD">
              <w:rPr>
                <w:rFonts w:ascii="Times New Roman" w:eastAsia="Times New Roman" w:hAnsi="Times New Roman"/>
                <w:sz w:val="24"/>
                <w:rtl/>
              </w:rPr>
              <w:t>אישור עבודות שלב זה ע"י המזמין</w:t>
            </w:r>
            <w:r w:rsidR="004E32D2">
              <w:rPr>
                <w:rFonts w:ascii="Times New Roman" w:eastAsia="Times New Roman" w:hAnsi="Times New Roman" w:hint="cs"/>
                <w:sz w:val="24"/>
                <w:rtl/>
              </w:rPr>
              <w:t xml:space="preserve"> - </w:t>
            </w:r>
            <w:r w:rsidR="000555DD">
              <w:rPr>
                <w:rFonts w:ascii="Times New Roman" w:eastAsia="Times New Roman" w:hAnsi="Times New Roman"/>
                <w:sz w:val="24"/>
                <w:rtl/>
              </w:rPr>
              <w:t xml:space="preserve"> </w:t>
            </w:r>
            <w:r w:rsidR="000555DD" w:rsidRPr="004E32D2">
              <w:rPr>
                <w:rFonts w:ascii="Times New Roman" w:eastAsia="Times New Roman" w:hAnsi="Times New Roman" w:hint="cs"/>
                <w:sz w:val="24"/>
                <w:u w:val="dotted"/>
                <w:rtl/>
              </w:rPr>
              <w:t xml:space="preserve">       </w:t>
            </w:r>
            <w:r w:rsidR="000555DD">
              <w:rPr>
                <w:rFonts w:ascii="Times New Roman" w:eastAsia="Times New Roman" w:hAnsi="Times New Roman" w:hint="cs"/>
                <w:sz w:val="24"/>
                <w:rtl/>
              </w:rPr>
              <w:t xml:space="preserve">                                                                                             </w:t>
            </w:r>
          </w:p>
        </w:tc>
        <w:tc>
          <w:tcPr>
            <w:tcW w:w="1539" w:type="dxa"/>
          </w:tcPr>
          <w:p w14:paraId="2D9AE340"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1.1</w:t>
            </w:r>
          </w:p>
        </w:tc>
      </w:tr>
      <w:tr w:rsidR="00590FDD" w:rsidRPr="00590FDD" w14:paraId="19C1E05E" w14:textId="77777777" w:rsidTr="000555DD">
        <w:tc>
          <w:tcPr>
            <w:tcW w:w="1026" w:type="dxa"/>
            <w:vAlign w:val="bottom"/>
          </w:tcPr>
          <w:p w14:paraId="47F4DCC8"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10%</w:t>
            </w:r>
          </w:p>
        </w:tc>
        <w:tc>
          <w:tcPr>
            <w:tcW w:w="6158" w:type="dxa"/>
          </w:tcPr>
          <w:p w14:paraId="17C6D128" w14:textId="77777777" w:rsidR="00590FDD" w:rsidRPr="00590FDD" w:rsidRDefault="00590FDD" w:rsidP="004E32D2">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הסופי, חשבון יציבות ואישור שלב זה על ידי המזמין </w:t>
            </w:r>
            <w:r w:rsidR="004E32D2">
              <w:rPr>
                <w:rFonts w:ascii="Times New Roman" w:eastAsia="Times New Roman" w:hAnsi="Times New Roman" w:hint="cs"/>
                <w:sz w:val="24"/>
                <w:u w:val="dotted"/>
                <w:rtl/>
              </w:rPr>
              <w:t>-</w:t>
            </w:r>
            <w:r w:rsidR="004E32D2" w:rsidRPr="004E32D2">
              <w:rPr>
                <w:rFonts w:ascii="Times New Roman" w:eastAsia="Times New Roman" w:hAnsi="Times New Roman" w:hint="cs"/>
                <w:sz w:val="24"/>
                <w:u w:val="dotted"/>
                <w:rtl/>
              </w:rPr>
              <w:t xml:space="preserve">                                                                                       </w:t>
            </w:r>
            <w:r w:rsidR="004E32D2">
              <w:rPr>
                <w:rFonts w:ascii="Times New Roman" w:eastAsia="Times New Roman" w:hAnsi="Times New Roman" w:hint="cs"/>
                <w:sz w:val="24"/>
                <w:rtl/>
              </w:rPr>
              <w:t xml:space="preserve"> </w:t>
            </w:r>
          </w:p>
        </w:tc>
        <w:tc>
          <w:tcPr>
            <w:tcW w:w="1539" w:type="dxa"/>
          </w:tcPr>
          <w:p w14:paraId="41529F9B"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2</w:t>
            </w:r>
          </w:p>
        </w:tc>
      </w:tr>
      <w:tr w:rsidR="00590FDD" w:rsidRPr="00590FDD" w14:paraId="5C2CB91B" w14:textId="77777777" w:rsidTr="000555DD">
        <w:tc>
          <w:tcPr>
            <w:tcW w:w="1026" w:type="dxa"/>
            <w:vAlign w:val="bottom"/>
          </w:tcPr>
          <w:p w14:paraId="3DC92E9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5%</w:t>
            </w:r>
          </w:p>
        </w:tc>
        <w:tc>
          <w:tcPr>
            <w:tcW w:w="6158" w:type="dxa"/>
          </w:tcPr>
          <w:p w14:paraId="6A0C684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אישור הבקשות להיתרי בניה והוצאות היתרי בניה - </w:t>
            </w:r>
          </w:p>
        </w:tc>
        <w:tc>
          <w:tcPr>
            <w:tcW w:w="1539" w:type="dxa"/>
          </w:tcPr>
          <w:p w14:paraId="7908A84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3</w:t>
            </w:r>
          </w:p>
        </w:tc>
      </w:tr>
      <w:tr w:rsidR="00590FDD" w:rsidRPr="00590FDD" w14:paraId="4FEC2CDC" w14:textId="77777777" w:rsidTr="000555DD">
        <w:tc>
          <w:tcPr>
            <w:tcW w:w="1026" w:type="dxa"/>
            <w:vAlign w:val="bottom"/>
          </w:tcPr>
          <w:p w14:paraId="3AC630D4"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604BFDB2"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התכנון המפורט והמכרזים, ואישור עבודות שלב זה על ידי המזמין - </w:t>
            </w:r>
          </w:p>
        </w:tc>
        <w:tc>
          <w:tcPr>
            <w:tcW w:w="1539" w:type="dxa"/>
          </w:tcPr>
          <w:p w14:paraId="5E5076D8"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4</w:t>
            </w:r>
          </w:p>
        </w:tc>
      </w:tr>
      <w:tr w:rsidR="00590FDD" w:rsidRPr="00590FDD" w14:paraId="01898844" w14:textId="77777777" w:rsidTr="000555DD">
        <w:tc>
          <w:tcPr>
            <w:tcW w:w="1026" w:type="dxa"/>
            <w:vAlign w:val="bottom"/>
          </w:tcPr>
          <w:p w14:paraId="3281DF7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r w:rsidRPr="00590FDD">
              <w:rPr>
                <w:rFonts w:ascii="Times New Roman" w:eastAsia="Times New Roman" w:hAnsi="Times New Roman"/>
                <w:sz w:val="24"/>
                <w:rtl/>
              </w:rPr>
              <w:t>%</w:t>
            </w:r>
          </w:p>
        </w:tc>
        <w:tc>
          <w:tcPr>
            <w:tcW w:w="6158" w:type="dxa"/>
          </w:tcPr>
          <w:p w14:paraId="3B65E4FE"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הכנת מפרטים, כתבי כמויות ורשימות ברזל ואישור שלב זה ע"י המזמין - </w:t>
            </w:r>
          </w:p>
        </w:tc>
        <w:tc>
          <w:tcPr>
            <w:tcW w:w="1539" w:type="dxa"/>
          </w:tcPr>
          <w:p w14:paraId="4F0EB02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5</w:t>
            </w:r>
          </w:p>
        </w:tc>
      </w:tr>
      <w:tr w:rsidR="00590FDD" w:rsidRPr="00590FDD" w14:paraId="5DC1E167" w14:textId="77777777" w:rsidTr="000555DD">
        <w:tc>
          <w:tcPr>
            <w:tcW w:w="1026" w:type="dxa"/>
            <w:vAlign w:val="bottom"/>
          </w:tcPr>
          <w:p w14:paraId="143D4AFC"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0</w:t>
            </w:r>
            <w:r w:rsidRPr="00590FDD">
              <w:rPr>
                <w:rFonts w:ascii="Times New Roman" w:eastAsia="Times New Roman" w:hAnsi="Times New Roman"/>
                <w:sz w:val="24"/>
                <w:rtl/>
              </w:rPr>
              <w:t>%</w:t>
            </w:r>
          </w:p>
        </w:tc>
        <w:tc>
          <w:tcPr>
            <w:tcW w:w="6158" w:type="dxa"/>
          </w:tcPr>
          <w:p w14:paraId="0E725475"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הוצאת תכניות לביצוע - </w:t>
            </w:r>
          </w:p>
        </w:tc>
        <w:tc>
          <w:tcPr>
            <w:tcW w:w="1539" w:type="dxa"/>
          </w:tcPr>
          <w:p w14:paraId="531EC03E"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6</w:t>
            </w:r>
          </w:p>
        </w:tc>
      </w:tr>
      <w:tr w:rsidR="00590FDD" w:rsidRPr="00590FDD" w14:paraId="592CA651" w14:textId="77777777" w:rsidTr="000555DD">
        <w:tc>
          <w:tcPr>
            <w:tcW w:w="1026" w:type="dxa"/>
            <w:vAlign w:val="bottom"/>
          </w:tcPr>
          <w:p w14:paraId="71F10A8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20%</w:t>
            </w:r>
          </w:p>
        </w:tc>
        <w:tc>
          <w:tcPr>
            <w:tcW w:w="6158" w:type="dxa"/>
          </w:tcPr>
          <w:p w14:paraId="472DBC47"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במהלך ביצוע הפיקוח העליון - </w:t>
            </w:r>
          </w:p>
        </w:tc>
        <w:tc>
          <w:tcPr>
            <w:tcW w:w="1539" w:type="dxa"/>
          </w:tcPr>
          <w:p w14:paraId="409CC48A"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7</w:t>
            </w:r>
          </w:p>
        </w:tc>
      </w:tr>
      <w:tr w:rsidR="00590FDD" w:rsidRPr="00590FDD" w14:paraId="4587D26B" w14:textId="77777777" w:rsidTr="000555DD">
        <w:tc>
          <w:tcPr>
            <w:tcW w:w="1026" w:type="dxa"/>
            <w:vAlign w:val="bottom"/>
          </w:tcPr>
          <w:p w14:paraId="20F55682"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Pr>
            </w:pPr>
            <w:r w:rsidRPr="00590FDD">
              <w:rPr>
                <w:rFonts w:ascii="Times New Roman" w:eastAsia="Times New Roman" w:hAnsi="Times New Roman"/>
                <w:sz w:val="24"/>
                <w:rtl/>
              </w:rPr>
              <w:t>3%</w:t>
            </w:r>
          </w:p>
        </w:tc>
        <w:tc>
          <w:tcPr>
            <w:tcW w:w="6158" w:type="dxa"/>
          </w:tcPr>
          <w:p w14:paraId="7F046DF9"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ביצוע העבודות בהתאם לחוזה זה, הפעלת הפרויקט וקבלת העבודות ע"י המזמין, ולאחר בדיקת החשבונות הסופיים בגין העבודות ואישורם על ידי המתכנן והמזמין, וקבלת אשור אכלוס - </w:t>
            </w:r>
          </w:p>
        </w:tc>
        <w:tc>
          <w:tcPr>
            <w:tcW w:w="1539" w:type="dxa"/>
          </w:tcPr>
          <w:p w14:paraId="67FBE4DD"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8</w:t>
            </w:r>
          </w:p>
        </w:tc>
      </w:tr>
      <w:tr w:rsidR="00590FDD" w:rsidRPr="00590FDD" w14:paraId="48197FD1" w14:textId="77777777" w:rsidTr="000555DD">
        <w:tc>
          <w:tcPr>
            <w:tcW w:w="1026" w:type="dxa"/>
            <w:vAlign w:val="bottom"/>
          </w:tcPr>
          <w:p w14:paraId="06A02E70"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r w:rsidRPr="00590FDD">
              <w:rPr>
                <w:rFonts w:ascii="Times New Roman" w:eastAsia="Times New Roman" w:hAnsi="Times New Roman" w:hint="cs"/>
                <w:sz w:val="24"/>
                <w:rtl/>
              </w:rPr>
              <w:t>7%</w:t>
            </w:r>
          </w:p>
        </w:tc>
        <w:tc>
          <w:tcPr>
            <w:tcW w:w="6158" w:type="dxa"/>
          </w:tcPr>
          <w:p w14:paraId="4A2230D0" w14:textId="77777777" w:rsidR="00590FDD" w:rsidRPr="00590FDD" w:rsidRDefault="00590FDD" w:rsidP="00590FDD">
            <w:pPr>
              <w:widowControl w:val="0"/>
              <w:spacing w:before="0" w:beforeAutospacing="0" w:after="0" w:afterAutospacing="0" w:line="240" w:lineRule="auto"/>
              <w:ind w:left="397" w:right="360"/>
              <w:rPr>
                <w:rFonts w:ascii="Times New Roman" w:eastAsia="Times New Roman" w:hAnsi="Times New Roman"/>
                <w:sz w:val="24"/>
              </w:rPr>
            </w:pPr>
            <w:r w:rsidRPr="00590FDD">
              <w:rPr>
                <w:rFonts w:ascii="Times New Roman" w:eastAsia="Times New Roman" w:hAnsi="Times New Roman"/>
                <w:sz w:val="24"/>
                <w:rtl/>
              </w:rPr>
              <w:t xml:space="preserve">לאחר גמר הפקוח העליון, </w:t>
            </w:r>
            <w:r w:rsidRPr="00590FDD">
              <w:rPr>
                <w:rFonts w:ascii="Times New Roman" w:eastAsia="Times New Roman" w:hAnsi="Times New Roman" w:hint="cs"/>
                <w:sz w:val="24"/>
                <w:rtl/>
              </w:rPr>
              <w:t>תיקונ</w:t>
            </w:r>
            <w:r w:rsidRPr="00590FDD">
              <w:rPr>
                <w:rFonts w:ascii="Times New Roman" w:eastAsia="Times New Roman" w:hAnsi="Times New Roman" w:hint="eastAsia"/>
                <w:sz w:val="24"/>
                <w:rtl/>
              </w:rPr>
              <w:t>י</w:t>
            </w:r>
            <w:r w:rsidRPr="00590FDD">
              <w:rPr>
                <w:rFonts w:ascii="Times New Roman" w:eastAsia="Times New Roman" w:hAnsi="Times New Roman"/>
                <w:sz w:val="24"/>
                <w:rtl/>
              </w:rPr>
              <w:t xml:space="preserve"> הבדק וקבלת תעודות גמר לפרויקט, אישור המתכנן בכתב להשלמת הפרויקט בהתאם לתכניותיו, לתקנים מחייבים ולשביעות רצונו – </w:t>
            </w:r>
          </w:p>
        </w:tc>
        <w:tc>
          <w:tcPr>
            <w:tcW w:w="1539" w:type="dxa"/>
          </w:tcPr>
          <w:p w14:paraId="1CB78943"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r w:rsidRPr="00590FDD">
              <w:rPr>
                <w:rFonts w:ascii="Times New Roman" w:eastAsia="Times New Roman" w:hAnsi="Times New Roman"/>
                <w:sz w:val="24"/>
                <w:rtl/>
              </w:rPr>
              <w:t>1.</w:t>
            </w:r>
            <w:r w:rsidRPr="00590FDD">
              <w:rPr>
                <w:rFonts w:ascii="Times New Roman" w:eastAsia="Times New Roman" w:hAnsi="Times New Roman" w:hint="cs"/>
                <w:sz w:val="24"/>
                <w:rtl/>
              </w:rPr>
              <w:t>9</w:t>
            </w:r>
          </w:p>
        </w:tc>
      </w:tr>
      <w:tr w:rsidR="00590FDD" w:rsidRPr="00590FDD" w14:paraId="12488B92" w14:textId="77777777" w:rsidTr="000555DD">
        <w:tc>
          <w:tcPr>
            <w:tcW w:w="1026" w:type="dxa"/>
            <w:vAlign w:val="bottom"/>
          </w:tcPr>
          <w:p w14:paraId="154962C6" w14:textId="77777777" w:rsidR="00590FDD" w:rsidRPr="00590FDD" w:rsidRDefault="00590FDD" w:rsidP="00590FDD">
            <w:pPr>
              <w:widowControl w:val="0"/>
              <w:spacing w:before="0" w:beforeAutospacing="0" w:after="0" w:afterAutospacing="0" w:line="240" w:lineRule="auto"/>
              <w:ind w:right="360"/>
              <w:jc w:val="center"/>
              <w:rPr>
                <w:rFonts w:ascii="Times New Roman" w:eastAsia="Times New Roman" w:hAnsi="Times New Roman"/>
                <w:sz w:val="24"/>
                <w:rtl/>
              </w:rPr>
            </w:pPr>
          </w:p>
        </w:tc>
        <w:tc>
          <w:tcPr>
            <w:tcW w:w="6158" w:type="dxa"/>
          </w:tcPr>
          <w:p w14:paraId="3B5F0458" w14:textId="77777777" w:rsidR="00590FDD" w:rsidRPr="00590FDD" w:rsidRDefault="00590FDD" w:rsidP="004E32D2">
            <w:pPr>
              <w:widowControl w:val="0"/>
              <w:spacing w:before="0" w:beforeAutospacing="0" w:after="0" w:afterAutospacing="0" w:line="240" w:lineRule="auto"/>
              <w:ind w:right="360"/>
              <w:rPr>
                <w:rFonts w:ascii="Times New Roman" w:eastAsia="Times New Roman" w:hAnsi="Times New Roman"/>
                <w:sz w:val="24"/>
                <w:rtl/>
              </w:rPr>
            </w:pPr>
          </w:p>
        </w:tc>
        <w:tc>
          <w:tcPr>
            <w:tcW w:w="1539" w:type="dxa"/>
          </w:tcPr>
          <w:p w14:paraId="47368992" w14:textId="77777777" w:rsidR="00590FDD" w:rsidRPr="00590FDD" w:rsidRDefault="00590FDD" w:rsidP="004E32D2">
            <w:pPr>
              <w:widowControl w:val="0"/>
              <w:spacing w:before="0" w:beforeAutospacing="0" w:after="0" w:afterAutospacing="0" w:line="240" w:lineRule="auto"/>
              <w:rPr>
                <w:rFonts w:ascii="Times New Roman" w:eastAsia="Times New Roman" w:hAnsi="Times New Roman"/>
                <w:sz w:val="24"/>
                <w:rtl/>
              </w:rPr>
            </w:pPr>
          </w:p>
        </w:tc>
      </w:tr>
      <w:tr w:rsidR="00590FDD" w:rsidRPr="00590FDD" w14:paraId="479B79F4" w14:textId="77777777" w:rsidTr="000555DD">
        <w:tc>
          <w:tcPr>
            <w:tcW w:w="1026" w:type="dxa"/>
          </w:tcPr>
          <w:p w14:paraId="041F183D"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6158" w:type="dxa"/>
          </w:tcPr>
          <w:p w14:paraId="37F1987A" w14:textId="77777777" w:rsidR="00590FDD" w:rsidRPr="00590FDD" w:rsidRDefault="00590FDD" w:rsidP="00590FDD">
            <w:pPr>
              <w:widowControl w:val="0"/>
              <w:spacing w:before="0" w:beforeAutospacing="0" w:after="0" w:afterAutospacing="0" w:line="240" w:lineRule="auto"/>
              <w:ind w:right="360"/>
              <w:rPr>
                <w:rFonts w:ascii="Times New Roman" w:eastAsia="Times New Roman" w:hAnsi="Times New Roman"/>
                <w:sz w:val="24"/>
              </w:rPr>
            </w:pPr>
          </w:p>
        </w:tc>
        <w:tc>
          <w:tcPr>
            <w:tcW w:w="1539" w:type="dxa"/>
          </w:tcPr>
          <w:p w14:paraId="4A7362A0" w14:textId="77777777" w:rsidR="00590FDD" w:rsidRPr="00590FDD" w:rsidRDefault="00590FDD" w:rsidP="00590FDD">
            <w:pPr>
              <w:widowControl w:val="0"/>
              <w:spacing w:before="0" w:beforeAutospacing="0" w:after="0" w:afterAutospacing="0" w:line="240" w:lineRule="auto"/>
              <w:jc w:val="right"/>
              <w:rPr>
                <w:rFonts w:ascii="Times New Roman" w:eastAsia="Times New Roman" w:hAnsi="Times New Roman"/>
                <w:sz w:val="24"/>
              </w:rPr>
            </w:pPr>
          </w:p>
        </w:tc>
      </w:tr>
    </w:tbl>
    <w:p w14:paraId="32A259B6"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lang w:eastAsia="he-IL"/>
        </w:rPr>
      </w:pPr>
      <w:r w:rsidRPr="00590FDD">
        <w:rPr>
          <w:rFonts w:ascii="Times New Roman" w:eastAsia="Times New Roman" w:hAnsi="Times New Roman"/>
          <w:sz w:val="24"/>
          <w:rtl/>
          <w:lang w:eastAsia="he-IL"/>
        </w:rPr>
        <w:t>למרות האמור בסעיף 1 לעיל רשאי המזמין לשלם למתכנן מקדמות בגין קידום התכנון אשר יקוזזו משלבי התשלום עפ"י קביעתו.</w:t>
      </w:r>
    </w:p>
    <w:p w14:paraId="19586D51"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706679DD" w14:textId="77777777" w:rsidR="00590FDD" w:rsidRPr="00590FDD" w:rsidRDefault="00590FDD" w:rsidP="00590FDD">
      <w:pPr>
        <w:widowControl w:val="0"/>
        <w:numPr>
          <w:ilvl w:val="0"/>
          <w:numId w:val="10"/>
        </w:numPr>
        <w:spacing w:before="0" w:beforeAutospacing="0" w:after="0" w:afterAutospacing="0" w:line="240" w:lineRule="auto"/>
        <w:ind w:right="360"/>
        <w:rPr>
          <w:rFonts w:ascii="Times New Roman" w:eastAsia="Times New Roman" w:hAnsi="Times New Roman"/>
          <w:sz w:val="24"/>
          <w:rtl/>
          <w:lang w:eastAsia="he-IL"/>
        </w:rPr>
      </w:pPr>
      <w:r w:rsidRPr="00590FDD">
        <w:rPr>
          <w:rFonts w:ascii="Times New Roman" w:eastAsia="Times New Roman" w:hAnsi="Times New Roman"/>
          <w:sz w:val="24"/>
          <w:rtl/>
          <w:lang w:eastAsia="he-IL"/>
        </w:rPr>
        <w:t>המתכנן יגיש חשבון לא יותר מאשר פעם בחודש.</w:t>
      </w:r>
    </w:p>
    <w:p w14:paraId="265E1164" w14:textId="77777777" w:rsidR="00590FDD" w:rsidRPr="00590FDD" w:rsidRDefault="00590FDD" w:rsidP="00590FDD">
      <w:pPr>
        <w:widowControl w:val="0"/>
        <w:spacing w:before="0" w:beforeAutospacing="0" w:after="0" w:afterAutospacing="0" w:line="240" w:lineRule="auto"/>
        <w:ind w:left="720"/>
        <w:rPr>
          <w:rFonts w:ascii="Times New Roman" w:eastAsia="Times New Roman" w:hAnsi="Times New Roman"/>
          <w:sz w:val="24"/>
          <w:rtl/>
          <w:lang w:eastAsia="he-IL"/>
        </w:rPr>
      </w:pPr>
    </w:p>
    <w:p w14:paraId="01CDF7C8" w14:textId="77777777" w:rsidR="00590FDD" w:rsidRPr="00590FDD" w:rsidRDefault="00590FDD" w:rsidP="00590FDD">
      <w:pPr>
        <w:widowControl w:val="0"/>
        <w:numPr>
          <w:ilvl w:val="0"/>
          <w:numId w:val="10"/>
        </w:numPr>
        <w:spacing w:before="0" w:beforeAutospacing="0" w:after="0" w:afterAutospacing="0" w:line="240" w:lineRule="auto"/>
        <w:rPr>
          <w:rFonts w:ascii="Times New Roman" w:eastAsia="Times New Roman" w:hAnsi="Times New Roman"/>
          <w:sz w:val="24"/>
          <w:rtl/>
          <w:lang w:eastAsia="he-IL"/>
        </w:rPr>
      </w:pPr>
      <w:r w:rsidRPr="00590FDD">
        <w:rPr>
          <w:rFonts w:ascii="Times New Roman" w:eastAsia="Times New Roman" w:hAnsi="Times New Roman"/>
          <w:sz w:val="24"/>
          <w:rtl/>
          <w:lang w:eastAsia="he-IL"/>
        </w:rPr>
        <w:t>המזמין ישלם את שכר המתכנן תוך 60 יום מתאריך אישור החשבון ע"י המנהל.</w:t>
      </w:r>
    </w:p>
    <w:p w14:paraId="55A76DF3" w14:textId="77777777" w:rsidR="00590FDD" w:rsidRPr="00590FDD" w:rsidRDefault="00590FDD" w:rsidP="00590FDD">
      <w:pPr>
        <w:widowControl w:val="0"/>
        <w:bidi w:val="0"/>
        <w:spacing w:before="0" w:beforeAutospacing="0" w:after="0" w:afterAutospacing="0" w:line="240" w:lineRule="auto"/>
        <w:ind w:left="720"/>
        <w:rPr>
          <w:rFonts w:ascii="Times New Roman" w:eastAsia="Times New Roman" w:hAnsi="Times New Roman"/>
          <w:sz w:val="24"/>
          <w:rtl/>
          <w:lang w:eastAsia="he-IL"/>
        </w:rPr>
      </w:pPr>
    </w:p>
    <w:p w14:paraId="1331E943" w14:textId="77777777" w:rsidR="00590FDD" w:rsidRPr="00590FDD" w:rsidRDefault="00590FDD" w:rsidP="00590FDD">
      <w:pPr>
        <w:widowControl w:val="0"/>
        <w:numPr>
          <w:ilvl w:val="0"/>
          <w:numId w:val="10"/>
        </w:numPr>
        <w:spacing w:before="0" w:beforeAutospacing="0" w:after="0" w:afterAutospacing="0" w:line="240" w:lineRule="auto"/>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הגשת החשבונות תתבצע תוך הטענתם לתיקיית "חשבונות מוגשים" במערכת ה-</w:t>
      </w:r>
      <w:r w:rsidRPr="00590FDD">
        <w:rPr>
          <w:rFonts w:ascii="Times New Roman" w:eastAsia="Times New Roman" w:hAnsi="Times New Roman"/>
          <w:sz w:val="24"/>
          <w:lang w:eastAsia="he-IL"/>
        </w:rPr>
        <w:t>view</w:t>
      </w:r>
      <w:r w:rsidRPr="00590FDD">
        <w:rPr>
          <w:rFonts w:ascii="Times New Roman" w:eastAsia="Times New Roman" w:hAnsi="Times New Roman"/>
          <w:sz w:val="24"/>
          <w:rtl/>
          <w:lang w:eastAsia="he-IL"/>
        </w:rPr>
        <w:t>@ ויידוע המנהל בהתאם. מובהר כי הטענת החשבון למערכת מהווה תנאי לטיפול בו.</w:t>
      </w:r>
    </w:p>
    <w:p w14:paraId="7CCE5B9E" w14:textId="77777777" w:rsidR="00590FDD" w:rsidRPr="00590FDD" w:rsidRDefault="00590FDD" w:rsidP="00590FDD">
      <w:pPr>
        <w:widowControl w:val="0"/>
        <w:spacing w:before="0" w:beforeAutospacing="0" w:after="0" w:afterAutospacing="0" w:line="240" w:lineRule="auto"/>
        <w:rPr>
          <w:rFonts w:ascii="Times New Roman" w:eastAsia="Times New Roman" w:hAnsi="Times New Roman"/>
          <w:sz w:val="24"/>
          <w:rtl/>
          <w:lang w:eastAsia="he-IL"/>
        </w:rPr>
      </w:pPr>
    </w:p>
    <w:p w14:paraId="139DCA04"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75BBA9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5131DF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97122A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44C75E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4531E9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3C874C0"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C33959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31FE58EF"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5A6A09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46AA90D"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6AE43169"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F48733E"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979F328"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672130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150068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16171182"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E075F01"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BD4545F" w14:textId="77777777" w:rsidR="00E078A7" w:rsidRDefault="00E078A7"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BB5A465"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sz w:val="20"/>
          <w:rtl/>
          <w:lang w:eastAsia="he-IL"/>
        </w:rPr>
      </w:pPr>
      <w:r w:rsidRPr="004E32D2">
        <w:rPr>
          <w:rFonts w:ascii="Times New Roman" w:eastAsia="Times New Roman" w:hAnsi="Times New Roman" w:hint="cs"/>
          <w:bCs/>
          <w:sz w:val="20"/>
          <w:u w:val="single"/>
          <w:rtl/>
          <w:lang w:eastAsia="he-IL"/>
        </w:rPr>
        <w:lastRenderedPageBreak/>
        <w:t>נספח "ו''</w:t>
      </w:r>
    </w:p>
    <w:p w14:paraId="72706F09" w14:textId="77777777" w:rsidR="004E32D2" w:rsidRPr="004E32D2" w:rsidRDefault="004E32D2" w:rsidP="004E32D2">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41B38F50E4FC49B8A0512A4EDC9FC7A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bCs/>
          <w:color w:val="FF0000"/>
          <w:sz w:val="24"/>
          <w:rtl/>
          <w:lang w:eastAsia="he-IL"/>
        </w:rPr>
        <w:br/>
      </w:r>
    </w:p>
    <w:p w14:paraId="5E609CE3"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D559730C708248E59001A8218D03B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B6F8A9B" w14:textId="77777777" w:rsidR="004E32D2" w:rsidRPr="004E32D2" w:rsidRDefault="000867B3"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19" w:author="Kook Sec" w:date="2022-05-09T14:12:00Z">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ins>
        </w:p>
      </w:sdtContent>
    </w:sdt>
    <w:p w14:paraId="4125237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48CF61AE"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w:t>
      </w:r>
    </w:p>
    <w:p w14:paraId="56E31FEF"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624CF7DA" w14:textId="77777777" w:rsidR="004E32D2" w:rsidRPr="004E32D2" w:rsidRDefault="004E32D2" w:rsidP="004E32D2">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4E32D2">
        <w:rPr>
          <w:rFonts w:ascii="Times New Roman" w:eastAsia="Times New Roman" w:hAnsi="Times New Roman" w:hint="cs"/>
          <w:bCs/>
          <w:sz w:val="24"/>
          <w:u w:val="single"/>
          <w:rtl/>
          <w:lang w:eastAsia="he-IL"/>
        </w:rPr>
        <w:t>הצהרה והתחייבות לשמירת סודיות</w:t>
      </w:r>
    </w:p>
    <w:p w14:paraId="3DCD52D7"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sz w:val="24"/>
          <w:rtl/>
          <w:lang w:eastAsia="he-IL"/>
        </w:rPr>
      </w:pPr>
    </w:p>
    <w:p w14:paraId="08EFEA7C"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9FDC1813FBC1470187EC7920F51805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sz w:val="24"/>
          <w:rtl/>
          <w:lang w:eastAsia="he-IL"/>
        </w:rPr>
        <w:t xml:space="preserve"> / הפועל בשם חברת </w:t>
      </w:r>
      <w:r w:rsidRPr="004E32D2">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47FCC6D2593F4649B0CE7764DAB0DD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bCs/>
          <w:sz w:val="24"/>
          <w:rtl/>
          <w:lang w:eastAsia="he-IL"/>
        </w:rPr>
        <w:t xml:space="preserve"> /</w:t>
      </w:r>
      <w:r w:rsidRPr="004E32D2">
        <w:rPr>
          <w:rFonts w:ascii="Times New Roman" w:eastAsia="Times New Roman" w:hAnsi="Times New Roman" w:hint="cs"/>
          <w:sz w:val="24"/>
          <w:rtl/>
          <w:lang w:eastAsia="he-IL"/>
        </w:rPr>
        <w:t xml:space="preserve"> המספק שירותים לחברת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CF054D32B7D04222A6952B0E378B1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sz w:val="24"/>
          <w:rtl/>
          <w:lang w:eastAsia="he-IL"/>
        </w:rPr>
        <w:t xml:space="preserve"> *,מצהיר בזאת ומתחייב כלפיכם כדלקמן:</w:t>
      </w:r>
    </w:p>
    <w:p w14:paraId="77034B7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47426AB"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CFEC286F9F584BC5AF846440A82375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029957132BB74F55B794BDECACC9D3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hint="cs"/>
              <w:bCs/>
              <w:color w:val="00B0F0"/>
              <w:sz w:val="24"/>
              <w:rtl/>
              <w:lang w:eastAsia="he-IL"/>
            </w:rPr>
            <w:t>מתכנן קונסטרוקציה</w:t>
          </w:r>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93CC75DFAD5B4B2FAADCEFCD6DCD34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4" w:author="Kook Sec" w:date="2022-05-09T14:00:00Z">
            <w:r w:rsidR="00FD4380">
              <w:rPr>
                <w:rFonts w:ascii="Times New Roman" w:eastAsia="Times New Roman" w:hAnsi="Times New Roman" w:hint="cs"/>
                <w:bCs/>
                <w:color w:val="008000"/>
                <w:sz w:val="24"/>
                <w:rtl/>
                <w:lang w:eastAsia="he-IL"/>
              </w:rPr>
              <w:t>פ.א פיתוח ובנייה בירושלים בע"מ</w:t>
            </w:r>
          </w:ins>
        </w:sdtContent>
      </w:sdt>
      <w:r w:rsidRPr="004E32D2">
        <w:rPr>
          <w:rFonts w:ascii="Times New Roman" w:eastAsia="Times New Roman" w:hAnsi="Times New Roman" w:hint="cs"/>
          <w:color w:val="008000"/>
          <w:sz w:val="24"/>
          <w:rtl/>
          <w:lang w:eastAsia="he-IL"/>
        </w:rPr>
        <w:t>.</w:t>
      </w:r>
    </w:p>
    <w:p w14:paraId="06FC5EBE"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1ACB52BA"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C4600ADE62B647C5A0F5B9947DBB61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5"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עשוי להגיע לרשותי מידע חסוי כמוגדר להלן:</w:t>
      </w:r>
    </w:p>
    <w:p w14:paraId="053169CA"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53B4110C" w14:textId="77777777" w:rsidR="004E32D2" w:rsidRPr="004E32D2" w:rsidRDefault="004E32D2" w:rsidP="004E32D2">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ab/>
        <w:t>"</w:t>
      </w:r>
      <w:r w:rsidRPr="004E32D2">
        <w:rPr>
          <w:rFonts w:ascii="Times New Roman" w:eastAsia="Times New Roman" w:hAnsi="Times New Roman" w:hint="cs"/>
          <w:b/>
          <w:bCs/>
          <w:sz w:val="24"/>
          <w:rtl/>
          <w:lang w:eastAsia="he-IL"/>
        </w:rPr>
        <w:t>מידע חסוי</w:t>
      </w:r>
      <w:r w:rsidRPr="004E32D2">
        <w:rPr>
          <w:rFonts w:ascii="Times New Roman" w:eastAsia="Times New Roman" w:hAnsi="Times New Roman" w:hint="cs"/>
          <w:sz w:val="24"/>
          <w:rtl/>
          <w:lang w:eastAsia="he-IL"/>
        </w:rPr>
        <w:t>"-</w:t>
      </w:r>
      <w:r w:rsidRPr="004E32D2">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D70F5D4F8514281B4B33BE639994A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bCs/>
          <w:color w:val="008000"/>
          <w:sz w:val="24"/>
          <w:lang w:eastAsia="he-IL"/>
        </w:rPr>
        <w:t xml:space="preserve"> </w:t>
      </w:r>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color w:val="008000"/>
          <w:sz w:val="24"/>
          <w:rtl/>
          <w:lang w:eastAsia="he-IL"/>
        </w:rPr>
        <w:t>.</w:t>
      </w:r>
    </w:p>
    <w:p w14:paraId="3DFEC8B5" w14:textId="77777777" w:rsidR="004E32D2" w:rsidRPr="004E32D2" w:rsidRDefault="004E32D2" w:rsidP="004E32D2">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7266AF4D"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68601E39"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4A745749"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C45588B"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3B62C236" w14:textId="77777777" w:rsidR="004E32D2" w:rsidRPr="004E32D2" w:rsidRDefault="004E32D2" w:rsidP="004E32D2">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56C152E1" w14:textId="77777777" w:rsidR="004E32D2" w:rsidRPr="004E32D2" w:rsidRDefault="004E32D2" w:rsidP="004E32D2">
      <w:pPr>
        <w:widowControl w:val="0"/>
        <w:spacing w:before="0" w:beforeAutospacing="0" w:after="0" w:afterAutospacing="0" w:line="360" w:lineRule="auto"/>
        <w:jc w:val="both"/>
        <w:rPr>
          <w:rFonts w:ascii="Times New Roman" w:eastAsia="Times New Roman" w:hAnsi="Times New Roman"/>
          <w:sz w:val="24"/>
          <w:rtl/>
          <w:lang w:eastAsia="he-IL"/>
        </w:rPr>
      </w:pPr>
    </w:p>
    <w:p w14:paraId="51956398"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בכבוד רב,</w:t>
      </w:r>
    </w:p>
    <w:p w14:paraId="6B1AA099" w14:textId="77777777" w:rsidR="004E32D2" w:rsidRPr="004E32D2" w:rsidRDefault="004E32D2" w:rsidP="004E32D2">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78FFA60"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69852B2F"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75B52C8DEE9E47E8B98F45D6138B5D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7" w:author="Kook Sec" w:date="2022-05-09T14:24:00Z">
            <w:r w:rsidR="00E62608">
              <w:rPr>
                <w:rFonts w:ascii="Times New Roman" w:eastAsia="Times New Roman" w:hAnsi="Times New Roman"/>
                <w:color w:val="00B0F0"/>
                <w:sz w:val="20"/>
                <w:u w:val="single"/>
                <w:rtl/>
                <w:lang w:eastAsia="he-IL"/>
              </w:rPr>
              <w:t>תנובת הארץ וירושלים בע"מ</w:t>
            </w:r>
          </w:ins>
        </w:sdtContent>
      </w:sdt>
    </w:p>
    <w:p w14:paraId="34D6A31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293B43E2"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שם:____________</w:t>
      </w:r>
    </w:p>
    <w:p w14:paraId="61A7F41D"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lastRenderedPageBreak/>
        <w:t>ת.ז:____________</w:t>
      </w:r>
    </w:p>
    <w:p w14:paraId="034CF386" w14:textId="77777777" w:rsidR="004E32D2" w:rsidRPr="004E32D2" w:rsidRDefault="004E32D2" w:rsidP="004E32D2">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כתובת:__________</w:t>
      </w:r>
    </w:p>
    <w:p w14:paraId="3A27203D" w14:textId="77777777" w:rsidR="004E32D2" w:rsidRPr="004E32D2" w:rsidRDefault="004E32D2" w:rsidP="004E32D2">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4E32D2">
        <w:rPr>
          <w:rFonts w:ascii="Times New Roman" w:eastAsia="Times New Roman" w:hAnsi="Times New Roman" w:hint="cs"/>
          <w:sz w:val="24"/>
          <w:highlight w:val="yellow"/>
          <w:rtl/>
          <w:lang w:eastAsia="he-IL"/>
        </w:rPr>
        <w:t>*מחק את המיותר</w:t>
      </w:r>
    </w:p>
    <w:p w14:paraId="0A0CA5B9"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4E32D2">
        <w:rPr>
          <w:rFonts w:ascii="Times New Roman" w:eastAsia="Times New Roman" w:hAnsi="Times New Roman" w:hint="cs"/>
          <w:bCs/>
          <w:sz w:val="24"/>
          <w:u w:val="single"/>
          <w:rtl/>
          <w:lang w:eastAsia="he-IL"/>
        </w:rPr>
        <w:br w:type="page"/>
      </w:r>
    </w:p>
    <w:p w14:paraId="223E615B" w14:textId="77777777" w:rsidR="003E5958" w:rsidRPr="003E5958" w:rsidRDefault="003E5958" w:rsidP="003E5958">
      <w:pPr>
        <w:spacing w:before="0" w:beforeAutospacing="0" w:after="0" w:afterAutospacing="0" w:line="240" w:lineRule="auto"/>
        <w:jc w:val="center"/>
        <w:rPr>
          <w:rFonts w:ascii="Times New Roman" w:eastAsia="Times New Roman" w:hAnsi="Times New Roman"/>
          <w:sz w:val="20"/>
          <w:lang w:eastAsia="he-IL"/>
        </w:rPr>
      </w:pPr>
      <w:r w:rsidRPr="003E5958">
        <w:rPr>
          <w:rFonts w:ascii="Times New Roman" w:eastAsia="Times New Roman" w:hAnsi="Times New Roman" w:hint="cs"/>
          <w:bCs/>
          <w:sz w:val="20"/>
          <w:u w:val="single"/>
          <w:rtl/>
          <w:lang w:eastAsia="he-IL"/>
        </w:rPr>
        <w:lastRenderedPageBreak/>
        <w:t>נספח "ז''</w:t>
      </w:r>
    </w:p>
    <w:p w14:paraId="4E29ADE9" w14:textId="77777777" w:rsidR="003E5958" w:rsidRPr="003E5958" w:rsidRDefault="003E5958" w:rsidP="003E5958">
      <w:pPr>
        <w:widowControl w:val="0"/>
        <w:spacing w:before="0" w:beforeAutospacing="0" w:after="0" w:afterAutospacing="0" w:line="240" w:lineRule="auto"/>
        <w:jc w:val="center"/>
        <w:rPr>
          <w:rFonts w:ascii="David" w:eastAsia="Times New Roman" w:hAnsi="David"/>
          <w:sz w:val="24"/>
          <w:lang w:eastAsia="he-IL"/>
        </w:rPr>
      </w:pPr>
    </w:p>
    <w:p w14:paraId="300192EC" w14:textId="77777777" w:rsidR="003E5958" w:rsidRPr="003E5958" w:rsidRDefault="003E5958" w:rsidP="003E5958">
      <w:pPr>
        <w:widowControl w:val="0"/>
        <w:bidi w:val="0"/>
        <w:spacing w:before="0" w:beforeAutospacing="0" w:after="0" w:afterAutospacing="0" w:line="240" w:lineRule="auto"/>
        <w:jc w:val="center"/>
        <w:rPr>
          <w:rFonts w:eastAsia="Times New Roman"/>
          <w:bCs/>
          <w:sz w:val="24"/>
          <w:u w:val="single"/>
          <w:rtl/>
          <w:lang w:eastAsia="he-IL"/>
        </w:rPr>
      </w:pPr>
      <w:r w:rsidRPr="003E5958">
        <w:rPr>
          <w:rFonts w:ascii="David" w:eastAsia="Times New Roman" w:hAnsi="David" w:hint="cs"/>
          <w:bCs/>
          <w:sz w:val="24"/>
          <w:u w:val="single"/>
          <w:rtl/>
          <w:lang w:eastAsia="he-IL"/>
        </w:rPr>
        <w:t>מפרט ביטוחי</w:t>
      </w:r>
      <w:r w:rsidRPr="003E5958">
        <w:rPr>
          <w:rFonts w:ascii="Times New Roman" w:eastAsia="Times New Roman" w:hAnsi="Times New Roman" w:hint="cs"/>
          <w:b/>
          <w:bCs/>
          <w:sz w:val="20"/>
          <w:u w:val="single"/>
          <w:rtl/>
          <w:lang w:eastAsia="he-IL"/>
        </w:rPr>
        <w:t xml:space="preserve"> המתכנן</w:t>
      </w:r>
      <w:r w:rsidRPr="003E5958">
        <w:rPr>
          <w:rFonts w:ascii="David" w:eastAsia="Times New Roman" w:hAnsi="David" w:hint="cs"/>
          <w:bCs/>
          <w:sz w:val="24"/>
          <w:u w:val="single"/>
          <w:rtl/>
          <w:lang w:eastAsia="he-IL"/>
        </w:rPr>
        <w:t xml:space="preserve"> </w:t>
      </w:r>
    </w:p>
    <w:p w14:paraId="476E21F4" w14:textId="77777777" w:rsidR="003E5958" w:rsidRPr="003E5958" w:rsidRDefault="003E5958" w:rsidP="003E5958">
      <w:pPr>
        <w:tabs>
          <w:tab w:val="left" w:pos="283"/>
        </w:tabs>
        <w:spacing w:line="240" w:lineRule="auto"/>
        <w:jc w:val="both"/>
        <w:rPr>
          <w:rFonts w:ascii="David" w:eastAsia="Calibri" w:hAnsi="David"/>
          <w:sz w:val="24"/>
          <w:rtl/>
        </w:rPr>
      </w:pPr>
      <w:r w:rsidRPr="003E595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7196CA6"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1.</w:t>
      </w:r>
      <w:r w:rsidRPr="003E5958">
        <w:rPr>
          <w:rFonts w:ascii="David" w:eastAsia="Calibri" w:hAnsi="David" w:hint="cs"/>
          <w:sz w:val="24"/>
          <w:rtl/>
        </w:rPr>
        <w:tab/>
      </w:r>
      <w:r w:rsidRPr="003E5958">
        <w:rPr>
          <w:rFonts w:ascii="David" w:eastAsia="Calibri" w:hAnsi="David" w:hint="cs"/>
          <w:b/>
          <w:bCs/>
          <w:sz w:val="24"/>
          <w:rtl/>
        </w:rPr>
        <w:t>ביטוח אחריות מקצועית</w:t>
      </w:r>
      <w:r w:rsidRPr="003E5958">
        <w:rPr>
          <w:rFonts w:ascii="David" w:eastAsia="Calibri" w:hAnsi="David" w:hint="cs"/>
          <w:sz w:val="24"/>
          <w:rtl/>
        </w:rPr>
        <w:t xml:space="preserve">, לכיסוי </w:t>
      </w:r>
      <w:proofErr w:type="spellStart"/>
      <w:r w:rsidRPr="003E5958">
        <w:rPr>
          <w:rFonts w:ascii="David" w:eastAsia="Calibri" w:hAnsi="David" w:hint="cs"/>
          <w:sz w:val="24"/>
          <w:rtl/>
        </w:rPr>
        <w:t>חבותו</w:t>
      </w:r>
      <w:proofErr w:type="spellEnd"/>
      <w:r w:rsidRPr="003E5958">
        <w:rPr>
          <w:rFonts w:ascii="David" w:eastAsia="Calibri" w:hAnsi="David" w:hint="cs"/>
          <w:sz w:val="24"/>
          <w:rtl/>
        </w:rPr>
        <w:t xml:space="preserve"> המקצועית של המתכנן ביחס להתחייבויותיו על פי ההסכם הנדון.</w:t>
      </w:r>
    </w:p>
    <w:p w14:paraId="556A026E"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 xml:space="preserve">גבול האחריות על פי הפוליסה לא יפחת מ- 4,000,000 ₪  (ארבעה </w:t>
      </w:r>
      <w:proofErr w:type="spellStart"/>
      <w:r w:rsidRPr="003E5958">
        <w:rPr>
          <w:rFonts w:ascii="David" w:eastAsia="Calibri" w:hAnsi="David" w:hint="cs"/>
          <w:sz w:val="24"/>
          <w:rtl/>
        </w:rPr>
        <w:t>מליון</w:t>
      </w:r>
      <w:proofErr w:type="spellEnd"/>
      <w:r w:rsidRPr="003E5958">
        <w:rPr>
          <w:rFonts w:ascii="David" w:eastAsia="Calibri" w:hAnsi="David" w:hint="cs"/>
          <w:sz w:val="24"/>
          <w:rtl/>
        </w:rPr>
        <w:t xml:space="preserve"> ₪) לאירוע ובסה"כ לתקופת הביטוח.</w:t>
      </w:r>
    </w:p>
    <w:p w14:paraId="5EEC25E7"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3E5958">
        <w:rPr>
          <w:rFonts w:ascii="David" w:eastAsia="Calibri" w:hAnsi="David" w:hint="cs"/>
          <w:sz w:val="24"/>
          <w:rtl/>
        </w:rPr>
        <w:t>חבותו</w:t>
      </w:r>
      <w:proofErr w:type="spellEnd"/>
      <w:r w:rsidRPr="003E5958">
        <w:rPr>
          <w:rFonts w:ascii="David" w:eastAsia="Calibri" w:hAnsi="David" w:hint="cs"/>
          <w:sz w:val="24"/>
          <w:rtl/>
        </w:rPr>
        <w:t xml:space="preserve">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3E5958">
        <w:rPr>
          <w:rFonts w:ascii="David" w:eastAsia="Calibri" w:hAnsi="David" w:hint="cs"/>
          <w:sz w:val="24"/>
          <w:rtl/>
        </w:rPr>
        <w:t>ב.ר</w:t>
      </w:r>
      <w:proofErr w:type="spellEnd"/>
      <w:r w:rsidRPr="003E5958">
        <w:rPr>
          <w:rFonts w:ascii="David" w:eastAsia="Calibri" w:hAnsi="David" w:hint="cs"/>
          <w:sz w:val="24"/>
          <w:rtl/>
        </w:rPr>
        <w:t>. 2018".</w:t>
      </w:r>
    </w:p>
    <w:p w14:paraId="2476F6FF"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2.</w:t>
      </w:r>
      <w:r w:rsidRPr="003E5958">
        <w:rPr>
          <w:rFonts w:ascii="David" w:eastAsia="Calibri" w:hAnsi="David" w:hint="cs"/>
          <w:sz w:val="24"/>
          <w:rtl/>
        </w:rPr>
        <w:tab/>
      </w:r>
      <w:r w:rsidRPr="003E5958">
        <w:rPr>
          <w:rFonts w:ascii="David" w:eastAsia="Calibri" w:hAnsi="David" w:hint="cs"/>
          <w:b/>
          <w:bCs/>
          <w:sz w:val="24"/>
          <w:rtl/>
        </w:rPr>
        <w:t>ביטוח אחריות מעבידים</w:t>
      </w:r>
      <w:r w:rsidRPr="003E5958">
        <w:rPr>
          <w:rFonts w:ascii="David" w:eastAsia="Calibri" w:hAnsi="David" w:hint="cs"/>
          <w:sz w:val="24"/>
          <w:rtl/>
        </w:rPr>
        <w:t xml:space="preserve">, המבטח חבות עפ"י פקודת </w:t>
      </w:r>
      <w:proofErr w:type="spellStart"/>
      <w:r w:rsidRPr="003E5958">
        <w:rPr>
          <w:rFonts w:ascii="David" w:eastAsia="Calibri" w:hAnsi="David" w:hint="cs"/>
          <w:sz w:val="24"/>
          <w:rtl/>
        </w:rPr>
        <w:t>הנזיקין</w:t>
      </w:r>
      <w:proofErr w:type="spellEnd"/>
      <w:r w:rsidRPr="003E5958">
        <w:rPr>
          <w:rFonts w:ascii="David" w:eastAsia="Calibri" w:hAnsi="David" w:hint="cs"/>
          <w:sz w:val="24"/>
          <w:rtl/>
        </w:rPr>
        <w:t xml:space="preserve"> (נוסח חדש) וחוק האחריות למוצרים פגומים תש"ם-1980,  כלפי כל העובדים, המועסקים על ידי המתכנן, בגין פגיעה גופנית או מחלה העלולים </w:t>
      </w:r>
      <w:proofErr w:type="spellStart"/>
      <w:r w:rsidRPr="003E5958">
        <w:rPr>
          <w:rFonts w:ascii="David" w:eastAsia="Calibri" w:hAnsi="David" w:hint="cs"/>
          <w:sz w:val="24"/>
          <w:rtl/>
        </w:rPr>
        <w:t>להגרם</w:t>
      </w:r>
      <w:proofErr w:type="spellEnd"/>
      <w:r w:rsidRPr="003E5958">
        <w:rPr>
          <w:rFonts w:ascii="David" w:eastAsia="Calibri" w:hAnsi="David" w:hint="cs"/>
          <w:sz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02EE5395"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3E5958">
        <w:rPr>
          <w:rFonts w:ascii="David" w:eastAsia="Calibri" w:hAnsi="David" w:hint="cs"/>
          <w:sz w:val="24"/>
        </w:rPr>
        <w:t xml:space="preserve"> </w:t>
      </w:r>
      <w:r w:rsidRPr="003E5958">
        <w:rPr>
          <w:rFonts w:ascii="David" w:eastAsia="Calibri" w:hAnsi="David" w:hint="cs"/>
          <w:sz w:val="24"/>
          <w:rtl/>
        </w:rPr>
        <w:t>לעניין קרות תאונת עבודה ו/או מחלה כלשהי</w:t>
      </w:r>
      <w:r w:rsidRPr="003E5958">
        <w:rPr>
          <w:rFonts w:ascii="David" w:eastAsia="Calibri" w:hAnsi="David" w:hint="cs"/>
          <w:sz w:val="24"/>
        </w:rPr>
        <w:t xml:space="preserve"> </w:t>
      </w:r>
      <w:r w:rsidRPr="003E5958">
        <w:rPr>
          <w:rFonts w:ascii="David" w:eastAsia="Calibri" w:hAnsi="David" w:hint="cs"/>
          <w:sz w:val="24"/>
          <w:rtl/>
        </w:rPr>
        <w:t>כי הוא נושא בחובות מעביד כלשהם כלפי מי מעובדי המתכנן.</w:t>
      </w:r>
      <w:r w:rsidRPr="003E5958">
        <w:rPr>
          <w:rFonts w:ascii="David" w:eastAsia="Calibri" w:hAnsi="David" w:hint="cs"/>
          <w:sz w:val="24"/>
          <w:rtl/>
        </w:rPr>
        <w:tab/>
      </w:r>
      <w:r w:rsidRPr="003E5958">
        <w:rPr>
          <w:rFonts w:ascii="David" w:eastAsia="Calibri" w:hAnsi="David" w:hint="cs"/>
          <w:sz w:val="24"/>
          <w:rtl/>
        </w:rPr>
        <w:br/>
      </w:r>
    </w:p>
    <w:p w14:paraId="0C091E6C"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3</w:t>
      </w:r>
      <w:r w:rsidRPr="003E5958">
        <w:rPr>
          <w:rFonts w:ascii="David" w:eastAsia="Calibri" w:hAnsi="David" w:hint="cs"/>
          <w:sz w:val="24"/>
          <w:rtl/>
        </w:rPr>
        <w:tab/>
      </w:r>
      <w:r w:rsidRPr="003E5958">
        <w:rPr>
          <w:rFonts w:ascii="David" w:eastAsia="Calibri" w:hAnsi="David" w:hint="cs"/>
          <w:b/>
          <w:bCs/>
          <w:sz w:val="24"/>
          <w:rtl/>
        </w:rPr>
        <w:t>ביטוח אחריות כלפי צד שלישי</w:t>
      </w:r>
      <w:r w:rsidRPr="003E595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54E0DDEB" w14:textId="77777777" w:rsidR="003E5958" w:rsidRPr="003E5958" w:rsidRDefault="003E5958" w:rsidP="003E5958">
      <w:pPr>
        <w:tabs>
          <w:tab w:val="left" w:pos="283"/>
          <w:tab w:val="left" w:pos="708"/>
        </w:tabs>
        <w:spacing w:line="240" w:lineRule="auto"/>
        <w:ind w:left="283" w:hanging="283"/>
        <w:jc w:val="both"/>
        <w:rPr>
          <w:rFonts w:ascii="David" w:eastAsia="Calibri" w:hAnsi="David"/>
          <w:sz w:val="24"/>
          <w:rtl/>
        </w:rPr>
      </w:pPr>
      <w:r w:rsidRPr="003E5958">
        <w:rPr>
          <w:rFonts w:ascii="David" w:eastAsia="Calibri" w:hAnsi="David" w:hint="cs"/>
          <w:sz w:val="24"/>
          <w:rtl/>
        </w:rPr>
        <w:tab/>
        <w:t>ביטוח זה לא  כפוף לכל הגבלה בדבר חבות הנובעת מאש, התפוצצות, בהלה, מכשירי הרמה, חבות</w:t>
      </w:r>
      <w:r w:rsidRPr="003E5958">
        <w:rPr>
          <w:rFonts w:ascii="David" w:eastAsia="Calibri" w:hAnsi="David" w:hint="cs"/>
          <w:sz w:val="24"/>
        </w:rPr>
        <w:t xml:space="preserve"> </w:t>
      </w:r>
      <w:r w:rsidRPr="003E5958">
        <w:rPr>
          <w:rFonts w:ascii="David" w:eastAsia="Calibri" w:hAnsi="David" w:hint="cs"/>
          <w:sz w:val="24"/>
          <w:rtl/>
        </w:rPr>
        <w:t>בגין וכלפי קבלנים, קבלני משנה</w:t>
      </w:r>
      <w:r w:rsidRPr="003E5958">
        <w:rPr>
          <w:rFonts w:ascii="David" w:eastAsia="Calibri" w:hAnsi="David" w:hint="cs"/>
          <w:sz w:val="24"/>
        </w:rPr>
        <w:t xml:space="preserve"> </w:t>
      </w:r>
      <w:r w:rsidRPr="003E595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3E595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51AE522F"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793AD1E"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7651BC8"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tl/>
        </w:rPr>
      </w:pPr>
      <w:r w:rsidRPr="003E5958">
        <w:rPr>
          <w:rFonts w:ascii="David" w:eastAsia="Calibri" w:hAnsi="David" w:hint="cs"/>
          <w:sz w:val="24"/>
          <w:rtl/>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2CE7B73A" w14:textId="77777777" w:rsidR="003E5958" w:rsidRPr="003E5958" w:rsidRDefault="003E5958" w:rsidP="003E5958">
      <w:pPr>
        <w:numPr>
          <w:ilvl w:val="0"/>
          <w:numId w:val="50"/>
        </w:numPr>
        <w:tabs>
          <w:tab w:val="left" w:pos="283"/>
        </w:tabs>
        <w:spacing w:before="0" w:beforeAutospacing="0" w:after="0" w:afterAutospacing="0" w:line="240" w:lineRule="auto"/>
        <w:jc w:val="both"/>
        <w:rPr>
          <w:rFonts w:ascii="David" w:eastAsia="Calibri" w:hAnsi="David"/>
          <w:sz w:val="24"/>
        </w:rPr>
      </w:pPr>
      <w:r w:rsidRPr="003E595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06CF14E" w14:textId="77777777" w:rsidR="003E5958" w:rsidRPr="003E5958" w:rsidRDefault="003E5958" w:rsidP="003E5958">
      <w:pPr>
        <w:jc w:val="both"/>
        <w:rPr>
          <w:rFonts w:ascii="David" w:eastAsia="Calibri" w:hAnsi="David"/>
          <w:sz w:val="24"/>
          <w:rtl/>
        </w:rPr>
      </w:pPr>
      <w:r w:rsidRPr="003E5958">
        <w:rPr>
          <w:rFonts w:ascii="David" w:eastAsia="Calibri" w:hAnsi="David" w:hint="cs"/>
          <w:sz w:val="24"/>
          <w:rtl/>
        </w:rPr>
        <w:t xml:space="preserve"> </w:t>
      </w:r>
    </w:p>
    <w:p w14:paraId="7E7210E1" w14:textId="77777777" w:rsidR="003E5958" w:rsidRPr="003E5958" w:rsidRDefault="003E5958" w:rsidP="003E5958">
      <w:pPr>
        <w:ind w:left="364"/>
        <w:contextualSpacing/>
        <w:rPr>
          <w:rFonts w:ascii="Times New Roman" w:eastAsia="Calibri" w:hAnsi="Times New Roman" w:cs="Arial"/>
          <w:szCs w:val="22"/>
          <w:rtl/>
        </w:rPr>
      </w:pPr>
    </w:p>
    <w:p w14:paraId="78FE75E1"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4FD398A"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195464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6B55E18"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6E78BD3"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BEBCD9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03B96B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912ABE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C5A5FB7"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16C760"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EEB63D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7616719"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EBD14ED"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6D8C932"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5AB822B"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AD80E4" w14:textId="77777777" w:rsidR="003E5958" w:rsidRPr="003E5958" w:rsidRDefault="003E5958" w:rsidP="003E595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E36796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ADD393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3E7EA89"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31D6C8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AD939F5"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91275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D9F55C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4AA81F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C48D64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151D4D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B5FDF0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7FCDB8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7F845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905E35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EE53BF"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0F9E81"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54085B7"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756A8E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29B7812"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15A1AA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8BCBFB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C13F44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8DFF2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681AAE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786E4F8"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0AD1A3"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319485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3E5958">
        <w:rPr>
          <w:rFonts w:ascii="Times New Roman" w:eastAsia="Times New Roman" w:hAnsi="Times New Roman"/>
          <w:bCs/>
          <w:sz w:val="24"/>
          <w:u w:val="single"/>
          <w:rtl/>
          <w:lang w:eastAsia="he-IL"/>
        </w:rPr>
        <w:br w:type="page"/>
      </w:r>
    </w:p>
    <w:p w14:paraId="0BF9CBDD"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3E5958">
        <w:rPr>
          <w:rFonts w:ascii="Times New Roman" w:eastAsia="Times New Roman" w:hAnsi="Times New Roman" w:hint="cs"/>
          <w:bCs/>
          <w:sz w:val="20"/>
          <w:u w:val="single"/>
          <w:rtl/>
          <w:lang w:eastAsia="he-IL"/>
        </w:rPr>
        <w:lastRenderedPageBreak/>
        <w:t>נספח "</w:t>
      </w:r>
      <w:r w:rsidRPr="003E5958">
        <w:rPr>
          <w:rFonts w:ascii="Times New Roman" w:eastAsia="Times New Roman" w:hAnsi="Times New Roman" w:hint="eastAsia"/>
          <w:bCs/>
          <w:sz w:val="20"/>
          <w:u w:val="single"/>
          <w:rtl/>
          <w:lang w:eastAsia="he-IL"/>
        </w:rPr>
        <w:t>ז</w:t>
      </w:r>
      <w:r w:rsidRPr="003E5958">
        <w:rPr>
          <w:rFonts w:ascii="Times New Roman" w:eastAsia="Times New Roman" w:hAnsi="Times New Roman" w:hint="cs"/>
          <w:bCs/>
          <w:sz w:val="20"/>
          <w:u w:val="single"/>
          <w:rtl/>
          <w:lang w:eastAsia="he-IL"/>
        </w:rPr>
        <w:t>1'"</w:t>
      </w:r>
    </w:p>
    <w:p w14:paraId="090E99FB"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3E5958">
        <w:rPr>
          <w:rFonts w:ascii="Times New Roman" w:eastAsia="Times New Roman" w:hAnsi="Times New Roman" w:hint="cs"/>
          <w:b/>
          <w:bCs/>
          <w:sz w:val="20"/>
          <w:u w:val="single"/>
          <w:rtl/>
          <w:lang w:eastAsia="he-IL"/>
        </w:rPr>
        <w:t>אישור על קיום ביטוחי המתכנן</w:t>
      </w:r>
    </w:p>
    <w:p w14:paraId="1035EA9C"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3E5958" w:rsidRPr="003E5958" w14:paraId="529E6D5C" w14:textId="77777777" w:rsidTr="00FD438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F760D8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EF1F05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הנפקת האישור(</w:t>
            </w:r>
            <w:r w:rsidRPr="003E5958">
              <w:rPr>
                <w:rFonts w:ascii="David" w:eastAsia="Calibri" w:hAnsi="David" w:hint="cs"/>
                <w:sz w:val="24"/>
                <w:lang w:eastAsia="he-IL"/>
              </w:rPr>
              <w:t>DD/MM/YYYY</w:t>
            </w:r>
            <w:r w:rsidRPr="003E5958">
              <w:rPr>
                <w:rFonts w:ascii="David" w:eastAsia="Calibri" w:hAnsi="David" w:hint="cs"/>
                <w:sz w:val="24"/>
                <w:rtl/>
                <w:lang w:eastAsia="he-IL"/>
              </w:rPr>
              <w:t>)</w:t>
            </w:r>
          </w:p>
        </w:tc>
      </w:tr>
      <w:tr w:rsidR="003E5958" w:rsidRPr="003E5958" w14:paraId="0E6E380D" w14:textId="77777777" w:rsidTr="00FD438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2D632F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3E5958" w:rsidRPr="003E5958" w14:paraId="387747C9" w14:textId="77777777" w:rsidTr="00FD438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5690A0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9B2E7C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F7224A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58F48AA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מעמד מבקש האישור*</w:t>
            </w:r>
          </w:p>
        </w:tc>
      </w:tr>
      <w:tr w:rsidR="003E5958" w:rsidRPr="003E5958" w14:paraId="439A2CB9" w14:textId="77777777" w:rsidTr="00FD4380">
        <w:trPr>
          <w:trHeight w:val="551"/>
        </w:trPr>
        <w:tc>
          <w:tcPr>
            <w:tcW w:w="4068" w:type="dxa"/>
            <w:tcBorders>
              <w:top w:val="single" w:sz="4" w:space="0" w:color="auto"/>
              <w:left w:val="single" w:sz="4" w:space="0" w:color="auto"/>
              <w:bottom w:val="single" w:sz="4" w:space="0" w:color="auto"/>
              <w:right w:val="single" w:sz="4" w:space="0" w:color="auto"/>
            </w:tcBorders>
            <w:hideMark/>
          </w:tcPr>
          <w:p w14:paraId="5309C92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p w14:paraId="3977B76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0C41ED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EE02D4B"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3936748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שירותים - 085</w:t>
            </w:r>
          </w:p>
          <w:p w14:paraId="79206608"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AF733B2"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p w14:paraId="288717FF"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Segoe UI Symbol" w:eastAsia="MS Gothic" w:hAnsi="Segoe UI Symbol" w:cs="Segoe UI Symbol"/>
                <w:b/>
                <w:sz w:val="24"/>
                <w:rtl/>
                <w:lang w:eastAsia="he-IL"/>
              </w:rPr>
              <w:t>☒</w:t>
            </w:r>
            <w:r w:rsidRPr="003E5958">
              <w:rPr>
                <w:rFonts w:ascii="David" w:eastAsia="Calibri" w:hAnsi="David" w:hint="cs"/>
                <w:b/>
                <w:sz w:val="24"/>
                <w:rtl/>
                <w:lang w:eastAsia="he-IL"/>
              </w:rPr>
              <w:t>מזמין שירותים</w:t>
            </w:r>
          </w:p>
          <w:p w14:paraId="61B04D81"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p>
        </w:tc>
      </w:tr>
      <w:tr w:rsidR="003E5958" w:rsidRPr="003E5958" w14:paraId="4D15732C" w14:textId="77777777" w:rsidTr="00FD4380">
        <w:trPr>
          <w:trHeight w:val="571"/>
        </w:trPr>
        <w:tc>
          <w:tcPr>
            <w:tcW w:w="4068" w:type="dxa"/>
            <w:tcBorders>
              <w:top w:val="single" w:sz="4" w:space="0" w:color="auto"/>
              <w:left w:val="single" w:sz="4" w:space="0" w:color="auto"/>
              <w:bottom w:val="single" w:sz="4" w:space="0" w:color="auto"/>
              <w:right w:val="single" w:sz="4" w:space="0" w:color="auto"/>
            </w:tcBorders>
            <w:hideMark/>
          </w:tcPr>
          <w:p w14:paraId="0CB28D6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ת.ז./ח.פ./ח.צ.</w:t>
            </w:r>
          </w:p>
          <w:p w14:paraId="38E753E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D899FB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C08260"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566960"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r w:rsidR="003E5958" w:rsidRPr="003E5958" w14:paraId="1E8A9100" w14:textId="77777777" w:rsidTr="00FD4380">
        <w:trPr>
          <w:trHeight w:val="391"/>
        </w:trPr>
        <w:tc>
          <w:tcPr>
            <w:tcW w:w="4068" w:type="dxa"/>
            <w:tcBorders>
              <w:top w:val="single" w:sz="4" w:space="0" w:color="auto"/>
              <w:left w:val="single" w:sz="4" w:space="0" w:color="auto"/>
              <w:bottom w:val="single" w:sz="4" w:space="0" w:color="auto"/>
              <w:right w:val="single" w:sz="4" w:space="0" w:color="auto"/>
            </w:tcBorders>
            <w:hideMark/>
          </w:tcPr>
          <w:p w14:paraId="4AF03D0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מען </w:t>
            </w:r>
          </w:p>
          <w:p w14:paraId="7D61C11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A391B6C" w14:textId="77777777" w:rsidR="003E5958" w:rsidRPr="003E5958" w:rsidRDefault="003E5958" w:rsidP="003E5958">
            <w:pPr>
              <w:spacing w:before="0" w:beforeAutospacing="0" w:after="0" w:afterAutospacing="0" w:line="240" w:lineRule="auto"/>
              <w:rPr>
                <w:rFonts w:ascii="David" w:eastAsia="Calibri" w:hAnsi="David"/>
                <w:sz w:val="24"/>
                <w:lang w:eastAsia="he-IL"/>
              </w:rPr>
            </w:pPr>
            <w:r w:rsidRPr="003E595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DDBB26"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61947F" w14:textId="77777777" w:rsidR="003E5958" w:rsidRPr="003E5958" w:rsidRDefault="003E5958" w:rsidP="003E5958">
            <w:pPr>
              <w:spacing w:before="0" w:beforeAutospacing="0" w:after="0" w:afterAutospacing="0" w:line="256" w:lineRule="auto"/>
              <w:rPr>
                <w:rFonts w:ascii="David" w:eastAsia="Calibri" w:hAnsi="David"/>
                <w:b/>
                <w:sz w:val="24"/>
                <w:lang w:eastAsia="he-IL"/>
              </w:rPr>
            </w:pPr>
          </w:p>
        </w:tc>
      </w:tr>
    </w:tbl>
    <w:p w14:paraId="44E95DB4" w14:textId="77777777" w:rsidR="003E5958" w:rsidRPr="003E5958" w:rsidRDefault="003E5958" w:rsidP="003E595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3E5958" w:rsidRPr="003E5958" w14:paraId="2A2410B6" w14:textId="77777777" w:rsidTr="00FD438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7BC9EC7"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כיסויים</w:t>
            </w:r>
          </w:p>
        </w:tc>
      </w:tr>
      <w:tr w:rsidR="003E5958" w:rsidRPr="003E5958" w14:paraId="56ADCDEB" w14:textId="77777777" w:rsidTr="00FD438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4A1D67B"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סוג הביטוח</w:t>
            </w:r>
          </w:p>
          <w:p w14:paraId="0FAE07A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p w14:paraId="2268326A"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262CE7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396BF4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9342AA1"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15452C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AF98D76"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2B4E5E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 xml:space="preserve">כיסויים נוספים בתוקף וביטול חריגים </w:t>
            </w:r>
          </w:p>
          <w:p w14:paraId="00E4701E"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יש לציין קוד כיסוי בהתאם לנספח ד'</w:t>
            </w:r>
          </w:p>
        </w:tc>
      </w:tr>
      <w:tr w:rsidR="003E5958" w:rsidRPr="003E5958" w14:paraId="4729005E" w14:textId="77777777" w:rsidTr="00FD438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4C191DA"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105498F"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2E3EC5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CEE5C9C"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F639D85"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B9ED0C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BC5DD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3693BD4" w14:textId="77777777" w:rsidR="003E5958" w:rsidRPr="003E5958" w:rsidRDefault="003E5958" w:rsidP="003E5958">
            <w:pPr>
              <w:spacing w:before="0" w:beforeAutospacing="0" w:after="0" w:afterAutospacing="0" w:line="256" w:lineRule="auto"/>
              <w:rPr>
                <w:rFonts w:ascii="David" w:eastAsia="Calibri" w:hAnsi="David"/>
                <w:sz w:val="24"/>
                <w:lang w:eastAsia="he-IL"/>
              </w:rPr>
            </w:pPr>
          </w:p>
        </w:tc>
      </w:tr>
      <w:tr w:rsidR="003E5958" w:rsidRPr="003E5958" w14:paraId="59F3D355" w14:textId="77777777" w:rsidTr="00FD43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AFFF383"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82DA88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AA6346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5344D12"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27D919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264736D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50F4F3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75EC68D"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304/302/307/315/328/329/321/309</w:t>
            </w:r>
          </w:p>
        </w:tc>
      </w:tr>
      <w:tr w:rsidR="003E5958" w:rsidRPr="003E5958" w14:paraId="285FBFC7" w14:textId="77777777" w:rsidTr="00FD43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9FF41F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0936625"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1C26E2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B09EB9F"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6A117D8"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D1C6E39"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6BD2F64"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2CFC905" w14:textId="77777777" w:rsidR="003E5958" w:rsidRPr="003E5958" w:rsidRDefault="003E5958" w:rsidP="003E5958">
            <w:pPr>
              <w:spacing w:before="0" w:beforeAutospacing="0" w:after="0" w:afterAutospacing="0" w:line="240" w:lineRule="auto"/>
              <w:ind w:left="50" w:right="78"/>
              <w:rPr>
                <w:rFonts w:ascii="David" w:eastAsia="Calibri" w:hAnsi="David"/>
                <w:bCs/>
                <w:sz w:val="24"/>
                <w:rtl/>
                <w:lang w:eastAsia="he-IL"/>
              </w:rPr>
            </w:pPr>
            <w:r w:rsidRPr="003E5958">
              <w:rPr>
                <w:rFonts w:ascii="David" w:eastAsia="Calibri" w:hAnsi="David" w:hint="cs"/>
                <w:bCs/>
                <w:sz w:val="24"/>
                <w:rtl/>
                <w:lang w:eastAsia="he-IL"/>
              </w:rPr>
              <w:t>304/302/309/308/328/321</w:t>
            </w:r>
          </w:p>
        </w:tc>
      </w:tr>
      <w:tr w:rsidR="003E5958" w:rsidRPr="003E5958" w14:paraId="55A936BB" w14:textId="77777777" w:rsidTr="00FD438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C4CEB9D"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DF7DA53"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187F7866"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D3A9727"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BC5928C"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5940DE7" w14:textId="77777777" w:rsidR="003E5958" w:rsidRPr="003E5958" w:rsidRDefault="003E5958" w:rsidP="003E5958">
            <w:pPr>
              <w:spacing w:before="0" w:beforeAutospacing="0" w:after="0" w:afterAutospacing="0" w:line="240" w:lineRule="auto"/>
              <w:rPr>
                <w:rFonts w:ascii="David" w:eastAsia="Calibri" w:hAnsi="David"/>
                <w:strike/>
                <w:sz w:val="24"/>
                <w:rtl/>
                <w:lang w:eastAsia="he-IL"/>
              </w:rPr>
            </w:pPr>
            <w:r w:rsidRPr="003E595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E6394C" w14:textId="77777777" w:rsidR="003E5958" w:rsidRPr="003E5958" w:rsidRDefault="003E5958" w:rsidP="003E5958">
            <w:pPr>
              <w:spacing w:before="0" w:beforeAutospacing="0" w:after="0" w:afterAutospacing="0" w:line="240" w:lineRule="auto"/>
              <w:rPr>
                <w:rFonts w:ascii="David" w:eastAsia="Calibri" w:hAnsi="David"/>
                <w:sz w:val="24"/>
                <w:rtl/>
                <w:lang w:eastAsia="he-IL"/>
              </w:rPr>
            </w:pPr>
            <w:r w:rsidRPr="003E595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A310568" w14:textId="77777777" w:rsidR="003E5958" w:rsidRPr="003E5958" w:rsidRDefault="003E5958" w:rsidP="003E5958">
            <w:pPr>
              <w:spacing w:before="0" w:beforeAutospacing="0" w:after="0" w:afterAutospacing="0" w:line="240" w:lineRule="auto"/>
              <w:ind w:left="50" w:right="78"/>
              <w:rPr>
                <w:rFonts w:ascii="David" w:eastAsia="Calibri" w:hAnsi="David"/>
                <w:bCs/>
                <w:strike/>
                <w:sz w:val="24"/>
                <w:rtl/>
                <w:lang w:eastAsia="he-IL"/>
              </w:rPr>
            </w:pPr>
            <w:r w:rsidRPr="003E5958">
              <w:rPr>
                <w:rFonts w:ascii="David" w:eastAsia="Calibri" w:hAnsi="David" w:hint="cs"/>
                <w:bCs/>
                <w:sz w:val="24"/>
                <w:rtl/>
                <w:lang w:eastAsia="he-IL"/>
              </w:rPr>
              <w:t>302/318/328/332/301/303/325/326/327/321</w:t>
            </w:r>
          </w:p>
        </w:tc>
      </w:tr>
    </w:tbl>
    <w:p w14:paraId="57A57681" w14:textId="77777777" w:rsidR="003E5958" w:rsidRPr="003E5958" w:rsidRDefault="003E5958" w:rsidP="003E595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40AB5BF1" w14:textId="77777777" w:rsidTr="00FD438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1C01326"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3E5958">
              <w:rPr>
                <w:rFonts w:ascii="David" w:eastAsia="Calibri" w:hAnsi="David" w:hint="cs"/>
                <w:bCs/>
                <w:sz w:val="24"/>
                <w:rtl/>
                <w:lang w:eastAsia="he-IL"/>
              </w:rPr>
              <w:t>ג'</w:t>
            </w:r>
            <w:r w:rsidRPr="003E5958">
              <w:rPr>
                <w:rFonts w:ascii="David" w:eastAsia="Calibri" w:hAnsi="David" w:hint="cs"/>
                <w:b/>
                <w:sz w:val="24"/>
                <w:rtl/>
                <w:lang w:eastAsia="he-IL"/>
              </w:rPr>
              <w:t>)*:</w:t>
            </w:r>
          </w:p>
        </w:tc>
      </w:tr>
      <w:tr w:rsidR="003E5958" w:rsidRPr="003E5958" w14:paraId="6CD9238E" w14:textId="77777777" w:rsidTr="00FD438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8F2FCC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038</w:t>
            </w:r>
          </w:p>
        </w:tc>
      </w:tr>
    </w:tbl>
    <w:p w14:paraId="6135EBAE" w14:textId="77777777" w:rsidR="003E5958" w:rsidRPr="003E5958" w:rsidRDefault="003E5958" w:rsidP="003E595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38E7415B" w14:textId="77777777" w:rsidTr="00FD438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C9F5E08" w14:textId="77777777" w:rsidR="003E5958" w:rsidRPr="003E5958" w:rsidRDefault="003E5958" w:rsidP="003E5958">
            <w:pPr>
              <w:spacing w:before="0" w:beforeAutospacing="0" w:after="0" w:afterAutospacing="0" w:line="240" w:lineRule="auto"/>
              <w:ind w:left="50" w:right="78"/>
              <w:rPr>
                <w:rFonts w:ascii="David" w:eastAsia="Calibri" w:hAnsi="David"/>
                <w:b/>
                <w:sz w:val="24"/>
                <w:lang w:eastAsia="he-IL"/>
              </w:rPr>
            </w:pPr>
            <w:r w:rsidRPr="003E5958">
              <w:rPr>
                <w:rFonts w:ascii="David" w:eastAsia="Calibri" w:hAnsi="David" w:hint="cs"/>
                <w:b/>
                <w:sz w:val="24"/>
                <w:rtl/>
                <w:lang w:eastAsia="he-IL"/>
              </w:rPr>
              <w:t>חתימת האישור</w:t>
            </w:r>
          </w:p>
        </w:tc>
      </w:tr>
      <w:tr w:rsidR="003E5958" w:rsidRPr="003E5958" w14:paraId="4AFBD042" w14:textId="77777777" w:rsidTr="00FD438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AC321FE"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המבטח:</w:t>
            </w:r>
          </w:p>
        </w:tc>
      </w:tr>
    </w:tbl>
    <w:p w14:paraId="39715CA7" w14:textId="77777777" w:rsidR="003E5958" w:rsidRDefault="003E5958" w:rsidP="003E5958">
      <w:pPr>
        <w:spacing w:before="0" w:beforeAutospacing="0" w:after="200" w:afterAutospacing="0" w:line="276" w:lineRule="auto"/>
        <w:rPr>
          <w:rFonts w:ascii="David" w:eastAsia="Calibri" w:hAnsi="David"/>
          <w:b/>
          <w:bCs/>
          <w:sz w:val="24"/>
          <w:u w:val="single"/>
          <w:rtl/>
          <w:lang w:eastAsia="he-IL"/>
        </w:rPr>
      </w:pPr>
    </w:p>
    <w:p w14:paraId="4CFC42FE" w14:textId="77777777" w:rsidR="003E5958" w:rsidRPr="003E5958" w:rsidRDefault="003E5958" w:rsidP="003E5958">
      <w:pPr>
        <w:spacing w:before="0" w:beforeAutospacing="0" w:after="200" w:afterAutospacing="0" w:line="276" w:lineRule="auto"/>
        <w:rPr>
          <w:rFonts w:ascii="David" w:eastAsia="Calibri" w:hAnsi="David"/>
          <w:b/>
          <w:bCs/>
          <w:sz w:val="24"/>
          <w:u w:val="single"/>
          <w:rtl/>
          <w:lang w:eastAsia="he-IL"/>
        </w:rPr>
      </w:pPr>
      <w:r w:rsidRPr="003E5958">
        <w:rPr>
          <w:rFonts w:ascii="David" w:eastAsia="Calibri" w:hAnsi="David" w:hint="cs"/>
          <w:b/>
          <w:bCs/>
          <w:sz w:val="24"/>
          <w:u w:val="single"/>
          <w:rtl/>
          <w:lang w:eastAsia="he-IL"/>
        </w:rPr>
        <w:t xml:space="preserve">* באישור ביטוח כללי </w:t>
      </w:r>
      <w:r w:rsidRPr="003E595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E5958" w:rsidRPr="003E5958" w14:paraId="767810D4" w14:textId="77777777" w:rsidTr="00FD438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4A2D954" w14:textId="77777777" w:rsidR="003E5958" w:rsidRPr="003E5958" w:rsidRDefault="003E5958" w:rsidP="003E5958">
            <w:pPr>
              <w:spacing w:before="0" w:beforeAutospacing="0" w:after="0" w:afterAutospacing="0" w:line="240" w:lineRule="auto"/>
              <w:ind w:left="50" w:right="78"/>
              <w:rPr>
                <w:rFonts w:ascii="David" w:eastAsia="Calibri" w:hAnsi="David"/>
                <w:b/>
                <w:sz w:val="24"/>
                <w:rtl/>
                <w:lang w:eastAsia="he-IL"/>
              </w:rPr>
            </w:pPr>
            <w:r w:rsidRPr="003E5958">
              <w:rPr>
                <w:rFonts w:ascii="David" w:eastAsia="Calibri" w:hAnsi="David" w:hint="cs"/>
                <w:b/>
                <w:sz w:val="24"/>
                <w:rtl/>
                <w:lang w:eastAsia="he-IL"/>
              </w:rPr>
              <w:t>ביטול/שינוי הפוליסה *</w:t>
            </w:r>
          </w:p>
        </w:tc>
      </w:tr>
      <w:tr w:rsidR="003E5958" w:rsidRPr="003E5958" w14:paraId="348C3B0B" w14:textId="77777777" w:rsidTr="00FD4380">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72A8063" w14:textId="77777777" w:rsidR="003E5958" w:rsidRPr="003E5958" w:rsidRDefault="003E5958" w:rsidP="003E5958">
            <w:pPr>
              <w:spacing w:before="0" w:beforeAutospacing="0" w:after="0" w:afterAutospacing="0" w:line="240" w:lineRule="auto"/>
              <w:rPr>
                <w:rFonts w:ascii="David" w:eastAsia="Calibri" w:hAnsi="David"/>
                <w:bCs/>
                <w:sz w:val="24"/>
                <w:rtl/>
                <w:lang w:eastAsia="he-IL"/>
              </w:rPr>
            </w:pPr>
            <w:r w:rsidRPr="003E5958">
              <w:rPr>
                <w:rFonts w:ascii="David" w:eastAsia="Calibri" w:hAnsi="David" w:hint="cs"/>
                <w:b/>
                <w:sz w:val="24"/>
                <w:rtl/>
                <w:lang w:eastAsia="he-IL"/>
              </w:rPr>
              <w:t xml:space="preserve">שינוי לרעת מבקש האישור או ביטול של פוליסת ביטוח,  לא ייכנס לתוקף אלא </w:t>
            </w:r>
            <w:r w:rsidRPr="003E5958">
              <w:rPr>
                <w:rFonts w:ascii="David" w:eastAsia="Calibri" w:hAnsi="David" w:hint="cs"/>
                <w:bCs/>
                <w:sz w:val="24"/>
                <w:rtl/>
                <w:lang w:eastAsia="he-IL"/>
              </w:rPr>
              <w:t>30 יום</w:t>
            </w:r>
            <w:r w:rsidRPr="003E5958">
              <w:rPr>
                <w:rFonts w:ascii="David" w:eastAsia="Calibri" w:hAnsi="David" w:hint="cs"/>
                <w:b/>
                <w:sz w:val="24"/>
                <w:rtl/>
                <w:lang w:eastAsia="he-IL"/>
              </w:rPr>
              <w:t xml:space="preserve"> לאחר משלוח הודעה למבקש האישור בדבר השינוי או הביטול.</w:t>
            </w:r>
          </w:p>
        </w:tc>
      </w:tr>
    </w:tbl>
    <w:p w14:paraId="02C1F030" w14:textId="77777777" w:rsidR="003E5958" w:rsidRPr="003E5958" w:rsidRDefault="003E5958" w:rsidP="003E5958">
      <w:pPr>
        <w:spacing w:before="0" w:beforeAutospacing="0" w:after="200" w:afterAutospacing="0" w:line="276" w:lineRule="auto"/>
        <w:rPr>
          <w:rFonts w:ascii="David" w:eastAsia="Calibri" w:hAnsi="David"/>
          <w:sz w:val="24"/>
          <w:rtl/>
          <w:lang w:eastAsia="he-IL"/>
        </w:rPr>
      </w:pPr>
    </w:p>
    <w:p w14:paraId="65281716"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sz w:val="24"/>
          <w:rtl/>
          <w:lang w:eastAsia="he-IL"/>
        </w:rPr>
      </w:pPr>
    </w:p>
    <w:p w14:paraId="4E0A82EE"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044DD070" w14:textId="77777777" w:rsidR="003E5958" w:rsidRPr="003E5958" w:rsidRDefault="003E5958" w:rsidP="003E5958">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p>
    <w:p w14:paraId="3842025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5760E9DF"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3BF8EC2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p>
    <w:p w14:paraId="57893DDB"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4716EDA6"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5A7D32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225C041E"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3F16A5ED" w14:textId="77777777" w:rsidR="004E32D2" w:rsidRDefault="004E32D2"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62E84352" w14:textId="77777777" w:rsidR="003E5958" w:rsidRDefault="003E5958"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036B92E9"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590FDD">
        <w:rPr>
          <w:rFonts w:ascii="Times New Roman" w:eastAsia="Times New Roman" w:hAnsi="Times New Roman"/>
          <w:bCs/>
          <w:sz w:val="20"/>
          <w:u w:val="single"/>
          <w:rtl/>
          <w:lang w:eastAsia="he-IL"/>
        </w:rPr>
        <w:lastRenderedPageBreak/>
        <w:t xml:space="preserve">נספח </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ח</w:t>
      </w:r>
      <w:r w:rsidR="004E32D2">
        <w:rPr>
          <w:rFonts w:ascii="Times New Roman" w:eastAsia="Times New Roman" w:hAnsi="Times New Roman" w:hint="cs"/>
          <w:bCs/>
          <w:sz w:val="20"/>
          <w:u w:val="single"/>
          <w:rtl/>
          <w:lang w:eastAsia="he-IL"/>
        </w:rPr>
        <w:t>'</w:t>
      </w:r>
      <w:r w:rsidRPr="00590FDD">
        <w:rPr>
          <w:rFonts w:ascii="Times New Roman" w:eastAsia="Times New Roman" w:hAnsi="Times New Roman"/>
          <w:bCs/>
          <w:sz w:val="20"/>
          <w:u w:val="single"/>
          <w:rtl/>
          <w:lang w:eastAsia="he-IL"/>
        </w:rPr>
        <w:t>'</w:t>
      </w:r>
    </w:p>
    <w:p w14:paraId="50EF9A4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12FDB6DD"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r w:rsidRPr="00590FDD">
        <w:rPr>
          <w:rFonts w:ascii="Times New Roman" w:eastAsia="Times New Roman" w:hAnsi="Times New Roman"/>
          <w:b/>
          <w:bCs/>
          <w:sz w:val="24"/>
          <w:u w:val="single"/>
          <w:rtl/>
          <w:lang w:eastAsia="he-IL"/>
        </w:rPr>
        <w:t>רשימת התוכניות והמסמכים שעל המתכנן להנפיק</w:t>
      </w:r>
    </w:p>
    <w:p w14:paraId="2A5CEA7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99AC6B2" w14:textId="77777777" w:rsidR="00590FDD" w:rsidRPr="00590FDD" w:rsidRDefault="00590FDD" w:rsidP="00590FDD">
      <w:pPr>
        <w:widowControl w:val="0"/>
        <w:spacing w:before="0" w:beforeAutospacing="0" w:after="0" w:afterAutospacing="0" w:line="240" w:lineRule="auto"/>
        <w:jc w:val="center"/>
        <w:rPr>
          <w:rFonts w:ascii="Times New Roman" w:eastAsia="Times New Roman" w:hAnsi="Times New Roman"/>
          <w:sz w:val="24"/>
          <w:rtl/>
          <w:lang w:eastAsia="he-IL"/>
        </w:rPr>
      </w:pPr>
      <w:r w:rsidRPr="00590FDD">
        <w:rPr>
          <w:rFonts w:ascii="Times New Roman" w:eastAsia="Times New Roman" w:hAnsi="Times New Roman"/>
          <w:sz w:val="24"/>
          <w:rtl/>
          <w:lang w:eastAsia="he-IL"/>
        </w:rPr>
        <w:t>מסמך זה מהווה השלמה לנספח ב' ואינו גורע ממנו</w:t>
      </w:r>
    </w:p>
    <w:p w14:paraId="51C565B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1CDD0404"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u w:val="single"/>
          <w:rtl/>
          <w:lang w:eastAsia="he-IL"/>
        </w:rPr>
      </w:pPr>
      <w:proofErr w:type="spellStart"/>
      <w:r w:rsidRPr="00590FDD">
        <w:rPr>
          <w:rFonts w:ascii="Times New Roman" w:eastAsia="Times New Roman" w:hAnsi="Times New Roman"/>
          <w:sz w:val="24"/>
          <w:u w:val="single"/>
          <w:rtl/>
          <w:lang w:eastAsia="he-IL"/>
        </w:rPr>
        <w:t>בקנ"מ</w:t>
      </w:r>
      <w:proofErr w:type="spellEnd"/>
      <w:r w:rsidRPr="00590FDD">
        <w:rPr>
          <w:rFonts w:ascii="Times New Roman" w:eastAsia="Times New Roman" w:hAnsi="Times New Roman"/>
          <w:sz w:val="24"/>
          <w:u w:val="single"/>
          <w:rtl/>
          <w:lang w:eastAsia="he-IL"/>
        </w:rPr>
        <w:t xml:space="preserve"> שיקבע ע"י המזמין</w:t>
      </w:r>
      <w:r w:rsidRPr="00590FDD">
        <w:rPr>
          <w:rFonts w:ascii="Times New Roman" w:eastAsia="Times New Roman" w:hAnsi="Times New Roman"/>
          <w:sz w:val="24"/>
          <w:rtl/>
          <w:lang w:eastAsia="he-IL"/>
        </w:rPr>
        <w:t>:</w:t>
      </w:r>
    </w:p>
    <w:p w14:paraId="65EFC6B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b/>
          <w:bCs/>
          <w:sz w:val="24"/>
          <w:u w:val="single"/>
          <w:rtl/>
          <w:lang w:eastAsia="he-IL"/>
        </w:rPr>
      </w:pPr>
    </w:p>
    <w:p w14:paraId="3AA6922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חישוב יציבות.</w:t>
      </w:r>
    </w:p>
    <w:p w14:paraId="2342975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CB40FD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מתווה.</w:t>
      </w:r>
    </w:p>
    <w:p w14:paraId="32D15A6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486792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יסודות ועמודי יסוד.</w:t>
      </w:r>
    </w:p>
    <w:p w14:paraId="55E20B6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BDB760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 קורות יסוד ומסדים.</w:t>
      </w:r>
    </w:p>
    <w:p w14:paraId="0D4B088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93597F"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תכנית מתווה ומפלסים לעבודות עפר כולל סימון מרווחי עבודה נדרשים ומרחקים מיסודות בתאום עם יועץ קרקע. </w:t>
      </w:r>
    </w:p>
    <w:p w14:paraId="39DD1BED"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285352D"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תכניות לכלונסאות דיפון.</w:t>
      </w:r>
    </w:p>
    <w:p w14:paraId="7B55F6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E3854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רצפת חניון.</w:t>
      </w:r>
    </w:p>
    <w:p w14:paraId="527D12A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341F91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מפלס מרתף.</w:t>
      </w:r>
    </w:p>
    <w:p w14:paraId="34FDF8C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E3E4CE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חניון (כל מפלס בנפרד).</w:t>
      </w:r>
    </w:p>
    <w:p w14:paraId="0718120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177880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תקרת קומה בכל המפלסים (כולל קורות).</w:t>
      </w:r>
    </w:p>
    <w:p w14:paraId="21AA625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08A74E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גגות בטון ומעקות.</w:t>
      </w:r>
    </w:p>
    <w:p w14:paraId="7AB278BB"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2BCEA97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עמודים (כולל חתכים, מפלסים, זיון וכו').</w:t>
      </w:r>
    </w:p>
    <w:p w14:paraId="32478302"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C79C29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אזורי פירים בכל מפלס.</w:t>
      </w:r>
    </w:p>
    <w:p w14:paraId="662ACCA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2FB277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אשפה וחצרות משק.</w:t>
      </w:r>
    </w:p>
    <w:p w14:paraId="482614E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7FC30B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חדרי מכונות ומחסנים.</w:t>
      </w:r>
    </w:p>
    <w:p w14:paraId="20E4C32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3207D4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כל חדרי המדרגות.</w:t>
      </w:r>
    </w:p>
    <w:p w14:paraId="1072BDCD"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CE80D0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פירים למעליות ולצנרת.</w:t>
      </w:r>
    </w:p>
    <w:p w14:paraId="0D47E4A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1C068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חתכים אנכיים.</w:t>
      </w:r>
    </w:p>
    <w:p w14:paraId="4034434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0062F3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מסתורי כביסה.</w:t>
      </w:r>
    </w:p>
    <w:p w14:paraId="784E602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1CC2FE1"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חזיתות קונסטרוקטיביות ופריסת מחיצות מבני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ה רטובה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התכנית תראה את העמודים, הקורות, החגורות האופקיות והאנכיות, הפתחים והשרוולים, סדור הבלוקים והשלמות היציקה</w:t>
      </w:r>
      <w:r w:rsidRPr="00590FDD">
        <w:rPr>
          <w:rFonts w:ascii="Times New Roman" w:eastAsia="Times New Roman" w:hAnsi="Times New Roman" w:hint="cs"/>
          <w:sz w:val="24"/>
          <w:rtl/>
          <w:lang w:eastAsia="he-IL"/>
        </w:rPr>
        <w:t xml:space="preserve"> פריסת ופרטי חיפויי אבן</w:t>
      </w:r>
      <w:r w:rsidRPr="00590FDD">
        <w:rPr>
          <w:rFonts w:ascii="Times New Roman" w:eastAsia="Times New Roman" w:hAnsi="Times New Roman"/>
          <w:sz w:val="24"/>
          <w:rtl/>
          <w:lang w:eastAsia="he-IL"/>
        </w:rPr>
        <w:t xml:space="preserve"> </w:t>
      </w:r>
      <w:r w:rsidRPr="00590FDD">
        <w:rPr>
          <w:rFonts w:ascii="Times New Roman" w:eastAsia="Times New Roman" w:hAnsi="Times New Roman" w:hint="cs"/>
          <w:sz w:val="24"/>
          <w:rtl/>
          <w:lang w:eastAsia="he-IL"/>
        </w:rPr>
        <w:t xml:space="preserve">לרבות פרטי חיזוק ועיגון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4155B8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082F1E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lang w:eastAsia="he-IL"/>
        </w:rPr>
        <w:t>SKYLIGHT</w:t>
      </w:r>
      <w:r w:rsidRPr="00590FDD">
        <w:rPr>
          <w:rFonts w:ascii="Times New Roman" w:eastAsia="Times New Roman" w:hAnsi="Times New Roman"/>
          <w:sz w:val="24"/>
          <w:rtl/>
          <w:lang w:eastAsia="he-IL"/>
        </w:rPr>
        <w:t xml:space="preserve"> וחזיתות מסך אלומיניום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בדיקה ואישור קונסטרוקטיבי לתכניות </w:t>
      </w:r>
      <w:r w:rsidRPr="00590FDD">
        <w:rPr>
          <w:rFonts w:ascii="Times New Roman" w:eastAsia="Times New Roman" w:hAnsi="Times New Roman"/>
          <w:sz w:val="24"/>
          <w:rtl/>
          <w:lang w:eastAsia="he-IL"/>
        </w:rPr>
        <w:lastRenderedPageBreak/>
        <w:t>יצרן ושרטוט פרטי קונסטרוקציה נדרשים.</w:t>
      </w:r>
    </w:p>
    <w:p w14:paraId="0A86748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330F11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w:t>
      </w:r>
      <w:r w:rsidRPr="00590FDD">
        <w:rPr>
          <w:rFonts w:ascii="Times New Roman" w:eastAsia="Times New Roman" w:hAnsi="Times New Roman" w:hint="cs"/>
          <w:sz w:val="24"/>
          <w:rtl/>
          <w:lang w:eastAsia="he-IL"/>
        </w:rPr>
        <w:t>יו</w:t>
      </w:r>
      <w:r w:rsidRPr="00590FDD">
        <w:rPr>
          <w:rFonts w:ascii="Times New Roman" w:eastAsia="Times New Roman" w:hAnsi="Times New Roman"/>
          <w:sz w:val="24"/>
          <w:rtl/>
          <w:lang w:eastAsia="he-IL"/>
        </w:rPr>
        <w:t>ת עם סימון הפניות לפרטי בניין ופרטי ב</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דוד וא</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טום</w:t>
      </w:r>
      <w:r w:rsidRPr="00590FDD">
        <w:rPr>
          <w:rFonts w:ascii="Times New Roman" w:eastAsia="Times New Roman" w:hAnsi="Times New Roman" w:hint="cs"/>
          <w:sz w:val="24"/>
          <w:rtl/>
          <w:lang w:eastAsia="he-IL"/>
        </w:rPr>
        <w:t xml:space="preserve"> של היועצים הרלבנטיי</w:t>
      </w:r>
      <w:r w:rsidRPr="00590FDD">
        <w:rPr>
          <w:rFonts w:ascii="Times New Roman" w:eastAsia="Times New Roman" w:hAnsi="Times New Roman" w:hint="eastAsia"/>
          <w:sz w:val="24"/>
          <w:rtl/>
          <w:lang w:eastAsia="he-IL"/>
        </w:rPr>
        <w:t>ם</w:t>
      </w:r>
      <w:r w:rsidRPr="00590FDD">
        <w:rPr>
          <w:rFonts w:ascii="Times New Roman" w:eastAsia="Times New Roman" w:hAnsi="Times New Roman"/>
          <w:sz w:val="24"/>
          <w:rtl/>
          <w:lang w:eastAsia="he-IL"/>
        </w:rPr>
        <w:t>.</w:t>
      </w:r>
    </w:p>
    <w:p w14:paraId="679E43AA"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3D96CD10"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בניין שונים, כגון: פרטי קירות טרומיים, </w:t>
      </w:r>
      <w:proofErr w:type="spellStart"/>
      <w:r w:rsidRPr="00590FDD">
        <w:rPr>
          <w:rFonts w:ascii="Times New Roman" w:eastAsia="Times New Roman" w:hAnsi="Times New Roman"/>
          <w:sz w:val="24"/>
          <w:rtl/>
          <w:lang w:eastAsia="he-IL"/>
        </w:rPr>
        <w:t>פריקסטים</w:t>
      </w:r>
      <w:proofErr w:type="spellEnd"/>
      <w:r w:rsidRPr="00590FDD">
        <w:rPr>
          <w:rFonts w:ascii="Times New Roman" w:eastAsia="Times New Roman" w:hAnsi="Times New Roman"/>
          <w:sz w:val="24"/>
          <w:rtl/>
          <w:lang w:eastAsia="he-IL"/>
        </w:rPr>
        <w:t xml:space="preserve">, כרכובים, כיסי חלונות, חגורות, מעקות </w:t>
      </w:r>
      <w:proofErr w:type="spellStart"/>
      <w:r w:rsidRPr="00590FDD">
        <w:rPr>
          <w:rFonts w:ascii="Times New Roman" w:eastAsia="Times New Roman" w:hAnsi="Times New Roman"/>
          <w:sz w:val="24"/>
          <w:rtl/>
          <w:lang w:eastAsia="he-IL"/>
        </w:rPr>
        <w:t>וכו</w:t>
      </w:r>
      <w:proofErr w:type="spellEnd"/>
      <w:r w:rsidRPr="00590FDD">
        <w:rPr>
          <w:rFonts w:ascii="Times New Roman" w:eastAsia="Times New Roman" w:hAnsi="Times New Roman"/>
          <w:sz w:val="24"/>
          <w:rtl/>
          <w:lang w:eastAsia="he-IL"/>
        </w:rPr>
        <w:t>'.</w:t>
      </w:r>
    </w:p>
    <w:p w14:paraId="5D45C5C3"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58C0B9B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hint="cs"/>
          <w:sz w:val="24"/>
          <w:rtl/>
          <w:lang w:eastAsia="he-IL"/>
        </w:rPr>
        <w:t>תכניות ופרטי תקרות תותבות.</w:t>
      </w:r>
    </w:p>
    <w:p w14:paraId="74A135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79C2258"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פרטי איטום גגות, קורות יסוד, תפרים אנכיים ואופקיים, מרתפים, חלקי מבנה תת-קרקעיים, בורות שאיבה, תחתית </w:t>
      </w:r>
      <w:proofErr w:type="spellStart"/>
      <w:r w:rsidRPr="00590FDD">
        <w:rPr>
          <w:rFonts w:ascii="Times New Roman" w:eastAsia="Times New Roman" w:hAnsi="Times New Roman"/>
          <w:sz w:val="24"/>
          <w:rtl/>
          <w:lang w:eastAsia="he-IL"/>
        </w:rPr>
        <w:t>פירי</w:t>
      </w:r>
      <w:proofErr w:type="spellEnd"/>
      <w:r w:rsidRPr="00590FDD">
        <w:rPr>
          <w:rFonts w:ascii="Times New Roman" w:eastAsia="Times New Roman" w:hAnsi="Times New Roman"/>
          <w:sz w:val="24"/>
          <w:rtl/>
          <w:lang w:eastAsia="he-IL"/>
        </w:rPr>
        <w:t xml:space="preserve"> מעליות, רמפות, מדרגות, קירות תומכים, אדניות, חדרי אשפה, מאגרי מים, חדרי אמבטיה וש</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רותים, מסתורי כביסה, מרפסות, מעברי צנרת בין קומות, ארונות מים קומתיים.</w:t>
      </w:r>
    </w:p>
    <w:p w14:paraId="6BDE79A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50EF281B"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מסגרות ועיגונם באלמנטים מבטון.</w:t>
      </w:r>
    </w:p>
    <w:p w14:paraId="01E285A1"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A2D219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פרטי בסיסים למערכות ומתקנים מכניים.</w:t>
      </w:r>
    </w:p>
    <w:p w14:paraId="606E8F3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C7967B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קונסטרוקציה לאלמנטים שונים בפתוח ובמגרשי החניה (קירות מסתור, גדרות, </w:t>
      </w:r>
      <w:r w:rsidRPr="00590FDD">
        <w:rPr>
          <w:rFonts w:ascii="Times New Roman" w:eastAsia="Times New Roman" w:hAnsi="Times New Roman" w:hint="cs"/>
          <w:sz w:val="24"/>
          <w:rtl/>
          <w:lang w:eastAsia="he-IL"/>
        </w:rPr>
        <w:t xml:space="preserve">לרבות פרטי חיפוי אבן, </w:t>
      </w:r>
      <w:r w:rsidRPr="00590FDD">
        <w:rPr>
          <w:rFonts w:ascii="Times New Roman" w:eastAsia="Times New Roman" w:hAnsi="Times New Roman"/>
          <w:sz w:val="24"/>
          <w:rtl/>
          <w:lang w:eastAsia="he-IL"/>
        </w:rPr>
        <w:t xml:space="preserve">גגונים, </w:t>
      </w:r>
      <w:proofErr w:type="spellStart"/>
      <w:r w:rsidRPr="00590FDD">
        <w:rPr>
          <w:rFonts w:ascii="Times New Roman" w:eastAsia="Times New Roman" w:hAnsi="Times New Roman"/>
          <w:sz w:val="24"/>
          <w:rtl/>
          <w:lang w:eastAsia="he-IL"/>
        </w:rPr>
        <w:t>פריקסטים</w:t>
      </w:r>
      <w:proofErr w:type="spellEnd"/>
      <w:r w:rsidRPr="00590FDD">
        <w:rPr>
          <w:rFonts w:ascii="Times New Roman" w:eastAsia="Times New Roman" w:hAnsi="Times New Roman"/>
          <w:sz w:val="24"/>
          <w:rtl/>
          <w:lang w:eastAsia="he-IL"/>
        </w:rPr>
        <w:t>, מתקני אשפה, יסודות לעמודי תאורה ולריהוט גן וכו').</w:t>
      </w:r>
    </w:p>
    <w:p w14:paraId="288D4B99"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F99FE2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שערים.</w:t>
      </w:r>
    </w:p>
    <w:p w14:paraId="61B8FD21"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10D3D3B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רשימות ברזל מפורטות.</w:t>
      </w:r>
    </w:p>
    <w:p w14:paraId="296D4568" w14:textId="77777777" w:rsidR="00590FDD" w:rsidRPr="00590FDD" w:rsidRDefault="00590FDD" w:rsidP="00590FDD">
      <w:pPr>
        <w:widowControl w:val="0"/>
        <w:spacing w:before="0" w:beforeAutospacing="0" w:after="0" w:afterAutospacing="0" w:line="240" w:lineRule="auto"/>
        <w:ind w:right="720"/>
        <w:jc w:val="both"/>
        <w:rPr>
          <w:rFonts w:ascii="Times New Roman" w:eastAsia="Times New Roman" w:hAnsi="Times New Roman"/>
          <w:sz w:val="24"/>
          <w:rtl/>
          <w:lang w:eastAsia="he-IL"/>
        </w:rPr>
      </w:pPr>
    </w:p>
    <w:p w14:paraId="600C764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מפרטים וכתבי כמויות למבנה (</w:t>
      </w:r>
      <w:proofErr w:type="spellStart"/>
      <w:r w:rsidRPr="00590FDD">
        <w:rPr>
          <w:rFonts w:ascii="Times New Roman" w:eastAsia="Times New Roman" w:hAnsi="Times New Roman"/>
          <w:sz w:val="24"/>
          <w:rtl/>
          <w:lang w:eastAsia="he-IL"/>
        </w:rPr>
        <w:t>אדר'+קונס</w:t>
      </w:r>
      <w:proofErr w:type="spellEnd"/>
      <w:r w:rsidRPr="00590FDD">
        <w:rPr>
          <w:rFonts w:ascii="Times New Roman" w:eastAsia="Times New Roman" w:hAnsi="Times New Roman"/>
          <w:sz w:val="24"/>
          <w:rtl/>
          <w:lang w:eastAsia="he-IL"/>
        </w:rPr>
        <w:t xml:space="preserve">')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כתבי הכמויות יוכנו בחלוקה לפי מפלסים ובחלוקת משנה לפי אזורי פירים בכל מפלס. אומדן מפורט.</w:t>
      </w:r>
    </w:p>
    <w:p w14:paraId="59227748"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A46D7C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hint="cs"/>
          <w:sz w:val="24"/>
          <w:rtl/>
          <w:lang w:eastAsia="he-IL"/>
        </w:rPr>
        <w:t>תכניות</w:t>
      </w:r>
      <w:r w:rsidRPr="00590FDD">
        <w:rPr>
          <w:rFonts w:ascii="Times New Roman" w:eastAsia="Times New Roman" w:hAnsi="Times New Roman"/>
          <w:sz w:val="24"/>
          <w:rtl/>
          <w:lang w:eastAsia="he-IL"/>
        </w:rPr>
        <w:t xml:space="preserve"> הרכבת אלמנטים טרומיים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1:50 לפחות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עם שמות אלמנטים, סימון פרטי חיבור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שלא יפחת מ-1:10), מידות רלוונטיות להרכבה, מידות האלמנטים והתפרים והעמדתם. תכניות ההרכבה יכללו נתונים להפקת לוחות ייצור ממוחשבות באמצעות תוכנה שתותקן אצל המתכנן ע"י הקבלן.</w:t>
      </w:r>
    </w:p>
    <w:p w14:paraId="2AD1BABA"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AF5309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יצור ולוחות יצור (הלוח יסודר לפי קומות עם משבצת לצורך רשום תאריך יציקת האלמנט).</w:t>
      </w:r>
    </w:p>
    <w:p w14:paraId="3B55BB1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2F8327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תבניות לאלמנטים טרומיים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שלא יפחת מ</w:t>
      </w:r>
      <w:r w:rsidRPr="00590FDD">
        <w:rPr>
          <w:rFonts w:ascii="Times New Roman" w:eastAsia="Times New Roman" w:hAnsi="Times New Roman" w:hint="cs"/>
          <w:sz w:val="24"/>
          <w:rtl/>
          <w:lang w:eastAsia="he-IL"/>
        </w:rPr>
        <w:t>-</w:t>
      </w:r>
      <w:r w:rsidRPr="00590FDD">
        <w:rPr>
          <w:rFonts w:ascii="Times New Roman" w:eastAsia="Times New Roman" w:hAnsi="Times New Roman"/>
          <w:sz w:val="24"/>
          <w:rtl/>
          <w:lang w:eastAsia="he-IL"/>
        </w:rPr>
        <w:t>1:25) כולל הכנות לחשמל וחורים למעבר מערכות האינסטלציה ולמערכות אחרות במידת הצורך. תכנית תבנית לאלמנט תכלול: מבט על צד פנימי של האלמנט, מבט על ארבעת הקצוות של האלמנט, חתכים אפיינים אופקיים. במידה ויהיה צורך לפרוט מעמיק יותר של גמר חיצוני של האלמנט (פריסת אבן, קרמיקה וכד'), יוכן בג</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ליון מבט מהצד החיצוני של האלמנט. על גבי המבטים והחתכים, מלבד המידות הנדרשות יסומנו שמות פרטי קצוות, פרטי פתחים וחתכים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ם אנכיים. יסומנו גם מקומות של אביזרים ושקעי חיבור, אביזרי חשמל (במידה וקיימים) ושקעים וחורים מותאמים למעברי צנרת. קביעת שמות האלמנטים והפרטים תתואם עם הקבלן.</w:t>
      </w:r>
    </w:p>
    <w:p w14:paraId="66B4940F"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38A0F052"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תכנית זיון לכל אלמנט כולל פרטי עגון להרמה והשענה בזמן הרכבה, ופרטי חיבור למבנה (</w:t>
      </w:r>
      <w:proofErr w:type="spellStart"/>
      <w:r w:rsidRPr="00590FDD">
        <w:rPr>
          <w:rFonts w:ascii="Times New Roman" w:eastAsia="Times New Roman" w:hAnsi="Times New Roman"/>
          <w:sz w:val="24"/>
          <w:rtl/>
          <w:lang w:eastAsia="he-IL"/>
        </w:rPr>
        <w:t>פלטקות</w:t>
      </w:r>
      <w:proofErr w:type="spellEnd"/>
      <w:r w:rsidRPr="00590FDD">
        <w:rPr>
          <w:rFonts w:ascii="Times New Roman" w:eastAsia="Times New Roman" w:hAnsi="Times New Roman"/>
          <w:sz w:val="24"/>
          <w:rtl/>
          <w:lang w:eastAsia="he-IL"/>
        </w:rPr>
        <w:t>).  תכניות הזיון יכללו מעבר לפרטי הזיון גם: פרטי אביזרי חיבור, כמויות זיון לפי סוג וקוטרי ברזל וכמות בטון באלמנט.</w:t>
      </w:r>
    </w:p>
    <w:p w14:paraId="113050B6"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0594FE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פרטי אלמנטים טרומיים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פתחים, חיבור בין אלמנטים, חיבור אל המבנה עם מידות רלוונטיות להרכבה וסימון אביזרי הרכבה וחיבור.</w:t>
      </w:r>
    </w:p>
    <w:p w14:paraId="3FE8F18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6876DD6"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 xml:space="preserve">רשימת פתחים ושרוולים, </w:t>
      </w:r>
      <w:proofErr w:type="spellStart"/>
      <w:r w:rsidRPr="00590FDD">
        <w:rPr>
          <w:rFonts w:ascii="Times New Roman" w:eastAsia="Times New Roman" w:hAnsi="Times New Roman"/>
          <w:sz w:val="24"/>
          <w:rtl/>
          <w:lang w:eastAsia="he-IL"/>
        </w:rPr>
        <w:t>באלמנטי</w:t>
      </w:r>
      <w:proofErr w:type="spellEnd"/>
      <w:r w:rsidRPr="00590FDD">
        <w:rPr>
          <w:rFonts w:ascii="Times New Roman" w:eastAsia="Times New Roman" w:hAnsi="Times New Roman"/>
          <w:sz w:val="24"/>
          <w:rtl/>
          <w:lang w:eastAsia="he-IL"/>
        </w:rPr>
        <w:t xml:space="preserve"> בניה, עם הפניה למקומם בתוכניות, הפתחים והשרוולים ימוקמו עם קווי מידה בכל התוכניות.</w:t>
      </w:r>
    </w:p>
    <w:p w14:paraId="748D8CBF"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755D6BB4"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דפי ריכוז של חתכים אופייני</w:t>
      </w:r>
      <w:r w:rsidRPr="00590FDD">
        <w:rPr>
          <w:rFonts w:ascii="Times New Roman" w:eastAsia="Times New Roman" w:hAnsi="Times New Roman" w:hint="cs"/>
          <w:sz w:val="24"/>
          <w:rtl/>
          <w:lang w:eastAsia="he-IL"/>
        </w:rPr>
        <w:t>י</w:t>
      </w:r>
      <w:r w:rsidRPr="00590FDD">
        <w:rPr>
          <w:rFonts w:ascii="Times New Roman" w:eastAsia="Times New Roman" w:hAnsi="Times New Roman"/>
          <w:sz w:val="24"/>
          <w:rtl/>
          <w:lang w:eastAsia="he-IL"/>
        </w:rPr>
        <w:t xml:space="preserve">ם אנכיים. סט פירטי קצוות אלמנטים ושקעי חיבור. </w:t>
      </w:r>
    </w:p>
    <w:p w14:paraId="1BF9BD06" w14:textId="77777777" w:rsidR="00590FDD" w:rsidRPr="00590FDD" w:rsidRDefault="00590FDD" w:rsidP="00590FDD">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סט פרטי פתחים (</w:t>
      </w:r>
      <w:proofErr w:type="spellStart"/>
      <w:r w:rsidRPr="00590FDD">
        <w:rPr>
          <w:rFonts w:ascii="Times New Roman" w:eastAsia="Times New Roman" w:hAnsi="Times New Roman"/>
          <w:sz w:val="24"/>
          <w:rtl/>
          <w:lang w:eastAsia="he-IL"/>
        </w:rPr>
        <w:t>בקנ"מ</w:t>
      </w:r>
      <w:proofErr w:type="spellEnd"/>
      <w:r w:rsidRPr="00590FDD">
        <w:rPr>
          <w:rFonts w:ascii="Times New Roman" w:eastAsia="Times New Roman" w:hAnsi="Times New Roman"/>
          <w:sz w:val="24"/>
          <w:rtl/>
          <w:lang w:eastAsia="he-IL"/>
        </w:rPr>
        <w:t xml:space="preserve"> 1:5 לפחות).</w:t>
      </w:r>
    </w:p>
    <w:p w14:paraId="56D5408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E1A7C53"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תכניות קונסטרוקציה מפלדה.</w:t>
      </w:r>
    </w:p>
    <w:p w14:paraId="692055D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88A0335"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רשימת הנחיות לתכנון אלמנטים קונסטרוקטיביים ולעומס מותר עבור המשתמשים.</w:t>
      </w:r>
    </w:p>
    <w:p w14:paraId="01A9C38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68BEB927"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תכנית ו/או פרט אחר שידרשו במהלך התכנון והביצוע על מנת לקבל עבודה מושלמת בהתאם לשיקול המנהל.</w:t>
      </w:r>
    </w:p>
    <w:p w14:paraId="77D20653"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4F499ECE"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 xml:space="preserve">רשימות מעודכנות של תכניות כולל תאריך ומספר מהדורה </w:t>
      </w:r>
      <w:r w:rsidRPr="00590FDD">
        <w:rPr>
          <w:rFonts w:ascii="Times New Roman" w:eastAsia="Times New Roman" w:hAnsi="Times New Roman"/>
          <w:sz w:val="24"/>
          <w:lang w:eastAsia="he-IL"/>
        </w:rPr>
        <w:t>–</w:t>
      </w:r>
      <w:r w:rsidRPr="00590FDD">
        <w:rPr>
          <w:rFonts w:ascii="Times New Roman" w:eastAsia="Times New Roman" w:hAnsi="Times New Roman"/>
          <w:sz w:val="24"/>
          <w:rtl/>
          <w:lang w:eastAsia="he-IL"/>
        </w:rPr>
        <w:t xml:space="preserve"> לפחות פעם בחודש.</w:t>
      </w:r>
    </w:p>
    <w:p w14:paraId="565E1A07"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73196C89"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lang w:eastAsia="he-IL"/>
        </w:rPr>
      </w:pPr>
      <w:r w:rsidRPr="00590FDD">
        <w:rPr>
          <w:rFonts w:ascii="Times New Roman" w:eastAsia="Times New Roman" w:hAnsi="Times New Roman"/>
          <w:sz w:val="24"/>
          <w:rtl/>
          <w:lang w:eastAsia="he-IL"/>
        </w:rPr>
        <w:t>מובהר בזאת שהתוכניות יוכנו לפי בצוע בקטעים של הפרויקט ויכללו פתרונות לקטעי הביניים.</w:t>
      </w:r>
    </w:p>
    <w:p w14:paraId="3165B67C" w14:textId="77777777" w:rsidR="00590FDD" w:rsidRPr="00590FDD" w:rsidRDefault="00590FDD" w:rsidP="00590FDD">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2616907C" w14:textId="77777777" w:rsidR="00590FDD" w:rsidRPr="00590FDD" w:rsidRDefault="00590FDD" w:rsidP="00590FDD">
      <w:pPr>
        <w:widowControl w:val="0"/>
        <w:numPr>
          <w:ilvl w:val="0"/>
          <w:numId w:val="48"/>
        </w:numPr>
        <w:spacing w:before="0" w:beforeAutospacing="0" w:after="0" w:afterAutospacing="0" w:line="240" w:lineRule="auto"/>
        <w:ind w:right="720"/>
        <w:jc w:val="both"/>
        <w:rPr>
          <w:rFonts w:ascii="Times New Roman" w:eastAsia="Times New Roman" w:hAnsi="Times New Roman"/>
          <w:sz w:val="24"/>
          <w:rtl/>
          <w:lang w:eastAsia="he-IL"/>
        </w:rPr>
      </w:pPr>
      <w:r w:rsidRPr="00590FDD">
        <w:rPr>
          <w:rFonts w:ascii="Times New Roman" w:eastAsia="Times New Roman" w:hAnsi="Times New Roman"/>
          <w:sz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AB1ABEE"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4"/>
          <w:rtl/>
          <w:lang w:eastAsia="he-IL"/>
        </w:rPr>
      </w:pPr>
    </w:p>
    <w:p w14:paraId="1D1D9CDC" w14:textId="77777777" w:rsidR="00590FDD" w:rsidRPr="00590FDD" w:rsidRDefault="00590FDD" w:rsidP="00590FDD">
      <w:pPr>
        <w:widowControl w:val="0"/>
        <w:spacing w:before="0" w:beforeAutospacing="0" w:after="0" w:afterAutospacing="0" w:line="240" w:lineRule="auto"/>
        <w:jc w:val="both"/>
        <w:rPr>
          <w:rFonts w:ascii="Times New Roman" w:eastAsia="Times New Roman" w:hAnsi="Times New Roman"/>
          <w:sz w:val="20"/>
          <w:rtl/>
          <w:lang w:eastAsia="he-IL"/>
        </w:rPr>
      </w:pPr>
      <w:r w:rsidRPr="00590FDD">
        <w:rPr>
          <w:rFonts w:ascii="Times New Roman" w:eastAsia="Times New Roman" w:hAnsi="Times New Roman"/>
          <w:sz w:val="24"/>
          <w:rtl/>
          <w:lang w:eastAsia="he-IL"/>
        </w:rPr>
        <w:t>כל המסמכים והתכניות יערכו בשפה העברית.</w:t>
      </w:r>
    </w:p>
    <w:p w14:paraId="14175DC5"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5F750ABB" w14:textId="77777777" w:rsidR="004E32D2" w:rsidRDefault="004E32D2" w:rsidP="00590FDD">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2829A2AB" w14:textId="77777777" w:rsidR="004E32D2" w:rsidRPr="004E32D2" w:rsidRDefault="004E32D2" w:rsidP="004E32D2">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4E32D2">
        <w:rPr>
          <w:rFonts w:ascii="Times New Roman" w:eastAsia="Times New Roman" w:hAnsi="Times New Roman" w:hint="cs"/>
          <w:b/>
          <w:bCs/>
          <w:sz w:val="20"/>
          <w:u w:val="single"/>
          <w:rtl/>
          <w:lang w:eastAsia="he-IL"/>
        </w:rPr>
        <w:lastRenderedPageBreak/>
        <w:t>נספח "ט"</w:t>
      </w:r>
    </w:p>
    <w:p w14:paraId="605241D3"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EB43556"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4E32D2">
        <w:rPr>
          <w:rFonts w:ascii="Times New Roman" w:eastAsia="Times New Roman" w:hAnsi="Times New Roman" w:hint="cs"/>
          <w:b/>
          <w:bCs/>
          <w:sz w:val="20"/>
          <w:u w:val="single"/>
          <w:rtl/>
          <w:lang w:eastAsia="he-IL"/>
        </w:rPr>
        <w:t>דוגמא לנוסח אישור השלמת הפרויקט/קטע מהפרויקט</w:t>
      </w:r>
    </w:p>
    <w:p w14:paraId="726EFD7B"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6FF3E56"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9073D63"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5CAD822"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לכבוד :</w:t>
      </w:r>
    </w:p>
    <w:p w14:paraId="21D249AD" w14:textId="77777777" w:rsidR="004E32D2" w:rsidRPr="004E32D2" w:rsidRDefault="00FD4380"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9753A9C8699448A7AE4A80DB95AA8C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8" w:author="Kook Sec" w:date="2022-05-09T14:12:00Z">
            <w:r w:rsidR="000867B3">
              <w:rPr>
                <w:rFonts w:ascii="Times New Roman" w:eastAsia="Times New Roman" w:hAnsi="Times New Roman" w:hint="cs"/>
                <w:color w:val="008000"/>
                <w:sz w:val="24"/>
                <w:rtl/>
                <w:lang w:eastAsia="he-IL"/>
              </w:rPr>
              <w:br/>
              <w:t>אפריקה ישראל מגורים בע"מ</w:t>
            </w:r>
            <w:r w:rsidR="000867B3">
              <w:rPr>
                <w:rFonts w:ascii="Times New Roman" w:eastAsia="Times New Roman" w:hAnsi="Times New Roman" w:hint="cs"/>
                <w:color w:val="008000"/>
                <w:sz w:val="24"/>
                <w:rtl/>
                <w:lang w:eastAsia="he-IL"/>
              </w:rPr>
              <w:br/>
              <w:t>יוני נתניהו 1 ג' אור יהודה</w:t>
            </w:r>
            <w:r w:rsidR="000867B3">
              <w:rPr>
                <w:rFonts w:ascii="Times New Roman" w:eastAsia="Times New Roman" w:hAnsi="Times New Roman" w:hint="cs"/>
                <w:color w:val="008000"/>
                <w:sz w:val="24"/>
                <w:rtl/>
                <w:lang w:eastAsia="he-IL"/>
              </w:rPr>
              <w:br/>
              <w:t>מ.ז 52-003476-0</w:t>
            </w:r>
            <w:r w:rsidR="000867B3">
              <w:rPr>
                <w:rFonts w:ascii="Times New Roman" w:eastAsia="Times New Roman" w:hAnsi="Times New Roman" w:hint="cs"/>
                <w:color w:val="008000"/>
                <w:sz w:val="24"/>
                <w:rtl/>
                <w:lang w:eastAsia="he-IL"/>
              </w:rPr>
              <w:br/>
            </w:r>
          </w:ins>
        </w:sdtContent>
      </w:sdt>
      <w:r w:rsidR="004E32D2" w:rsidRPr="004E32D2">
        <w:rPr>
          <w:rFonts w:ascii="Times New Roman" w:eastAsia="Times New Roman" w:hAnsi="Times New Roman" w:hint="cs"/>
          <w:color w:val="008000"/>
          <w:sz w:val="24"/>
          <w:rtl/>
          <w:lang w:eastAsia="he-IL"/>
        </w:rPr>
        <w:br/>
      </w:r>
    </w:p>
    <w:p w14:paraId="1B61239A" w14:textId="77777777" w:rsidR="004E32D2" w:rsidRPr="004E32D2" w:rsidRDefault="004E32D2" w:rsidP="004E32D2">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(המזמין)</w:t>
      </w:r>
    </w:p>
    <w:p w14:paraId="789F95CC"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D429E8F"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FC999B6"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41A92B8"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A7B47C7" w14:textId="77777777" w:rsidR="004E32D2" w:rsidRPr="004E32D2" w:rsidRDefault="004E32D2" w:rsidP="004E32D2">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4E32D2">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ABD67586876242C1AFBC6A5DB98C5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Kook Sec" w:date="2022-05-09T14:24:00Z">
            <w:r w:rsidR="00E62608">
              <w:rPr>
                <w:rFonts w:ascii="Times New Roman" w:eastAsia="Times New Roman" w:hAnsi="Times New Roman"/>
                <w:color w:val="008000"/>
                <w:sz w:val="24"/>
                <w:rtl/>
                <w:lang w:eastAsia="he-IL"/>
              </w:rPr>
              <w:t>תנובת הארץ וירושלים בע"מ</w:t>
            </w:r>
          </w:ins>
        </w:sdtContent>
      </w:sdt>
      <w:r w:rsidRPr="004E32D2">
        <w:rPr>
          <w:rFonts w:ascii="Times New Roman" w:eastAsia="Times New Roman" w:hAnsi="Times New Roman" w:hint="cs"/>
          <w:bCs/>
          <w:color w:val="008000"/>
          <w:sz w:val="24"/>
          <w:rtl/>
          <w:lang w:eastAsia="he-IL"/>
        </w:rPr>
        <w:t xml:space="preserve"> </w:t>
      </w:r>
      <w:r w:rsidRPr="004E32D2">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D25D536C7FD4AA5B9BAAC49B49D7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0" w:author="Kook Sec" w:date="2022-05-09T14:00:00Z">
            <w:r w:rsidR="00FD4380">
              <w:rPr>
                <w:rFonts w:ascii="Times New Roman" w:eastAsia="Times New Roman" w:hAnsi="Times New Roman"/>
                <w:color w:val="008000"/>
                <w:sz w:val="24"/>
                <w:rtl/>
                <w:lang w:eastAsia="he-IL"/>
              </w:rPr>
              <w:t>רמת שרת שלב ב</w:t>
            </w:r>
          </w:ins>
        </w:sdtContent>
      </w:sdt>
      <w:r w:rsidRPr="004E32D2">
        <w:rPr>
          <w:rFonts w:ascii="Times New Roman" w:eastAsia="Times New Roman" w:hAnsi="Times New Roman" w:hint="cs"/>
          <w:sz w:val="24"/>
          <w:rtl/>
          <w:lang w:eastAsia="he-IL"/>
        </w:rPr>
        <w:t xml:space="preserve"> בקשר עם</w:t>
      </w:r>
      <w:r w:rsidRPr="004E32D2">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9F0A134E35EA49F9B7E342CAEEDAE9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1" w:author="Kook Sec" w:date="2022-05-09T14:09:00Z">
            <w:r w:rsidR="000867B3">
              <w:rPr>
                <w:rFonts w:ascii="Times New Roman" w:eastAsia="Times New Roman" w:hAnsi="Times New Roman" w:hint="cs"/>
                <w:color w:val="008000"/>
                <w:sz w:val="24"/>
                <w:rtl/>
              </w:rPr>
              <w:t>תכנון ופיקוח עליון על פרויקט מגורים הכולל מסחר וחניונים הכולל 2 מגדלי מגורים בני 19 קומות כ"א בסך: 278 יח"ד ומסחר כ2000 מ"ר בקומת קרקע וחניון תת"ק של כ-22,300 מ"ר</w:t>
            </w:r>
          </w:ins>
        </w:sdtContent>
      </w:sdt>
      <w:r w:rsidRPr="004E32D2">
        <w:rPr>
          <w:rFonts w:ascii="Times New Roman" w:eastAsia="Times New Roman" w:hAnsi="Times New Roman" w:hint="cs"/>
          <w:sz w:val="24"/>
          <w:rtl/>
          <w:lang w:eastAsia="he-IL"/>
        </w:rPr>
        <w:t>, מאשר בזאת שהעבודות הנ"ל בוצעו והושלמו בהתאם להנחיותי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לתכניותי</w:t>
      </w:r>
      <w:r w:rsidRPr="004E32D2">
        <w:rPr>
          <w:rFonts w:ascii="Times New Roman" w:eastAsia="Times New Roman" w:hAnsi="Times New Roman" w:hint="eastAsia"/>
          <w:sz w:val="24"/>
          <w:rtl/>
          <w:lang w:eastAsia="he-IL"/>
        </w:rPr>
        <w:t>י</w:t>
      </w:r>
      <w:r w:rsidRPr="004E32D2">
        <w:rPr>
          <w:rFonts w:ascii="Times New Roman" w:eastAsia="Times New Roman" w:hAnsi="Times New Roman" w:hint="cs"/>
          <w:sz w:val="24"/>
          <w:rtl/>
          <w:lang w:eastAsia="he-IL"/>
        </w:rPr>
        <w:t>, בהתאם</w:t>
      </w:r>
      <w:r w:rsidRPr="004E32D2">
        <w:rPr>
          <w:rFonts w:ascii="Times New Roman" w:eastAsia="Times New Roman" w:hAnsi="Times New Roman" w:hint="cs"/>
          <w:sz w:val="20"/>
          <w:rtl/>
          <w:lang w:eastAsia="he-IL"/>
        </w:rPr>
        <w:t xml:space="preserve"> לתקנים מחייבים ולשביעות רצוני.</w:t>
      </w:r>
    </w:p>
    <w:p w14:paraId="467D7A34" w14:textId="77777777" w:rsidR="004E32D2" w:rsidRPr="004E32D2" w:rsidRDefault="004E32D2" w:rsidP="004E32D2">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56C5FFB8"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4F02617"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BF1F79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CB3BD95" w14:textId="77777777" w:rsidR="004E32D2" w:rsidRPr="004E32D2" w:rsidRDefault="004E32D2" w:rsidP="004E32D2">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67CEEA4"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בכבוד רב,</w:t>
      </w:r>
    </w:p>
    <w:p w14:paraId="31DC10E6"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2812331"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F2FEE43" w14:textId="77777777" w:rsidR="004E32D2" w:rsidRPr="004E32D2" w:rsidRDefault="004E32D2" w:rsidP="004E32D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4E32D2">
        <w:rPr>
          <w:rFonts w:ascii="Times New Roman" w:eastAsia="Times New Roman" w:hAnsi="Times New Roman" w:hint="cs"/>
          <w:sz w:val="20"/>
          <w:rtl/>
          <w:lang w:eastAsia="he-IL"/>
        </w:rPr>
        <w:t xml:space="preserve">                                                                                                             ___________________</w:t>
      </w:r>
    </w:p>
    <w:p w14:paraId="3CD4438D" w14:textId="77777777" w:rsidR="004E32D2" w:rsidRPr="004E32D2" w:rsidRDefault="00FD4380" w:rsidP="004E32D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A5D379F1CBDD4402BD48A1BAEEB3F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2" w:author="Kook Sec" w:date="2022-05-09T14:24:00Z">
            <w:r w:rsidR="00E62608">
              <w:rPr>
                <w:rFonts w:ascii="Times New Roman" w:eastAsia="Times New Roman" w:hAnsi="Times New Roman"/>
                <w:color w:val="00B0F0"/>
                <w:sz w:val="20"/>
                <w:u w:val="single"/>
                <w:rtl/>
                <w:lang w:eastAsia="he-IL"/>
              </w:rPr>
              <w:t>תנובת הארץ וירושלים בע"מ</w:t>
            </w:r>
          </w:ins>
        </w:sdtContent>
      </w:sdt>
    </w:p>
    <w:p w14:paraId="36304F71"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4E32D2">
        <w:rPr>
          <w:rFonts w:ascii="Times New Roman" w:eastAsia="Times New Roman" w:hAnsi="Times New Roman" w:hint="cs"/>
          <w:sz w:val="20"/>
          <w:szCs w:val="20"/>
          <w:rtl/>
          <w:lang w:eastAsia="he-IL"/>
        </w:rPr>
        <w:t xml:space="preserve">                </w:t>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r>
      <w:r w:rsidRPr="004E32D2">
        <w:rPr>
          <w:rFonts w:ascii="Times New Roman" w:eastAsia="Times New Roman" w:hAnsi="Times New Roman" w:hint="cs"/>
          <w:sz w:val="20"/>
          <w:szCs w:val="20"/>
          <w:rtl/>
          <w:lang w:eastAsia="he-IL"/>
        </w:rPr>
        <w:tab/>
        <w:t xml:space="preserve">   </w:t>
      </w:r>
    </w:p>
    <w:p w14:paraId="76646602"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04AA5144"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4E32D2">
        <w:rPr>
          <w:rFonts w:ascii="Times New Roman" w:eastAsia="Times New Roman" w:hAnsi="Times New Roman" w:hint="cs"/>
          <w:sz w:val="20"/>
          <w:szCs w:val="20"/>
          <w:rtl/>
          <w:lang w:eastAsia="he-IL"/>
        </w:rPr>
        <w:br w:type="page"/>
      </w:r>
      <w:r w:rsidRPr="004E32D2">
        <w:rPr>
          <w:rFonts w:ascii="Times New Roman" w:eastAsia="Times New Roman" w:hAnsi="Times New Roman" w:hint="cs"/>
          <w:b/>
          <w:bCs/>
          <w:sz w:val="24"/>
          <w:u w:val="single"/>
          <w:rtl/>
          <w:lang w:eastAsia="he-IL"/>
        </w:rPr>
        <w:lastRenderedPageBreak/>
        <w:t xml:space="preserve">נספח "י" </w:t>
      </w:r>
    </w:p>
    <w:p w14:paraId="14FC5EF8" w14:textId="77777777" w:rsidR="004E32D2" w:rsidRPr="004E32D2" w:rsidRDefault="004E32D2" w:rsidP="004E32D2">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30D40B97" w14:textId="77777777" w:rsidR="004E32D2" w:rsidRPr="004E32D2" w:rsidRDefault="004E32D2" w:rsidP="004E32D2">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4E32D2">
        <w:rPr>
          <w:rFonts w:ascii="Times New Roman" w:eastAsia="Times New Roman" w:hAnsi="Times New Roman" w:hint="cs"/>
          <w:b/>
          <w:bCs/>
          <w:sz w:val="24"/>
          <w:u w:val="single"/>
          <w:rtl/>
          <w:lang w:eastAsia="he-IL"/>
        </w:rPr>
        <w:t>דוגמא לנוסח הצהרת המתכנן בדבר היעדר תביעות</w:t>
      </w:r>
    </w:p>
    <w:p w14:paraId="51CD5BDF" w14:textId="77777777" w:rsidR="004E32D2" w:rsidRPr="004E32D2" w:rsidRDefault="004E32D2" w:rsidP="004E32D2">
      <w:pPr>
        <w:widowControl w:val="0"/>
        <w:bidi w:val="0"/>
        <w:spacing w:before="0" w:beforeAutospacing="0" w:after="0" w:afterAutospacing="0" w:line="240" w:lineRule="auto"/>
        <w:ind w:left="180"/>
        <w:rPr>
          <w:rFonts w:ascii="Times New Roman" w:eastAsia="Times New Roman" w:hAnsi="Times New Roman"/>
          <w:sz w:val="24"/>
          <w:lang w:eastAsia="he-IL"/>
        </w:rPr>
      </w:pPr>
    </w:p>
    <w:p w14:paraId="4E4A66C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4E32D2">
        <w:rPr>
          <w:rFonts w:ascii="Times New Roman" w:eastAsia="Times New Roman" w:hAnsi="Times New Roman" w:hint="cs"/>
          <w:sz w:val="24"/>
          <w:rtl/>
          <w:lang w:eastAsia="he-IL"/>
        </w:rPr>
        <w:t>לכבוד</w:t>
      </w:r>
      <w:r w:rsidRPr="004E32D2">
        <w:rPr>
          <w:rFonts w:ascii="Times New Roman" w:eastAsia="Times New Roman" w:hAnsi="Times New Roman" w:hint="cs"/>
          <w:color w:val="000000"/>
          <w:sz w:val="24"/>
          <w:rtl/>
          <w:lang w:eastAsia="he-IL"/>
        </w:rPr>
        <w:tab/>
      </w:r>
      <w:r w:rsidRPr="004E32D2">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637D86FE697F4534BEF61B67E300B8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3" w:author="Kook Sec" w:date="2022-05-09T14:12:00Z">
            <w:r w:rsidR="000867B3">
              <w:rPr>
                <w:rFonts w:ascii="Times New Roman" w:eastAsia="Times New Roman" w:hAnsi="Times New Roman" w:hint="cs"/>
                <w:color w:val="008000"/>
                <w:sz w:val="24"/>
                <w:rtl/>
                <w:lang w:eastAsia="he-IL"/>
              </w:rPr>
              <w:br/>
              <w:t>אפריקה ישראל מגורים בע"מ</w:t>
            </w:r>
            <w:r w:rsidR="000867B3">
              <w:rPr>
                <w:rFonts w:ascii="Times New Roman" w:eastAsia="Times New Roman" w:hAnsi="Times New Roman" w:hint="cs"/>
                <w:color w:val="008000"/>
                <w:sz w:val="24"/>
                <w:rtl/>
                <w:lang w:eastAsia="he-IL"/>
              </w:rPr>
              <w:br/>
              <w:t>יוני נתניהו 1 ג' אור יהודה</w:t>
            </w:r>
            <w:r w:rsidR="000867B3">
              <w:rPr>
                <w:rFonts w:ascii="Times New Roman" w:eastAsia="Times New Roman" w:hAnsi="Times New Roman" w:hint="cs"/>
                <w:color w:val="008000"/>
                <w:sz w:val="24"/>
                <w:rtl/>
                <w:lang w:eastAsia="he-IL"/>
              </w:rPr>
              <w:br/>
              <w:t>מ.ז 52-003476-0</w:t>
            </w:r>
            <w:r w:rsidR="000867B3">
              <w:rPr>
                <w:rFonts w:ascii="Times New Roman" w:eastAsia="Times New Roman" w:hAnsi="Times New Roman" w:hint="cs"/>
                <w:color w:val="008000"/>
                <w:sz w:val="24"/>
                <w:rtl/>
                <w:lang w:eastAsia="he-IL"/>
              </w:rPr>
              <w:br/>
            </w:r>
          </w:ins>
        </w:sdtContent>
      </w:sdt>
    </w:p>
    <w:p w14:paraId="1756E32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7B54FB5F"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roofErr w:type="spellStart"/>
      <w:r w:rsidRPr="004E32D2">
        <w:rPr>
          <w:rFonts w:ascii="Times New Roman" w:eastAsia="Times New Roman" w:hAnsi="Times New Roman" w:hint="cs"/>
          <w:sz w:val="24"/>
          <w:rtl/>
          <w:lang w:eastAsia="he-IL"/>
        </w:rPr>
        <w:t>ג.א.נ</w:t>
      </w:r>
      <w:proofErr w:type="spellEnd"/>
      <w:r w:rsidRPr="004E32D2">
        <w:rPr>
          <w:rFonts w:ascii="Times New Roman" w:eastAsia="Times New Roman" w:hAnsi="Times New Roman" w:hint="cs"/>
          <w:sz w:val="24"/>
          <w:rtl/>
          <w:lang w:eastAsia="he-IL"/>
        </w:rPr>
        <w:t>.,</w:t>
      </w:r>
    </w:p>
    <w:p w14:paraId="063C722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7F4521B"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אנו הח"מ מצהירים בזאת שעם קבלת סך של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ש"ח (</w:t>
      </w:r>
      <w:proofErr w:type="spellStart"/>
      <w:r w:rsidRPr="004E32D2">
        <w:rPr>
          <w:rFonts w:ascii="Times New Roman" w:eastAsia="Times New Roman" w:hAnsi="Times New Roman" w:hint="cs"/>
          <w:sz w:val="24"/>
          <w:rtl/>
          <w:lang w:eastAsia="he-IL"/>
        </w:rPr>
        <w:t>להלן:"</w:t>
      </w:r>
      <w:r w:rsidRPr="004E32D2">
        <w:rPr>
          <w:rFonts w:ascii="Times New Roman" w:eastAsia="Times New Roman" w:hAnsi="Times New Roman" w:hint="cs"/>
          <w:b/>
          <w:bCs/>
          <w:sz w:val="24"/>
          <w:rtl/>
          <w:lang w:eastAsia="he-IL"/>
        </w:rPr>
        <w:t>היתרה</w:t>
      </w:r>
      <w:proofErr w:type="spellEnd"/>
      <w:r w:rsidRPr="004E32D2">
        <w:rPr>
          <w:rFonts w:ascii="Times New Roman" w:eastAsia="Times New Roman" w:hAnsi="Times New Roman" w:hint="cs"/>
          <w:b/>
          <w:bCs/>
          <w:sz w:val="24"/>
          <w:rtl/>
          <w:lang w:eastAsia="he-IL"/>
        </w:rPr>
        <w:t xml:space="preserve"> הסופית</w:t>
      </w:r>
      <w:r w:rsidRPr="004E32D2">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CE352401F2954D5882E674BC0662E9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4" w:author="Kook Sec" w:date="2022-05-09T14:00:00Z">
            <w:r w:rsidR="00FD4380">
              <w:rPr>
                <w:rFonts w:ascii="Times New Roman" w:eastAsia="Times New Roman" w:hAnsi="Times New Roman" w:hint="cs"/>
                <w:color w:val="008000"/>
                <w:sz w:val="24"/>
                <w:rtl/>
                <w:lang w:eastAsia="he-IL"/>
              </w:rPr>
              <w:t>רמת שרת שלב ב</w:t>
            </w:r>
          </w:ins>
        </w:sdtContent>
      </w:sdt>
      <w:r w:rsidRPr="004E32D2">
        <w:rPr>
          <w:rFonts w:ascii="Times New Roman" w:eastAsia="Times New Roman" w:hAnsi="Times New Roman" w:hint="cs"/>
          <w:sz w:val="24"/>
          <w:rtl/>
          <w:lang w:eastAsia="he-IL"/>
        </w:rPr>
        <w:t xml:space="preserve"> עפ"י חוזה מיום </w:t>
      </w:r>
      <w:r w:rsidRPr="004E32D2">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60138D1A720A46D180B57150198009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E32D2">
            <w:rPr>
              <w:rFonts w:cstheme="minorBidi"/>
              <w:color w:val="00B0F0"/>
              <w:rtl/>
            </w:rPr>
            <w:t>[תאריך חתימת חוזה]</w:t>
          </w:r>
        </w:sdtContent>
      </w:sdt>
      <w:r w:rsidRPr="004E32D2">
        <w:rPr>
          <w:rFonts w:ascii="Times New Roman" w:eastAsia="Times New Roman" w:hAnsi="Times New Roman" w:hint="cs"/>
          <w:sz w:val="24"/>
          <w:rtl/>
          <w:lang w:eastAsia="he-IL"/>
        </w:rPr>
        <w:t xml:space="preserve"> או עבור חלקן כמפורט להלן:</w:t>
      </w:r>
    </w:p>
    <w:p w14:paraId="52FEAD0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0F40A98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3EB38A0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8C362C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AB00D4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5EFB53F5"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AD0CA0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66E42BB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5A6DE0F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445C93F6"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EA5269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ולראיה באנו על החתום:</w:t>
      </w:r>
    </w:p>
    <w:p w14:paraId="10C69A72"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p>
    <w:p w14:paraId="2E1FB93E"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היום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לחודש </w:t>
      </w:r>
      <w:r w:rsidRPr="004E32D2">
        <w:rPr>
          <w:rFonts w:ascii="Times New Roman" w:eastAsia="Times New Roman" w:hAnsi="Times New Roman" w:hint="cs"/>
          <w:sz w:val="24"/>
          <w:u w:val="single"/>
          <w:rtl/>
          <w:lang w:eastAsia="he-IL"/>
        </w:rPr>
        <w:t xml:space="preserve">               </w:t>
      </w:r>
      <w:r w:rsidRPr="004E32D2">
        <w:rPr>
          <w:rFonts w:ascii="Times New Roman" w:eastAsia="Times New Roman" w:hAnsi="Times New Roman" w:hint="cs"/>
          <w:sz w:val="24"/>
          <w:rtl/>
          <w:lang w:eastAsia="he-IL"/>
        </w:rPr>
        <w:t xml:space="preserve"> לשנה _________</w:t>
      </w:r>
    </w:p>
    <w:p w14:paraId="12125159" w14:textId="77777777" w:rsidR="004E32D2" w:rsidRPr="004E32D2" w:rsidRDefault="004E32D2" w:rsidP="004E32D2">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63C7844B"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חתימה וחותמת המתכנן:</w:t>
      </w:r>
    </w:p>
    <w:p w14:paraId="782B1D97"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4E32D2">
        <w:rPr>
          <w:rFonts w:ascii="Times New Roman" w:eastAsia="Times New Roman" w:hAnsi="Times New Roman" w:hint="cs"/>
          <w:color w:val="00B0F0"/>
          <w:sz w:val="24"/>
          <w:u w:val="single"/>
          <w:rtl/>
          <w:lang w:eastAsia="he-IL"/>
        </w:rPr>
        <w:t xml:space="preserve">                  </w:t>
      </w:r>
    </w:p>
    <w:p w14:paraId="291B1CB9"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_______________________ </w:t>
      </w:r>
    </w:p>
    <w:p w14:paraId="1029AA38" w14:textId="77777777" w:rsidR="004E32D2" w:rsidRPr="004E32D2" w:rsidRDefault="004E32D2" w:rsidP="004E32D2">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4E32D2">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81140172E59E4A57B85E3AC2F18AC6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5" w:author="Kook Sec" w:date="2022-05-09T14:24:00Z">
            <w:r w:rsidR="00E62608">
              <w:rPr>
                <w:rFonts w:ascii="Times New Roman" w:eastAsia="Times New Roman" w:hAnsi="Times New Roman"/>
                <w:color w:val="00B0F0"/>
                <w:sz w:val="20"/>
                <w:u w:val="single"/>
                <w:rtl/>
                <w:lang w:eastAsia="he-IL"/>
              </w:rPr>
              <w:t>תנובת הארץ וירושלים בע"מ</w:t>
            </w:r>
          </w:ins>
        </w:sdtContent>
      </w:sdt>
    </w:p>
    <w:p w14:paraId="2973E4FC"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5E246BB1"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6443E77"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31D3AE9"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b/>
          <w:bCs/>
          <w:sz w:val="24"/>
          <w:rtl/>
          <w:lang w:eastAsia="he-IL"/>
        </w:rPr>
        <w:t>אישור</w:t>
      </w:r>
    </w:p>
    <w:p w14:paraId="4369FB20" w14:textId="77777777" w:rsidR="004E32D2" w:rsidRPr="004E32D2" w:rsidRDefault="004E32D2" w:rsidP="004E32D2">
      <w:pPr>
        <w:widowControl w:val="0"/>
        <w:spacing w:before="0" w:beforeAutospacing="0" w:after="0" w:afterAutospacing="0" w:line="240" w:lineRule="auto"/>
        <w:ind w:left="180"/>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אני הח"מ ____________________ עו"ד/רו"ח מאשר כי ה"ה _________________שחתימתם בצירוף חותמת _________________ (</w:t>
      </w:r>
      <w:proofErr w:type="spellStart"/>
      <w:r w:rsidRPr="004E32D2">
        <w:rPr>
          <w:rFonts w:ascii="Times New Roman" w:eastAsia="Times New Roman" w:hAnsi="Times New Roman" w:hint="cs"/>
          <w:sz w:val="24"/>
          <w:rtl/>
          <w:lang w:eastAsia="he-IL"/>
        </w:rPr>
        <w:t>להלן:"</w:t>
      </w:r>
      <w:r w:rsidRPr="004E32D2">
        <w:rPr>
          <w:rFonts w:ascii="Times New Roman" w:eastAsia="Times New Roman" w:hAnsi="Times New Roman" w:hint="cs"/>
          <w:b/>
          <w:bCs/>
          <w:sz w:val="24"/>
          <w:rtl/>
          <w:lang w:eastAsia="he-IL"/>
        </w:rPr>
        <w:t>החברה</w:t>
      </w:r>
      <w:proofErr w:type="spellEnd"/>
      <w:r w:rsidRPr="004E32D2">
        <w:rPr>
          <w:rFonts w:ascii="Times New Roman" w:eastAsia="Times New Roman" w:hAnsi="Times New Roman" w:hint="cs"/>
          <w:sz w:val="24"/>
          <w:rtl/>
          <w:lang w:eastAsia="he-IL"/>
        </w:rPr>
        <w:t>") ו/או שמה המודפס מחייבת את החברה לכל דבר וענין, חתמו בפני על מסמך זה.</w:t>
      </w:r>
    </w:p>
    <w:p w14:paraId="53D3C57A" w14:textId="77777777" w:rsidR="004E32D2" w:rsidRPr="004E32D2" w:rsidRDefault="004E32D2" w:rsidP="004E32D2">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7E4BC4C4" w14:textId="77777777" w:rsidR="004E32D2" w:rsidRPr="004E32D2" w:rsidRDefault="004E32D2" w:rsidP="004E32D2">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4E32D2">
        <w:rPr>
          <w:rFonts w:ascii="Times New Roman" w:eastAsia="Times New Roman" w:hAnsi="Times New Roman" w:hint="cs"/>
          <w:sz w:val="24"/>
          <w:rtl/>
          <w:lang w:eastAsia="he-IL"/>
        </w:rPr>
        <w:t xml:space="preserve">    תאריך : _______   </w:t>
      </w:r>
      <w:r w:rsidRPr="004E32D2">
        <w:rPr>
          <w:rFonts w:ascii="Times New Roman" w:eastAsia="Times New Roman" w:hAnsi="Times New Roman" w:hint="cs"/>
          <w:sz w:val="24"/>
          <w:rtl/>
          <w:lang w:eastAsia="he-IL"/>
        </w:rPr>
        <w:tab/>
        <w:t>חתימה וחותמת עו"ד/רו"ח : _______________________</w:t>
      </w:r>
    </w:p>
    <w:p w14:paraId="3BC87F2D" w14:textId="77777777" w:rsidR="004E32D2" w:rsidRPr="004E32D2" w:rsidRDefault="004E32D2" w:rsidP="004E32D2">
      <w:pPr>
        <w:widowControl w:val="0"/>
        <w:spacing w:before="0" w:beforeAutospacing="0" w:after="0" w:afterAutospacing="0" w:line="240" w:lineRule="auto"/>
        <w:rPr>
          <w:rFonts w:ascii="Times New Roman" w:eastAsia="Times New Roman" w:hAnsi="Times New Roman"/>
          <w:sz w:val="20"/>
          <w:szCs w:val="20"/>
          <w:rtl/>
          <w:lang w:eastAsia="he-IL"/>
        </w:rPr>
      </w:pPr>
    </w:p>
    <w:p w14:paraId="15C3B173" w14:textId="77777777" w:rsidR="004E32D2" w:rsidRPr="004E32D2" w:rsidRDefault="004E32D2" w:rsidP="004E32D2">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0F7B42ED" w14:textId="77777777" w:rsidR="004E32D2" w:rsidRPr="004E32D2" w:rsidRDefault="004E32D2" w:rsidP="004E32D2">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06C32FC7" w14:textId="77777777" w:rsidR="00590FDD" w:rsidRPr="00590FDD" w:rsidRDefault="00590FDD" w:rsidP="00590FDD">
      <w:pPr>
        <w:widowControl w:val="0"/>
        <w:bidi w:val="0"/>
        <w:spacing w:before="0" w:beforeAutospacing="0" w:after="0" w:afterAutospacing="0" w:line="240" w:lineRule="auto"/>
        <w:jc w:val="right"/>
        <w:rPr>
          <w:rFonts w:ascii="Times New Roman" w:eastAsia="Times New Roman" w:hAnsi="Times New Roman"/>
          <w:sz w:val="20"/>
          <w:szCs w:val="20"/>
          <w:lang w:eastAsia="he-IL"/>
        </w:rPr>
      </w:pPr>
    </w:p>
    <w:p w14:paraId="090CA92F" w14:textId="77777777" w:rsidR="001A69D5" w:rsidRPr="00590FDD" w:rsidRDefault="001A69D5" w:rsidP="00590FDD"/>
    <w:sectPr w:rsidR="001A69D5" w:rsidRPr="00590FDD" w:rsidSect="003E5958">
      <w:headerReference w:type="default" r:id="rId14"/>
      <w:footerReference w:type="default" r:id="rId15"/>
      <w:pgSz w:w="11906" w:h="16838"/>
      <w:pgMar w:top="1440" w:right="1800" w:bottom="1440"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6B0926" w14:textId="77777777" w:rsidR="00FD4380" w:rsidRDefault="00FD4380" w:rsidP="00AF234B">
      <w:pPr>
        <w:spacing w:before="0" w:after="0" w:line="240" w:lineRule="auto"/>
      </w:pPr>
      <w:r>
        <w:separator/>
      </w:r>
    </w:p>
  </w:endnote>
  <w:endnote w:type="continuationSeparator" w:id="0">
    <w:p w14:paraId="17EB6A5C" w14:textId="77777777" w:rsidR="00FD4380" w:rsidRDefault="00FD4380" w:rsidP="00AF234B">
      <w:pPr>
        <w:spacing w:before="0" w:after="0" w:line="240" w:lineRule="auto"/>
      </w:pPr>
      <w:r>
        <w:continuationSeparator/>
      </w:r>
    </w:p>
  </w:endnote>
  <w:endnote w:type="continuationNotice" w:id="1">
    <w:p w14:paraId="0EA77FB6" w14:textId="77777777" w:rsidR="00FD4380" w:rsidRDefault="00FD438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7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419"/>
      <w:gridCol w:w="2810"/>
      <w:gridCol w:w="229"/>
      <w:gridCol w:w="1012"/>
      <w:gridCol w:w="1467"/>
    </w:tblGrid>
    <w:tr w:rsidR="00FD4380" w:rsidRPr="00C30116" w14:paraId="598B7AAA" w14:textId="77777777" w:rsidTr="00C30116">
      <w:tc>
        <w:tcPr>
          <w:tcW w:w="810" w:type="dxa"/>
        </w:tcPr>
        <w:p w14:paraId="50FB34B5"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419" w:type="dxa"/>
            </w:tcPr>
            <w:p w14:paraId="5021DF3E" w14:textId="77777777" w:rsidR="00FD4380" w:rsidRPr="00C30116" w:rsidRDefault="00FD4380" w:rsidP="00C30116">
              <w:pPr>
                <w:tabs>
                  <w:tab w:val="center" w:pos="4153"/>
                  <w:tab w:val="right" w:pos="8306"/>
                </w:tabs>
                <w:spacing w:before="0" w:after="0" w:line="240" w:lineRule="auto"/>
                <w:rPr>
                  <w:rFonts w:ascii="David" w:hAnsi="David" w:cstheme="minorBidi"/>
                  <w:color w:val="00B0F0"/>
                  <w:sz w:val="20"/>
                  <w:szCs w:val="20"/>
                  <w:rtl/>
                </w:rPr>
              </w:pPr>
              <w:ins w:id="36" w:author="Kook Sec" w:date="2022-05-09T14:00:00Z">
                <w:r>
                  <w:rPr>
                    <w:rFonts w:ascii="David" w:hAnsi="David" w:cstheme="minorBidi"/>
                    <w:color w:val="00B0F0"/>
                    <w:sz w:val="20"/>
                    <w:szCs w:val="20"/>
                    <w:rtl/>
                  </w:rPr>
                  <w:t>פ.א פיתוח ובנייה בירושלים בע"מ</w:t>
                </w:r>
              </w:ins>
            </w:p>
          </w:tc>
        </w:sdtContent>
      </w:sdt>
      <w:tc>
        <w:tcPr>
          <w:tcW w:w="2810" w:type="dxa"/>
        </w:tcPr>
        <w:p w14:paraId="3E7E1F0C"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cstheme="minorBidi" w:hint="cs"/>
                  <w:sz w:val="20"/>
                  <w:szCs w:val="20"/>
                  <w:rtl/>
                </w:rPr>
                <w:t>מתכנן קונסטרוקציה</w:t>
              </w:r>
            </w:sdtContent>
          </w:sdt>
        </w:p>
      </w:tc>
      <w:tc>
        <w:tcPr>
          <w:tcW w:w="229" w:type="dxa"/>
        </w:tcPr>
        <w:p w14:paraId="0779DAD1" w14:textId="77777777" w:rsidR="00FD4380" w:rsidRPr="00C30116" w:rsidRDefault="00FD4380" w:rsidP="00C30116">
          <w:pPr>
            <w:tabs>
              <w:tab w:val="center" w:pos="4153"/>
              <w:tab w:val="right" w:pos="8306"/>
            </w:tabs>
            <w:spacing w:before="0" w:after="0" w:line="240" w:lineRule="auto"/>
            <w:rPr>
              <w:rFonts w:ascii="David" w:hAnsi="David" w:cstheme="minorBidi"/>
              <w:sz w:val="16"/>
              <w:szCs w:val="16"/>
              <w:rtl/>
            </w:rPr>
          </w:pPr>
        </w:p>
      </w:tc>
      <w:tc>
        <w:tcPr>
          <w:tcW w:w="1012" w:type="dxa"/>
        </w:tcPr>
        <w:p w14:paraId="68CC3407"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sz w:val="20"/>
              <w:szCs w:val="20"/>
              <w:rtl/>
            </w:rPr>
            <w:t>מס' חוזה</w:t>
          </w:r>
          <w:r w:rsidRPr="00C30116">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467" w:type="dxa"/>
            </w:tcPr>
            <w:p w14:paraId="7CF4E1E8"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CONT-5-662</w:t>
              </w:r>
            </w:p>
          </w:tc>
        </w:sdtContent>
      </w:sdt>
    </w:tr>
    <w:tr w:rsidR="00FD4380" w:rsidRPr="00C30116" w14:paraId="5C9E7A32" w14:textId="77777777" w:rsidTr="00C30116">
      <w:tc>
        <w:tcPr>
          <w:tcW w:w="810" w:type="dxa"/>
        </w:tcPr>
        <w:p w14:paraId="56EDAF7C"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419" w:type="dxa"/>
            </w:tcPr>
            <w:p w14:paraId="77721F2E" w14:textId="77777777" w:rsidR="00FD4380" w:rsidRPr="00C30116" w:rsidRDefault="00E62608" w:rsidP="00C30116">
              <w:pPr>
                <w:tabs>
                  <w:tab w:val="center" w:pos="4153"/>
                  <w:tab w:val="right" w:pos="8306"/>
                </w:tabs>
                <w:spacing w:before="0" w:after="0" w:line="240" w:lineRule="auto"/>
                <w:rPr>
                  <w:rFonts w:ascii="David" w:hAnsi="David" w:cstheme="minorBidi"/>
                  <w:color w:val="00B0F0"/>
                  <w:sz w:val="20"/>
                  <w:szCs w:val="20"/>
                  <w:rtl/>
                </w:rPr>
              </w:pPr>
              <w:ins w:id="37" w:author="Kook Sec" w:date="2022-05-09T14:24:00Z">
                <w:r>
                  <w:rPr>
                    <w:rFonts w:ascii="David" w:hAnsi="David" w:cstheme="minorBidi"/>
                    <w:color w:val="00B0F0"/>
                    <w:sz w:val="20"/>
                    <w:szCs w:val="20"/>
                    <w:rtl/>
                  </w:rPr>
                  <w:t>תנובת הארץ וירושלים בע"מ</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D4380" w:rsidRPr="00C30116" w14:paraId="788AFC42" w14:textId="77777777" w:rsidTr="007835AC">
            <w:trPr>
              <w:trHeight w:val="201"/>
            </w:trPr>
            <w:tc>
              <w:tcPr>
                <w:tcW w:w="926" w:type="dxa"/>
              </w:tcPr>
              <w:p w14:paraId="70232091"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EA55A6F" w14:textId="77777777" w:rsidR="00FD4380" w:rsidRPr="00C30116" w:rsidRDefault="00FD4380" w:rsidP="00C30116">
                    <w:pPr>
                      <w:tabs>
                        <w:tab w:val="center" w:pos="4153"/>
                        <w:tab w:val="right" w:pos="8306"/>
                      </w:tabs>
                      <w:spacing w:before="0" w:after="0" w:line="240" w:lineRule="auto"/>
                      <w:ind w:left="1" w:hanging="1"/>
                      <w:rPr>
                        <w:rFonts w:ascii="David" w:hAnsi="David" w:cstheme="minorBidi"/>
                        <w:color w:val="00B0F0"/>
                        <w:sz w:val="20"/>
                        <w:szCs w:val="20"/>
                        <w:rtl/>
                      </w:rPr>
                    </w:pPr>
                    <w:r w:rsidRPr="00C30116">
                      <w:rPr>
                        <w:rFonts w:ascii="David" w:hAnsi="David" w:cstheme="minorBidi"/>
                        <w:color w:val="00B0F0"/>
                        <w:sz w:val="20"/>
                        <w:szCs w:val="20"/>
                        <w:rtl/>
                      </w:rPr>
                      <w:t>[גרסת חוזה]</w:t>
                    </w:r>
                  </w:p>
                </w:tc>
              </w:sdtContent>
            </w:sdt>
          </w:tr>
        </w:tbl>
        <w:p w14:paraId="06FC6911"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1C5752AC"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D0B4B60"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r w:rsidRPr="00C30116">
            <w:rPr>
              <w:rFonts w:ascii="David" w:hAnsi="David" w:cstheme="minorBidi" w:hint="cs"/>
              <w:sz w:val="20"/>
              <w:szCs w:val="20"/>
              <w:rtl/>
            </w:rPr>
            <w:t>סטטוס:</w:t>
          </w:r>
        </w:p>
      </w:tc>
      <w:tc>
        <w:tcPr>
          <w:tcW w:w="1467" w:type="dxa"/>
        </w:tcPr>
        <w:p w14:paraId="1557993D"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C30116">
                <w:rPr>
                  <w:rFonts w:ascii="David" w:hAnsi="David" w:cstheme="minorBidi"/>
                  <w:color w:val="00B0F0"/>
                  <w:sz w:val="20"/>
                  <w:szCs w:val="20"/>
                  <w:rtl/>
                </w:rPr>
                <w:t>[סטטוס חוזה]</w:t>
              </w:r>
            </w:sdtContent>
          </w:sdt>
        </w:p>
      </w:tc>
    </w:tr>
    <w:tr w:rsidR="00FD4380" w:rsidRPr="00C30116" w14:paraId="550AA6DC" w14:textId="77777777" w:rsidTr="00C30116">
      <w:trPr>
        <w:trHeight w:val="80"/>
      </w:trPr>
      <w:tc>
        <w:tcPr>
          <w:tcW w:w="810" w:type="dxa"/>
        </w:tcPr>
        <w:p w14:paraId="46C2C37B"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1419" w:type="dxa"/>
        </w:tcPr>
        <w:p w14:paraId="38D20E11" w14:textId="77777777" w:rsidR="00FD4380" w:rsidRPr="00C30116" w:rsidRDefault="00FD4380" w:rsidP="00C30116">
          <w:pPr>
            <w:tabs>
              <w:tab w:val="center" w:pos="4153"/>
              <w:tab w:val="right" w:pos="8306"/>
            </w:tabs>
            <w:spacing w:before="0" w:after="0" w:line="240" w:lineRule="auto"/>
            <w:rPr>
              <w:rFonts w:ascii="David" w:hAnsi="David" w:cstheme="minorBidi"/>
              <w:color w:val="00B0F0"/>
              <w:sz w:val="20"/>
              <w:szCs w:val="20"/>
              <w:rtl/>
            </w:rPr>
          </w:pPr>
        </w:p>
      </w:tc>
      <w:tc>
        <w:tcPr>
          <w:tcW w:w="2810" w:type="dxa"/>
        </w:tcPr>
        <w:p w14:paraId="6D72677B"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229" w:type="dxa"/>
        </w:tcPr>
        <w:p w14:paraId="58F8DA8F"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1012" w:type="dxa"/>
        </w:tcPr>
        <w:p w14:paraId="5DE589F9"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c>
        <w:tcPr>
          <w:tcW w:w="1467" w:type="dxa"/>
        </w:tcPr>
        <w:p w14:paraId="49EAF01F" w14:textId="77777777" w:rsidR="00FD4380" w:rsidRPr="00C30116" w:rsidRDefault="00FD4380" w:rsidP="00C30116">
          <w:pPr>
            <w:tabs>
              <w:tab w:val="center" w:pos="4153"/>
              <w:tab w:val="right" w:pos="8306"/>
            </w:tabs>
            <w:spacing w:before="0" w:after="0" w:line="240" w:lineRule="auto"/>
            <w:rPr>
              <w:rFonts w:ascii="David" w:hAnsi="David" w:cstheme="minorBidi"/>
              <w:sz w:val="20"/>
              <w:szCs w:val="20"/>
              <w:rtl/>
            </w:rPr>
          </w:pPr>
        </w:p>
      </w:tc>
    </w:tr>
  </w:tbl>
  <w:p w14:paraId="14B01859" w14:textId="77777777" w:rsidR="00FD4380" w:rsidRPr="00C30116" w:rsidRDefault="00FD4380" w:rsidP="00C30116">
    <w:pPr>
      <w:spacing w:before="0" w:beforeAutospacing="0" w:after="0" w:afterAutospacing="0" w:line="240" w:lineRule="auto"/>
      <w:rPr>
        <w:rFonts w:ascii="Arial" w:hAnsi="Arial" w:cs="Arial"/>
        <w:sz w:val="16"/>
        <w:szCs w:val="16"/>
      </w:rPr>
    </w:pPr>
    <w:r w:rsidRPr="00C30116">
      <w:rPr>
        <w:rFonts w:ascii="Arial" w:hAnsi="Arial" w:cs="Arial" w:hint="cs"/>
        <w:sz w:val="16"/>
        <w:szCs w:val="16"/>
        <w:rtl/>
      </w:rPr>
      <w:t xml:space="preserve">   </w:t>
    </w:r>
    <w:r w:rsidRPr="00C30116">
      <w:rPr>
        <w:rFonts w:ascii="Arial" w:hAnsi="Arial" w:cs="Arial"/>
        <w:sz w:val="16"/>
        <w:szCs w:val="16"/>
        <w:rtl/>
      </w:rPr>
      <w:t xml:space="preserve">© </w:t>
    </w:r>
    <w:proofErr w:type="spellStart"/>
    <w:r w:rsidRPr="00C30116">
      <w:rPr>
        <w:rFonts w:ascii="Arial" w:hAnsi="Arial" w:cs="Arial"/>
        <w:sz w:val="16"/>
        <w:szCs w:val="16"/>
        <w:rtl/>
      </w:rPr>
      <w:t>וקסלר</w:t>
    </w:r>
    <w:proofErr w:type="spellEnd"/>
    <w:r w:rsidRPr="00C30116">
      <w:rPr>
        <w:rFonts w:ascii="Arial" w:hAnsi="Arial" w:cs="Arial"/>
        <w:sz w:val="16"/>
        <w:szCs w:val="16"/>
        <w:rtl/>
      </w:rPr>
      <w:t>,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B3437B" w14:textId="77777777" w:rsidR="00FD4380" w:rsidRDefault="00FD4380" w:rsidP="00AF234B">
      <w:pPr>
        <w:spacing w:before="0" w:after="0" w:line="240" w:lineRule="auto"/>
      </w:pPr>
      <w:r>
        <w:separator/>
      </w:r>
    </w:p>
  </w:footnote>
  <w:footnote w:type="continuationSeparator" w:id="0">
    <w:p w14:paraId="05CC1031" w14:textId="77777777" w:rsidR="00FD4380" w:rsidRDefault="00FD4380" w:rsidP="00AF234B">
      <w:pPr>
        <w:spacing w:before="0" w:after="0" w:line="240" w:lineRule="auto"/>
      </w:pPr>
      <w:r>
        <w:continuationSeparator/>
      </w:r>
    </w:p>
  </w:footnote>
  <w:footnote w:type="continuationNotice" w:id="1">
    <w:p w14:paraId="11E72F00" w14:textId="77777777" w:rsidR="00FD4380" w:rsidRDefault="00FD438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53747E6C" w14:textId="77777777" w:rsidR="00FD4380" w:rsidRDefault="00FD4380" w:rsidP="00CF334C">
        <w:pPr>
          <w:pStyle w:val="Header"/>
          <w:jc w:val="center"/>
        </w:pPr>
        <w:r>
          <w:fldChar w:fldCharType="begin"/>
        </w:r>
        <w:r>
          <w:instrText xml:space="preserve"> PAGE   \* MERGEFORMAT </w:instrText>
        </w:r>
        <w:r>
          <w:fldChar w:fldCharType="separate"/>
        </w:r>
        <w:r w:rsidR="00E62608">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4"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6"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7"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1"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3"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435C01"/>
    <w:multiLevelType w:val="multilevel"/>
    <w:tmpl w:val="08DC5362"/>
    <w:lvl w:ilvl="0">
      <w:start w:val="3"/>
      <w:numFmt w:val="decimal"/>
      <w:lvlText w:val="%1"/>
      <w:lvlJc w:val="left"/>
      <w:pPr>
        <w:ind w:left="360" w:hanging="360"/>
      </w:pPr>
      <w:rPr>
        <w:rFonts w:hint="default"/>
      </w:rPr>
    </w:lvl>
    <w:lvl w:ilvl="1">
      <w:start w:val="5"/>
      <w:numFmt w:val="decimal"/>
      <w:lvlText w:val="%1.%2"/>
      <w:lvlJc w:val="left"/>
      <w:pPr>
        <w:ind w:left="1269" w:hanging="360"/>
      </w:pPr>
      <w:rPr>
        <w:rFonts w:hint="default"/>
      </w:rPr>
    </w:lvl>
    <w:lvl w:ilvl="2">
      <w:start w:val="1"/>
      <w:numFmt w:val="decimal"/>
      <w:lvlText w:val="%1.%2.%3"/>
      <w:lvlJc w:val="left"/>
      <w:pPr>
        <w:ind w:left="2421" w:hanging="720"/>
      </w:pPr>
      <w:rPr>
        <w:rFonts w:hint="default"/>
      </w:rPr>
    </w:lvl>
    <w:lvl w:ilvl="3">
      <w:start w:val="1"/>
      <w:numFmt w:val="decimal"/>
      <w:lvlText w:val="%1.%2.%3.%4"/>
      <w:lvlJc w:val="left"/>
      <w:pPr>
        <w:ind w:left="3447" w:hanging="720"/>
      </w:pPr>
      <w:rPr>
        <w:rFonts w:hint="default"/>
      </w:rPr>
    </w:lvl>
    <w:lvl w:ilvl="4">
      <w:start w:val="1"/>
      <w:numFmt w:val="decimal"/>
      <w:lvlText w:val="%1.%2.%3.%4.%5"/>
      <w:lvlJc w:val="left"/>
      <w:pPr>
        <w:ind w:left="4716" w:hanging="1080"/>
      </w:pPr>
      <w:rPr>
        <w:rFonts w:hint="default"/>
      </w:rPr>
    </w:lvl>
    <w:lvl w:ilvl="5">
      <w:start w:val="1"/>
      <w:numFmt w:val="decimal"/>
      <w:lvlText w:val="%1.%2.%3.%4.%5.%6"/>
      <w:lvlJc w:val="left"/>
      <w:pPr>
        <w:ind w:left="5625" w:hanging="1080"/>
      </w:pPr>
      <w:rPr>
        <w:rFonts w:hint="default"/>
      </w:rPr>
    </w:lvl>
    <w:lvl w:ilvl="6">
      <w:start w:val="1"/>
      <w:numFmt w:val="decimal"/>
      <w:lvlText w:val="%1.%2.%3.%4.%5.%6.%7"/>
      <w:lvlJc w:val="left"/>
      <w:pPr>
        <w:ind w:left="6894" w:hanging="1440"/>
      </w:pPr>
      <w:rPr>
        <w:rFonts w:hint="default"/>
      </w:rPr>
    </w:lvl>
    <w:lvl w:ilvl="7">
      <w:start w:val="1"/>
      <w:numFmt w:val="decimal"/>
      <w:lvlText w:val="%1.%2.%3.%4.%5.%6.%7.%8"/>
      <w:lvlJc w:val="left"/>
      <w:pPr>
        <w:ind w:left="7803" w:hanging="1440"/>
      </w:pPr>
      <w:rPr>
        <w:rFonts w:hint="default"/>
      </w:rPr>
    </w:lvl>
    <w:lvl w:ilvl="8">
      <w:start w:val="1"/>
      <w:numFmt w:val="decimal"/>
      <w:lvlText w:val="%1.%2.%3.%4.%5.%6.%7.%8.%9"/>
      <w:lvlJc w:val="left"/>
      <w:pPr>
        <w:ind w:left="9072" w:hanging="1800"/>
      </w:pPr>
      <w:rPr>
        <w:rFonts w:hint="default"/>
      </w:rPr>
    </w:lvl>
  </w:abstractNum>
  <w:abstractNum w:abstractNumId="3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6"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5"/>
  </w:num>
  <w:num w:numId="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num>
  <w:num w:numId="13">
    <w:abstractNumId w:val="3"/>
  </w:num>
  <w:num w:numId="14">
    <w:abstractNumId w:val="13"/>
  </w:num>
  <w:num w:numId="15">
    <w:abstractNumId w:val="24"/>
  </w:num>
  <w:num w:numId="16">
    <w:abstractNumId w:val="37"/>
  </w:num>
  <w:num w:numId="17">
    <w:abstractNumId w:val="6"/>
  </w:num>
  <w:num w:numId="18">
    <w:abstractNumId w:val="10"/>
  </w:num>
  <w:num w:numId="19">
    <w:abstractNumId w:val="15"/>
  </w:num>
  <w:num w:numId="20">
    <w:abstractNumId w:val="14"/>
  </w:num>
  <w:num w:numId="21">
    <w:abstractNumId w:val="18"/>
  </w:num>
  <w:num w:numId="22">
    <w:abstractNumId w:val="17"/>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30"/>
  </w:num>
  <w:num w:numId="27">
    <w:abstractNumId w:val="2"/>
  </w:num>
  <w:num w:numId="28">
    <w:abstractNumId w:val="23"/>
  </w:num>
  <w:num w:numId="29">
    <w:abstractNumId w:val="20"/>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2"/>
  </w:num>
  <w:num w:numId="33">
    <w:abstractNumId w:val="4"/>
  </w:num>
  <w:num w:numId="34">
    <w:abstractNumId w:val="5"/>
  </w:num>
  <w:num w:numId="35">
    <w:abstractNumId w:val="7"/>
  </w:num>
  <w:num w:numId="36">
    <w:abstractNumId w:val="31"/>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5"/>
  </w:num>
  <w:num w:numId="40">
    <w:abstractNumId w:val="32"/>
  </w:num>
  <w:num w:numId="41">
    <w:abstractNumId w:val="28"/>
  </w:num>
  <w:num w:numId="42">
    <w:abstractNumId w:val="29"/>
  </w:num>
  <w:num w:numId="43">
    <w:abstractNumId w:val="36"/>
  </w:num>
  <w:num w:numId="44">
    <w:abstractNumId w:val="11"/>
  </w:num>
  <w:num w:numId="45">
    <w:abstractNumId w:val="27"/>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26"/>
  </w:num>
  <w:num w:numId="49">
    <w:abstractNumId w:val="34"/>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300FA"/>
    <w:rsid w:val="00047BB3"/>
    <w:rsid w:val="000555DD"/>
    <w:rsid w:val="000867B3"/>
    <w:rsid w:val="00134C85"/>
    <w:rsid w:val="001835AB"/>
    <w:rsid w:val="001A0C3C"/>
    <w:rsid w:val="001A69D5"/>
    <w:rsid w:val="00214ACF"/>
    <w:rsid w:val="00272745"/>
    <w:rsid w:val="002B2234"/>
    <w:rsid w:val="00302486"/>
    <w:rsid w:val="003E5958"/>
    <w:rsid w:val="004751C6"/>
    <w:rsid w:val="004D7130"/>
    <w:rsid w:val="004E32D2"/>
    <w:rsid w:val="00521A6A"/>
    <w:rsid w:val="005236CE"/>
    <w:rsid w:val="005475D8"/>
    <w:rsid w:val="00552E11"/>
    <w:rsid w:val="00553085"/>
    <w:rsid w:val="00590FDD"/>
    <w:rsid w:val="005D6301"/>
    <w:rsid w:val="00666119"/>
    <w:rsid w:val="0072103C"/>
    <w:rsid w:val="007835AC"/>
    <w:rsid w:val="00853FB4"/>
    <w:rsid w:val="0088392C"/>
    <w:rsid w:val="008C64C6"/>
    <w:rsid w:val="00942177"/>
    <w:rsid w:val="009F0A08"/>
    <w:rsid w:val="00A42271"/>
    <w:rsid w:val="00AF234B"/>
    <w:rsid w:val="00B16B3E"/>
    <w:rsid w:val="00B2688C"/>
    <w:rsid w:val="00BD72C4"/>
    <w:rsid w:val="00BE17B4"/>
    <w:rsid w:val="00BE7CE3"/>
    <w:rsid w:val="00C30116"/>
    <w:rsid w:val="00CF334C"/>
    <w:rsid w:val="00D02A03"/>
    <w:rsid w:val="00D12751"/>
    <w:rsid w:val="00E078A7"/>
    <w:rsid w:val="00E62608"/>
    <w:rsid w:val="00E679C7"/>
    <w:rsid w:val="00EC37B6"/>
    <w:rsid w:val="00F83811"/>
    <w:rsid w:val="00FD438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2687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numbering" w:customStyle="1" w:styleId="NoList3">
    <w:name w:val="No List3"/>
    <w:next w:val="NoList"/>
    <w:semiHidden/>
    <w:rsid w:val="00590FDD"/>
  </w:style>
  <w:style w:type="table" w:customStyle="1" w:styleId="11">
    <w:name w:val="רשת טבלה1"/>
    <w:basedOn w:val="TableNormal"/>
    <w:next w:val="TableGrid"/>
    <w:rsid w:val="00C30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34455BD3B3D45E585E88A6717C98155"/>
        <w:category>
          <w:name w:val="General"/>
          <w:gallery w:val="placeholder"/>
        </w:category>
        <w:types>
          <w:type w:val="bbPlcHdr"/>
        </w:types>
        <w:behaviors>
          <w:behavior w:val="content"/>
        </w:behaviors>
        <w:guid w:val="{6F1015E4-0572-4BEE-B58C-591FF810EE00}"/>
      </w:docPartPr>
      <w:docPartBody>
        <w:p w:rsidR="00655D33" w:rsidRDefault="00655D33">
          <w:r w:rsidRPr="0092175A">
            <w:rPr>
              <w:rStyle w:val="PlaceholderText"/>
              <w:rtl/>
            </w:rPr>
            <w:t>[תאריך חתימת חוזה]</w:t>
          </w:r>
        </w:p>
      </w:docPartBody>
    </w:docPart>
    <w:docPart>
      <w:docPartPr>
        <w:name w:val="AF58AF63BCDB41ACBC3812FB0109746B"/>
        <w:category>
          <w:name w:val="General"/>
          <w:gallery w:val="placeholder"/>
        </w:category>
        <w:types>
          <w:type w:val="bbPlcHdr"/>
        </w:types>
        <w:behaviors>
          <w:behavior w:val="content"/>
        </w:behaviors>
        <w:guid w:val="{582CB91E-E752-46BD-BABA-66BF8A9A5813}"/>
      </w:docPartPr>
      <w:docPartBody>
        <w:p w:rsidR="00655D33" w:rsidRDefault="00655D33">
          <w:r w:rsidRPr="0092175A">
            <w:rPr>
              <w:rStyle w:val="PlaceholderText"/>
              <w:rtl/>
            </w:rPr>
            <w:t>[צד א בחוזה]</w:t>
          </w:r>
        </w:p>
      </w:docPartBody>
    </w:docPart>
    <w:docPart>
      <w:docPartPr>
        <w:name w:val="1BF68FECFDA54328899FAFFC08735852"/>
        <w:category>
          <w:name w:val="General"/>
          <w:gallery w:val="placeholder"/>
        </w:category>
        <w:types>
          <w:type w:val="bbPlcHdr"/>
        </w:types>
        <w:behaviors>
          <w:behavior w:val="content"/>
        </w:behaviors>
        <w:guid w:val="{553ED1C9-60CA-46C9-B070-FD4F6BCADA1B}"/>
      </w:docPartPr>
      <w:docPartBody>
        <w:p w:rsidR="00655D33" w:rsidRDefault="00655D33">
          <w:r w:rsidRPr="0092175A">
            <w:rPr>
              <w:rStyle w:val="PlaceholderText"/>
              <w:rtl/>
            </w:rPr>
            <w:t>[צדדים נוספים]</w:t>
          </w:r>
        </w:p>
      </w:docPartBody>
    </w:docPart>
    <w:docPart>
      <w:docPartPr>
        <w:name w:val="4798629AB2D743C59CB94D0A63AFAD56"/>
        <w:category>
          <w:name w:val="כללי"/>
          <w:gallery w:val="placeholder"/>
        </w:category>
        <w:types>
          <w:type w:val="bbPlcHdr"/>
        </w:types>
        <w:behaviors>
          <w:behavior w:val="content"/>
        </w:behaviors>
        <w:guid w:val="{A02AD45F-C4BB-4BB7-A9AA-E5EB27A900CE}"/>
      </w:docPartPr>
      <w:docPartBody>
        <w:p w:rsidR="00994810" w:rsidRDefault="00994810" w:rsidP="00994810">
          <w:pPr>
            <w:pStyle w:val="4798629AB2D743C59CB94D0A63AFAD56"/>
          </w:pPr>
          <w:r w:rsidRPr="00F11BAF">
            <w:rPr>
              <w:rStyle w:val="PlaceholderText"/>
              <w:rtl/>
            </w:rPr>
            <w:t>[שם הפרויקט]</w:t>
          </w:r>
        </w:p>
      </w:docPartBody>
    </w:docPart>
    <w:docPart>
      <w:docPartPr>
        <w:name w:val="9F074DA6E8F34A398DF78B5C68BA5C80"/>
        <w:category>
          <w:name w:val="כללי"/>
          <w:gallery w:val="placeholder"/>
        </w:category>
        <w:types>
          <w:type w:val="bbPlcHdr"/>
        </w:types>
        <w:behaviors>
          <w:behavior w:val="content"/>
        </w:behaviors>
        <w:guid w:val="{0DAF61C7-177E-4FFA-B82F-4ABF31AAB0A2}"/>
      </w:docPartPr>
      <w:docPartBody>
        <w:p w:rsidR="00994810" w:rsidRDefault="00994810" w:rsidP="00994810">
          <w:pPr>
            <w:pStyle w:val="9F074DA6E8F34A398DF78B5C68BA5C80"/>
          </w:pPr>
          <w:r w:rsidRPr="00F11BAF">
            <w:rPr>
              <w:rStyle w:val="PlaceholderText"/>
              <w:rtl/>
            </w:rPr>
            <w:t>[שם אתר]</w:t>
          </w:r>
        </w:p>
      </w:docPartBody>
    </w:docPart>
    <w:docPart>
      <w:docPartPr>
        <w:name w:val="CCCF4A67E3664BCFAD5F906570B72FF1"/>
        <w:category>
          <w:name w:val="כללי"/>
          <w:gallery w:val="placeholder"/>
        </w:category>
        <w:types>
          <w:type w:val="bbPlcHdr"/>
        </w:types>
        <w:behaviors>
          <w:behavior w:val="content"/>
        </w:behaviors>
        <w:guid w:val="{F4A67B94-2586-406D-834D-7B65AC3F9968}"/>
      </w:docPartPr>
      <w:docPartBody>
        <w:p w:rsidR="00994810" w:rsidRDefault="00994810" w:rsidP="00994810">
          <w:pPr>
            <w:pStyle w:val="CCCF4A67E3664BCFAD5F906570B72FF1"/>
          </w:pPr>
          <w:r w:rsidRPr="009C4355">
            <w:rPr>
              <w:rStyle w:val="PlaceholderText"/>
              <w:rtl/>
            </w:rPr>
            <w:t>[שם ספק]</w:t>
          </w:r>
        </w:p>
      </w:docPartBody>
    </w:docPart>
    <w:docPart>
      <w:docPartPr>
        <w:name w:val="181E78737A4B44B2A4FBF27088516C8D"/>
        <w:category>
          <w:name w:val="כללי"/>
          <w:gallery w:val="placeholder"/>
        </w:category>
        <w:types>
          <w:type w:val="bbPlcHdr"/>
        </w:types>
        <w:behaviors>
          <w:behavior w:val="content"/>
        </w:behaviors>
        <w:guid w:val="{C661E394-A6B9-46D4-BCD4-C506BBC88B47}"/>
      </w:docPartPr>
      <w:docPartBody>
        <w:p w:rsidR="00994810" w:rsidRDefault="00994810" w:rsidP="00994810">
          <w:pPr>
            <w:pStyle w:val="181E78737A4B44B2A4FBF27088516C8D"/>
          </w:pPr>
          <w:r w:rsidRPr="003E6FC4">
            <w:rPr>
              <w:rStyle w:val="PlaceholderText"/>
              <w:rtl/>
            </w:rPr>
            <w:t>[שם צד א]</w:t>
          </w:r>
        </w:p>
      </w:docPartBody>
    </w:docPart>
    <w:docPart>
      <w:docPartPr>
        <w:name w:val="B56B34ED28AA4A3BAB483FF60DF5AB53"/>
        <w:category>
          <w:name w:val="כללי"/>
          <w:gallery w:val="placeholder"/>
        </w:category>
        <w:types>
          <w:type w:val="bbPlcHdr"/>
        </w:types>
        <w:behaviors>
          <w:behavior w:val="content"/>
        </w:behaviors>
        <w:guid w:val="{FF76E679-BE63-4390-BF8D-EAF292D6CAE9}"/>
      </w:docPartPr>
      <w:docPartBody>
        <w:p w:rsidR="00994810" w:rsidRDefault="00994810" w:rsidP="00994810">
          <w:pPr>
            <w:pStyle w:val="B56B34ED28AA4A3BAB483FF60DF5AB53"/>
          </w:pPr>
          <w:r w:rsidRPr="003059F5">
            <w:rPr>
              <w:rStyle w:val="PlaceholderText"/>
              <w:rtl/>
            </w:rPr>
            <w:t>[רשות מקומית]</w:t>
          </w:r>
        </w:p>
      </w:docPartBody>
    </w:docPart>
    <w:docPart>
      <w:docPartPr>
        <w:name w:val="255BCD959CDC4663A72F60C61E826D1C"/>
        <w:category>
          <w:name w:val="כללי"/>
          <w:gallery w:val="placeholder"/>
        </w:category>
        <w:types>
          <w:type w:val="bbPlcHdr"/>
        </w:types>
        <w:behaviors>
          <w:behavior w:val="content"/>
        </w:behaviors>
        <w:guid w:val="{26B0CF67-3BA0-4A07-BBA0-D1426A617C2F}"/>
      </w:docPartPr>
      <w:docPartBody>
        <w:p w:rsidR="00994810" w:rsidRDefault="00994810" w:rsidP="00994810">
          <w:pPr>
            <w:pStyle w:val="255BCD959CDC4663A72F60C61E826D1C"/>
          </w:pPr>
          <w:r w:rsidRPr="003059F5">
            <w:rPr>
              <w:rStyle w:val="PlaceholderText"/>
              <w:rtl/>
            </w:rPr>
            <w:t>[שם אתר]</w:t>
          </w:r>
        </w:p>
      </w:docPartBody>
    </w:docPart>
    <w:docPart>
      <w:docPartPr>
        <w:name w:val="AE6C6D9AC5B642BD8E014E2B8A80BB7E"/>
        <w:category>
          <w:name w:val="כללי"/>
          <w:gallery w:val="placeholder"/>
        </w:category>
        <w:types>
          <w:type w:val="bbPlcHdr"/>
        </w:types>
        <w:behaviors>
          <w:behavior w:val="content"/>
        </w:behaviors>
        <w:guid w:val="{5AD85948-0E8B-47BE-87A4-95378ED202FA}"/>
      </w:docPartPr>
      <w:docPartBody>
        <w:p w:rsidR="00994810" w:rsidRDefault="00994810" w:rsidP="00994810">
          <w:pPr>
            <w:pStyle w:val="AE6C6D9AC5B642BD8E014E2B8A80BB7E"/>
          </w:pPr>
          <w:r w:rsidRPr="003059F5">
            <w:rPr>
              <w:rStyle w:val="PlaceholderText"/>
              <w:rtl/>
            </w:rPr>
            <w:t>[שם הפרויקט]</w:t>
          </w:r>
        </w:p>
      </w:docPartBody>
    </w:docPart>
    <w:docPart>
      <w:docPartPr>
        <w:name w:val="6A09361AF0D244F08BA31F9FED7F4335"/>
        <w:category>
          <w:name w:val="כללי"/>
          <w:gallery w:val="placeholder"/>
        </w:category>
        <w:types>
          <w:type w:val="bbPlcHdr"/>
        </w:types>
        <w:behaviors>
          <w:behavior w:val="content"/>
        </w:behaviors>
        <w:guid w:val="{0BA048DC-C01E-4F52-9369-24C902ADD04C}"/>
      </w:docPartPr>
      <w:docPartBody>
        <w:p w:rsidR="00994810" w:rsidRDefault="00994810" w:rsidP="00994810">
          <w:pPr>
            <w:pStyle w:val="6A09361AF0D244F08BA31F9FED7F4335"/>
          </w:pPr>
          <w:r w:rsidRPr="003059F5">
            <w:rPr>
              <w:rStyle w:val="PlaceholderText"/>
              <w:rtl/>
            </w:rPr>
            <w:t>[שדה נוסף 2]</w:t>
          </w:r>
        </w:p>
      </w:docPartBody>
    </w:docPart>
    <w:docPart>
      <w:docPartPr>
        <w:name w:val="C1248346886F4EACAADD527A8E6C8CA9"/>
        <w:category>
          <w:name w:val="כללי"/>
          <w:gallery w:val="placeholder"/>
        </w:category>
        <w:types>
          <w:type w:val="bbPlcHdr"/>
        </w:types>
        <w:behaviors>
          <w:behavior w:val="content"/>
        </w:behaviors>
        <w:guid w:val="{66B5DC05-6686-420D-B9E5-C858B4F45AFC}"/>
      </w:docPartPr>
      <w:docPartBody>
        <w:p w:rsidR="00994810" w:rsidRDefault="00994810" w:rsidP="00994810">
          <w:pPr>
            <w:pStyle w:val="C1248346886F4EACAADD527A8E6C8CA9"/>
          </w:pPr>
          <w:r w:rsidRPr="003059F5">
            <w:rPr>
              <w:rStyle w:val="PlaceholderText"/>
              <w:rtl/>
            </w:rPr>
            <w:t>[שדה נוסף 1]</w:t>
          </w:r>
        </w:p>
      </w:docPartBody>
    </w:docPart>
    <w:docPart>
      <w:docPartPr>
        <w:name w:val="3246384E4BE546038F4B1559E7A98B1C"/>
        <w:category>
          <w:name w:val="כללי"/>
          <w:gallery w:val="placeholder"/>
        </w:category>
        <w:types>
          <w:type w:val="bbPlcHdr"/>
        </w:types>
        <w:behaviors>
          <w:behavior w:val="content"/>
        </w:behaviors>
        <w:guid w:val="{0A95E9A7-79B0-4E04-941C-5CEE3E800FD5}"/>
      </w:docPartPr>
      <w:docPartBody>
        <w:p w:rsidR="00994810" w:rsidRDefault="00994810" w:rsidP="00994810">
          <w:pPr>
            <w:pStyle w:val="3246384E4BE546038F4B1559E7A98B1C"/>
          </w:pPr>
          <w:r w:rsidRPr="003059F5">
            <w:rPr>
              <w:rStyle w:val="PlaceholderText"/>
              <w:rtl/>
            </w:rPr>
            <w:t>[רשות מקומית]</w:t>
          </w:r>
        </w:p>
      </w:docPartBody>
    </w:docPart>
    <w:docPart>
      <w:docPartPr>
        <w:name w:val="6CACA939F8A44347B87F226F6EB8007B"/>
        <w:category>
          <w:name w:val="כללי"/>
          <w:gallery w:val="placeholder"/>
        </w:category>
        <w:types>
          <w:type w:val="bbPlcHdr"/>
        </w:types>
        <w:behaviors>
          <w:behavior w:val="content"/>
        </w:behaviors>
        <w:guid w:val="{8FBA5B47-E987-46BF-93A1-36863A148C23}"/>
      </w:docPartPr>
      <w:docPartBody>
        <w:p w:rsidR="00994810" w:rsidRDefault="00994810" w:rsidP="00994810">
          <w:pPr>
            <w:pStyle w:val="6CACA939F8A44347B87F226F6EB8007B"/>
          </w:pPr>
          <w:r w:rsidRPr="003059F5">
            <w:rPr>
              <w:rStyle w:val="PlaceholderText"/>
              <w:rtl/>
            </w:rPr>
            <w:t>[שדה נוסף 3]</w:t>
          </w:r>
        </w:p>
      </w:docPartBody>
    </w:docPart>
    <w:docPart>
      <w:docPartPr>
        <w:name w:val="6226702E87D24ED4BA07512D2DCD1D35"/>
        <w:category>
          <w:name w:val="כללי"/>
          <w:gallery w:val="placeholder"/>
        </w:category>
        <w:types>
          <w:type w:val="bbPlcHdr"/>
        </w:types>
        <w:behaviors>
          <w:behavior w:val="content"/>
        </w:behaviors>
        <w:guid w:val="{140A0692-7953-40AF-8D6B-091493E97D1A}"/>
      </w:docPartPr>
      <w:docPartBody>
        <w:p w:rsidR="00994810" w:rsidRDefault="00994810" w:rsidP="00994810">
          <w:pPr>
            <w:pStyle w:val="6226702E87D24ED4BA07512D2DCD1D35"/>
          </w:pPr>
          <w:r w:rsidRPr="003059F5">
            <w:rPr>
              <w:rStyle w:val="PlaceholderText"/>
              <w:rtl/>
            </w:rPr>
            <w:t>[שדה נוסף 4]</w:t>
          </w:r>
        </w:p>
      </w:docPartBody>
    </w:docPart>
    <w:docPart>
      <w:docPartPr>
        <w:name w:val="39056136E64D48CD835D6FEC03ACAB39"/>
        <w:category>
          <w:name w:val="כללי"/>
          <w:gallery w:val="placeholder"/>
        </w:category>
        <w:types>
          <w:type w:val="bbPlcHdr"/>
        </w:types>
        <w:behaviors>
          <w:behavior w:val="content"/>
        </w:behaviors>
        <w:guid w:val="{EAE0D70D-DE92-41DF-A579-2CCCA4BCE212}"/>
      </w:docPartPr>
      <w:docPartBody>
        <w:p w:rsidR="00994810" w:rsidRDefault="00994810" w:rsidP="00994810">
          <w:pPr>
            <w:pStyle w:val="39056136E64D48CD835D6FEC03ACAB39"/>
          </w:pPr>
          <w:r w:rsidRPr="003059F5">
            <w:rPr>
              <w:rStyle w:val="PlaceholderText"/>
              <w:rtl/>
            </w:rPr>
            <w:t>[שדה נוסף 5]</w:t>
          </w:r>
        </w:p>
      </w:docPartBody>
    </w:docPart>
    <w:docPart>
      <w:docPartPr>
        <w:name w:val="0EC2C2A165C34F598CCF852A4B5946B9"/>
        <w:category>
          <w:name w:val="כללי"/>
          <w:gallery w:val="placeholder"/>
        </w:category>
        <w:types>
          <w:type w:val="bbPlcHdr"/>
        </w:types>
        <w:behaviors>
          <w:behavior w:val="content"/>
        </w:behaviors>
        <w:guid w:val="{5535696E-3722-4E6C-9507-DEAA724AC435}"/>
      </w:docPartPr>
      <w:docPartBody>
        <w:p w:rsidR="00994810" w:rsidRDefault="00994810" w:rsidP="00994810">
          <w:pPr>
            <w:pStyle w:val="0EC2C2A165C34F598CCF852A4B5946B9"/>
          </w:pPr>
          <w:r w:rsidRPr="003059F5">
            <w:rPr>
              <w:rStyle w:val="PlaceholderText"/>
              <w:rtl/>
            </w:rPr>
            <w:t>[שדה נוסף 6]</w:t>
          </w:r>
        </w:p>
      </w:docPartBody>
    </w:docPart>
    <w:docPart>
      <w:docPartPr>
        <w:name w:val="9A34B4DDA7BE45B7B3AA0F4ADCC3D4FE"/>
        <w:category>
          <w:name w:val="כללי"/>
          <w:gallery w:val="placeholder"/>
        </w:category>
        <w:types>
          <w:type w:val="bbPlcHdr"/>
        </w:types>
        <w:behaviors>
          <w:behavior w:val="content"/>
        </w:behaviors>
        <w:guid w:val="{533D7F17-5E3F-4170-91B0-DBDE75B6833F}"/>
      </w:docPartPr>
      <w:docPartBody>
        <w:p w:rsidR="00994810" w:rsidRDefault="00994810" w:rsidP="00994810">
          <w:pPr>
            <w:pStyle w:val="9A34B4DDA7BE45B7B3AA0F4ADCC3D4FE"/>
          </w:pPr>
          <w:r w:rsidRPr="003059F5">
            <w:rPr>
              <w:rStyle w:val="PlaceholderText"/>
              <w:rtl/>
            </w:rPr>
            <w:t>[אחוז השתתפות צד א]</w:t>
          </w:r>
        </w:p>
      </w:docPartBody>
    </w:docPart>
    <w:docPart>
      <w:docPartPr>
        <w:name w:val="A8CEFD3F68CC4139B29B9B12A521A3F4"/>
        <w:category>
          <w:name w:val="כללי"/>
          <w:gallery w:val="placeholder"/>
        </w:category>
        <w:types>
          <w:type w:val="bbPlcHdr"/>
        </w:types>
        <w:behaviors>
          <w:behavior w:val="content"/>
        </w:behaviors>
        <w:guid w:val="{F5C52BDE-EC0B-4F0F-923F-D6DB4FB48FCC}"/>
      </w:docPartPr>
      <w:docPartBody>
        <w:p w:rsidR="00994810" w:rsidRDefault="00994810" w:rsidP="00994810">
          <w:pPr>
            <w:pStyle w:val="A8CEFD3F68CC4139B29B9B12A521A3F4"/>
          </w:pPr>
          <w:r w:rsidRPr="00064388">
            <w:rPr>
              <w:rStyle w:val="PlaceholderText"/>
              <w:rtl/>
            </w:rPr>
            <w:t>[סוג מדד כותרת]</w:t>
          </w:r>
        </w:p>
      </w:docPartBody>
    </w:docPart>
    <w:docPart>
      <w:docPartPr>
        <w:name w:val="E225FFBAC2A4410DB6A269A78F5ADBA0"/>
        <w:category>
          <w:name w:val="כללי"/>
          <w:gallery w:val="placeholder"/>
        </w:category>
        <w:types>
          <w:type w:val="bbPlcHdr"/>
        </w:types>
        <w:behaviors>
          <w:behavior w:val="content"/>
        </w:behaviors>
        <w:guid w:val="{795E2179-6363-4B11-9CA3-A3A1BA0DEFD2}"/>
      </w:docPartPr>
      <w:docPartBody>
        <w:p w:rsidR="00994810" w:rsidRDefault="00994810" w:rsidP="00994810">
          <w:pPr>
            <w:pStyle w:val="E225FFBAC2A4410DB6A269A78F5ADBA0"/>
          </w:pPr>
          <w:r w:rsidRPr="00033B28">
            <w:rPr>
              <w:rStyle w:val="PlaceholderText"/>
              <w:rtl/>
            </w:rPr>
            <w:t>[מדד בגין/ידוע - כותרת]</w:t>
          </w:r>
        </w:p>
      </w:docPartBody>
    </w:docPart>
    <w:docPart>
      <w:docPartPr>
        <w:name w:val="0B9828A939B74A8D8C7BD8C185853624"/>
        <w:category>
          <w:name w:val="כללי"/>
          <w:gallery w:val="placeholder"/>
        </w:category>
        <w:types>
          <w:type w:val="bbPlcHdr"/>
        </w:types>
        <w:behaviors>
          <w:behavior w:val="content"/>
        </w:behaviors>
        <w:guid w:val="{96BADEC7-66E6-442A-A8E8-0F417CC75693}"/>
      </w:docPartPr>
      <w:docPartBody>
        <w:p w:rsidR="00994810" w:rsidRDefault="00994810" w:rsidP="00994810">
          <w:pPr>
            <w:pStyle w:val="0B9828A939B74A8D8C7BD8C185853624"/>
          </w:pPr>
          <w:r w:rsidRPr="003059F5">
            <w:rPr>
              <w:rStyle w:val="PlaceholderText"/>
              <w:rtl/>
            </w:rPr>
            <w:t>[מדד בסיס]</w:t>
          </w:r>
        </w:p>
      </w:docPartBody>
    </w:docPart>
    <w:docPart>
      <w:docPartPr>
        <w:name w:val="5F6D175CD22C4BA791C953C4E0DB8B70"/>
        <w:category>
          <w:name w:val="כללי"/>
          <w:gallery w:val="placeholder"/>
        </w:category>
        <w:types>
          <w:type w:val="bbPlcHdr"/>
        </w:types>
        <w:behaviors>
          <w:behavior w:val="content"/>
        </w:behaviors>
        <w:guid w:val="{E372CC51-B50D-4CA0-B3FA-28D2C7C349CA}"/>
      </w:docPartPr>
      <w:docPartBody>
        <w:p w:rsidR="00994810" w:rsidRDefault="00994810" w:rsidP="00994810">
          <w:pPr>
            <w:pStyle w:val="5F6D175CD22C4BA791C953C4E0DB8B70"/>
          </w:pPr>
          <w:r w:rsidRPr="003059F5">
            <w:rPr>
              <w:rStyle w:val="PlaceholderText"/>
              <w:rtl/>
            </w:rPr>
            <w:t>[נקודות מדד]</w:t>
          </w:r>
        </w:p>
      </w:docPartBody>
    </w:docPart>
    <w:docPart>
      <w:docPartPr>
        <w:name w:val="41B38F50E4FC49B8A0512A4EDC9FC7AD"/>
        <w:category>
          <w:name w:val="כללי"/>
          <w:gallery w:val="placeholder"/>
        </w:category>
        <w:types>
          <w:type w:val="bbPlcHdr"/>
        </w:types>
        <w:behaviors>
          <w:behavior w:val="content"/>
        </w:behaviors>
        <w:guid w:val="{5204E328-BC82-45C8-8958-29FDF451C179}"/>
      </w:docPartPr>
      <w:docPartBody>
        <w:p w:rsidR="00164F12" w:rsidRDefault="00994810" w:rsidP="00994810">
          <w:pPr>
            <w:pStyle w:val="41B38F50E4FC49B8A0512A4EDC9FC7AD"/>
          </w:pPr>
          <w:r w:rsidRPr="003059F5">
            <w:rPr>
              <w:rStyle w:val="PlaceholderText"/>
              <w:rtl/>
            </w:rPr>
            <w:t>[תאריך חתימת חוזה]</w:t>
          </w:r>
        </w:p>
      </w:docPartBody>
    </w:docPart>
    <w:docPart>
      <w:docPartPr>
        <w:name w:val="D559730C708248E59001A8218D03B7DD"/>
        <w:category>
          <w:name w:val="כללי"/>
          <w:gallery w:val="placeholder"/>
        </w:category>
        <w:types>
          <w:type w:val="bbPlcHdr"/>
        </w:types>
        <w:behaviors>
          <w:behavior w:val="content"/>
        </w:behaviors>
        <w:guid w:val="{11EBE0FC-E42E-4F3A-ADA6-010DF75971E5}"/>
      </w:docPartPr>
      <w:docPartBody>
        <w:p w:rsidR="00164F12" w:rsidRDefault="00994810" w:rsidP="00994810">
          <w:pPr>
            <w:pStyle w:val="D559730C708248E59001A8218D03B7DD"/>
          </w:pPr>
          <w:r w:rsidRPr="0027244C">
            <w:rPr>
              <w:rStyle w:val="PlaceholderText"/>
              <w:rtl/>
            </w:rPr>
            <w:t>[צד א בחוזה]</w:t>
          </w:r>
        </w:p>
      </w:docPartBody>
    </w:docPart>
    <w:docPart>
      <w:docPartPr>
        <w:name w:val="9FDC1813FBC1470187EC7920F5180561"/>
        <w:category>
          <w:name w:val="כללי"/>
          <w:gallery w:val="placeholder"/>
        </w:category>
        <w:types>
          <w:type w:val="bbPlcHdr"/>
        </w:types>
        <w:behaviors>
          <w:behavior w:val="content"/>
        </w:behaviors>
        <w:guid w:val="{1B418315-3EA8-45A7-A427-93C5FF75970D}"/>
      </w:docPartPr>
      <w:docPartBody>
        <w:p w:rsidR="00164F12" w:rsidRDefault="00994810" w:rsidP="00994810">
          <w:pPr>
            <w:pStyle w:val="9FDC1813FBC1470187EC7920F5180561"/>
          </w:pPr>
          <w:r w:rsidRPr="003059F5">
            <w:rPr>
              <w:rStyle w:val="PlaceholderText"/>
              <w:rtl/>
            </w:rPr>
            <w:t>[שם ספק]</w:t>
          </w:r>
        </w:p>
      </w:docPartBody>
    </w:docPart>
    <w:docPart>
      <w:docPartPr>
        <w:name w:val="47FCC6D2593F4649B0CE7764DAB0DD25"/>
        <w:category>
          <w:name w:val="כללי"/>
          <w:gallery w:val="placeholder"/>
        </w:category>
        <w:types>
          <w:type w:val="bbPlcHdr"/>
        </w:types>
        <w:behaviors>
          <w:behavior w:val="content"/>
        </w:behaviors>
        <w:guid w:val="{1B781100-98D8-406A-BC93-83E701ED832B}"/>
      </w:docPartPr>
      <w:docPartBody>
        <w:p w:rsidR="00164F12" w:rsidRDefault="00994810" w:rsidP="00994810">
          <w:pPr>
            <w:pStyle w:val="47FCC6D2593F4649B0CE7764DAB0DD25"/>
          </w:pPr>
          <w:r w:rsidRPr="003059F5">
            <w:rPr>
              <w:rStyle w:val="PlaceholderText"/>
              <w:rtl/>
            </w:rPr>
            <w:t>[שם ספק]</w:t>
          </w:r>
        </w:p>
      </w:docPartBody>
    </w:docPart>
    <w:docPart>
      <w:docPartPr>
        <w:name w:val="CF054D32B7D04222A6952B0E378B1FE6"/>
        <w:category>
          <w:name w:val="כללי"/>
          <w:gallery w:val="placeholder"/>
        </w:category>
        <w:types>
          <w:type w:val="bbPlcHdr"/>
        </w:types>
        <w:behaviors>
          <w:behavior w:val="content"/>
        </w:behaviors>
        <w:guid w:val="{14FFE5E1-F285-4D69-8419-06EE0ACEAC85}"/>
      </w:docPartPr>
      <w:docPartBody>
        <w:p w:rsidR="00164F12" w:rsidRDefault="00994810" w:rsidP="00994810">
          <w:pPr>
            <w:pStyle w:val="CF054D32B7D04222A6952B0E378B1FE6"/>
          </w:pPr>
          <w:r w:rsidRPr="003059F5">
            <w:rPr>
              <w:rStyle w:val="PlaceholderText"/>
              <w:rtl/>
            </w:rPr>
            <w:t>[שם ספק]</w:t>
          </w:r>
        </w:p>
      </w:docPartBody>
    </w:docPart>
    <w:docPart>
      <w:docPartPr>
        <w:name w:val="CFEC286F9F584BC5AF846440A8237578"/>
        <w:category>
          <w:name w:val="כללי"/>
          <w:gallery w:val="placeholder"/>
        </w:category>
        <w:types>
          <w:type w:val="bbPlcHdr"/>
        </w:types>
        <w:behaviors>
          <w:behavior w:val="content"/>
        </w:behaviors>
        <w:guid w:val="{08B03EEA-1E59-4FD2-A238-BF79CFD4E26F}"/>
      </w:docPartPr>
      <w:docPartBody>
        <w:p w:rsidR="00164F12" w:rsidRDefault="00994810" w:rsidP="00994810">
          <w:pPr>
            <w:pStyle w:val="CFEC286F9F584BC5AF846440A8237578"/>
          </w:pPr>
          <w:r w:rsidRPr="003059F5">
            <w:rPr>
              <w:rStyle w:val="PlaceholderText"/>
              <w:rtl/>
            </w:rPr>
            <w:t>[שם ספק]</w:t>
          </w:r>
        </w:p>
      </w:docPartBody>
    </w:docPart>
    <w:docPart>
      <w:docPartPr>
        <w:name w:val="029957132BB74F55B794BDECACC9D3A6"/>
        <w:category>
          <w:name w:val="כללי"/>
          <w:gallery w:val="placeholder"/>
        </w:category>
        <w:types>
          <w:type w:val="bbPlcHdr"/>
        </w:types>
        <w:behaviors>
          <w:behavior w:val="content"/>
        </w:behaviors>
        <w:guid w:val="{588FCD6E-913B-4944-B3B3-962D69527B0A}"/>
      </w:docPartPr>
      <w:docPartBody>
        <w:p w:rsidR="00164F12" w:rsidRDefault="00994810" w:rsidP="00994810">
          <w:pPr>
            <w:pStyle w:val="029957132BB74F55B794BDECACC9D3A6"/>
          </w:pPr>
          <w:r w:rsidRPr="003059F5">
            <w:rPr>
              <w:rStyle w:val="PlaceholderText"/>
              <w:rtl/>
            </w:rPr>
            <w:t>[תבנית חוזה]</w:t>
          </w:r>
        </w:p>
      </w:docPartBody>
    </w:docPart>
    <w:docPart>
      <w:docPartPr>
        <w:name w:val="93CC75DFAD5B4B2FAADCEFCD6DCD34CC"/>
        <w:category>
          <w:name w:val="כללי"/>
          <w:gallery w:val="placeholder"/>
        </w:category>
        <w:types>
          <w:type w:val="bbPlcHdr"/>
        </w:types>
        <w:behaviors>
          <w:behavior w:val="content"/>
        </w:behaviors>
        <w:guid w:val="{DB4F9002-E143-4848-9DC2-690F0446C6FE}"/>
      </w:docPartPr>
      <w:docPartBody>
        <w:p w:rsidR="00164F12" w:rsidRDefault="00994810" w:rsidP="00994810">
          <w:pPr>
            <w:pStyle w:val="93CC75DFAD5B4B2FAADCEFCD6DCD34CC"/>
          </w:pPr>
          <w:r w:rsidRPr="009D00D7">
            <w:rPr>
              <w:rStyle w:val="PlaceholderText"/>
              <w:rtl/>
            </w:rPr>
            <w:t>[שם הפרויקט]</w:t>
          </w:r>
        </w:p>
      </w:docPartBody>
    </w:docPart>
    <w:docPart>
      <w:docPartPr>
        <w:name w:val="C4600ADE62B647C5A0F5B9947DBB61D3"/>
        <w:category>
          <w:name w:val="כללי"/>
          <w:gallery w:val="placeholder"/>
        </w:category>
        <w:types>
          <w:type w:val="bbPlcHdr"/>
        </w:types>
        <w:behaviors>
          <w:behavior w:val="content"/>
        </w:behaviors>
        <w:guid w:val="{A982ADBF-82F0-45E7-9C96-EA47CB896672}"/>
      </w:docPartPr>
      <w:docPartBody>
        <w:p w:rsidR="00164F12" w:rsidRDefault="00994810" w:rsidP="00994810">
          <w:pPr>
            <w:pStyle w:val="C4600ADE62B647C5A0F5B9947DBB61D3"/>
          </w:pPr>
          <w:r w:rsidRPr="003059F5">
            <w:rPr>
              <w:rStyle w:val="PlaceholderText"/>
              <w:rtl/>
            </w:rPr>
            <w:t>[שם ספק]</w:t>
          </w:r>
        </w:p>
      </w:docPartBody>
    </w:docPart>
    <w:docPart>
      <w:docPartPr>
        <w:name w:val="ED70F5D4F8514281B4B33BE639994A2A"/>
        <w:category>
          <w:name w:val="כללי"/>
          <w:gallery w:val="placeholder"/>
        </w:category>
        <w:types>
          <w:type w:val="bbPlcHdr"/>
        </w:types>
        <w:behaviors>
          <w:behavior w:val="content"/>
        </w:behaviors>
        <w:guid w:val="{1DE3458E-56FB-478B-BB86-89552BFF29B2}"/>
      </w:docPartPr>
      <w:docPartBody>
        <w:p w:rsidR="00164F12" w:rsidRDefault="00994810" w:rsidP="00994810">
          <w:pPr>
            <w:pStyle w:val="ED70F5D4F8514281B4B33BE639994A2A"/>
          </w:pPr>
          <w:r w:rsidRPr="003059F5">
            <w:rPr>
              <w:rStyle w:val="PlaceholderText"/>
              <w:rtl/>
            </w:rPr>
            <w:t>[שם ספק]</w:t>
          </w:r>
        </w:p>
      </w:docPartBody>
    </w:docPart>
    <w:docPart>
      <w:docPartPr>
        <w:name w:val="75B52C8DEE9E47E8B98F45D6138B5D22"/>
        <w:category>
          <w:name w:val="כללי"/>
          <w:gallery w:val="placeholder"/>
        </w:category>
        <w:types>
          <w:type w:val="bbPlcHdr"/>
        </w:types>
        <w:behaviors>
          <w:behavior w:val="content"/>
        </w:behaviors>
        <w:guid w:val="{82E47219-DB70-4B0D-BBDD-467846DEF4A8}"/>
      </w:docPartPr>
      <w:docPartBody>
        <w:p w:rsidR="00164F12" w:rsidRDefault="00994810" w:rsidP="00994810">
          <w:pPr>
            <w:pStyle w:val="75B52C8DEE9E47E8B98F45D6138B5D22"/>
          </w:pPr>
          <w:r w:rsidRPr="009C4355">
            <w:rPr>
              <w:rStyle w:val="PlaceholderText"/>
              <w:rtl/>
            </w:rPr>
            <w:t>[שם ספק]</w:t>
          </w:r>
        </w:p>
      </w:docPartBody>
    </w:docPart>
    <w:docPart>
      <w:docPartPr>
        <w:name w:val="9753A9C8699448A7AE4A80DB95AA8C60"/>
        <w:category>
          <w:name w:val="כללי"/>
          <w:gallery w:val="placeholder"/>
        </w:category>
        <w:types>
          <w:type w:val="bbPlcHdr"/>
        </w:types>
        <w:behaviors>
          <w:behavior w:val="content"/>
        </w:behaviors>
        <w:guid w:val="{E7494F21-3F9E-4E17-A161-6885EBAD3BEA}"/>
      </w:docPartPr>
      <w:docPartBody>
        <w:p w:rsidR="00164F12" w:rsidRDefault="00994810" w:rsidP="00994810">
          <w:pPr>
            <w:pStyle w:val="9753A9C8699448A7AE4A80DB95AA8C60"/>
          </w:pPr>
          <w:r w:rsidRPr="00C5438E">
            <w:rPr>
              <w:rStyle w:val="PlaceholderText"/>
              <w:rtl/>
            </w:rPr>
            <w:t>[צד א בחוזה]</w:t>
          </w:r>
        </w:p>
      </w:docPartBody>
    </w:docPart>
    <w:docPart>
      <w:docPartPr>
        <w:name w:val="ABD67586876242C1AFBC6A5DB98C5C68"/>
        <w:category>
          <w:name w:val="כללי"/>
          <w:gallery w:val="placeholder"/>
        </w:category>
        <w:types>
          <w:type w:val="bbPlcHdr"/>
        </w:types>
        <w:behaviors>
          <w:behavior w:val="content"/>
        </w:behaviors>
        <w:guid w:val="{28EE9AA8-6BF3-4506-BE0D-AF9D7A50224A}"/>
      </w:docPartPr>
      <w:docPartBody>
        <w:p w:rsidR="00164F12" w:rsidRDefault="00994810" w:rsidP="00994810">
          <w:pPr>
            <w:pStyle w:val="ABD67586876242C1AFBC6A5DB98C5C68"/>
          </w:pPr>
          <w:r w:rsidRPr="003059F5">
            <w:rPr>
              <w:rStyle w:val="PlaceholderText"/>
              <w:rtl/>
            </w:rPr>
            <w:t>[שם ספק]</w:t>
          </w:r>
        </w:p>
      </w:docPartBody>
    </w:docPart>
    <w:docPart>
      <w:docPartPr>
        <w:name w:val="6D25D536C7FD4AA5B9BAAC49B49D768A"/>
        <w:category>
          <w:name w:val="כללי"/>
          <w:gallery w:val="placeholder"/>
        </w:category>
        <w:types>
          <w:type w:val="bbPlcHdr"/>
        </w:types>
        <w:behaviors>
          <w:behavior w:val="content"/>
        </w:behaviors>
        <w:guid w:val="{BDD0FD96-3997-422A-8275-5953763DE94F}"/>
      </w:docPartPr>
      <w:docPartBody>
        <w:p w:rsidR="00164F12" w:rsidRDefault="00994810" w:rsidP="00994810">
          <w:pPr>
            <w:pStyle w:val="6D25D536C7FD4AA5B9BAAC49B49D768A"/>
          </w:pPr>
          <w:r w:rsidRPr="003059F5">
            <w:rPr>
              <w:rStyle w:val="PlaceholderText"/>
              <w:rtl/>
            </w:rPr>
            <w:t>[שם אתר]</w:t>
          </w:r>
        </w:p>
      </w:docPartBody>
    </w:docPart>
    <w:docPart>
      <w:docPartPr>
        <w:name w:val="9F0A134E35EA49F9B7E342CAEEDAE9F2"/>
        <w:category>
          <w:name w:val="כללי"/>
          <w:gallery w:val="placeholder"/>
        </w:category>
        <w:types>
          <w:type w:val="bbPlcHdr"/>
        </w:types>
        <w:behaviors>
          <w:behavior w:val="content"/>
        </w:behaviors>
        <w:guid w:val="{13B9BC2C-0E8D-4367-BF02-5776D7C1E9EC}"/>
      </w:docPartPr>
      <w:docPartBody>
        <w:p w:rsidR="00164F12" w:rsidRDefault="00994810" w:rsidP="00994810">
          <w:pPr>
            <w:pStyle w:val="9F0A134E35EA49F9B7E342CAEEDAE9F2"/>
          </w:pPr>
          <w:r w:rsidRPr="003059F5">
            <w:rPr>
              <w:rStyle w:val="PlaceholderText"/>
              <w:rtl/>
            </w:rPr>
            <w:t>[תיאור עבודה]</w:t>
          </w:r>
        </w:p>
      </w:docPartBody>
    </w:docPart>
    <w:docPart>
      <w:docPartPr>
        <w:name w:val="A5D379F1CBDD4402BD48A1BAEEB3F379"/>
        <w:category>
          <w:name w:val="כללי"/>
          <w:gallery w:val="placeholder"/>
        </w:category>
        <w:types>
          <w:type w:val="bbPlcHdr"/>
        </w:types>
        <w:behaviors>
          <w:behavior w:val="content"/>
        </w:behaviors>
        <w:guid w:val="{7D75BEE0-30F0-49A2-B4B1-117644CB5CFE}"/>
      </w:docPartPr>
      <w:docPartBody>
        <w:p w:rsidR="00164F12" w:rsidRDefault="00994810" w:rsidP="00994810">
          <w:pPr>
            <w:pStyle w:val="A5D379F1CBDD4402BD48A1BAEEB3F379"/>
          </w:pPr>
          <w:r w:rsidRPr="009C4355">
            <w:rPr>
              <w:rStyle w:val="PlaceholderText"/>
              <w:rtl/>
            </w:rPr>
            <w:t>[שם ספק]</w:t>
          </w:r>
        </w:p>
      </w:docPartBody>
    </w:docPart>
    <w:docPart>
      <w:docPartPr>
        <w:name w:val="637D86FE697F4534BEF61B67E300B8AB"/>
        <w:category>
          <w:name w:val="כללי"/>
          <w:gallery w:val="placeholder"/>
        </w:category>
        <w:types>
          <w:type w:val="bbPlcHdr"/>
        </w:types>
        <w:behaviors>
          <w:behavior w:val="content"/>
        </w:behaviors>
        <w:guid w:val="{8461DEE2-C6C1-42F5-B401-013597B2D680}"/>
      </w:docPartPr>
      <w:docPartBody>
        <w:p w:rsidR="00164F12" w:rsidRDefault="00994810" w:rsidP="00994810">
          <w:pPr>
            <w:pStyle w:val="637D86FE697F4534BEF61B67E300B8AB"/>
          </w:pPr>
          <w:r w:rsidRPr="00C5438E">
            <w:rPr>
              <w:rStyle w:val="PlaceholderText"/>
              <w:rtl/>
            </w:rPr>
            <w:t>[צד א בחוזה]</w:t>
          </w:r>
        </w:p>
      </w:docPartBody>
    </w:docPart>
    <w:docPart>
      <w:docPartPr>
        <w:name w:val="CE352401F2954D5882E674BC0662E910"/>
        <w:category>
          <w:name w:val="כללי"/>
          <w:gallery w:val="placeholder"/>
        </w:category>
        <w:types>
          <w:type w:val="bbPlcHdr"/>
        </w:types>
        <w:behaviors>
          <w:behavior w:val="content"/>
        </w:behaviors>
        <w:guid w:val="{94825F0C-6C17-46BD-B8A5-53FE97CFC4D9}"/>
      </w:docPartPr>
      <w:docPartBody>
        <w:p w:rsidR="00164F12" w:rsidRDefault="00994810" w:rsidP="00994810">
          <w:pPr>
            <w:pStyle w:val="CE352401F2954D5882E674BC0662E910"/>
          </w:pPr>
          <w:r w:rsidRPr="003059F5">
            <w:rPr>
              <w:rStyle w:val="PlaceholderText"/>
              <w:rtl/>
            </w:rPr>
            <w:t>[שם אתר]</w:t>
          </w:r>
        </w:p>
      </w:docPartBody>
    </w:docPart>
    <w:docPart>
      <w:docPartPr>
        <w:name w:val="60138D1A720A46D180B57150198009E4"/>
        <w:category>
          <w:name w:val="כללי"/>
          <w:gallery w:val="placeholder"/>
        </w:category>
        <w:types>
          <w:type w:val="bbPlcHdr"/>
        </w:types>
        <w:behaviors>
          <w:behavior w:val="content"/>
        </w:behaviors>
        <w:guid w:val="{1B4F836E-5006-422F-BE67-C54194469B34}"/>
      </w:docPartPr>
      <w:docPartBody>
        <w:p w:rsidR="00164F12" w:rsidRDefault="00994810" w:rsidP="00994810">
          <w:pPr>
            <w:pStyle w:val="60138D1A720A46D180B57150198009E4"/>
          </w:pPr>
          <w:r w:rsidRPr="003059F5">
            <w:rPr>
              <w:rStyle w:val="PlaceholderText"/>
              <w:rtl/>
            </w:rPr>
            <w:t>[תאריך חתימת חוזה]</w:t>
          </w:r>
        </w:p>
      </w:docPartBody>
    </w:docPart>
    <w:docPart>
      <w:docPartPr>
        <w:name w:val="81140172E59E4A57B85E3AC2F18AC6B9"/>
        <w:category>
          <w:name w:val="כללי"/>
          <w:gallery w:val="placeholder"/>
        </w:category>
        <w:types>
          <w:type w:val="bbPlcHdr"/>
        </w:types>
        <w:behaviors>
          <w:behavior w:val="content"/>
        </w:behaviors>
        <w:guid w:val="{86F5178C-180A-429C-B189-FCEF45F96772}"/>
      </w:docPartPr>
      <w:docPartBody>
        <w:p w:rsidR="00164F12" w:rsidRDefault="00994810" w:rsidP="00994810">
          <w:pPr>
            <w:pStyle w:val="81140172E59E4A57B85E3AC2F18AC6B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0D3E"/>
    <w:rsid w:val="00155C6E"/>
    <w:rsid w:val="00164F12"/>
    <w:rsid w:val="0032380B"/>
    <w:rsid w:val="003D3172"/>
    <w:rsid w:val="004628EB"/>
    <w:rsid w:val="00655D33"/>
    <w:rsid w:val="006865A5"/>
    <w:rsid w:val="00994810"/>
    <w:rsid w:val="00CB5B7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4810"/>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3D013FDA72814AEC877A57677FCA06F1">
    <w:name w:val="3D013FDA72814AEC877A57677FCA06F1"/>
    <w:rsid w:val="00655D33"/>
    <w:pPr>
      <w:bidi/>
    </w:pPr>
  </w:style>
  <w:style w:type="paragraph" w:customStyle="1" w:styleId="F25AD699E7BE4DD0872AFFAFED290AAE">
    <w:name w:val="F25AD699E7BE4DD0872AFFAFED290AAE"/>
    <w:rsid w:val="00155C6E"/>
    <w:pPr>
      <w:bidi/>
    </w:pPr>
  </w:style>
  <w:style w:type="paragraph" w:customStyle="1" w:styleId="4798629AB2D743C59CB94D0A63AFAD56">
    <w:name w:val="4798629AB2D743C59CB94D0A63AFAD56"/>
    <w:rsid w:val="00994810"/>
    <w:pPr>
      <w:bidi/>
    </w:pPr>
  </w:style>
  <w:style w:type="paragraph" w:customStyle="1" w:styleId="9F074DA6E8F34A398DF78B5C68BA5C80">
    <w:name w:val="9F074DA6E8F34A398DF78B5C68BA5C80"/>
    <w:rsid w:val="00994810"/>
    <w:pPr>
      <w:bidi/>
    </w:pPr>
  </w:style>
  <w:style w:type="paragraph" w:customStyle="1" w:styleId="CCCF4A67E3664BCFAD5F906570B72FF1">
    <w:name w:val="CCCF4A67E3664BCFAD5F906570B72FF1"/>
    <w:rsid w:val="00994810"/>
    <w:pPr>
      <w:bidi/>
    </w:pPr>
  </w:style>
  <w:style w:type="paragraph" w:customStyle="1" w:styleId="181E78737A4B44B2A4FBF27088516C8D">
    <w:name w:val="181E78737A4B44B2A4FBF27088516C8D"/>
    <w:rsid w:val="00994810"/>
    <w:pPr>
      <w:bidi/>
    </w:pPr>
  </w:style>
  <w:style w:type="paragraph" w:customStyle="1" w:styleId="B56B34ED28AA4A3BAB483FF60DF5AB53">
    <w:name w:val="B56B34ED28AA4A3BAB483FF60DF5AB53"/>
    <w:rsid w:val="00994810"/>
    <w:pPr>
      <w:bidi/>
    </w:pPr>
  </w:style>
  <w:style w:type="paragraph" w:customStyle="1" w:styleId="255BCD959CDC4663A72F60C61E826D1C">
    <w:name w:val="255BCD959CDC4663A72F60C61E826D1C"/>
    <w:rsid w:val="00994810"/>
    <w:pPr>
      <w:bidi/>
    </w:pPr>
  </w:style>
  <w:style w:type="paragraph" w:customStyle="1" w:styleId="AE6C6D9AC5B642BD8E014E2B8A80BB7E">
    <w:name w:val="AE6C6D9AC5B642BD8E014E2B8A80BB7E"/>
    <w:rsid w:val="00994810"/>
    <w:pPr>
      <w:bidi/>
    </w:pPr>
  </w:style>
  <w:style w:type="paragraph" w:customStyle="1" w:styleId="6A09361AF0D244F08BA31F9FED7F4335">
    <w:name w:val="6A09361AF0D244F08BA31F9FED7F4335"/>
    <w:rsid w:val="00994810"/>
    <w:pPr>
      <w:bidi/>
    </w:pPr>
  </w:style>
  <w:style w:type="paragraph" w:customStyle="1" w:styleId="C1248346886F4EACAADD527A8E6C8CA9">
    <w:name w:val="C1248346886F4EACAADD527A8E6C8CA9"/>
    <w:rsid w:val="00994810"/>
    <w:pPr>
      <w:bidi/>
    </w:pPr>
  </w:style>
  <w:style w:type="paragraph" w:customStyle="1" w:styleId="3246384E4BE546038F4B1559E7A98B1C">
    <w:name w:val="3246384E4BE546038F4B1559E7A98B1C"/>
    <w:rsid w:val="00994810"/>
    <w:pPr>
      <w:bidi/>
    </w:pPr>
  </w:style>
  <w:style w:type="paragraph" w:customStyle="1" w:styleId="6CACA939F8A44347B87F226F6EB8007B">
    <w:name w:val="6CACA939F8A44347B87F226F6EB8007B"/>
    <w:rsid w:val="00994810"/>
    <w:pPr>
      <w:bidi/>
    </w:pPr>
  </w:style>
  <w:style w:type="paragraph" w:customStyle="1" w:styleId="6226702E87D24ED4BA07512D2DCD1D35">
    <w:name w:val="6226702E87D24ED4BA07512D2DCD1D35"/>
    <w:rsid w:val="00994810"/>
    <w:pPr>
      <w:bidi/>
    </w:pPr>
  </w:style>
  <w:style w:type="paragraph" w:customStyle="1" w:styleId="39056136E64D48CD835D6FEC03ACAB39">
    <w:name w:val="39056136E64D48CD835D6FEC03ACAB39"/>
    <w:rsid w:val="00994810"/>
    <w:pPr>
      <w:bidi/>
    </w:pPr>
  </w:style>
  <w:style w:type="paragraph" w:customStyle="1" w:styleId="0EC2C2A165C34F598CCF852A4B5946B9">
    <w:name w:val="0EC2C2A165C34F598CCF852A4B5946B9"/>
    <w:rsid w:val="00994810"/>
    <w:pPr>
      <w:bidi/>
    </w:pPr>
  </w:style>
  <w:style w:type="paragraph" w:customStyle="1" w:styleId="9A34B4DDA7BE45B7B3AA0F4ADCC3D4FE">
    <w:name w:val="9A34B4DDA7BE45B7B3AA0F4ADCC3D4FE"/>
    <w:rsid w:val="00994810"/>
    <w:pPr>
      <w:bidi/>
    </w:pPr>
  </w:style>
  <w:style w:type="paragraph" w:customStyle="1" w:styleId="A8CEFD3F68CC4139B29B9B12A521A3F4">
    <w:name w:val="A8CEFD3F68CC4139B29B9B12A521A3F4"/>
    <w:rsid w:val="00994810"/>
    <w:pPr>
      <w:bidi/>
    </w:pPr>
  </w:style>
  <w:style w:type="paragraph" w:customStyle="1" w:styleId="E225FFBAC2A4410DB6A269A78F5ADBA0">
    <w:name w:val="E225FFBAC2A4410DB6A269A78F5ADBA0"/>
    <w:rsid w:val="00994810"/>
    <w:pPr>
      <w:bidi/>
    </w:pPr>
  </w:style>
  <w:style w:type="paragraph" w:customStyle="1" w:styleId="0B9828A939B74A8D8C7BD8C185853624">
    <w:name w:val="0B9828A939B74A8D8C7BD8C185853624"/>
    <w:rsid w:val="00994810"/>
    <w:pPr>
      <w:bidi/>
    </w:pPr>
  </w:style>
  <w:style w:type="paragraph" w:customStyle="1" w:styleId="5F6D175CD22C4BA791C953C4E0DB8B70">
    <w:name w:val="5F6D175CD22C4BA791C953C4E0DB8B70"/>
    <w:rsid w:val="00994810"/>
    <w:pPr>
      <w:bidi/>
    </w:pPr>
  </w:style>
  <w:style w:type="paragraph" w:customStyle="1" w:styleId="41B38F50E4FC49B8A0512A4EDC9FC7AD">
    <w:name w:val="41B38F50E4FC49B8A0512A4EDC9FC7AD"/>
    <w:rsid w:val="00994810"/>
    <w:pPr>
      <w:bidi/>
    </w:pPr>
  </w:style>
  <w:style w:type="paragraph" w:customStyle="1" w:styleId="D559730C708248E59001A8218D03B7DD">
    <w:name w:val="D559730C708248E59001A8218D03B7DD"/>
    <w:rsid w:val="00994810"/>
    <w:pPr>
      <w:bidi/>
    </w:pPr>
  </w:style>
  <w:style w:type="paragraph" w:customStyle="1" w:styleId="9FDC1813FBC1470187EC7920F5180561">
    <w:name w:val="9FDC1813FBC1470187EC7920F5180561"/>
    <w:rsid w:val="00994810"/>
    <w:pPr>
      <w:bidi/>
    </w:pPr>
  </w:style>
  <w:style w:type="paragraph" w:customStyle="1" w:styleId="47FCC6D2593F4649B0CE7764DAB0DD25">
    <w:name w:val="47FCC6D2593F4649B0CE7764DAB0DD25"/>
    <w:rsid w:val="00994810"/>
    <w:pPr>
      <w:bidi/>
    </w:pPr>
  </w:style>
  <w:style w:type="paragraph" w:customStyle="1" w:styleId="CF054D32B7D04222A6952B0E378B1FE6">
    <w:name w:val="CF054D32B7D04222A6952B0E378B1FE6"/>
    <w:rsid w:val="00994810"/>
    <w:pPr>
      <w:bidi/>
    </w:pPr>
  </w:style>
  <w:style w:type="paragraph" w:customStyle="1" w:styleId="CFEC286F9F584BC5AF846440A8237578">
    <w:name w:val="CFEC286F9F584BC5AF846440A8237578"/>
    <w:rsid w:val="00994810"/>
    <w:pPr>
      <w:bidi/>
    </w:pPr>
  </w:style>
  <w:style w:type="paragraph" w:customStyle="1" w:styleId="029957132BB74F55B794BDECACC9D3A6">
    <w:name w:val="029957132BB74F55B794BDECACC9D3A6"/>
    <w:rsid w:val="00994810"/>
    <w:pPr>
      <w:bidi/>
    </w:pPr>
  </w:style>
  <w:style w:type="paragraph" w:customStyle="1" w:styleId="93CC75DFAD5B4B2FAADCEFCD6DCD34CC">
    <w:name w:val="93CC75DFAD5B4B2FAADCEFCD6DCD34CC"/>
    <w:rsid w:val="00994810"/>
    <w:pPr>
      <w:bidi/>
    </w:pPr>
  </w:style>
  <w:style w:type="paragraph" w:customStyle="1" w:styleId="C4600ADE62B647C5A0F5B9947DBB61D3">
    <w:name w:val="C4600ADE62B647C5A0F5B9947DBB61D3"/>
    <w:rsid w:val="00994810"/>
    <w:pPr>
      <w:bidi/>
    </w:pPr>
  </w:style>
  <w:style w:type="paragraph" w:customStyle="1" w:styleId="ED70F5D4F8514281B4B33BE639994A2A">
    <w:name w:val="ED70F5D4F8514281B4B33BE639994A2A"/>
    <w:rsid w:val="00994810"/>
    <w:pPr>
      <w:bidi/>
    </w:pPr>
  </w:style>
  <w:style w:type="paragraph" w:customStyle="1" w:styleId="75B52C8DEE9E47E8B98F45D6138B5D22">
    <w:name w:val="75B52C8DEE9E47E8B98F45D6138B5D22"/>
    <w:rsid w:val="00994810"/>
    <w:pPr>
      <w:bidi/>
    </w:pPr>
  </w:style>
  <w:style w:type="paragraph" w:customStyle="1" w:styleId="6BE6646D28BC4EB8BC772280071A48D3">
    <w:name w:val="6BE6646D28BC4EB8BC772280071A48D3"/>
    <w:rsid w:val="00994810"/>
    <w:pPr>
      <w:bidi/>
    </w:pPr>
  </w:style>
  <w:style w:type="paragraph" w:customStyle="1" w:styleId="1842849D7C6F43DDBAA405053616EB32">
    <w:name w:val="1842849D7C6F43DDBAA405053616EB32"/>
    <w:rsid w:val="00994810"/>
    <w:pPr>
      <w:bidi/>
    </w:pPr>
  </w:style>
  <w:style w:type="paragraph" w:customStyle="1" w:styleId="30B1670212224C33A9DAED4EE71623DE">
    <w:name w:val="30B1670212224C33A9DAED4EE71623DE"/>
    <w:rsid w:val="00994810"/>
    <w:pPr>
      <w:bidi/>
    </w:pPr>
  </w:style>
  <w:style w:type="paragraph" w:customStyle="1" w:styleId="08A7F24747B14DBEA2E76D0ABF825F8C">
    <w:name w:val="08A7F24747B14DBEA2E76D0ABF825F8C"/>
    <w:rsid w:val="00994810"/>
    <w:pPr>
      <w:bidi/>
    </w:pPr>
  </w:style>
  <w:style w:type="paragraph" w:customStyle="1" w:styleId="9753A9C8699448A7AE4A80DB95AA8C60">
    <w:name w:val="9753A9C8699448A7AE4A80DB95AA8C60"/>
    <w:rsid w:val="00994810"/>
    <w:pPr>
      <w:bidi/>
    </w:pPr>
  </w:style>
  <w:style w:type="paragraph" w:customStyle="1" w:styleId="ABD67586876242C1AFBC6A5DB98C5C68">
    <w:name w:val="ABD67586876242C1AFBC6A5DB98C5C68"/>
    <w:rsid w:val="00994810"/>
    <w:pPr>
      <w:bidi/>
    </w:pPr>
  </w:style>
  <w:style w:type="paragraph" w:customStyle="1" w:styleId="6D25D536C7FD4AA5B9BAAC49B49D768A">
    <w:name w:val="6D25D536C7FD4AA5B9BAAC49B49D768A"/>
    <w:rsid w:val="00994810"/>
    <w:pPr>
      <w:bidi/>
    </w:pPr>
  </w:style>
  <w:style w:type="paragraph" w:customStyle="1" w:styleId="9F0A134E35EA49F9B7E342CAEEDAE9F2">
    <w:name w:val="9F0A134E35EA49F9B7E342CAEEDAE9F2"/>
    <w:rsid w:val="00994810"/>
    <w:pPr>
      <w:bidi/>
    </w:pPr>
  </w:style>
  <w:style w:type="paragraph" w:customStyle="1" w:styleId="A5D379F1CBDD4402BD48A1BAEEB3F379">
    <w:name w:val="A5D379F1CBDD4402BD48A1BAEEB3F379"/>
    <w:rsid w:val="00994810"/>
    <w:pPr>
      <w:bidi/>
    </w:pPr>
  </w:style>
  <w:style w:type="paragraph" w:customStyle="1" w:styleId="637D86FE697F4534BEF61B67E300B8AB">
    <w:name w:val="637D86FE697F4534BEF61B67E300B8AB"/>
    <w:rsid w:val="00994810"/>
    <w:pPr>
      <w:bidi/>
    </w:pPr>
  </w:style>
  <w:style w:type="paragraph" w:customStyle="1" w:styleId="CE352401F2954D5882E674BC0662E910">
    <w:name w:val="CE352401F2954D5882E674BC0662E910"/>
    <w:rsid w:val="00994810"/>
    <w:pPr>
      <w:bidi/>
    </w:pPr>
  </w:style>
  <w:style w:type="paragraph" w:customStyle="1" w:styleId="60138D1A720A46D180B57150198009E4">
    <w:name w:val="60138D1A720A46D180B57150198009E4"/>
    <w:rsid w:val="00994810"/>
    <w:pPr>
      <w:bidi/>
    </w:pPr>
  </w:style>
  <w:style w:type="paragraph" w:customStyle="1" w:styleId="81140172E59E4A57B85E3AC2F18AC6B9">
    <w:name w:val="81140172E59E4A57B85E3AC2F18AC6B9"/>
    <w:rsid w:val="0099481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3ABE238C-4672-4062-BA2C-1DF7B4FF7C52}"/>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84591E95-F572-4829-9247-689CD066B0DB}"/>
</file>

<file path=customXml/itemProps6.xml><?xml version="1.0" encoding="utf-8"?>
<ds:datastoreItem xmlns:ds="http://schemas.openxmlformats.org/officeDocument/2006/customXml" ds:itemID="{858AE1B4-0B2C-484A-9F66-1E00086CCBAD}"/>
</file>

<file path=docProps/app.xml><?xml version="1.0" encoding="utf-8"?>
<Properties xmlns="http://schemas.openxmlformats.org/officeDocument/2006/extended-properties" xmlns:vt="http://schemas.openxmlformats.org/officeDocument/2006/docPropsVTypes">
  <Template>Normal</Template>
  <TotalTime>33</TotalTime>
  <Pages>46</Pages>
  <Words>12650</Words>
  <Characters>63252</Characters>
  <Application>Microsoft Office Word</Application>
  <DocSecurity>0</DocSecurity>
  <Lines>527</Lines>
  <Paragraphs>151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2022-05-09T10:57:00Z</dcterms:created>
  <dcterms:modified xsi:type="dcterms:W3CDTF">2022-05-09T11:30:00Z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80618944-d7c2-4d50-9629-688a607d61f9</vt:lpwstr>
  </property>
</Properties>
</file>