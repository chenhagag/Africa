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C755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p>
    <w:p w14:paraId="7B2FA5FD"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6DFFE5C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68483D1E" wp14:editId="365D8C87">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D1DE6E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F309C1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DFF1B9"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490CDE"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7F5F24"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71AE4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6E3807E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94EE0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7C882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7FA1D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6FDFD7"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3EAF9D3" w14:textId="77777777" w:rsidR="007561C6" w:rsidRPr="00B27B4C" w:rsidRDefault="004B361C"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2-10-19T13:06:00Z">
            <w:r>
              <w:rPr>
                <w:rFonts w:ascii="Times New Roman" w:eastAsia="Times New Roman" w:hAnsi="Times New Roman" w:cs="David"/>
                <w:bCs/>
                <w:sz w:val="32"/>
                <w:szCs w:val="32"/>
                <w:u w:val="single"/>
                <w:rtl/>
                <w:lang w:eastAsia="he-IL"/>
              </w:rPr>
              <w:t>פ.א פיתוח ובנייה בירושלים בע"מ</w:t>
            </w:r>
          </w:ins>
        </w:p>
      </w:sdtContent>
    </w:sdt>
    <w:p w14:paraId="087EC868"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2DAEC77" w14:textId="77777777" w:rsidR="007561C6" w:rsidRPr="00B27B4C" w:rsidRDefault="004B361C"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10-19T13:06:00Z">
            <w:r>
              <w:rPr>
                <w:rFonts w:ascii="Times New Roman" w:eastAsia="Times New Roman" w:hAnsi="Times New Roman" w:cs="David"/>
                <w:bCs/>
                <w:sz w:val="32"/>
                <w:szCs w:val="32"/>
                <w:u w:val="single"/>
                <w:rtl/>
                <w:lang w:eastAsia="he-IL"/>
              </w:rPr>
              <w:t>רמת שרת שלב ב</w:t>
            </w:r>
          </w:ins>
        </w:p>
      </w:sdtContent>
    </w:sdt>
    <w:p w14:paraId="23AE4AE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7D3AB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418BE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A1745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F8E96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1EC5F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9CB13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47CF8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0E5C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ACC40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EA648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1EF98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57F7F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D016C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74AC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CC96B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C0112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5ED0F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84999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04C5E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2890B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44DB5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9F025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A128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16C5F3"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B4D87C"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40E20BC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E9A495"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57198" w:rsidRPr="007561C6">
            <w:rPr>
              <w:rStyle w:val="AutoFieldsChar"/>
              <w:color w:val="00B0F0"/>
              <w:rtl/>
            </w:rPr>
            <w:t>[תאריך חתימת חוזה]</w:t>
          </w:r>
        </w:sdtContent>
      </w:sdt>
    </w:p>
    <w:p w14:paraId="305BCE2F"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4D01A3A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2F15C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80D67F"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9B19350" w14:textId="77777777" w:rsidR="000B5DC0" w:rsidRPr="000B5DC0" w:rsidRDefault="004B361C" w:rsidP="004B36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2" w:author="Kook Sec" w:date="2022-10-19T13:12:00Z">
            <w:r w:rsidDel="004B361C">
              <w:rPr>
                <w:rFonts w:ascii="Times New Roman" w:eastAsia="Times New Roman" w:hAnsi="Times New Roman" w:cs="David"/>
                <w:color w:val="00B0F0"/>
                <w:sz w:val="24"/>
                <w:szCs w:val="24"/>
                <w:rtl/>
              </w:rPr>
              <w:br/>
            </w:r>
          </w:del>
          <w:ins w:id="3" w:author="Kook Sec" w:date="2022-10-19T13:12:00Z">
            <w:r>
              <w:rPr>
                <w:rFonts w:ascii="Times New Roman" w:eastAsia="Times New Roman" w:hAnsi="Times New Roman" w:cs="David" w:hint="cs"/>
                <w:color w:val="00B0F0"/>
                <w:sz w:val="24"/>
                <w:szCs w:val="24"/>
                <w:rtl/>
              </w:rPr>
              <w:t>פ.א פיתוח ובנייה בירושלים בע"מ</w:t>
            </w:r>
            <w:r>
              <w:rPr>
                <w:rFonts w:ascii="Times New Roman" w:eastAsia="Times New Roman" w:hAnsi="Times New Roman" w:cs="David"/>
                <w:color w:val="00B0F0"/>
                <w:sz w:val="24"/>
                <w:szCs w:val="24"/>
                <w:rtl/>
              </w:rPr>
              <w:br/>
            </w:r>
            <w:r>
              <w:rPr>
                <w:rFonts w:ascii="Times New Roman" w:eastAsia="Times New Roman" w:hAnsi="Times New Roman" w:cs="David" w:hint="cs"/>
                <w:color w:val="00B0F0"/>
                <w:sz w:val="24"/>
                <w:szCs w:val="24"/>
                <w:rtl/>
              </w:rPr>
              <w:t>יוני נתניהו 1 ג' אור יהודה ת.ד 715</w:t>
            </w:r>
          </w:ins>
          <w:r>
            <w:rPr>
              <w:rFonts w:ascii="Times New Roman" w:eastAsia="Times New Roman" w:hAnsi="Times New Roman" w:cs="David"/>
              <w:color w:val="00B0F0"/>
              <w:sz w:val="24"/>
              <w:szCs w:val="24"/>
              <w:rtl/>
            </w:rPr>
            <w:br/>
          </w:r>
          <w:ins w:id="4" w:author="Kook Sec" w:date="2022-10-19T13:13:00Z">
            <w:r>
              <w:rPr>
                <w:rFonts w:ascii="Times New Roman" w:eastAsia="Times New Roman" w:hAnsi="Times New Roman" w:cs="David" w:hint="cs"/>
                <w:color w:val="00B0F0"/>
                <w:sz w:val="24"/>
                <w:szCs w:val="24"/>
                <w:rtl/>
              </w:rPr>
              <w:t>513958009</w:t>
            </w:r>
          </w:ins>
        </w:p>
      </w:sdtContent>
    </w:sdt>
    <w:p w14:paraId="6C6D4159"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3670D2A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214DB938"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DC75271"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22B27C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455ED8F" w14:textId="77777777" w:rsidR="000B5DC0" w:rsidRPr="000B5DC0" w:rsidRDefault="004B361C"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Kook Sec" w:date="2022-10-19T13:12:00Z">
            <w:r>
              <w:rPr>
                <w:rFonts w:ascii="Times New Roman" w:eastAsia="Times New Roman" w:hAnsi="Times New Roman" w:cs="David"/>
                <w:color w:val="800080"/>
                <w:sz w:val="24"/>
                <w:szCs w:val="24"/>
                <w:rtl/>
              </w:rPr>
              <w:br/>
              <w:t>ישי חנון</w:t>
            </w:r>
            <w:r>
              <w:rPr>
                <w:rFonts w:ascii="Times New Roman" w:eastAsia="Times New Roman" w:hAnsi="Times New Roman" w:cs="David"/>
                <w:color w:val="800080"/>
                <w:sz w:val="24"/>
                <w:szCs w:val="24"/>
                <w:rtl/>
              </w:rPr>
              <w:br/>
              <w:t>שמשון 22 ירושלים</w:t>
            </w:r>
            <w:r>
              <w:rPr>
                <w:rFonts w:ascii="Times New Roman" w:eastAsia="Times New Roman" w:hAnsi="Times New Roman" w:cs="David"/>
                <w:color w:val="800080"/>
                <w:sz w:val="24"/>
                <w:szCs w:val="24"/>
                <w:rtl/>
              </w:rPr>
              <w:br/>
              <w:t>055302178</w:t>
            </w:r>
            <w:r>
              <w:rPr>
                <w:rFonts w:ascii="Times New Roman" w:eastAsia="Times New Roman" w:hAnsi="Times New Roman" w:cs="David"/>
                <w:color w:val="800080"/>
                <w:sz w:val="24"/>
                <w:szCs w:val="24"/>
                <w:rtl/>
              </w:rPr>
              <w:br/>
            </w:r>
          </w:ins>
        </w:p>
      </w:sdtContent>
    </w:sdt>
    <w:p w14:paraId="5F874AE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64519CD1"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29F9E567"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2E27456"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495F1DD"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376C9768"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5BF94ED1"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0651803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FAFB09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1216741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6F502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036370F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18F18A6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558482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6D43B6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F8721E"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43EBCD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DFF886"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1C4DF3F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940E0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lastRenderedPageBreak/>
        <w:t>"</w:t>
      </w:r>
      <w:r w:rsidRPr="000B5DC0">
        <w:rPr>
          <w:rFonts w:ascii="Times New Roman" w:eastAsia="Times New Roman" w:hAnsi="Times New Roman" w:cs="David"/>
          <w:b/>
          <w:bCs/>
          <w:sz w:val="20"/>
          <w:szCs w:val="24"/>
          <w:rtl/>
          <w:lang w:eastAsia="he-IL"/>
        </w:rPr>
        <w:t>שירותי</w:t>
      </w:r>
    </w:p>
    <w:p w14:paraId="4BEC476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427C91F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3FF960A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FD433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B08E52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4B13C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1E41BB3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B705B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3A6413A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2C53C2E5"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4688603"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58E9EB1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EDC96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5D5500C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210CF77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7E6A2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51BAE615"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0A1988E7"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0A5AE2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3F16FCC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6FEBA29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DC8C429"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5A1A1BF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36AF4F49"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7E816FB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46A7DBA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30A19E0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4337897E"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4A28DA6"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B210235"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2C5E6A1F"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3D19E9F3"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2630DC1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3B77CC1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7DDCC27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191CB5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7D7B502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w:t>
      </w:r>
      <w:r w:rsidRPr="000B5DC0">
        <w:rPr>
          <w:rFonts w:ascii="Times New Roman" w:eastAsia="Times New Roman" w:hAnsi="Times New Roman" w:cs="David"/>
          <w:sz w:val="20"/>
          <w:szCs w:val="24"/>
          <w:rtl/>
          <w:lang w:eastAsia="he-IL"/>
        </w:rPr>
        <w:lastRenderedPageBreak/>
        <w:t>תוך ציות לדין ולהנחת דעת המזמין, ותוך שמירת לוחות הזמנים והמסגרת התקציבית, שייקבעו על ידי המזמין.</w:t>
      </w:r>
    </w:p>
    <w:p w14:paraId="7EBE13C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5D0A653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72DA667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3F99E1D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0D7A8DD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1A1221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0DA4A44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003F9AF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29387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7F6830A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5B1F75D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60F7DC9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w:t>
      </w:r>
      <w:r w:rsidRPr="000B5DC0">
        <w:rPr>
          <w:rFonts w:ascii="Times New Roman" w:eastAsia="Times New Roman" w:hAnsi="Times New Roman" w:cs="David"/>
          <w:sz w:val="20"/>
          <w:szCs w:val="24"/>
          <w:rtl/>
          <w:lang w:eastAsia="he-IL"/>
        </w:rPr>
        <w:lastRenderedPageBreak/>
        <w:t>דעתו של המנהל במשך כל תקופת מתן שרותי המתכנן.</w:t>
      </w:r>
    </w:p>
    <w:p w14:paraId="1FD59A5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08FCD0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07B89CC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063F42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259994C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0FED09E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13A2CA6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673C7EB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16D5A7B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1D8F052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12C5401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3438C8E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017F831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13D4959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D7ACC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4B105D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4DEF65B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41D446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21D58B4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184D838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70BABBB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46C10D4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726A7D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100ED0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B91A87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DF8BA4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A0F99A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3865D4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44B657AC"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224E2F4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2C77E5A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EB1CFA6"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5677CB93"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CC9B00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7073C0E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23BC6A7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0E4DE79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5DBA962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5A1FFBA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18066EE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9D8FB4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242C42C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5109EB4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04933A9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F3A7C4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w:t>
      </w:r>
      <w:r w:rsidRPr="000B5DC0">
        <w:rPr>
          <w:rFonts w:ascii="Times New Roman" w:eastAsia="Times New Roman" w:hAnsi="Times New Roman" w:cs="David"/>
          <w:sz w:val="20"/>
          <w:szCs w:val="24"/>
          <w:rtl/>
          <w:lang w:eastAsia="he-IL"/>
        </w:rPr>
        <w:lastRenderedPageBreak/>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21BDB09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2B742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6F14E9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105AE05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95DA60E"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8B813E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78E0037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4F2E7AB"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35AE5E5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7D670E6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75A109A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3DFBD2A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0CC8D0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424A5EB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A2170C6"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2FF0216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2A3DBB6B"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D4BB34B"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C29F94B"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14DA329"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A7951E8"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480E6B"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65DF03F"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CD65E67"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6F0742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1A3E03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6DE849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191553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F7F204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1B073DC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FDAF02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D3B429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5754BA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FE522F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447BF00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1B4AF6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B9373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B871E8E"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9ABF9A3"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6594CA1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1818BE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0853E36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15486DC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6A8CA2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45F357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3393227F"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E9F3D2D"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2DFAB56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060ED46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01F7BAB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7C351B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3B2241F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C491D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w:t>
      </w:r>
      <w:r w:rsidRPr="000B5DC0">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BEF85FC"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7EF3C5D9"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68FA039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A6908D4"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0A849DB6"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1CA309C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5BB467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6C8B83B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3F491C0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72C5583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17D612B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0A99D812"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4B02E43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הפר את הוראת סעיף 7.5 לעיל.</w:t>
      </w:r>
    </w:p>
    <w:p w14:paraId="48FAA66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52CE26F0"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49B8B28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DA4FF9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4DEE1FF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434C43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5FC4B05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7AE462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3C66817"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D9401FD"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21D1342"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6078CEB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159E8F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7EF23A9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xml:space="preserve">, ואילו למזמין ישמרו כל זכויותיו כלפי </w:t>
      </w:r>
      <w:r w:rsidRPr="000B5DC0">
        <w:rPr>
          <w:rFonts w:ascii="Times New Roman" w:eastAsia="Times New Roman" w:hAnsi="Times New Roman" w:cs="David"/>
          <w:sz w:val="20"/>
          <w:szCs w:val="24"/>
          <w:rtl/>
          <w:lang w:eastAsia="he-IL"/>
        </w:rPr>
        <w:lastRenderedPageBreak/>
        <w:t>המתכנן.</w:t>
      </w:r>
    </w:p>
    <w:p w14:paraId="2DBEB0D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0791DC1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1B4ADCE"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0B7C76B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40E29A1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03DD50F"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6F238F4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423C165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632048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7E3E79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1D374E3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6DC051B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060BF37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1387B3D6"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580AD48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w:t>
      </w:r>
      <w:r w:rsidRPr="000B5DC0">
        <w:rPr>
          <w:rFonts w:ascii="Times New Roman" w:eastAsia="Times New Roman" w:hAnsi="Times New Roman" w:cs="David"/>
          <w:sz w:val="20"/>
          <w:szCs w:val="24"/>
          <w:rtl/>
          <w:lang w:eastAsia="he-IL"/>
        </w:rPr>
        <w:lastRenderedPageBreak/>
        <w:t>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28863A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356426B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5E2DBF3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1C0CF26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7BB2777"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21E5CAD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7A4307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0E417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095AF4CB"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016DCD7E"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C7101A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465994A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5A88B0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5DEA8CDE"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w:t>
      </w:r>
      <w:r w:rsidRPr="000B5DC0">
        <w:rPr>
          <w:rFonts w:ascii="Times New Roman" w:eastAsia="Times New Roman" w:hAnsi="Times New Roman" w:cs="David"/>
          <w:b/>
          <w:sz w:val="20"/>
          <w:szCs w:val="24"/>
          <w:rtl/>
          <w:lang w:eastAsia="he-IL"/>
        </w:rPr>
        <w:lastRenderedPageBreak/>
        <w:t xml:space="preserve">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0A2B0E4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0CF3CF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961B5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6F7D9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431332A"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7E84A60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E2373B"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E6DA070"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EB09F88"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8E5231D"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5980C901"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CAC116B"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024F87C"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55D72E2" w14:textId="77777777"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Kook Sec" w:date="2022-10-19T13:12:00Z">
            <w:r w:rsidR="004B361C">
              <w:rPr>
                <w:rFonts w:ascii="Times New Roman" w:eastAsia="Times New Roman" w:hAnsi="Times New Roman" w:cs="David"/>
                <w:color w:val="00B0F0"/>
                <w:sz w:val="20"/>
                <w:szCs w:val="24"/>
                <w:rtl/>
                <w:lang w:eastAsia="he-IL"/>
              </w:rPr>
              <w:t>ישי חנון</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7" w:author="Kook Sec" w:date="2022-10-19T13:07:00Z">
            <w:r w:rsidR="004B361C" w:rsidRPr="003E6FC4">
              <w:rPr>
                <w:rStyle w:val="a7"/>
                <w:rtl/>
              </w:rPr>
              <w:t>[שם צד א]</w:t>
            </w:r>
          </w:ins>
        </w:sdtContent>
      </w:sdt>
    </w:p>
    <w:p w14:paraId="3D0D06AB"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37C59B4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E38FE5"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142380"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A2C12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58D83B2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62F08E"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0B3752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FA2B69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43424D"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F536B74"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E4DEEB3"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ECB0D49"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EC9959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67BB2A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2821F8A"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500CDA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ADEFF79"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7FBA372"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BA01D6"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9E55C24"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3F0C8C0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5F65805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F8D36E"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Kook Sec" w:date="2022-10-19T13:06:00Z">
            <w:r w:rsidR="004B361C">
              <w:rPr>
                <w:rFonts w:ascii="Times New Roman" w:eastAsia="Times New Roman" w:hAnsi="Times New Roman" w:cs="David"/>
                <w:color w:val="008000"/>
                <w:sz w:val="24"/>
                <w:szCs w:val="24"/>
                <w:rtl/>
                <w:lang w:eastAsia="he-IL"/>
              </w:rPr>
              <w:t>ירושלים</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 w:author="Kook Sec" w:date="2022-10-19T13:06:00Z">
            <w:r w:rsidR="004B361C">
              <w:rPr>
                <w:rFonts w:ascii="Times New Roman" w:eastAsia="Times New Roman" w:hAnsi="Times New Roman" w:cs="David"/>
                <w:color w:val="008000"/>
                <w:sz w:val="24"/>
                <w:szCs w:val="24"/>
                <w:rtl/>
              </w:rPr>
              <w:t>רמת שרת שלב ב</w:t>
            </w:r>
          </w:ins>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0" w:author="Kook Sec" w:date="2022-10-19T13:06:00Z">
            <w:r w:rsidR="004B361C">
              <w:rPr>
                <w:rFonts w:ascii="Times New Roman" w:eastAsia="Times New Roman" w:hAnsi="Times New Roman" w:cs="David"/>
                <w:color w:val="008000"/>
                <w:sz w:val="24"/>
                <w:szCs w:val="24"/>
                <w:rtl/>
              </w:rPr>
              <w:t>פ.א פיתוח ובנייה בירושלים בע"מ</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0BD416A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75C986"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57198" w:rsidRPr="00BD05C4">
            <w:rPr>
              <w:rStyle w:val="AutoFieldsChar"/>
              <w:color w:val="00B0F0"/>
              <w:rt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F57198" w:rsidRPr="00BD05C4">
            <w:rPr>
              <w:rStyle w:val="AutoFieldsChar"/>
              <w:color w:val="00B0F0"/>
              <w:rt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5BC1171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9A0699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9FE6B5E"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Kook Sec" w:date="2022-10-19T13:06:00Z">
            <w:r w:rsidR="004B361C">
              <w:rPr>
                <w:rFonts w:ascii="Times New Roman" w:eastAsia="Times New Roman" w:hAnsi="Times New Roman" w:cs="David"/>
                <w:color w:val="008000"/>
                <w:sz w:val="24"/>
                <w:szCs w:val="24"/>
                <w:rtl/>
              </w:rPr>
              <w:t>ירושלים</w:t>
            </w:r>
          </w:ins>
        </w:sdtContent>
      </w:sdt>
    </w:p>
    <w:p w14:paraId="7069B58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22653D8E"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20F737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26295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12" w:author="Kook Sec" w:date="2022-10-19T13:15:00Z">
            <w:r w:rsidR="004B361C">
              <w:rPr>
                <w:rFonts w:ascii="Times New Roman" w:eastAsia="Times New Roman" w:hAnsi="Times New Roman" w:cs="David"/>
                <w:color w:val="008000"/>
                <w:sz w:val="24"/>
                <w:szCs w:val="24"/>
                <w:rtl/>
                <w:lang w:eastAsia="he-IL"/>
              </w:rPr>
              <w:t>אבי ברטי לוי</w:t>
            </w:r>
          </w:ins>
        </w:sdtContent>
      </w:sdt>
    </w:p>
    <w:p w14:paraId="1E0CE09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F102571"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979492D"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CF9173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1AFB967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C7D04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3" w:author="Kook Sec" w:date="2022-10-19T13:15:00Z">
            <w:r w:rsidR="004B361C">
              <w:rPr>
                <w:rFonts w:ascii="Times New Roman" w:eastAsia="Times New Roman" w:hAnsi="Times New Roman" w:cs="David"/>
                <w:color w:val="008000"/>
                <w:sz w:val="24"/>
                <w:szCs w:val="24"/>
                <w:rtl/>
                <w:lang w:eastAsia="he-IL"/>
              </w:rPr>
              <w:t>ישי חנון</w:t>
            </w:r>
          </w:ins>
        </w:sdtContent>
      </w:sdt>
    </w:p>
    <w:p w14:paraId="4C8F3D51"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57198" w:rsidRPr="00BD05C4">
            <w:rPr>
              <w:rStyle w:val="AutoFieldsChar"/>
              <w:color w:val="00B0F0"/>
              <w:rtl/>
            </w:rPr>
            <w:t>[שדה נוסף 5]</w:t>
          </w:r>
        </w:sdtContent>
      </w:sdt>
    </w:p>
    <w:p w14:paraId="2E30255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651E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4" w:author="Kook Sec" w:date="2022-10-19T13:15:00Z">
            <w:r w:rsidR="004B361C">
              <w:rPr>
                <w:rFonts w:ascii="Times New Roman" w:eastAsia="Times New Roman" w:hAnsi="Times New Roman" w:cs="David"/>
                <w:color w:val="008000"/>
                <w:sz w:val="24"/>
                <w:szCs w:val="24"/>
                <w:rtl/>
                <w:lang w:eastAsia="he-IL"/>
              </w:rPr>
              <w:t>ישי חנון</w:t>
            </w:r>
          </w:ins>
        </w:sdtContent>
      </w:sdt>
    </w:p>
    <w:p w14:paraId="5B51D59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B587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2FFECFC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762F2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19FBE2E8"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6F3C9BC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0331BFD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2698A58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49139F9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DD2E88"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104EDB5F" w14:textId="77777777" w:rsidR="000B5DC0" w:rsidRPr="000B5DC0" w:rsidRDefault="004B361C"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F57198" w:rsidRPr="00BD05C4">
            <w:rPr>
              <w:rStyle w:val="AutoFieldsChar"/>
              <w:color w:val="00B0F0"/>
              <w:rtl/>
            </w:rPr>
            <w:t>[אחוז השתתפות צד א]</w:t>
          </w:r>
        </w:sdtContent>
      </w:sdt>
    </w:p>
    <w:p w14:paraId="3C427552"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5C9BB2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12AE9F"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53C1F46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C93FA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0D9B9A4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7B2B08"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012E881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274D9D"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 לרבות בשצ"פים ובמדרכות שבהיקפו/ם.</w:t>
      </w:r>
    </w:p>
    <w:p w14:paraId="0BD984E3"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תכנון אדריכלות גנים ונוף בשטחים ציבוריים: שצ"פים, דרכים, דרכים משולבות.</w:t>
      </w:r>
    </w:p>
    <w:p w14:paraId="32CBB96E"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4C9576F2"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D00EE6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47C743CE"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428113D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6CE42A4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0836BE9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3A3D69"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5052B278"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F9590D2"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77E178FD"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1FEB84AA"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294D1FE3"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ECD0ECD"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BBD7EF3"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FBC1E1F"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EDC7031"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79C8D4F9"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9F581C"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03E332"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lastRenderedPageBreak/>
        <w:t>פירוט השירותים</w:t>
      </w:r>
      <w:r w:rsidRPr="000B5DC0">
        <w:rPr>
          <w:rFonts w:ascii="Times New Roman" w:eastAsia="Times New Roman" w:hAnsi="Times New Roman" w:cs="David"/>
          <w:sz w:val="24"/>
          <w:szCs w:val="24"/>
          <w:rtl/>
          <w:lang w:eastAsia="he-IL"/>
        </w:rPr>
        <w:t>:</w:t>
      </w:r>
    </w:p>
    <w:p w14:paraId="242FB16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4B5BE1E"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5B4B6ED8"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77E84E86"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261966C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8818E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7B2F925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0DA6DC"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05C739FD"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7086053"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t>
      </w:r>
    </w:p>
    <w:p w14:paraId="27641995"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636434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2ABF754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01E12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79278B4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D1620A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54EF204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4B6F30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996313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01EA73D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A6A60F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7E177CA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1568E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5E676C1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A9C0D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4B56AFF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A9B71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24E1490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BAF49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2C474D4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66B9A3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יב.</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2907330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43C61B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יג.</w:t>
      </w:r>
      <w:r w:rsidRPr="000B5DC0">
        <w:rPr>
          <w:rFonts w:ascii="Times New Roman" w:eastAsia="Times New Roman" w:hAnsi="Times New Roman" w:cs="David"/>
          <w:sz w:val="24"/>
          <w:szCs w:val="24"/>
          <w:rtl/>
          <w:lang w:eastAsia="he-IL"/>
        </w:rPr>
        <w:tab/>
        <w:t>הצגת אפשרויות מימוש הבינוי המוצע בשלבים.</w:t>
      </w:r>
    </w:p>
    <w:p w14:paraId="6B7E683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71475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73CBDA4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E82D79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2C95ECC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A8C92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טז.</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7C39047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26CAD9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יז.</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0E4C061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591AB5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יח.</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106626E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EF5C0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יט.</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2EA9AEB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3EA165B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50C8349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972CA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199A0D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BB661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7947627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99ED6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הכנת תכניות מוקדמות במספר חלופות לפי דרישת המנהל ובתאום עם </w:t>
      </w:r>
      <w:r w:rsidRPr="000B5DC0">
        <w:rPr>
          <w:rFonts w:ascii="Times New Roman" w:eastAsia="Times New Roman" w:hAnsi="Times New Roman" w:cs="David"/>
          <w:sz w:val="24"/>
          <w:szCs w:val="24"/>
          <w:rtl/>
          <w:lang w:eastAsia="he-IL"/>
        </w:rPr>
        <w:lastRenderedPageBreak/>
        <w:t>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2634CD9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0503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36D2C59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F4249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072CF87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45DDB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0A580E4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27736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782510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D6BCFC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6C0E519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D015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17087D2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B7382F"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7EF3412E"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5518874F"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90BB67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4162F79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CC18DA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7864678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EE3BB4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4194263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B8A4E16"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33E2A0D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8416C3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20E23DF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22703CD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46DA031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B4F85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1DA83F4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8F810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E567A6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A3BC54"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327CD1B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985FBDF"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241C822A"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74BA4B50"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29E835E6"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C68798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5F0AA94C"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70DBB7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24DDFC42"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32327A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26B4E39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048B30F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6AE2D7F6"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1B83DCD9"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2CBC3AA3"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C2255D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5C43A551"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2A2A059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2924702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5EF784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7EE571FC"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4352D40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5B9DA1CE"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495546A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67858229"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07DF4FE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D088E0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C3CB4B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6FED05ED"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309394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43E72D16"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16B98C2C"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67432C0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6FD03A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0381E1D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C24D46"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411B518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14168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DB18C3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5C086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58BAE74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548624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14EFB19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7D89C2"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4D1ABA6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56D127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14699F3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30EE2B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5D1C747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7AD38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B63FBD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5C173C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9823DE7"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8DA6C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0942F9CE"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976167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7247FF9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F25E89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w:t>
      </w:r>
      <w:r w:rsidRPr="000B5DC0">
        <w:rPr>
          <w:rFonts w:ascii="Times New Roman" w:eastAsia="Times New Roman" w:hAnsi="Times New Roman" w:cs="David"/>
          <w:sz w:val="24"/>
          <w:szCs w:val="24"/>
          <w:rtl/>
          <w:lang w:eastAsia="he-IL"/>
        </w:rPr>
        <w:lastRenderedPageBreak/>
        <w:t>משפטי בין המזמין לבין קבלני העבודות.</w:t>
      </w:r>
    </w:p>
    <w:p w14:paraId="7C59293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038E476C"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56AF3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0C8C6E35"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6C949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1A8D143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4D2DA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78DDBFA0"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0D5A6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1152163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2BB62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48F8563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0FE6C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F152A9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10F6CA"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77D8AC3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E53147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64440CE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21AF588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5EE2FFE3"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457F9C0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4B9290D7"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50CB5415"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23658A8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097F981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EFB3FD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7CC000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29008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18051C0C"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711C14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01D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13E5C2A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06860C5"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6F554DF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69BF171"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178A3C44"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lastRenderedPageBreak/>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2D36C9B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9E5DA4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71F3E3B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7371A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BDB872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FDCD68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1FFB4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3F87A2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7351C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154C2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1786F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EA1121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40A35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C7775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3AB8B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CD62CE"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A544B42"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4ED7F552"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4DEB3C8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7DFCE7"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005C1F69"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692DAB6D"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ins w:id="15" w:author="Kook Sec" w:date="2022-10-19T13:13:00Z">
            <w:r w:rsidR="004B361C">
              <w:rPr>
                <w:rFonts w:ascii="Times New Roman" w:eastAsia="Times New Roman" w:hAnsi="Times New Roman" w:cs="David"/>
                <w:color w:val="008000"/>
                <w:sz w:val="24"/>
                <w:szCs w:val="24"/>
                <w:rtl/>
              </w:rPr>
              <w:t>88000</w:t>
            </w:r>
          </w:ins>
        </w:sdtContent>
      </w:sdt>
      <w:r w:rsidRPr="000B5DC0">
        <w:rPr>
          <w:rFonts w:ascii="Times New Roman" w:eastAsia="Times New Roman" w:hAnsi="Times New Roman" w:cs="David"/>
          <w:color w:val="008000"/>
          <w:sz w:val="24"/>
          <w:szCs w:val="24"/>
          <w:rtl/>
        </w:rPr>
        <w:t>.</w:t>
      </w:r>
    </w:p>
    <w:p w14:paraId="18165BDA"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2CCE8799"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0A34C46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255FC318"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6" w:author="Kook Sec" w:date="2022-10-19T13:14:00Z">
            <w:r w:rsidR="004B361C">
              <w:rPr>
                <w:rFonts w:ascii="Times New Roman" w:eastAsia="Times New Roman" w:hAnsi="Times New Roman" w:cs="David"/>
                <w:color w:val="008000"/>
                <w:sz w:val="24"/>
                <w:szCs w:val="24"/>
                <w:rtl/>
              </w:rPr>
              <w:t>מדד המחירים לצרכן</w:t>
            </w:r>
          </w:ins>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F57198" w:rsidRPr="00AB51FC">
            <w:rPr>
              <w:rStyle w:val="a7"/>
              <w:color w:val="00B0F0"/>
              <w:rtl/>
            </w:rPr>
            <w:t>[מדד בגין/ידוע -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F57198" w:rsidRPr="00AB51FC">
            <w:rPr>
              <w:rStyle w:val="a7"/>
              <w:color w:val="00B0F0"/>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F57198" w:rsidRPr="008C30FE">
            <w:rPr>
              <w:rStyle w:val="a7"/>
              <w:color w:val="00B0F0"/>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65CC261D"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63DF21CA"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7" w:author="Kook Sec" w:date="2022-10-19T13:14:00Z">
            <w:r w:rsidR="004B361C">
              <w:rPr>
                <w:rFonts w:ascii="Times New Roman" w:eastAsia="Times New Roman" w:hAnsi="Times New Roman" w:cs="David"/>
                <w:color w:val="008000"/>
                <w:sz w:val="24"/>
                <w:szCs w:val="24"/>
                <w:rtl/>
              </w:rPr>
              <w:t>מדד המחירים לצרכן</w:t>
            </w:r>
          </w:ins>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02203ADF"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297F337C"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0FE6F7E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2AC18AA6"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5DF0D673"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7B5FD2F0"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2C473C"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0BB5A0F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1EDDBB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2D137C4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F92DC52"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201B28A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CF379F7"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339AD6C4"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562DF578"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w:t>
      </w:r>
      <w:r w:rsidRPr="000B5DC0">
        <w:rPr>
          <w:rFonts w:ascii="Times New Roman" w:eastAsia="Times New Roman" w:hAnsi="Times New Roman" w:cs="David"/>
          <w:sz w:val="20"/>
          <w:szCs w:val="24"/>
          <w:rtl/>
          <w:lang w:eastAsia="he-IL"/>
        </w:rPr>
        <w:lastRenderedPageBreak/>
        <w:t>המסמכים והתכניות למזמין.</w:t>
      </w:r>
    </w:p>
    <w:p w14:paraId="3C2ED56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BBCF3C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AE2128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5DEEC101"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2B6F210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52BEF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3E74F720"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83967F5"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D55F9F8"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663826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528D6A33"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163011C1"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4D25C9D1"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3DBC335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78095C7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1A2D9B0D"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62A1F665"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7A767520"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2D78572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7CB4E0E9"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4225581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2DB2019D"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0F4BCE7"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67FFADB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56B8A12B"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040BDE5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565D82C6"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5C6ED798"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2351D11D"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14D018C9"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0E5382EE"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34D2A8DF"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10A546A3"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2F93839A"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92C811D"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4B620B0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B4DEF0D" w14:textId="77777777" w:rsidR="00DF6A6B" w:rsidRPr="00435A20" w:rsidRDefault="004B361C"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Kook Sec" w:date="2022-10-19T13:13: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47D8819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7F05CB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3B21B0A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83884F"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4F10FFA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2CE2BD"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9"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0"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1"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07035F87"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7482FB"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2"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3" w:author="Kook Sec" w:date="2022-10-19T13:06:00Z">
            <w:r w:rsidR="004B361C">
              <w:rPr>
                <w:rFonts w:ascii="Times New Roman" w:eastAsia="Times New Roman" w:hAnsi="Times New Roman" w:cs="David"/>
                <w:bCs/>
                <w:color w:val="008000"/>
                <w:sz w:val="24"/>
                <w:szCs w:val="24"/>
                <w:rtl/>
                <w:lang w:eastAsia="he-IL"/>
              </w:rPr>
              <w:t>פ.א פיתוח ובנייה בירושלים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BD18ED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623FD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61375A71"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3958455" w14:textId="77777777"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5" w:author="Kook Sec" w:date="2022-10-19T13:12:00Z">
            <w:r w:rsidR="004B361C">
              <w:rPr>
                <w:rFonts w:ascii="Times New Roman" w:eastAsia="Times New Roman" w:hAnsi="Times New Roman" w:cs="David"/>
                <w:color w:val="008000"/>
                <w:sz w:val="24"/>
                <w:szCs w:val="24"/>
                <w:rtl/>
                <w:lang w:eastAsia="he-IL"/>
              </w:rPr>
              <w:t>ישי חנון</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A027E35"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0CB07C1E"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9963B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795F55"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24B184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EFDBF9"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4DD6BA6B"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BA8857"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2C0D59E8"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73EED21"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1BC847"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Kook Sec" w:date="2022-10-19T13:12:00Z">
            <w:r w:rsidR="004B361C">
              <w:rPr>
                <w:rFonts w:ascii="Times New Roman" w:eastAsia="Times New Roman" w:hAnsi="Times New Roman" w:cs="David"/>
                <w:color w:val="008000"/>
                <w:sz w:val="24"/>
                <w:szCs w:val="24"/>
                <w:rtl/>
                <w:lang w:eastAsia="he-IL"/>
              </w:rPr>
              <w:t>ישי חנון</w:t>
            </w:r>
          </w:ins>
        </w:sdtContent>
      </w:sdt>
    </w:p>
    <w:p w14:paraId="18DF3BF7"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70C22FC"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37A6F67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1B4AE431"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320E9E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lastRenderedPageBreak/>
        <w:t>*מחק את המיותר</w:t>
      </w:r>
    </w:p>
    <w:p w14:paraId="40BAA61A"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3830318"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641A8CC7"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9979F0F"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8BDEA72"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8D81C1D"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5BB5264"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E546F3C"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83C57BF"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DFEF31C"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8C13FE8"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8BD6CBD"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601771D"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1434F1A"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1E3E81CC"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F06316B" w14:textId="77777777" w:rsidR="00C77045" w:rsidRPr="0009511C" w:rsidRDefault="00C77045" w:rsidP="00C7704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0BA2CC90" w14:textId="77777777" w:rsidR="00C77045" w:rsidRPr="0009511C" w:rsidRDefault="00C77045" w:rsidP="00C77045">
      <w:pPr>
        <w:ind w:left="364"/>
        <w:contextualSpacing/>
        <w:rPr>
          <w:rFonts w:ascii="Times New Roman" w:eastAsia="Calibri" w:hAnsi="Times New Roman" w:cs="Arial"/>
          <w:rtl/>
        </w:rPr>
      </w:pPr>
    </w:p>
    <w:p w14:paraId="7F8E58F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F920A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A67785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81A11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0DBB6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DB6CB4"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E6333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46DE1A"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C37C9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8F6AF9"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079C2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FFAD1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A0020D"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7B9D7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55AC69"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C4167A"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9F3A7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92892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541B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D5DB9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5559A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5E934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44B24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78436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BFB38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7BA8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9ACCF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B6F5D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2946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04C01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4AD9F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9808B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92E1E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F0D57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396CA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0A0E4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D25178"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8C51B8"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27D39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E0AB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E292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1CD39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EE4AA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B3D499"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CEFADE7"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1EF32DC"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07F07C0"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32C39EDA" w14:textId="77777777" w:rsidTr="004B36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45924D3"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AE65E7C"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65420D8F" w14:textId="77777777" w:rsidTr="004B36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5B1E8F0"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2A9247F3" w14:textId="77777777" w:rsidTr="004B36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20F2701"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A58151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02E41B6"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99BD6F5"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5548AD04" w14:textId="77777777" w:rsidTr="004B36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48DF120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0C3DE87"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53CB32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4B22F18"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p>
          <w:p w14:paraId="22C58795"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EEF2D22"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8A32834"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p>
          <w:p w14:paraId="764A04DD"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0A99869"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6F8DA1E4" w14:textId="77777777" w:rsidTr="004B36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6022471F"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E0F53D8"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D10484E"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B2B314" w14:textId="77777777" w:rsidR="00C77045" w:rsidRPr="0009511C" w:rsidRDefault="00C77045" w:rsidP="004B36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8CB877" w14:textId="77777777" w:rsidR="00C77045" w:rsidRPr="0009511C" w:rsidRDefault="00C77045" w:rsidP="004B361C">
            <w:pPr>
              <w:spacing w:before="0" w:beforeAutospacing="0" w:after="0" w:afterAutospacing="0" w:line="256" w:lineRule="auto"/>
              <w:rPr>
                <w:rFonts w:ascii="David" w:eastAsia="Calibri" w:hAnsi="David" w:cs="David"/>
                <w:b/>
                <w:sz w:val="24"/>
                <w:szCs w:val="24"/>
                <w:lang w:eastAsia="he-IL"/>
              </w:rPr>
            </w:pPr>
          </w:p>
        </w:tc>
      </w:tr>
      <w:tr w:rsidR="00C77045" w:rsidRPr="0009511C" w14:paraId="31C2904D" w14:textId="77777777" w:rsidTr="004B36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2788A0E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F91F8DD"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E05178A" w14:textId="77777777" w:rsidR="00C77045" w:rsidRPr="0009511C" w:rsidRDefault="00C77045" w:rsidP="004B36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65007F" w14:textId="77777777" w:rsidR="00C77045" w:rsidRPr="0009511C" w:rsidRDefault="00C77045" w:rsidP="004B36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D0C92D" w14:textId="77777777" w:rsidR="00C77045" w:rsidRPr="0009511C" w:rsidRDefault="00C77045" w:rsidP="004B361C">
            <w:pPr>
              <w:spacing w:before="0" w:beforeAutospacing="0" w:after="0" w:afterAutospacing="0" w:line="256" w:lineRule="auto"/>
              <w:rPr>
                <w:rFonts w:ascii="David" w:eastAsia="Calibri" w:hAnsi="David" w:cs="David"/>
                <w:b/>
                <w:sz w:val="24"/>
                <w:szCs w:val="24"/>
                <w:lang w:eastAsia="he-IL"/>
              </w:rPr>
            </w:pPr>
          </w:p>
        </w:tc>
      </w:tr>
    </w:tbl>
    <w:p w14:paraId="1026A25B"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7111EAA9" w14:textId="77777777" w:rsidTr="004B36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52F425E"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745F8452" w14:textId="77777777" w:rsidTr="004B36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7643F6B"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BE1C69C"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p w14:paraId="5F8D273C"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271D76"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8A20A97"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B7D0AB6"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710C960"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A0A38DF"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534AA69"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07A7177"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6D719DEA" w14:textId="77777777" w:rsidTr="004B36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F64306F"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1A2CDE5"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DC18D2E"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551E005"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10C1680"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7C821E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C9D9AF"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1B0F9F3" w14:textId="77777777" w:rsidR="00C77045" w:rsidRPr="0009511C" w:rsidRDefault="00C77045" w:rsidP="004B361C">
            <w:pPr>
              <w:spacing w:before="0" w:beforeAutospacing="0" w:after="0" w:afterAutospacing="0" w:line="256" w:lineRule="auto"/>
              <w:rPr>
                <w:rFonts w:ascii="David" w:eastAsia="Calibri" w:hAnsi="David" w:cs="David"/>
                <w:sz w:val="24"/>
                <w:szCs w:val="24"/>
                <w:lang w:eastAsia="he-IL"/>
              </w:rPr>
            </w:pPr>
          </w:p>
        </w:tc>
      </w:tr>
      <w:tr w:rsidR="00C77045" w:rsidRPr="0009511C" w14:paraId="7E04AE90" w14:textId="77777777" w:rsidTr="004B36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AC41484"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F53E532"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08C6F74"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69C8923"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E45CEF0"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720DB7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290AEC4"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38D47B5" w14:textId="77777777" w:rsidR="00C77045" w:rsidRPr="0009511C" w:rsidRDefault="00C77045" w:rsidP="004B36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1947BF20" w14:textId="77777777" w:rsidTr="004B36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4A9B2EA"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D41845D"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57FB6F4"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F9AA04E"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A04BF3C"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3290DAE"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8FE9E7C"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B12BF74" w14:textId="77777777" w:rsidR="00C77045" w:rsidRPr="0009511C" w:rsidRDefault="00C77045" w:rsidP="004B36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0E04257F" w14:textId="77777777" w:rsidTr="004B36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07BFD5F"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FB4220A" w14:textId="77777777" w:rsidR="00C77045" w:rsidRPr="0009511C" w:rsidRDefault="00C77045" w:rsidP="004B36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C8AD5A4" w14:textId="77777777" w:rsidR="00C77045" w:rsidRPr="0009511C" w:rsidRDefault="00C77045" w:rsidP="004B36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532BFA9" w14:textId="77777777" w:rsidR="00C77045" w:rsidRPr="0009511C" w:rsidRDefault="00C77045" w:rsidP="004B36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EF6A05" w14:textId="77777777" w:rsidR="00C77045" w:rsidRPr="0009511C" w:rsidRDefault="00C77045" w:rsidP="004B36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9C3216D" w14:textId="77777777" w:rsidR="00C77045" w:rsidRPr="0009511C" w:rsidRDefault="00C77045" w:rsidP="004B36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DE623C0" w14:textId="77777777" w:rsidR="00C77045" w:rsidRPr="0009511C" w:rsidRDefault="00C77045" w:rsidP="004B36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0F6255C" w14:textId="77777777" w:rsidR="00C77045" w:rsidRPr="0009511C" w:rsidRDefault="00C77045" w:rsidP="004B36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01F4244"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19DF078C" w14:textId="77777777" w:rsidTr="004B36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A3E0F55"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2A6E0784" w14:textId="77777777" w:rsidTr="004B36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C314D45"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A231650"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3B758010" w14:textId="77777777" w:rsidTr="004B36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1BE038"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C77045" w:rsidRPr="0009511C" w14:paraId="20752ABB" w14:textId="77777777" w:rsidTr="004B36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5BEB6BD"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9F51901"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0BC6DA21" w14:textId="77777777" w:rsidTr="004B36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ACD29BB" w14:textId="77777777" w:rsidR="00C77045" w:rsidRPr="0009511C" w:rsidRDefault="00C77045" w:rsidP="004B36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46491D2C" w14:textId="77777777" w:rsidTr="004B361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6AAECBE" w14:textId="77777777" w:rsidR="00C77045" w:rsidRPr="0009511C" w:rsidRDefault="00C77045" w:rsidP="004B361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DF10D41"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23966283"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B4E04A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B150B9A"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16AEEBB"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0E556955"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7DB69CD8"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61AC08CC"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DA5D8B"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17435266"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CBCCFA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77D14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09A54C5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56D94FF"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77F9BEB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317837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781C7E5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28D72D"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51D3E371"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48C936E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A4BEF04"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7E1D680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92C02B9"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38713F8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BA02E4F"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7B1D72F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33D0B86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693F7B0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35F57B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3BB4ECB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6E9C4C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712FDFA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4A3510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186820BC"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DBC7FB2"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737BC0B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D9DA38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5396FA3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209BBD0"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2A76FE5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0933E4"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2618803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4FB2495"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01B72BDE"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B1A9EEA"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74F6AD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C2F0B5"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D991C8F"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5E95465"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3357743E"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3D13484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7C90997"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66819D00"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1570FD37"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AEF642"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29FC33"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BCE92D"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4A231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6F31D91D" w14:textId="77777777" w:rsidR="000B5DC0" w:rsidRPr="000B5DC0" w:rsidRDefault="004B361C"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7" w:author="Kook Sec" w:date="2022-10-19T13:13: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6663159C"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40E70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ECAE59"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E950E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D13364" w14:textId="77777777"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10-19T13:12:00Z">
            <w:r w:rsidR="004B361C">
              <w:rPr>
                <w:rFonts w:ascii="Times New Roman" w:eastAsia="Times New Roman" w:hAnsi="Times New Roman" w:cs="David"/>
                <w:color w:val="008000"/>
                <w:sz w:val="24"/>
                <w:szCs w:val="24"/>
                <w:rtl/>
                <w:lang w:eastAsia="he-IL"/>
              </w:rPr>
              <w:t>ישי חנון</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2-10-19T13:06:00Z">
            <w:r w:rsidR="004B361C">
              <w:rPr>
                <w:rFonts w:ascii="Times New Roman" w:eastAsia="Times New Roman" w:hAnsi="Times New Roman" w:cs="David"/>
                <w:color w:val="008000"/>
                <w:sz w:val="24"/>
                <w:szCs w:val="24"/>
                <w:rtl/>
                <w:lang w:eastAsia="he-IL"/>
              </w:rPr>
              <w:t>רמת שרת שלב ב</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AA6191" w:rsidRPr="00ED6C9C">
            <w:rPr>
              <w:rStyle w:val="a7"/>
              <w:color w:val="00B0F0"/>
              <w:rtl/>
            </w:rPr>
            <w:t>[תיאור עבודה]</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09AD40C6"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9A9D4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91AE1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CFE897"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1AD2F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1BBC46"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6D1296E7"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7D341513"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52196F2A"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34CA8270" w14:textId="77777777" w:rsidR="00AA6191" w:rsidRPr="00B27B4C" w:rsidRDefault="004B361C"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Kook Sec" w:date="2022-10-19T13:12:00Z">
            <w:r>
              <w:rPr>
                <w:rFonts w:ascii="Times New Roman" w:eastAsia="Times New Roman" w:hAnsi="Times New Roman" w:cs="David"/>
                <w:color w:val="008000"/>
                <w:sz w:val="24"/>
                <w:szCs w:val="24"/>
                <w:rtl/>
                <w:lang w:eastAsia="he-IL"/>
              </w:rPr>
              <w:t>ישי חנון</w:t>
            </w:r>
          </w:ins>
        </w:sdtContent>
      </w:sdt>
    </w:p>
    <w:p w14:paraId="57FAD6E8"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4D13626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7BB35811"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A46830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6E1D914F"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F5C87D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1BD55FBD"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63C69486"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1" w:author="Kook Sec" w:date="2022-10-19T13:13:00Z">
            <w:r w:rsidR="004B361C">
              <w:rPr>
                <w:rFonts w:ascii="Times New Roman" w:eastAsia="Times New Roman" w:hAnsi="Times New Roman" w:cs="David"/>
                <w:color w:val="008000"/>
                <w:sz w:val="24"/>
                <w:szCs w:val="24"/>
                <w:rtl/>
                <w:lang w:eastAsia="he-IL"/>
              </w:rPr>
              <w:t>פ.א פיתוח ובנייה בירושלים בע"מ</w:t>
            </w:r>
            <w:r w:rsidR="004B361C">
              <w:rPr>
                <w:rFonts w:ascii="Times New Roman" w:eastAsia="Times New Roman" w:hAnsi="Times New Roman" w:cs="David"/>
                <w:color w:val="008000"/>
                <w:sz w:val="24"/>
                <w:szCs w:val="24"/>
                <w:rtl/>
                <w:lang w:eastAsia="he-IL"/>
              </w:rPr>
              <w:br/>
              <w:t>יוני נתניהו 1 ג' אור יהודה ת.ד 715</w:t>
            </w:r>
            <w:r w:rsidR="004B361C">
              <w:rPr>
                <w:rFonts w:ascii="Times New Roman" w:eastAsia="Times New Roman" w:hAnsi="Times New Roman" w:cs="David"/>
                <w:color w:val="008000"/>
                <w:sz w:val="24"/>
                <w:szCs w:val="24"/>
                <w:rtl/>
                <w:lang w:eastAsia="he-IL"/>
              </w:rPr>
              <w:br/>
              <w:t>513958009</w:t>
            </w:r>
          </w:ins>
        </w:sdtContent>
      </w:sdt>
    </w:p>
    <w:p w14:paraId="543CC1B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E0EFB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0559E01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F7395C"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2" w:author="Kook Sec" w:date="2022-10-19T13:06:00Z">
            <w:r w:rsidR="004B361C">
              <w:rPr>
                <w:rFonts w:ascii="Times New Roman" w:eastAsia="Times New Roman" w:hAnsi="Times New Roman" w:cs="David" w:hint="cs"/>
                <w:color w:val="008000"/>
                <w:sz w:val="24"/>
                <w:szCs w:val="24"/>
                <w:rtl/>
                <w:lang w:eastAsia="he-IL"/>
              </w:rPr>
              <w:t>רמת שרת שלב ב</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731FE" w:rsidRPr="00ED6C9C">
            <w:rPr>
              <w:rStyle w:val="a7"/>
              <w:color w:val="00B0F0"/>
              <w:rtl/>
            </w:rPr>
            <w:t>[תאריך חתימת חוזה]</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1E60583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7123F42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59E6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2EFFCB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BBE7B0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829C1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EAC56A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846AF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0708E8C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D668E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83BE4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3828CCB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42779A"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60F310BB"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7D5C234"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0E8830CA"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9C47E71"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22336C5A"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9D06E1F"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C1D624B"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4E50B894" w14:textId="77777777"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Kook Sec" w:date="2022-10-19T13:12:00Z">
            <w:r w:rsidR="004B361C">
              <w:rPr>
                <w:rFonts w:ascii="Times New Roman" w:eastAsia="Times New Roman" w:hAnsi="Times New Roman" w:cs="David"/>
                <w:color w:val="008000"/>
                <w:sz w:val="24"/>
                <w:szCs w:val="24"/>
                <w:rtl/>
                <w:lang w:eastAsia="he-IL"/>
              </w:rPr>
              <w:t>ישי חנון</w:t>
            </w:r>
          </w:ins>
        </w:sdtContent>
      </w:sdt>
    </w:p>
    <w:p w14:paraId="09C5DDBC"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6D83238"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2F0B354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5C08DC8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5B023104"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E1F42D6"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10540A8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0324770C"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28F7BBF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2F2937A"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6F108842"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BB274" w14:textId="77777777" w:rsidR="004B361C" w:rsidRDefault="004B361C" w:rsidP="00AF234B">
      <w:pPr>
        <w:spacing w:before="0" w:after="0" w:line="240" w:lineRule="auto"/>
      </w:pPr>
      <w:r>
        <w:separator/>
      </w:r>
    </w:p>
  </w:endnote>
  <w:endnote w:type="continuationSeparator" w:id="0">
    <w:p w14:paraId="26A0C758" w14:textId="77777777" w:rsidR="004B361C" w:rsidRDefault="004B361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B361C" w:rsidRPr="00B17476" w14:paraId="4E63E5F8" w14:textId="77777777" w:rsidTr="00B17476">
      <w:tc>
        <w:tcPr>
          <w:tcW w:w="810" w:type="dxa"/>
        </w:tcPr>
        <w:p w14:paraId="33613D78"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47FF8AA" w14:textId="77777777" w:rsidR="004B361C" w:rsidRPr="00B17476" w:rsidRDefault="004B361C" w:rsidP="00B17476">
              <w:pPr>
                <w:tabs>
                  <w:tab w:val="center" w:pos="4153"/>
                  <w:tab w:val="right" w:pos="8306"/>
                </w:tabs>
                <w:spacing w:before="0" w:after="0" w:line="240" w:lineRule="auto"/>
                <w:rPr>
                  <w:rFonts w:ascii="David" w:hAnsi="David"/>
                  <w:color w:val="00B0F0"/>
                  <w:sz w:val="20"/>
                  <w:szCs w:val="20"/>
                  <w:rtl/>
                </w:rPr>
              </w:pPr>
              <w:ins w:id="34" w:author="Kook Sec" w:date="2022-10-19T13:06:00Z">
                <w:r>
                  <w:rPr>
                    <w:rFonts w:ascii="David" w:hAnsi="David"/>
                    <w:color w:val="00B0F0"/>
                    <w:sz w:val="20"/>
                    <w:szCs w:val="20"/>
                    <w:rtl/>
                  </w:rPr>
                  <w:t>פ.א פיתוח ובנייה בירושלים בע"מ</w:t>
                </w:r>
              </w:ins>
            </w:p>
          </w:tc>
        </w:sdtContent>
      </w:sdt>
      <w:tc>
        <w:tcPr>
          <w:tcW w:w="2810" w:type="dxa"/>
        </w:tcPr>
        <w:p w14:paraId="2C7363F5"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אדריכלות נוף</w:t>
              </w:r>
            </w:sdtContent>
          </w:sdt>
        </w:p>
      </w:tc>
      <w:tc>
        <w:tcPr>
          <w:tcW w:w="233" w:type="dxa"/>
        </w:tcPr>
        <w:p w14:paraId="61CE6B72" w14:textId="77777777" w:rsidR="004B361C" w:rsidRPr="00B17476" w:rsidRDefault="004B361C" w:rsidP="00B17476">
          <w:pPr>
            <w:tabs>
              <w:tab w:val="center" w:pos="4153"/>
              <w:tab w:val="right" w:pos="8306"/>
            </w:tabs>
            <w:spacing w:before="0" w:after="0" w:line="240" w:lineRule="auto"/>
            <w:rPr>
              <w:rFonts w:ascii="David" w:hAnsi="David"/>
              <w:sz w:val="16"/>
              <w:szCs w:val="16"/>
              <w:rtl/>
            </w:rPr>
          </w:pPr>
        </w:p>
      </w:tc>
      <w:tc>
        <w:tcPr>
          <w:tcW w:w="1044" w:type="dxa"/>
        </w:tcPr>
        <w:p w14:paraId="46FCCC28"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6B30E8E7"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Pr>
                  <w:rFonts w:ascii="David" w:hAnsi="David" w:hint="cs"/>
                  <w:sz w:val="20"/>
                  <w:szCs w:val="20"/>
                </w:rPr>
                <w:t>CONT-5-563</w:t>
              </w:r>
            </w:p>
          </w:tc>
        </w:sdtContent>
      </w:sdt>
    </w:tr>
    <w:tr w:rsidR="004B361C" w:rsidRPr="00B17476" w14:paraId="3A97BC5A" w14:textId="77777777" w:rsidTr="00B17476">
      <w:tc>
        <w:tcPr>
          <w:tcW w:w="810" w:type="dxa"/>
        </w:tcPr>
        <w:p w14:paraId="697A4544"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2C02A4E" w14:textId="77777777" w:rsidR="004B361C" w:rsidRPr="00B17476" w:rsidRDefault="004B361C" w:rsidP="00B17476">
              <w:pPr>
                <w:tabs>
                  <w:tab w:val="center" w:pos="4153"/>
                  <w:tab w:val="right" w:pos="8306"/>
                </w:tabs>
                <w:spacing w:before="0" w:after="0" w:line="240" w:lineRule="auto"/>
                <w:rPr>
                  <w:rFonts w:ascii="David" w:hAnsi="David"/>
                  <w:color w:val="00B0F0"/>
                  <w:sz w:val="20"/>
                  <w:szCs w:val="20"/>
                  <w:rtl/>
                </w:rPr>
              </w:pPr>
              <w:ins w:id="35" w:author="Kook Sec" w:date="2022-10-19T13:12:00Z">
                <w:r>
                  <w:rPr>
                    <w:rFonts w:ascii="David" w:hAnsi="David"/>
                    <w:color w:val="00B0F0"/>
                    <w:sz w:val="20"/>
                    <w:szCs w:val="20"/>
                    <w:rtl/>
                  </w:rPr>
                  <w:t>ישי חנון</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B361C" w:rsidRPr="00B17476" w14:paraId="0ABD156A" w14:textId="77777777" w:rsidTr="005B2092">
            <w:trPr>
              <w:trHeight w:val="201"/>
            </w:trPr>
            <w:tc>
              <w:tcPr>
                <w:tcW w:w="926" w:type="dxa"/>
              </w:tcPr>
              <w:p w14:paraId="7123BBB0"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2E4487A" w14:textId="77777777" w:rsidR="004B361C" w:rsidRPr="00B17476" w:rsidRDefault="004B361C" w:rsidP="00B17476">
                    <w:pPr>
                      <w:tabs>
                        <w:tab w:val="center" w:pos="4153"/>
                        <w:tab w:val="right" w:pos="8306"/>
                      </w:tabs>
                      <w:spacing w:before="0" w:after="0" w:line="240" w:lineRule="auto"/>
                      <w:ind w:left="1" w:hanging="1"/>
                      <w:rPr>
                        <w:rFonts w:ascii="David" w:hAnsi="David"/>
                        <w:color w:val="00B0F0"/>
                        <w:sz w:val="20"/>
                        <w:szCs w:val="20"/>
                        <w:rtl/>
                      </w:rPr>
                    </w:pPr>
                    <w:r w:rsidRPr="00B17476">
                      <w:rPr>
                        <w:rFonts w:ascii="David" w:hAnsi="David"/>
                        <w:color w:val="00B0F0"/>
                        <w:sz w:val="20"/>
                        <w:szCs w:val="20"/>
                        <w:rtl/>
                      </w:rPr>
                      <w:t>[גרסת חוזה]</w:t>
                    </w:r>
                  </w:p>
                </w:tc>
              </w:sdtContent>
            </w:sdt>
          </w:tr>
        </w:tbl>
        <w:p w14:paraId="12EB339E"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233" w:type="dxa"/>
        </w:tcPr>
        <w:p w14:paraId="6427F008"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1044" w:type="dxa"/>
        </w:tcPr>
        <w:p w14:paraId="6B3043F9"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35ACA08B" w14:textId="77777777" w:rsidR="004B361C" w:rsidRPr="00B17476" w:rsidRDefault="004B361C"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B17476">
                <w:rPr>
                  <w:rFonts w:ascii="David" w:hAnsi="David"/>
                  <w:color w:val="00B0F0"/>
                  <w:sz w:val="20"/>
                  <w:szCs w:val="20"/>
                  <w:rtl/>
                </w:rPr>
                <w:t>[סטטוס חוזה]</w:t>
              </w:r>
            </w:sdtContent>
          </w:sdt>
        </w:p>
      </w:tc>
    </w:tr>
    <w:tr w:rsidR="004B361C" w:rsidRPr="00B17476" w14:paraId="135E86EB" w14:textId="77777777" w:rsidTr="00B17476">
      <w:trPr>
        <w:trHeight w:val="80"/>
      </w:trPr>
      <w:tc>
        <w:tcPr>
          <w:tcW w:w="810" w:type="dxa"/>
        </w:tcPr>
        <w:p w14:paraId="6A21A9F3"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1646" w:type="dxa"/>
        </w:tcPr>
        <w:p w14:paraId="2881C6A4" w14:textId="77777777" w:rsidR="004B361C" w:rsidRPr="00B17476" w:rsidRDefault="004B361C"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15AE429E"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233" w:type="dxa"/>
        </w:tcPr>
        <w:p w14:paraId="593E7459"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1044" w:type="dxa"/>
        </w:tcPr>
        <w:p w14:paraId="4C026913"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c>
        <w:tcPr>
          <w:tcW w:w="1763" w:type="dxa"/>
        </w:tcPr>
        <w:p w14:paraId="1385E994" w14:textId="77777777" w:rsidR="004B361C" w:rsidRPr="00B17476" w:rsidRDefault="004B361C" w:rsidP="00B17476">
          <w:pPr>
            <w:tabs>
              <w:tab w:val="center" w:pos="4153"/>
              <w:tab w:val="right" w:pos="8306"/>
            </w:tabs>
            <w:spacing w:before="0" w:after="0" w:line="240" w:lineRule="auto"/>
            <w:rPr>
              <w:rFonts w:ascii="David" w:hAnsi="David"/>
              <w:sz w:val="20"/>
              <w:szCs w:val="20"/>
              <w:rtl/>
            </w:rPr>
          </w:pPr>
        </w:p>
      </w:tc>
    </w:tr>
  </w:tbl>
  <w:p w14:paraId="2C6AA908" w14:textId="77777777" w:rsidR="004B361C" w:rsidRPr="00B17476" w:rsidRDefault="004B361C"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D83093" w14:textId="77777777" w:rsidR="004B361C" w:rsidRDefault="004B361C" w:rsidP="00AF234B">
      <w:pPr>
        <w:spacing w:before="0" w:after="0" w:line="240" w:lineRule="auto"/>
      </w:pPr>
      <w:r>
        <w:separator/>
      </w:r>
    </w:p>
  </w:footnote>
  <w:footnote w:type="continuationSeparator" w:id="0">
    <w:p w14:paraId="1D245460" w14:textId="77777777" w:rsidR="004B361C" w:rsidRDefault="004B361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4BA0BA1C" w14:textId="77777777" w:rsidR="004B361C" w:rsidRDefault="004B361C">
        <w:pPr>
          <w:pStyle w:val="a3"/>
          <w:jc w:val="center"/>
        </w:pPr>
        <w:r>
          <w:fldChar w:fldCharType="begin"/>
        </w:r>
        <w:r>
          <w:instrText xml:space="preserve"> PAGE   \* MERGEFORMAT </w:instrText>
        </w:r>
        <w:r>
          <w:fldChar w:fldCharType="separate"/>
        </w:r>
        <w:r w:rsidR="00CF355D">
          <w:rPr>
            <w:noProof/>
            <w:rtl/>
          </w:rPr>
          <w:t>2</w:t>
        </w:r>
        <w:r>
          <w:rPr>
            <w:noProof/>
          </w:rPr>
          <w:fldChar w:fldCharType="end"/>
        </w:r>
      </w:p>
    </w:sdtContent>
  </w:sdt>
  <w:p w14:paraId="7010B1DE" w14:textId="77777777" w:rsidR="004B361C" w:rsidRDefault="004B361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370DA1"/>
    <w:rsid w:val="00373FDE"/>
    <w:rsid w:val="003C6E03"/>
    <w:rsid w:val="00440B5A"/>
    <w:rsid w:val="004528C9"/>
    <w:rsid w:val="004B361C"/>
    <w:rsid w:val="004C7407"/>
    <w:rsid w:val="00501673"/>
    <w:rsid w:val="005336F2"/>
    <w:rsid w:val="00552E11"/>
    <w:rsid w:val="005731FE"/>
    <w:rsid w:val="005763BD"/>
    <w:rsid w:val="0058321B"/>
    <w:rsid w:val="005B2092"/>
    <w:rsid w:val="00607ADA"/>
    <w:rsid w:val="006160EF"/>
    <w:rsid w:val="00666259"/>
    <w:rsid w:val="006B4EB8"/>
    <w:rsid w:val="006C7BFC"/>
    <w:rsid w:val="0072103C"/>
    <w:rsid w:val="007561C6"/>
    <w:rsid w:val="007C4B64"/>
    <w:rsid w:val="008C30FE"/>
    <w:rsid w:val="008C64C6"/>
    <w:rsid w:val="00934595"/>
    <w:rsid w:val="00942177"/>
    <w:rsid w:val="00A267D5"/>
    <w:rsid w:val="00AA6191"/>
    <w:rsid w:val="00AB51FC"/>
    <w:rsid w:val="00AC51CF"/>
    <w:rsid w:val="00AF234B"/>
    <w:rsid w:val="00B17476"/>
    <w:rsid w:val="00B56B1E"/>
    <w:rsid w:val="00B705B0"/>
    <w:rsid w:val="00BD05C4"/>
    <w:rsid w:val="00BE17B4"/>
    <w:rsid w:val="00C01318"/>
    <w:rsid w:val="00C30059"/>
    <w:rsid w:val="00C77045"/>
    <w:rsid w:val="00CD158F"/>
    <w:rsid w:val="00CF355D"/>
    <w:rsid w:val="00D231CD"/>
    <w:rsid w:val="00D8516B"/>
    <w:rsid w:val="00DF6A6B"/>
    <w:rsid w:val="00E03315"/>
    <w:rsid w:val="00E679C7"/>
    <w:rsid w:val="00EA5C3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301E9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E2F1D"/>
    <w:rsid w:val="004D08ED"/>
    <w:rsid w:val="006865A5"/>
    <w:rsid w:val="006B0147"/>
    <w:rsid w:val="00774A49"/>
    <w:rsid w:val="007A56EA"/>
    <w:rsid w:val="008F590B"/>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A9910140-3A63-464C-B4BF-BBC3C3B93236}"/>
</file>

<file path=customXml/itemProps4.xml><?xml version="1.0" encoding="utf-8"?>
<ds:datastoreItem xmlns:ds="http://schemas.openxmlformats.org/officeDocument/2006/customXml" ds:itemID="{A4C959FB-46B1-4D0E-9F5C-CAC9D129EC5E}"/>
</file>

<file path=customXml/itemProps5.xml><?xml version="1.0" encoding="utf-8"?>
<ds:datastoreItem xmlns:ds="http://schemas.openxmlformats.org/officeDocument/2006/customXml" ds:itemID="{22346EBF-91B9-43CB-B284-6503D290B54B}"/>
</file>

<file path=customXml/itemProps6.xml><?xml version="1.0" encoding="utf-8"?>
<ds:datastoreItem xmlns:ds="http://schemas.openxmlformats.org/officeDocument/2006/customXml" ds:itemID="{710C2AC3-D775-4064-90A3-126E5B5B8BD2}"/>
</file>

<file path=docProps/app.xml><?xml version="1.0" encoding="utf-8"?>
<Properties xmlns="http://schemas.openxmlformats.org/officeDocument/2006/extended-properties" xmlns:vt="http://schemas.openxmlformats.org/officeDocument/2006/docPropsVTypes">
  <Template>Normal</Template>
  <TotalTime>11</TotalTime>
  <Pages>36</Pages>
  <Words>11281</Words>
  <Characters>56408</Characters>
  <Application>Microsoft Office Word</Application>
  <DocSecurity>0</DocSecurity>
  <Lines>470</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2022-10-19T10:05:00Z</dcterms:created>
  <dcterms:modified xsi:type="dcterms:W3CDTF">2022-10-19T10:16:00Z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88a8525c-e0aa-4df2-8da6-f92727c6ece9</vt:lpwstr>
  </property>
</Properties>
</file>