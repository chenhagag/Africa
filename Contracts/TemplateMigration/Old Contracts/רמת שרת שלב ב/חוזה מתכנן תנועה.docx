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7BC6E8"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8A5CFD"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21E444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2E471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069008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7466BC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7D696340" wp14:editId="4F11841D">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3A25DC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6F39D7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ED9F39"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022D3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038E6DB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CF423A" w14:textId="77777777" w:rsidR="00F20C04" w:rsidRPr="00F20C04" w:rsidRDefault="00F20C04" w:rsidP="00F20C04">
      <w:pPr>
        <w:widowControl w:val="0"/>
        <w:spacing w:before="0" w:beforeAutospacing="0" w:after="0" w:afterAutospacing="0" w:line="240" w:lineRule="auto"/>
        <w:jc w:val="center"/>
        <w:rPr>
          <w:ins w:id="0" w:author="Kook Sec" w:date="2022-01-12T13:21:00Z"/>
          <w:rFonts w:ascii="Times New Roman" w:eastAsia="Times New Roman" w:hAnsi="Times New Roman" w:cs="David"/>
          <w:bCs/>
          <w:color w:val="00B0F0"/>
          <w:sz w:val="32"/>
          <w:szCs w:val="32"/>
          <w:u w:val="single"/>
          <w:rtl/>
          <w:lang w:eastAsia="he-IL"/>
        </w:rPr>
      </w:pPr>
    </w:p>
    <w:p w14:paraId="4CE5AD06" w14:textId="77777777" w:rsidR="00F20C04" w:rsidRPr="00F20C04" w:rsidRDefault="00F20C04" w:rsidP="00F20C04">
      <w:pPr>
        <w:spacing w:before="0" w:beforeAutospacing="0" w:after="0" w:afterAutospacing="0" w:line="240" w:lineRule="auto"/>
        <w:ind w:left="240"/>
        <w:jc w:val="center"/>
        <w:rPr>
          <w:ins w:id="1" w:author="Kook Sec" w:date="2022-01-12T13:21:00Z"/>
          <w:rFonts w:ascii="Times New Roman" w:eastAsia="Times New Roman" w:hAnsi="Times New Roman" w:cs="David"/>
          <w:b/>
          <w:bCs/>
          <w:color w:val="00B0F0"/>
          <w:sz w:val="32"/>
          <w:szCs w:val="32"/>
          <w:u w:val="single"/>
          <w:rtl/>
          <w:lang w:eastAsia="he-IL"/>
        </w:rPr>
      </w:pPr>
    </w:p>
    <w:p w14:paraId="5C74FFA6" w14:textId="7FC0DAE0" w:rsidR="00F20C04" w:rsidRPr="00F20C04" w:rsidRDefault="00F20C04" w:rsidP="00F20C04">
      <w:pPr>
        <w:spacing w:before="0" w:beforeAutospacing="0" w:after="0" w:afterAutospacing="0" w:line="240" w:lineRule="auto"/>
        <w:ind w:left="240"/>
        <w:jc w:val="center"/>
        <w:rPr>
          <w:ins w:id="2" w:author="Kook Sec" w:date="2022-01-12T13:21:00Z"/>
          <w:rFonts w:ascii="Times New Roman" w:eastAsia="Times New Roman" w:hAnsi="Times New Roman" w:cs="David"/>
          <w:b/>
          <w:bCs/>
          <w:color w:val="00B0F0"/>
          <w:sz w:val="32"/>
          <w:szCs w:val="32"/>
          <w:u w:val="single"/>
          <w:rtl/>
          <w:lang w:eastAsia="he-IL"/>
        </w:rPr>
      </w:pPr>
      <w:ins w:id="3" w:author="Kook Sec" w:date="2022-01-12T13:21:00Z">
        <w:r w:rsidRPr="00F20C04">
          <w:rPr>
            <w:rtl/>
          </w:rPr>
          <w:drawing>
            <wp:inline distT="0" distB="0" distL="0" distR="0" wp14:anchorId="5F097067" wp14:editId="46362EFC">
              <wp:extent cx="5274310" cy="109474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094740"/>
                      </a:xfrm>
                      <a:prstGeom prst="rect">
                        <a:avLst/>
                      </a:prstGeom>
                      <a:noFill/>
                      <a:ln>
                        <a:noFill/>
                      </a:ln>
                    </pic:spPr>
                  </pic:pic>
                </a:graphicData>
              </a:graphic>
            </wp:inline>
          </w:drawing>
        </w:r>
      </w:ins>
    </w:p>
    <w:p w14:paraId="0F806876" w14:textId="77777777" w:rsidR="00F20C04" w:rsidRPr="00F20C04" w:rsidRDefault="00F20C04" w:rsidP="00F20C04">
      <w:pPr>
        <w:spacing w:before="0" w:beforeAutospacing="0" w:after="0" w:afterAutospacing="0" w:line="240" w:lineRule="auto"/>
        <w:ind w:left="240"/>
        <w:jc w:val="center"/>
        <w:rPr>
          <w:ins w:id="4" w:author="Kook Sec" w:date="2022-01-12T13:21:00Z"/>
          <w:rFonts w:ascii="Times New Roman" w:eastAsia="Times New Roman" w:hAnsi="Times New Roman" w:cs="David"/>
          <w:b/>
          <w:bCs/>
          <w:color w:val="00B0F0"/>
          <w:sz w:val="32"/>
          <w:szCs w:val="32"/>
          <w:u w:val="single"/>
          <w:rtl/>
          <w:lang w:eastAsia="he-IL"/>
        </w:rPr>
      </w:pPr>
    </w:p>
    <w:p w14:paraId="38CB2023" w14:textId="77777777" w:rsidR="00F20C04" w:rsidRPr="00F20C04" w:rsidRDefault="00F20C04" w:rsidP="00F20C04">
      <w:pPr>
        <w:spacing w:before="0" w:beforeAutospacing="0" w:after="0" w:afterAutospacing="0" w:line="240" w:lineRule="auto"/>
        <w:ind w:left="240"/>
        <w:jc w:val="center"/>
        <w:rPr>
          <w:ins w:id="5" w:author="Kook Sec" w:date="2022-01-12T13:21:00Z"/>
          <w:rFonts w:cs="David"/>
          <w:bCs/>
          <w:color w:val="00B0F0"/>
          <w:sz w:val="24"/>
          <w:szCs w:val="24"/>
          <w:u w:val="single"/>
          <w:rtl/>
        </w:rPr>
      </w:pPr>
    </w:p>
    <w:p w14:paraId="639CA645" w14:textId="77777777" w:rsidR="00F20C04" w:rsidRPr="00F20C04" w:rsidRDefault="00F20C04" w:rsidP="00F20C04">
      <w:pPr>
        <w:spacing w:before="0" w:beforeAutospacing="0" w:after="0" w:afterAutospacing="0" w:line="240" w:lineRule="auto"/>
        <w:ind w:left="240"/>
        <w:jc w:val="center"/>
        <w:rPr>
          <w:ins w:id="6" w:author="Kook Sec" w:date="2022-01-12T13:21:00Z"/>
          <w:rFonts w:cs="David"/>
          <w:bCs/>
          <w:color w:val="00B0F0"/>
          <w:sz w:val="24"/>
          <w:szCs w:val="24"/>
          <w:u w:val="single"/>
          <w:rtl/>
        </w:rPr>
      </w:pPr>
    </w:p>
    <w:p w14:paraId="0A13657D" w14:textId="728D1265" w:rsidR="0006071E" w:rsidRPr="00B27B4C" w:rsidDel="00F20C04" w:rsidRDefault="0006071E" w:rsidP="0006071E">
      <w:pPr>
        <w:widowControl w:val="0"/>
        <w:spacing w:before="0" w:beforeAutospacing="0" w:after="0" w:afterAutospacing="0" w:line="240" w:lineRule="auto"/>
        <w:jc w:val="center"/>
        <w:rPr>
          <w:del w:id="7" w:author="Kook Sec" w:date="2022-01-12T13:21:00Z"/>
          <w:rFonts w:ascii="Times New Roman" w:eastAsia="Times New Roman" w:hAnsi="Times New Roman" w:cs="David"/>
          <w:bCs/>
          <w:sz w:val="32"/>
          <w:szCs w:val="32"/>
          <w:u w:val="single"/>
          <w:rtl/>
          <w:lang w:eastAsia="he-IL"/>
        </w:rPr>
      </w:pPr>
    </w:p>
    <w:customXmlDelRangeStart w:id="8" w:author="Kook Sec" w:date="2022-01-12T13:21:00Z"/>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8"/>
        <w:p w14:paraId="252930BF" w14:textId="75041B1D" w:rsidR="0006071E" w:rsidRPr="00B27B4C" w:rsidDel="00F20C04" w:rsidRDefault="00F20C04" w:rsidP="0006071E">
          <w:pPr>
            <w:widowControl w:val="0"/>
            <w:spacing w:before="0" w:beforeAutospacing="0" w:after="0" w:afterAutospacing="0" w:line="240" w:lineRule="auto"/>
            <w:jc w:val="center"/>
            <w:rPr>
              <w:del w:id="9" w:author="Kook Sec" w:date="2022-01-12T13:21:00Z"/>
              <w:rFonts w:ascii="Times New Roman" w:eastAsia="Times New Roman" w:hAnsi="Times New Roman" w:cs="David"/>
              <w:bCs/>
              <w:sz w:val="32"/>
              <w:szCs w:val="32"/>
              <w:u w:val="single"/>
              <w:rtl/>
              <w:lang w:eastAsia="he-IL"/>
            </w:rPr>
          </w:pPr>
        </w:p>
        <w:customXmlDelRangeStart w:id="10" w:author="Kook Sec" w:date="2022-01-12T13:21:00Z"/>
      </w:sdtContent>
    </w:sdt>
    <w:customXmlDelRangeEnd w:id="10"/>
    <w:p w14:paraId="383FDC0A" w14:textId="3991251E" w:rsidR="0006071E" w:rsidRPr="00B27B4C" w:rsidDel="00F20C04" w:rsidRDefault="0006071E" w:rsidP="0006071E">
      <w:pPr>
        <w:widowControl w:val="0"/>
        <w:spacing w:before="0" w:beforeAutospacing="0" w:after="0" w:afterAutospacing="0" w:line="240" w:lineRule="auto"/>
        <w:jc w:val="center"/>
        <w:rPr>
          <w:del w:id="11" w:author="Kook Sec" w:date="2022-01-12T13:21:00Z"/>
          <w:rFonts w:ascii="Times New Roman" w:eastAsia="Times New Roman" w:hAnsi="Times New Roman" w:cs="David"/>
          <w:bCs/>
          <w:sz w:val="32"/>
          <w:szCs w:val="32"/>
          <w:u w:val="single"/>
          <w:rtl/>
          <w:lang w:eastAsia="he-IL"/>
        </w:rPr>
      </w:pPr>
    </w:p>
    <w:customXmlDelRangeStart w:id="12" w:author="Kook Sec" w:date="2022-01-12T13:21:00Z"/>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12"/>
        <w:p w14:paraId="04E93E82" w14:textId="2CF55929" w:rsidR="0006071E" w:rsidRPr="00B27B4C" w:rsidDel="00F20C04" w:rsidRDefault="00F20C04" w:rsidP="0006071E">
          <w:pPr>
            <w:widowControl w:val="0"/>
            <w:spacing w:before="0" w:beforeAutospacing="0" w:after="0" w:afterAutospacing="0" w:line="240" w:lineRule="auto"/>
            <w:jc w:val="center"/>
            <w:rPr>
              <w:del w:id="13" w:author="Kook Sec" w:date="2022-01-12T13:21:00Z"/>
              <w:rFonts w:ascii="Times New Roman" w:eastAsia="Times New Roman" w:hAnsi="Times New Roman" w:cs="David"/>
              <w:bCs/>
              <w:sz w:val="32"/>
              <w:szCs w:val="32"/>
              <w:u w:val="single"/>
              <w:rtl/>
              <w:lang w:eastAsia="he-IL"/>
            </w:rPr>
          </w:pPr>
        </w:p>
        <w:customXmlDelRangeStart w:id="14" w:author="Kook Sec" w:date="2022-01-12T13:21:00Z"/>
      </w:sdtContent>
    </w:sdt>
    <w:customXmlDelRangeEnd w:id="14"/>
    <w:p w14:paraId="030FB0A9"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F8F60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903FC1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8EB8F2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FDFF00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D076DF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111A20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C809F9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D77F3B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DCCCD3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4E9200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E7F7C9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BDBC64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9539E8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F5E5C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F7DE93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C69244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8A2435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3FF12C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B7FA3B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B8C4C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D62C91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C917F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AA89FB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204128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48079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356C11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23AFF9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C6B9CB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69060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31A298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DB886E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B1BF16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08268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5BBC2E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F31871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A184F6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1AAF84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703E88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BFB6A7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7311E2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25E380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3981C1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D79828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99086F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896DED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EEEC20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896790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FAE16B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4AAA9DA" w14:textId="77777777"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2242C06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5DAF4D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264D14" w:rsidRPr="0006071E">
            <w:rPr>
              <w:rStyle w:val="AutoFieldsChar"/>
              <w:color w:val="00B0F0"/>
              <w:rtl/>
            </w:rPr>
            <w:t>[תאריך חתימת חוזה]</w:t>
          </w:r>
        </w:sdtContent>
      </w:sdt>
    </w:p>
    <w:p w14:paraId="6BEFF7BB"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6FFFA51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712B757" w14:textId="49F35442" w:rsidR="00F20C04" w:rsidRDefault="00F20C04" w:rsidP="00281420">
      <w:pPr>
        <w:spacing w:before="0" w:beforeAutospacing="0" w:after="0" w:afterAutospacing="0" w:line="240" w:lineRule="auto"/>
        <w:ind w:left="240"/>
        <w:jc w:val="center"/>
        <w:rPr>
          <w:ins w:id="15" w:author="Kook Sec" w:date="2022-01-12T13:40:00Z"/>
          <w:rFonts w:cs="David"/>
          <w:bCs/>
          <w:color w:val="000000"/>
          <w:sz w:val="24"/>
          <w:szCs w:val="24"/>
          <w:rtl/>
        </w:rPr>
      </w:pPr>
      <w:ins w:id="16" w:author="Kook Sec" w:date="2022-01-12T13:27:00Z">
        <w:r w:rsidRPr="00F20C04">
          <w:rPr>
            <w:rFonts w:cs="David"/>
            <w:bCs/>
            <w:color w:val="000000"/>
            <w:sz w:val="24"/>
            <w:szCs w:val="24"/>
            <w:rtl/>
          </w:rPr>
          <w:t>ב י ן</w:t>
        </w:r>
      </w:ins>
    </w:p>
    <w:p w14:paraId="16F4500E" w14:textId="77777777" w:rsidR="00281420" w:rsidRPr="00F20C04" w:rsidRDefault="00281420" w:rsidP="00281420">
      <w:pPr>
        <w:spacing w:before="0" w:beforeAutospacing="0" w:after="0" w:afterAutospacing="0" w:line="240" w:lineRule="auto"/>
        <w:ind w:left="240"/>
        <w:jc w:val="center"/>
        <w:rPr>
          <w:ins w:id="17" w:author="Kook Sec" w:date="2022-01-12T13:27:00Z"/>
          <w:rFonts w:cs="David"/>
          <w:color w:val="000000"/>
          <w:sz w:val="24"/>
          <w:szCs w:val="24"/>
          <w:rtl/>
        </w:rPr>
        <w:pPrChange w:id="18" w:author="Kook Sec" w:date="2022-01-12T13:40:00Z">
          <w:pPr>
            <w:spacing w:before="0" w:beforeAutospacing="0" w:after="0" w:afterAutospacing="0" w:line="240" w:lineRule="auto"/>
            <w:ind w:left="240"/>
            <w:jc w:val="center"/>
          </w:pPr>
        </w:pPrChange>
      </w:pPr>
    </w:p>
    <w:p w14:paraId="0BCD2551" w14:textId="3548EE86" w:rsidR="00281420" w:rsidRPr="00281420" w:rsidRDefault="00281420" w:rsidP="00281420">
      <w:pPr>
        <w:spacing w:before="0" w:beforeAutospacing="0" w:after="0" w:afterAutospacing="0" w:line="240" w:lineRule="auto"/>
        <w:ind w:left="240"/>
        <w:jc w:val="center"/>
        <w:rPr>
          <w:ins w:id="19" w:author="Kook Sec" w:date="2022-01-12T13:39:00Z"/>
          <w:rFonts w:cs="David"/>
          <w:bCs/>
          <w:color w:val="000000"/>
          <w:sz w:val="24"/>
          <w:szCs w:val="24"/>
          <w:rtl/>
        </w:rPr>
        <w:pPrChange w:id="20" w:author="Kook Sec" w:date="2022-01-12T13:40:00Z">
          <w:pPr>
            <w:spacing w:before="0" w:beforeAutospacing="0" w:after="0" w:afterAutospacing="0" w:line="240" w:lineRule="auto"/>
            <w:ind w:left="240"/>
          </w:pPr>
        </w:pPrChange>
      </w:pPr>
      <w:ins w:id="21" w:author="Kook Sec" w:date="2022-01-12T13:39:00Z">
        <w:r w:rsidRPr="00281420">
          <w:rPr>
            <w:rFonts w:cs="David"/>
            <w:bCs/>
            <w:color w:val="000000"/>
            <w:sz w:val="24"/>
            <w:szCs w:val="24"/>
            <w:rtl/>
          </w:rPr>
          <w:t>פ.א פיתוח ובנייה בירושלים בע"מ</w:t>
        </w:r>
      </w:ins>
    </w:p>
    <w:p w14:paraId="581D3D56" w14:textId="77777777" w:rsidR="00281420" w:rsidRPr="00281420" w:rsidRDefault="00281420" w:rsidP="00281420">
      <w:pPr>
        <w:spacing w:before="0" w:beforeAutospacing="0" w:after="0" w:afterAutospacing="0" w:line="240" w:lineRule="auto"/>
        <w:ind w:left="240"/>
        <w:jc w:val="center"/>
        <w:rPr>
          <w:ins w:id="22" w:author="Kook Sec" w:date="2022-01-12T13:39:00Z"/>
          <w:rFonts w:cs="David"/>
          <w:bCs/>
          <w:color w:val="000000"/>
          <w:sz w:val="24"/>
          <w:szCs w:val="24"/>
          <w:rtl/>
        </w:rPr>
        <w:pPrChange w:id="23" w:author="Kook Sec" w:date="2022-01-12T13:40:00Z">
          <w:pPr>
            <w:spacing w:before="0" w:beforeAutospacing="0" w:after="0" w:afterAutospacing="0" w:line="240" w:lineRule="auto"/>
            <w:ind w:left="240"/>
          </w:pPr>
        </w:pPrChange>
      </w:pPr>
      <w:ins w:id="24" w:author="Kook Sec" w:date="2022-01-12T13:39:00Z">
        <w:r w:rsidRPr="00281420">
          <w:rPr>
            <w:rFonts w:cs="David"/>
            <w:bCs/>
            <w:color w:val="000000"/>
            <w:sz w:val="24"/>
            <w:szCs w:val="24"/>
            <w:rtl/>
          </w:rPr>
          <w:t>רח' יוני נתניהו 1 ג' אור יהודה ת.ד 715</w:t>
        </w:r>
      </w:ins>
    </w:p>
    <w:p w14:paraId="3D6E1DD4" w14:textId="74C6ECD2" w:rsidR="00650D2D" w:rsidRPr="00650D2D" w:rsidDel="00F20C04" w:rsidRDefault="00281420" w:rsidP="00281420">
      <w:pPr>
        <w:widowControl w:val="0"/>
        <w:spacing w:before="0" w:beforeAutospacing="0" w:after="0" w:afterAutospacing="0" w:line="240" w:lineRule="auto"/>
        <w:jc w:val="both"/>
        <w:rPr>
          <w:del w:id="25" w:author="Kook Sec" w:date="2022-01-12T13:27:00Z"/>
          <w:rFonts w:ascii="Times New Roman" w:eastAsia="Times New Roman" w:hAnsi="Times New Roman" w:cs="David"/>
          <w:sz w:val="20"/>
          <w:szCs w:val="24"/>
          <w:rtl/>
          <w:lang w:eastAsia="he-IL"/>
        </w:rPr>
      </w:pPr>
      <w:ins w:id="26" w:author="Kook Sec" w:date="2022-01-12T13:39:00Z">
        <w:r w:rsidRPr="00281420">
          <w:rPr>
            <w:rFonts w:cs="David"/>
            <w:bCs/>
            <w:color w:val="000000"/>
            <w:sz w:val="24"/>
            <w:szCs w:val="24"/>
            <w:rtl/>
          </w:rPr>
          <w:t>513958009</w:t>
        </w:r>
      </w:ins>
    </w:p>
    <w:p w14:paraId="447B3531" w14:textId="74906E73" w:rsidR="00650D2D" w:rsidRPr="00650D2D" w:rsidDel="00F20C04" w:rsidRDefault="00650D2D" w:rsidP="00650D2D">
      <w:pPr>
        <w:widowControl w:val="0"/>
        <w:spacing w:before="0" w:beforeAutospacing="0" w:after="0" w:afterAutospacing="0" w:line="240" w:lineRule="auto"/>
        <w:ind w:left="3600" w:right="3600" w:firstLine="720"/>
        <w:outlineLvl w:val="1"/>
        <w:rPr>
          <w:del w:id="27" w:author="Kook Sec" w:date="2022-01-12T13:27:00Z"/>
          <w:rFonts w:ascii="Times New Roman" w:eastAsia="Times New Roman" w:hAnsi="Times New Roman" w:cs="David"/>
          <w:bCs/>
          <w:sz w:val="20"/>
          <w:szCs w:val="24"/>
          <w:rtl/>
          <w:lang w:eastAsia="he-IL"/>
        </w:rPr>
      </w:pPr>
      <w:del w:id="28" w:author="Kook Sec" w:date="2022-01-12T13:27:00Z">
        <w:r w:rsidRPr="00650D2D" w:rsidDel="00F20C04">
          <w:rPr>
            <w:rFonts w:ascii="Times New Roman" w:eastAsia="Times New Roman" w:hAnsi="Times New Roman" w:cs="David" w:hint="cs"/>
            <w:bCs/>
            <w:sz w:val="20"/>
            <w:szCs w:val="24"/>
            <w:rtl/>
            <w:lang w:eastAsia="he-IL"/>
          </w:rPr>
          <w:delText>ב י ן</w:delText>
        </w:r>
      </w:del>
    </w:p>
    <w:customXmlDelRangeStart w:id="29" w:author="Kook Sec" w:date="2022-01-12T13:27:00Z"/>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customXmlDelRangeEnd w:id="29"/>
        <w:p w14:paraId="45B47736" w14:textId="2CCCC79E" w:rsidR="00650D2D" w:rsidRPr="00650D2D" w:rsidDel="00F20C04" w:rsidRDefault="00F20C04" w:rsidP="00650D2D">
          <w:pPr>
            <w:widowControl w:val="0"/>
            <w:spacing w:before="0" w:beforeAutospacing="0" w:after="0" w:afterAutospacing="0" w:line="240" w:lineRule="auto"/>
            <w:ind w:left="2880" w:firstLine="720"/>
            <w:rPr>
              <w:del w:id="30" w:author="Kook Sec" w:date="2022-01-12T13:27:00Z"/>
              <w:rFonts w:ascii="Times New Roman" w:eastAsia="Times New Roman" w:hAnsi="Times New Roman" w:cs="David"/>
              <w:color w:val="008000"/>
              <w:sz w:val="24"/>
              <w:szCs w:val="24"/>
              <w:rtl/>
            </w:rPr>
          </w:pPr>
        </w:p>
        <w:customXmlDelRangeStart w:id="31" w:author="Kook Sec" w:date="2022-01-12T13:27:00Z"/>
      </w:sdtContent>
    </w:sdt>
    <w:customXmlDelRangeEnd w:id="31"/>
    <w:p w14:paraId="374E275D"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4C48DEF8"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229EB52D"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D993419"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3970782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ABD43AF" w14:textId="2ECB8C15" w:rsidR="00650D2D" w:rsidRPr="00650D2D" w:rsidRDefault="003A513A" w:rsidP="003A513A">
          <w:pPr>
            <w:widowControl w:val="0"/>
            <w:spacing w:before="0" w:beforeAutospacing="0" w:after="0" w:afterAutospacing="0" w:line="240" w:lineRule="auto"/>
            <w:ind w:left="2880" w:firstLine="26"/>
            <w:rPr>
              <w:rFonts w:ascii="Times New Roman" w:eastAsia="Times New Roman" w:hAnsi="Times New Roman" w:cs="David"/>
              <w:sz w:val="20"/>
              <w:szCs w:val="24"/>
              <w:rtl/>
              <w:lang w:eastAsia="he-IL"/>
            </w:rPr>
            <w:pPrChange w:id="32" w:author="Kook Sec" w:date="2022-01-12T13:42:00Z">
              <w:pPr>
                <w:widowControl w:val="0"/>
                <w:spacing w:before="0" w:beforeAutospacing="0" w:after="0" w:afterAutospacing="0" w:line="240" w:lineRule="auto"/>
                <w:ind w:left="2880" w:firstLine="720"/>
              </w:pPr>
            </w:pPrChange>
          </w:pPr>
          <w:del w:id="33" w:author="Kook Sec" w:date="2022-01-12T13:42:00Z">
            <w:r w:rsidRPr="003A513A" w:rsidDel="00281420">
              <w:rPr>
                <w:rFonts w:ascii="Times New Roman" w:eastAsia="Times New Roman" w:hAnsi="Times New Roman" w:cs="David"/>
                <w:color w:val="800080"/>
                <w:sz w:val="24"/>
                <w:szCs w:val="24"/>
                <w:rtl/>
              </w:rPr>
              <w:br/>
            </w:r>
          </w:del>
          <w:ins w:id="34" w:author="Kook Sec" w:date="2022-01-12T13:42:00Z">
            <w:r w:rsidRPr="003A513A">
              <w:rPr>
                <w:rFonts w:ascii="Times New Roman" w:eastAsia="Times New Roman" w:hAnsi="Times New Roman" w:cs="David" w:hint="cs"/>
                <w:color w:val="800080"/>
                <w:sz w:val="24"/>
                <w:szCs w:val="24"/>
                <w:rtl/>
              </w:rPr>
              <w:t>אייל קראוס הנדסת תנועה וכבישים בע"מ</w:t>
            </w:r>
            <w:r w:rsidRPr="003A513A">
              <w:rPr>
                <w:rFonts w:ascii="Times New Roman" w:eastAsia="Times New Roman" w:hAnsi="Times New Roman" w:cs="David"/>
                <w:color w:val="800080"/>
                <w:sz w:val="24"/>
                <w:szCs w:val="24"/>
                <w:rtl/>
              </w:rPr>
              <w:br/>
            </w:r>
            <w:r w:rsidRPr="003A513A">
              <w:rPr>
                <w:rFonts w:ascii="Times New Roman" w:eastAsia="Times New Roman" w:hAnsi="Times New Roman" w:cs="David"/>
                <w:color w:val="800080"/>
                <w:sz w:val="24"/>
                <w:szCs w:val="24"/>
                <w:rtl/>
              </w:rPr>
              <w:t>בית הדפוס 22 גבעת שאול</w:t>
            </w:r>
          </w:ins>
          <w:r w:rsidRPr="003A513A">
            <w:rPr>
              <w:rFonts w:ascii="Times New Roman" w:eastAsia="Times New Roman" w:hAnsi="Times New Roman" w:cs="David"/>
              <w:color w:val="800080"/>
              <w:sz w:val="24"/>
              <w:szCs w:val="24"/>
              <w:rtl/>
            </w:rPr>
            <w:br/>
          </w:r>
          <w:ins w:id="35" w:author="Kook Sec" w:date="2022-01-12T13:42:00Z">
            <w:r w:rsidRPr="003A513A">
              <w:rPr>
                <w:rFonts w:ascii="Times New Roman" w:eastAsia="Times New Roman" w:hAnsi="Times New Roman" w:cs="David"/>
                <w:color w:val="800080"/>
                <w:sz w:val="24"/>
                <w:szCs w:val="24"/>
                <w:rtl/>
              </w:rPr>
              <w:t>512699851</w:t>
            </w:r>
          </w:ins>
        </w:p>
      </w:sdtContent>
    </w:sdt>
    <w:p w14:paraId="39DA652B"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0A67FF3C"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52B767C1"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114317A"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EBAF168"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44CC05B0"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620301C9"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2868557C"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5A44B3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4AE7512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2137E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w:t>
      </w:r>
      <w:proofErr w:type="spellStart"/>
      <w:r w:rsidRPr="00650D2D">
        <w:rPr>
          <w:rFonts w:ascii="Times New Roman" w:eastAsia="Times New Roman" w:hAnsi="Times New Roman" w:cs="David"/>
          <w:bCs/>
          <w:sz w:val="20"/>
          <w:szCs w:val="24"/>
          <w:rtl/>
          <w:lang w:eastAsia="he-IL"/>
        </w:rPr>
        <w:t>התכנית</w:t>
      </w:r>
      <w:proofErr w:type="spellEnd"/>
      <w:r w:rsidRPr="00650D2D">
        <w:rPr>
          <w:rFonts w:ascii="Times New Roman" w:eastAsia="Times New Roman" w:hAnsi="Times New Roman" w:cs="David"/>
          <w:bCs/>
          <w:sz w:val="20"/>
          <w:szCs w:val="24"/>
          <w:rtl/>
          <w:lang w:eastAsia="he-IL"/>
        </w:rPr>
        <w:t xml:space="preserve">" </w:t>
      </w:r>
      <w:r w:rsidRPr="00650D2D">
        <w:rPr>
          <w:rFonts w:ascii="Times New Roman" w:eastAsia="Times New Roman" w:hAnsi="Times New Roman" w:cs="David"/>
          <w:sz w:val="20"/>
          <w:szCs w:val="24"/>
          <w:rtl/>
          <w:lang w:eastAsia="he-IL"/>
        </w:rPr>
        <w:t>/</w:t>
      </w:r>
    </w:p>
    <w:p w14:paraId="4069B67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3289B32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7AA69F5"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שטח </w:t>
      </w:r>
      <w:proofErr w:type="spellStart"/>
      <w:r w:rsidRPr="00650D2D">
        <w:rPr>
          <w:rFonts w:ascii="Times New Roman" w:eastAsia="Times New Roman" w:hAnsi="Times New Roman" w:cs="David"/>
          <w:sz w:val="20"/>
          <w:szCs w:val="24"/>
          <w:rtl/>
          <w:lang w:eastAsia="he-IL"/>
        </w:rPr>
        <w:t>התכנית</w:t>
      </w:r>
      <w:proofErr w:type="spellEnd"/>
      <w:r w:rsidRPr="00650D2D">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0FAFBBD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C5E6CB"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A33E2B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8D990A"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proofErr w:type="spellStart"/>
      <w:r w:rsidRPr="00650D2D">
        <w:rPr>
          <w:rFonts w:ascii="Times New Roman" w:eastAsia="Times New Roman" w:hAnsi="Times New Roman" w:cs="David"/>
          <w:b/>
          <w:bCs/>
          <w:sz w:val="20"/>
          <w:szCs w:val="24"/>
          <w:rtl/>
          <w:lang w:eastAsia="he-IL"/>
        </w:rPr>
        <w:t>התכניות</w:t>
      </w:r>
      <w:proofErr w:type="spellEnd"/>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החישובים, התיאורים, הביאורים, המדידות, התרשימים </w:t>
      </w:r>
      <w:r w:rsidRPr="00650D2D">
        <w:rPr>
          <w:rFonts w:ascii="Times New Roman" w:eastAsia="Times New Roman" w:hAnsi="Times New Roman" w:cs="David"/>
          <w:sz w:val="20"/>
          <w:szCs w:val="24"/>
          <w:rtl/>
          <w:lang w:eastAsia="he-IL"/>
        </w:rPr>
        <w:lastRenderedPageBreak/>
        <w:t>הדיאגרמות, 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1A34F99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56D68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0772369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43A4340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0D6C410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07F055"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49B9C3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C57BD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132CE35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1A3A3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553890B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7613DD65"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32158A2"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6152434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EAC69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68D16E9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458D5C1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13D7F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23521719"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1F4CDC2C"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2A73F67"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45382DD5"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17430EEF"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2A0B667"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6A823D25"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2170A95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7A1CFA24"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44B5363B"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76EE58B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30CE31CF"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7159970E"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1504F185"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 xml:space="preserve">רשימת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והמסמכים שעל המתכנן להנפיק.</w:t>
      </w:r>
    </w:p>
    <w:p w14:paraId="79B2317D"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44216EC3"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51A30D79"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7748C49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3DAB4C7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w:t>
      </w:r>
      <w:proofErr w:type="spellEnd"/>
      <w:r w:rsidRPr="00650D2D">
        <w:rPr>
          <w:rFonts w:ascii="Times New Roman" w:eastAsia="Times New Roman" w:hAnsi="Times New Roman" w:cs="David"/>
          <w:sz w:val="20"/>
          <w:szCs w:val="24"/>
          <w:rtl/>
          <w:lang w:eastAsia="he-IL"/>
        </w:rPr>
        <w:t xml:space="preserve">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6FA2640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w:t>
      </w:r>
      <w:r w:rsidRPr="00650D2D">
        <w:rPr>
          <w:rFonts w:ascii="Times New Roman" w:eastAsia="Times New Roman" w:hAnsi="Times New Roman" w:cs="David"/>
          <w:sz w:val="20"/>
          <w:szCs w:val="24"/>
          <w:rtl/>
          <w:lang w:eastAsia="he-IL"/>
        </w:rPr>
        <w:lastRenderedPageBreak/>
        <w:t>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43E51E3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7C5E9F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0EAE9B5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5B89A82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4B03BFD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69E2C03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650D2D">
        <w:rPr>
          <w:rFonts w:ascii="Times New Roman" w:eastAsia="Times New Roman" w:hAnsi="Times New Roman" w:cs="David"/>
          <w:sz w:val="20"/>
          <w:szCs w:val="24"/>
          <w:rtl/>
          <w:lang w:eastAsia="he-IL"/>
        </w:rPr>
        <w:t>הכל</w:t>
      </w:r>
      <w:proofErr w:type="spellEnd"/>
      <w:r w:rsidRPr="00650D2D">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3AF4F18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650D2D">
        <w:rPr>
          <w:rFonts w:ascii="Times New Roman" w:eastAsia="Times New Roman" w:hAnsi="Times New Roman" w:cs="David"/>
          <w:sz w:val="20"/>
          <w:szCs w:val="24"/>
          <w:rtl/>
          <w:lang w:eastAsia="he-IL"/>
        </w:rPr>
        <w:t>בתכניותיו</w:t>
      </w:r>
      <w:proofErr w:type="spellEnd"/>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61E2589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436DEB4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AE6F840"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w:t>
      </w:r>
      <w:proofErr w:type="spellStart"/>
      <w:r w:rsidRPr="00650D2D">
        <w:rPr>
          <w:rFonts w:ascii="Times New Roman" w:eastAsia="Times New Roman" w:hAnsi="Times New Roman" w:cs="David" w:hint="cs"/>
          <w:sz w:val="20"/>
          <w:szCs w:val="24"/>
          <w:rtl/>
          <w:lang w:eastAsia="he-IL"/>
        </w:rPr>
        <w:t>רמדורנט</w:t>
      </w:r>
      <w:proofErr w:type="spellEnd"/>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של </w:t>
      </w:r>
      <w:proofErr w:type="spellStart"/>
      <w:r w:rsidRPr="00650D2D">
        <w:rPr>
          <w:rFonts w:ascii="Times New Roman" w:eastAsia="Times New Roman" w:hAnsi="Times New Roman" w:cs="David"/>
          <w:sz w:val="20"/>
          <w:szCs w:val="24"/>
          <w:rtl/>
          <w:lang w:eastAsia="he-IL"/>
        </w:rPr>
        <w:t>רמדור</w:t>
      </w:r>
      <w:proofErr w:type="spellEnd"/>
      <w:r w:rsidRPr="00650D2D">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39CE8EB6"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44459F7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3E03F07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proofErr w:type="spellStart"/>
      <w:r w:rsidRPr="00650D2D">
        <w:rPr>
          <w:rFonts w:ascii="Times New Roman" w:eastAsia="Times New Roman" w:hAnsi="Times New Roman" w:cs="David" w:hint="cs"/>
          <w:b/>
          <w:sz w:val="20"/>
          <w:szCs w:val="24"/>
          <w:rtl/>
          <w:lang w:eastAsia="he-IL"/>
        </w:rPr>
        <w:t>המצ"ב</w:t>
      </w:r>
      <w:proofErr w:type="spellEnd"/>
      <w:r w:rsidRPr="00650D2D">
        <w:rPr>
          <w:rFonts w:ascii="Times New Roman" w:eastAsia="Times New Roman" w:hAnsi="Times New Roman" w:cs="David" w:hint="cs"/>
          <w:b/>
          <w:sz w:val="20"/>
          <w:szCs w:val="24"/>
          <w:rtl/>
          <w:lang w:eastAsia="he-IL"/>
        </w:rPr>
        <w:t>,</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82D340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932348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56170C05"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D34ECE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270AED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37F0109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0FB8A02A"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38E51DAF"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48B0A5C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3BD4B00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w:t>
      </w:r>
      <w:proofErr w:type="spellStart"/>
      <w:r w:rsidRPr="00650D2D">
        <w:rPr>
          <w:rFonts w:ascii="Times New Roman" w:eastAsia="Times New Roman" w:hAnsi="Times New Roman" w:cs="David"/>
          <w:sz w:val="20"/>
          <w:szCs w:val="24"/>
          <w:rtl/>
          <w:lang w:eastAsia="he-IL"/>
        </w:rPr>
        <w:t>תכניות</w:t>
      </w:r>
      <w:proofErr w:type="spellEnd"/>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תיקונים </w:t>
      </w:r>
      <w:proofErr w:type="spellStart"/>
      <w:r w:rsidRPr="00650D2D">
        <w:rPr>
          <w:rFonts w:ascii="Times New Roman" w:eastAsia="Times New Roman" w:hAnsi="Times New Roman" w:cs="David"/>
          <w:sz w:val="20"/>
          <w:szCs w:val="24"/>
          <w:rtl/>
          <w:lang w:eastAsia="he-IL"/>
        </w:rPr>
        <w:t>לתכניות</w:t>
      </w:r>
      <w:proofErr w:type="spellEnd"/>
      <w:r w:rsidRPr="00650D2D">
        <w:rPr>
          <w:rFonts w:ascii="Times New Roman" w:eastAsia="Times New Roman" w:hAnsi="Times New Roman" w:cs="David"/>
          <w:sz w:val="20"/>
          <w:szCs w:val="24"/>
          <w:rtl/>
          <w:lang w:eastAsia="he-IL"/>
        </w:rPr>
        <w:t xml:space="preserve">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6971526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3B744304"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w:t>
      </w:r>
      <w:r w:rsidRPr="00650D2D">
        <w:rPr>
          <w:rFonts w:ascii="Times New Roman" w:eastAsia="Times New Roman" w:hAnsi="Times New Roman" w:cs="David"/>
          <w:sz w:val="20"/>
          <w:szCs w:val="24"/>
          <w:rtl/>
          <w:lang w:eastAsia="he-IL"/>
        </w:rPr>
        <w:lastRenderedPageBreak/>
        <w:t xml:space="preserve">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763BD05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6FB5467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85C41F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w:t>
      </w:r>
      <w:proofErr w:type="spellStart"/>
      <w:r w:rsidRPr="00650D2D">
        <w:rPr>
          <w:rFonts w:ascii="Times New Roman" w:eastAsia="Times New Roman" w:hAnsi="Times New Roman" w:cs="David" w:hint="cs"/>
          <w:b/>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265C077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3396119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w:t>
      </w:r>
      <w:proofErr w:type="spellStart"/>
      <w:r w:rsidRPr="00650D2D">
        <w:rPr>
          <w:rFonts w:ascii="Times New Roman" w:eastAsia="Times New Roman" w:hAnsi="Times New Roman" w:cs="David"/>
          <w:sz w:val="20"/>
          <w:szCs w:val="24"/>
          <w:rtl/>
          <w:lang w:eastAsia="he-IL"/>
        </w:rPr>
        <w:t>לתכניות</w:t>
      </w:r>
      <w:proofErr w:type="spellEnd"/>
      <w:r w:rsidRPr="00650D2D">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ככל שהדבר יידרש.</w:t>
      </w:r>
    </w:p>
    <w:p w14:paraId="1F2D35F5"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w:t>
      </w:r>
      <w:proofErr w:type="spellStart"/>
      <w:r w:rsidRPr="00650D2D">
        <w:rPr>
          <w:rFonts w:ascii="Times New Roman" w:eastAsia="Times New Roman" w:hAnsi="Times New Roman" w:cs="David"/>
          <w:sz w:val="20"/>
          <w:szCs w:val="24"/>
          <w:rtl/>
          <w:lang w:eastAsia="he-IL"/>
        </w:rPr>
        <w:t>תכניות</w:t>
      </w:r>
      <w:proofErr w:type="spellEnd"/>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247BADA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37C1BB9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1E46FE4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2495C2E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06230D2"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יתר הגורמים, מותנות בכך שיסופקו להם כל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1F79E2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37B7BB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7346CA6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DD02CA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לא קיבל </w:t>
      </w:r>
      <w:proofErr w:type="spellStart"/>
      <w:r w:rsidRPr="00650D2D">
        <w:rPr>
          <w:rFonts w:ascii="Times New Roman" w:eastAsia="Times New Roman" w:hAnsi="Times New Roman" w:cs="David"/>
          <w:sz w:val="20"/>
          <w:szCs w:val="24"/>
          <w:rtl/>
          <w:lang w:eastAsia="he-IL"/>
        </w:rPr>
        <w:t>תכניות</w:t>
      </w:r>
      <w:proofErr w:type="spellEnd"/>
      <w:r w:rsidRPr="00650D2D">
        <w:rPr>
          <w:rFonts w:ascii="Times New Roman" w:eastAsia="Times New Roman" w:hAnsi="Times New Roman" w:cs="David"/>
          <w:sz w:val="20"/>
          <w:szCs w:val="24"/>
          <w:rtl/>
          <w:lang w:eastAsia="he-IL"/>
        </w:rPr>
        <w:t>,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64E157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6C99D6AF"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64CDE5B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49F29E4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BAF1335"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0680DD6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18BA89B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proofErr w:type="spellStart"/>
      <w:r w:rsidRPr="00650D2D">
        <w:rPr>
          <w:rFonts w:ascii="Times New Roman" w:eastAsia="Times New Roman" w:hAnsi="Times New Roman" w:cs="David" w:hint="cs"/>
          <w:b/>
          <w:sz w:val="20"/>
          <w:szCs w:val="24"/>
          <w:rtl/>
          <w:lang w:eastAsia="he-IL"/>
        </w:rPr>
        <w:t>המצ"ב</w:t>
      </w:r>
      <w:proofErr w:type="spellEnd"/>
      <w:r w:rsidRPr="00650D2D">
        <w:rPr>
          <w:rFonts w:ascii="Times New Roman" w:eastAsia="Times New Roman" w:hAnsi="Times New Roman" w:cs="David" w:hint="cs"/>
          <w:b/>
          <w:sz w:val="20"/>
          <w:szCs w:val="24"/>
          <w:rtl/>
          <w:lang w:eastAsia="he-IL"/>
        </w:rPr>
        <w:t xml:space="preserve">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47420E6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4C2EF52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407FEFC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071E5C8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32D008C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1ED5F1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3A65899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645C1B2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3C89A073"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w:t>
      </w:r>
      <w:proofErr w:type="spellStart"/>
      <w:r w:rsidRPr="00650D2D">
        <w:rPr>
          <w:rFonts w:ascii="Times New Roman" w:eastAsia="Times New Roman" w:hAnsi="Times New Roman" w:cs="David"/>
          <w:sz w:val="20"/>
          <w:szCs w:val="24"/>
          <w:rtl/>
          <w:lang w:eastAsia="he-IL"/>
        </w:rPr>
        <w:t>רמדורנט</w:t>
      </w:r>
      <w:proofErr w:type="spellEnd"/>
      <w:r w:rsidRPr="00650D2D">
        <w:rPr>
          <w:rFonts w:ascii="Times New Roman" w:eastAsia="Times New Roman" w:hAnsi="Times New Roman" w:cs="David"/>
          <w:sz w:val="20"/>
          <w:szCs w:val="24"/>
          <w:rtl/>
          <w:lang w:eastAsia="he-IL"/>
        </w:rPr>
        <w:t xml:space="preserve">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w:t>
      </w:r>
      <w:r w:rsidRPr="00650D2D">
        <w:rPr>
          <w:rFonts w:ascii="Times New Roman" w:eastAsia="Times New Roman" w:hAnsi="Times New Roman" w:cs="David"/>
          <w:sz w:val="20"/>
          <w:szCs w:val="24"/>
          <w:rtl/>
          <w:lang w:eastAsia="he-IL"/>
        </w:rPr>
        <w:lastRenderedPageBreak/>
        <w:t>המנהל.</w:t>
      </w:r>
    </w:p>
    <w:p w14:paraId="06DD1EF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650D2D">
        <w:rPr>
          <w:rFonts w:ascii="Times New Roman" w:eastAsia="Times New Roman" w:hAnsi="Times New Roman" w:cs="David"/>
          <w:sz w:val="20"/>
          <w:szCs w:val="24"/>
          <w:rtl/>
          <w:lang w:eastAsia="he-IL"/>
        </w:rPr>
        <w:t>לשלמם</w:t>
      </w:r>
      <w:proofErr w:type="spellEnd"/>
      <w:r w:rsidRPr="00650D2D">
        <w:rPr>
          <w:rFonts w:ascii="Times New Roman" w:eastAsia="Times New Roman" w:hAnsi="Times New Roman" w:cs="David"/>
          <w:sz w:val="20"/>
          <w:szCs w:val="24"/>
          <w:rtl/>
          <w:lang w:eastAsia="he-IL"/>
        </w:rPr>
        <w:t xml:space="preserve">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6BFAA720"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9EA60F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650D2D">
        <w:rPr>
          <w:rFonts w:ascii="Times New Roman" w:eastAsia="Times New Roman" w:hAnsi="Times New Roman" w:cs="David"/>
          <w:sz w:val="20"/>
          <w:szCs w:val="24"/>
          <w:rtl/>
          <w:lang w:eastAsia="he-IL"/>
        </w:rPr>
        <w:t>לתכניותיו</w:t>
      </w:r>
      <w:proofErr w:type="spellEnd"/>
      <w:r w:rsidRPr="00650D2D">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7F961A8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3C847520"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08E1C9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26EB05FA"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650D2D">
        <w:rPr>
          <w:rFonts w:ascii="Times New Roman" w:eastAsia="Times New Roman" w:hAnsi="Times New Roman" w:cs="David"/>
          <w:sz w:val="20"/>
          <w:szCs w:val="24"/>
          <w:rtl/>
          <w:lang w:eastAsia="he-IL"/>
        </w:rPr>
        <w:t>בתכניות</w:t>
      </w:r>
      <w:proofErr w:type="spellEnd"/>
      <w:r w:rsidRPr="00650D2D">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215101BE" w14:textId="77777777"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w:t>
      </w:r>
      <w:proofErr w:type="spellStart"/>
      <w:r w:rsidRPr="00264D14">
        <w:rPr>
          <w:rFonts w:ascii="Times New Roman" w:eastAsia="Times New Roman" w:hAnsi="Times New Roman" w:cs="David" w:hint="cs"/>
          <w:b/>
          <w:sz w:val="20"/>
          <w:szCs w:val="24"/>
          <w:rtl/>
          <w:lang w:eastAsia="he-IL"/>
        </w:rPr>
        <w:t>המצ"ב</w:t>
      </w:r>
      <w:proofErr w:type="spellEnd"/>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3BBC992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4D4C8A2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w:t>
      </w:r>
      <w:proofErr w:type="spellStart"/>
      <w:r w:rsidRPr="00650D2D">
        <w:rPr>
          <w:rFonts w:ascii="Times New Roman" w:eastAsia="Times New Roman" w:hAnsi="Times New Roman" w:cs="David"/>
          <w:sz w:val="20"/>
          <w:szCs w:val="24"/>
          <w:rtl/>
          <w:lang w:eastAsia="he-IL"/>
        </w:rPr>
        <w:t>באומדן</w:t>
      </w:r>
      <w:proofErr w:type="spellEnd"/>
      <w:r w:rsidRPr="00650D2D">
        <w:rPr>
          <w:rFonts w:ascii="Times New Roman" w:eastAsia="Times New Roman" w:hAnsi="Times New Roman" w:cs="David"/>
          <w:sz w:val="20"/>
          <w:szCs w:val="24"/>
          <w:rtl/>
          <w:lang w:eastAsia="he-IL"/>
        </w:rPr>
        <w:t xml:space="preserve">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0C5C758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5215657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9E2E45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 xml:space="preserve">השינויים מתחייבים מדרישת רשויות מוסמכות. </w:t>
      </w:r>
    </w:p>
    <w:p w14:paraId="305DDFF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להכין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עבור רוכשים שיבקשו זאת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C655608" w14:textId="77777777" w:rsidR="00650D2D" w:rsidRPr="00650D2D"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מחיר השינויים ותנאי התשלום בגין תכנון השינויים </w:t>
      </w:r>
      <w:r w:rsidRPr="00650D2D">
        <w:rPr>
          <w:rFonts w:ascii="Times New Roman" w:eastAsia="Times New Roman" w:hAnsi="Times New Roman" w:cs="David" w:hint="cs"/>
          <w:sz w:val="20"/>
          <w:szCs w:val="24"/>
          <w:rtl/>
          <w:lang w:eastAsia="he-IL"/>
        </w:rPr>
        <w:t xml:space="preserve">כאמור, </w:t>
      </w:r>
      <w:r w:rsidRPr="00650D2D">
        <w:rPr>
          <w:rFonts w:ascii="Times New Roman" w:eastAsia="Times New Roman" w:hAnsi="Times New Roman" w:cs="David"/>
          <w:sz w:val="20"/>
          <w:szCs w:val="24"/>
          <w:rtl/>
          <w:lang w:eastAsia="he-IL"/>
        </w:rPr>
        <w:t>יסוכמו בין המתכנן לרוכשים. המתכנן יתקשר עם הרוכש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בענ</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ין קביעת מחיר השינויים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תובא בפני המנהל והוא יהיה המוסמך להכריע בה.</w:t>
      </w:r>
    </w:p>
    <w:p w14:paraId="76A221D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44F8D9AC"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9C3678A" w14:textId="77777777" w:rsidR="008B5A6E" w:rsidRPr="00013687" w:rsidRDefault="008B5A6E" w:rsidP="008B5A6E">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7867DA9E" w14:textId="77777777" w:rsidR="008B5A6E" w:rsidRPr="00013687" w:rsidRDefault="008B5A6E" w:rsidP="008B5A6E">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33AD629" w14:textId="77777777" w:rsidR="008B5A6E" w:rsidRPr="00013687" w:rsidRDefault="008B5A6E" w:rsidP="008B5A6E">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336B8FD"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5639070"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7A8D9F2"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3BE212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009F7E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9776D7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65AF82A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19348715"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0F2EE38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14DAB285"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4FF45F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02B4681"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73CAACA"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7D70DED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E211D84"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7763B4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DCCE30A"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82EE514"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 xml:space="preserve">אספקת </w:t>
      </w:r>
      <w:proofErr w:type="spellStart"/>
      <w:r w:rsidRPr="00650D2D">
        <w:rPr>
          <w:rFonts w:ascii="Times New Roman" w:eastAsia="Times New Roman" w:hAnsi="Times New Roman" w:cs="David"/>
          <w:bCs/>
          <w:sz w:val="20"/>
          <w:szCs w:val="24"/>
          <w:u w:val="single"/>
          <w:rtl/>
          <w:lang w:eastAsia="he-IL"/>
        </w:rPr>
        <w:t>תכניות</w:t>
      </w:r>
      <w:proofErr w:type="spellEnd"/>
    </w:p>
    <w:p w14:paraId="5A17001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650D2D">
        <w:rPr>
          <w:rFonts w:ascii="Times New Roman" w:eastAsia="Times New Roman" w:hAnsi="Times New Roman" w:cs="David"/>
          <w:sz w:val="20"/>
          <w:szCs w:val="24"/>
          <w:rtl/>
          <w:lang w:eastAsia="he-IL"/>
        </w:rPr>
        <w:t>תכניות</w:t>
      </w:r>
      <w:proofErr w:type="spellEnd"/>
      <w:r w:rsidRPr="00650D2D">
        <w:rPr>
          <w:rFonts w:ascii="Times New Roman" w:eastAsia="Times New Roman" w:hAnsi="Times New Roman" w:cs="David"/>
          <w:sz w:val="20"/>
          <w:szCs w:val="24"/>
          <w:rtl/>
          <w:lang w:eastAsia="he-IL"/>
        </w:rPr>
        <w:t xml:space="preserve">, ובכללן, </w:t>
      </w:r>
      <w:proofErr w:type="spellStart"/>
      <w:r w:rsidRPr="00650D2D">
        <w:rPr>
          <w:rFonts w:ascii="Times New Roman" w:eastAsia="Times New Roman" w:hAnsi="Times New Roman" w:cs="David"/>
          <w:sz w:val="20"/>
          <w:szCs w:val="24"/>
          <w:rtl/>
          <w:lang w:eastAsia="he-IL"/>
        </w:rPr>
        <w:t>תכניות</w:t>
      </w:r>
      <w:proofErr w:type="spellEnd"/>
      <w:r w:rsidRPr="00650D2D">
        <w:rPr>
          <w:rFonts w:ascii="Times New Roman" w:eastAsia="Times New Roman" w:hAnsi="Times New Roman" w:cs="David"/>
          <w:sz w:val="20"/>
          <w:szCs w:val="24"/>
          <w:rtl/>
          <w:lang w:eastAsia="he-IL"/>
        </w:rPr>
        <w:t xml:space="preserve"> ומסמכים המנויים ברשימה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 xml:space="preserve">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w:t>
      </w:r>
      <w:proofErr w:type="spellStart"/>
      <w:r w:rsidRPr="00650D2D">
        <w:rPr>
          <w:rFonts w:ascii="Times New Roman" w:eastAsia="Times New Roman" w:hAnsi="Times New Roman" w:cs="David"/>
          <w:sz w:val="20"/>
          <w:szCs w:val="24"/>
          <w:rtl/>
          <w:lang w:eastAsia="he-IL"/>
        </w:rPr>
        <w:t>לתכניות</w:t>
      </w:r>
      <w:proofErr w:type="spellEnd"/>
      <w:r w:rsidRPr="00650D2D">
        <w:rPr>
          <w:rFonts w:ascii="Times New Roman" w:eastAsia="Times New Roman" w:hAnsi="Times New Roman" w:cs="David"/>
          <w:sz w:val="20"/>
          <w:szCs w:val="24"/>
          <w:rtl/>
          <w:lang w:eastAsia="he-IL"/>
        </w:rPr>
        <w:t xml:space="preserve">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w:t>
      </w:r>
      <w:r w:rsidRPr="00650D2D">
        <w:rPr>
          <w:rFonts w:ascii="Times New Roman" w:eastAsia="Times New Roman" w:hAnsi="Times New Roman" w:cs="David"/>
          <w:sz w:val="20"/>
          <w:szCs w:val="24"/>
          <w:rtl/>
          <w:lang w:eastAsia="he-IL"/>
        </w:rPr>
        <w:lastRenderedPageBreak/>
        <w:t>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3F6A50C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למעט שינויי דיירים,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6CAAFDB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650D2D">
        <w:rPr>
          <w:rFonts w:ascii="Times New Roman" w:eastAsia="Times New Roman" w:hAnsi="Times New Roman" w:cs="David"/>
          <w:sz w:val="20"/>
          <w:szCs w:val="24"/>
          <w:rtl/>
          <w:lang w:eastAsia="he-IL"/>
        </w:rPr>
        <w:t>הכל</w:t>
      </w:r>
      <w:proofErr w:type="spellEnd"/>
      <w:r w:rsidRPr="00650D2D">
        <w:rPr>
          <w:rFonts w:ascii="Times New Roman" w:eastAsia="Times New Roman" w:hAnsi="Times New Roman" w:cs="David"/>
          <w:sz w:val="20"/>
          <w:szCs w:val="24"/>
          <w:rtl/>
          <w:lang w:eastAsia="he-IL"/>
        </w:rPr>
        <w:t xml:space="preserve"> לפי העניין.</w:t>
      </w:r>
    </w:p>
    <w:p w14:paraId="76D48AF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52E3B072"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650D2D">
        <w:rPr>
          <w:rFonts w:ascii="Times New Roman" w:eastAsia="Times New Roman" w:hAnsi="Times New Roman" w:cs="David"/>
          <w:sz w:val="20"/>
          <w:szCs w:val="24"/>
          <w:rtl/>
          <w:lang w:eastAsia="he-IL"/>
        </w:rPr>
        <w:t>תכניות</w:t>
      </w:r>
      <w:proofErr w:type="spellEnd"/>
      <w:r w:rsidRPr="00650D2D">
        <w:rPr>
          <w:rFonts w:ascii="Times New Roman" w:eastAsia="Times New Roman" w:hAnsi="Times New Roman" w:cs="David"/>
          <w:sz w:val="20"/>
          <w:szCs w:val="24"/>
          <w:rtl/>
          <w:lang w:eastAsia="he-IL"/>
        </w:rPr>
        <w:t xml:space="preserve">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03F4DE5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זכות הקניין בכל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650D2D">
        <w:rPr>
          <w:rFonts w:ascii="Times New Roman" w:eastAsia="Times New Roman" w:hAnsi="Times New Roman" w:cs="David"/>
          <w:sz w:val="20"/>
          <w:szCs w:val="24"/>
          <w:rtl/>
          <w:lang w:eastAsia="he-IL"/>
        </w:rPr>
        <w:t>בתכניות</w:t>
      </w:r>
      <w:proofErr w:type="spellEnd"/>
      <w:r w:rsidRPr="00650D2D">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650D2D">
        <w:rPr>
          <w:rFonts w:ascii="Times New Roman" w:eastAsia="Times New Roman" w:hAnsi="Times New Roman" w:cs="David"/>
          <w:sz w:val="20"/>
          <w:szCs w:val="24"/>
          <w:rtl/>
          <w:lang w:eastAsia="he-IL"/>
        </w:rPr>
        <w:t>בתכניות</w:t>
      </w:r>
      <w:proofErr w:type="spellEnd"/>
      <w:r w:rsidRPr="00650D2D">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650D2D">
        <w:rPr>
          <w:rFonts w:ascii="Times New Roman" w:eastAsia="Times New Roman" w:hAnsi="Times New Roman" w:cs="David"/>
          <w:sz w:val="20"/>
          <w:szCs w:val="24"/>
          <w:rtl/>
          <w:lang w:eastAsia="he-IL"/>
        </w:rPr>
        <w:t>בתכניות</w:t>
      </w:r>
      <w:proofErr w:type="spellEnd"/>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המתכנן אינו רשאי להשתמש </w:t>
      </w:r>
      <w:proofErr w:type="spellStart"/>
      <w:r w:rsidRPr="00650D2D">
        <w:rPr>
          <w:rFonts w:ascii="Times New Roman" w:eastAsia="Times New Roman" w:hAnsi="Times New Roman" w:cs="David"/>
          <w:sz w:val="20"/>
          <w:szCs w:val="24"/>
          <w:rtl/>
          <w:lang w:eastAsia="he-IL"/>
        </w:rPr>
        <w:t>בתכניות</w:t>
      </w:r>
      <w:proofErr w:type="spellEnd"/>
      <w:r w:rsidRPr="00650D2D">
        <w:rPr>
          <w:rFonts w:ascii="Times New Roman" w:eastAsia="Times New Roman" w:hAnsi="Times New Roman" w:cs="David"/>
          <w:sz w:val="20"/>
          <w:szCs w:val="24"/>
          <w:rtl/>
          <w:lang w:eastAsia="he-IL"/>
        </w:rPr>
        <w:t xml:space="preserve"> לצורך תכנון ובניה של פרויקט אחר  שלא בהסכמת המזמין.</w:t>
      </w:r>
    </w:p>
    <w:p w14:paraId="640313D6"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651CDD3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1F5F9D7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 xml:space="preserve">י הדין ו/או </w:t>
      </w:r>
      <w:proofErr w:type="spellStart"/>
      <w:r w:rsidRPr="00650D2D">
        <w:rPr>
          <w:rFonts w:ascii="Times New Roman" w:eastAsia="Times New Roman" w:hAnsi="Times New Roman" w:cs="David"/>
          <w:color w:val="000000"/>
          <w:sz w:val="24"/>
          <w:szCs w:val="24"/>
          <w:rtl/>
          <w:lang w:eastAsia="he-IL"/>
        </w:rPr>
        <w:t>מכח</w:t>
      </w:r>
      <w:proofErr w:type="spellEnd"/>
      <w:r w:rsidRPr="00650D2D">
        <w:rPr>
          <w:rFonts w:ascii="Times New Roman" w:eastAsia="Times New Roman" w:hAnsi="Times New Roman" w:cs="David"/>
          <w:color w:val="000000"/>
          <w:sz w:val="24"/>
          <w:szCs w:val="24"/>
          <w:rtl/>
          <w:lang w:eastAsia="he-IL"/>
        </w:rPr>
        <w:t xml:space="preserve"> צו הרחבה ו/או </w:t>
      </w:r>
      <w:proofErr w:type="spellStart"/>
      <w:r w:rsidRPr="00650D2D">
        <w:rPr>
          <w:rFonts w:ascii="Times New Roman" w:eastAsia="Times New Roman" w:hAnsi="Times New Roman" w:cs="David"/>
          <w:color w:val="000000"/>
          <w:sz w:val="24"/>
          <w:szCs w:val="24"/>
          <w:rtl/>
          <w:lang w:eastAsia="he-IL"/>
        </w:rPr>
        <w:t>מכח</w:t>
      </w:r>
      <w:proofErr w:type="spellEnd"/>
      <w:r w:rsidRPr="00650D2D">
        <w:rPr>
          <w:rFonts w:ascii="Times New Roman" w:eastAsia="Times New Roman" w:hAnsi="Times New Roman" w:cs="David"/>
          <w:color w:val="000000"/>
          <w:sz w:val="24"/>
          <w:szCs w:val="24"/>
          <w:rtl/>
          <w:lang w:eastAsia="he-IL"/>
        </w:rPr>
        <w:t xml:space="preserve"> הסכם כלשהו על עובד</w:t>
      </w:r>
      <w:r w:rsidRPr="00650D2D">
        <w:rPr>
          <w:rFonts w:ascii="Times New Roman" w:eastAsia="Times New Roman" w:hAnsi="Times New Roman" w:cs="David" w:hint="cs"/>
          <w:sz w:val="20"/>
          <w:szCs w:val="24"/>
          <w:rtl/>
          <w:lang w:eastAsia="he-IL"/>
        </w:rPr>
        <w:t>.</w:t>
      </w:r>
    </w:p>
    <w:p w14:paraId="3227A15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w:t>
      </w:r>
      <w:proofErr w:type="spellStart"/>
      <w:r w:rsidRPr="00650D2D">
        <w:rPr>
          <w:rFonts w:ascii="Times New Roman" w:eastAsia="Times New Roman" w:hAnsi="Times New Roman" w:cs="David" w:hint="cs"/>
          <w:color w:val="000000"/>
          <w:sz w:val="24"/>
          <w:szCs w:val="24"/>
          <w:rtl/>
          <w:lang w:eastAsia="he-IL"/>
        </w:rPr>
        <w:t>שלוחיו</w:t>
      </w:r>
      <w:proofErr w:type="spellEnd"/>
      <w:r w:rsidRPr="00650D2D">
        <w:rPr>
          <w:rFonts w:ascii="Times New Roman" w:eastAsia="Times New Roman" w:hAnsi="Times New Roman" w:cs="David" w:hint="cs"/>
          <w:color w:val="000000"/>
          <w:sz w:val="24"/>
          <w:szCs w:val="24"/>
          <w:rtl/>
          <w:lang w:eastAsia="he-IL"/>
        </w:rPr>
        <w:t xml:space="preserve">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5653D4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w:t>
      </w:r>
      <w:proofErr w:type="spellStart"/>
      <w:r w:rsidRPr="00650D2D">
        <w:rPr>
          <w:rFonts w:ascii="Times New Roman" w:eastAsia="Times New Roman" w:hAnsi="Times New Roman" w:cs="David"/>
          <w:sz w:val="20"/>
          <w:szCs w:val="24"/>
          <w:rtl/>
          <w:lang w:eastAsia="he-IL"/>
        </w:rPr>
        <w:t>ישא</w:t>
      </w:r>
      <w:proofErr w:type="spellEnd"/>
      <w:r w:rsidRPr="00650D2D">
        <w:rPr>
          <w:rFonts w:ascii="Times New Roman" w:eastAsia="Times New Roman" w:hAnsi="Times New Roman" w:cs="David"/>
          <w:sz w:val="20"/>
          <w:szCs w:val="24"/>
          <w:rtl/>
          <w:lang w:eastAsia="he-IL"/>
        </w:rPr>
        <w:t xml:space="preserve"> לבדו </w:t>
      </w:r>
      <w:r w:rsidRPr="00650D2D">
        <w:rPr>
          <w:rFonts w:ascii="Times New Roman" w:eastAsia="Times New Roman" w:hAnsi="Times New Roman" w:cs="David"/>
          <w:color w:val="000000"/>
          <w:sz w:val="24"/>
          <w:szCs w:val="24"/>
          <w:rtl/>
          <w:lang w:eastAsia="he-IL"/>
        </w:rPr>
        <w:t xml:space="preserve">בכל התשלומים ו/או </w:t>
      </w:r>
      <w:proofErr w:type="spellStart"/>
      <w:r w:rsidRPr="00650D2D">
        <w:rPr>
          <w:rFonts w:ascii="Times New Roman" w:eastAsia="Times New Roman" w:hAnsi="Times New Roman" w:cs="David"/>
          <w:color w:val="000000"/>
          <w:sz w:val="24"/>
          <w:szCs w:val="24"/>
          <w:rtl/>
          <w:lang w:eastAsia="he-IL"/>
        </w:rPr>
        <w:t>המסים</w:t>
      </w:r>
      <w:proofErr w:type="spellEnd"/>
      <w:r w:rsidRPr="00650D2D">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07EDA3B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2AF71A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w:t>
      </w:r>
      <w:r w:rsidRPr="00650D2D">
        <w:rPr>
          <w:rFonts w:ascii="Times New Roman" w:eastAsia="Times New Roman" w:hAnsi="Times New Roman" w:cs="David"/>
          <w:color w:val="000000"/>
          <w:sz w:val="24"/>
          <w:szCs w:val="24"/>
          <w:rtl/>
          <w:lang w:eastAsia="he-IL"/>
        </w:rPr>
        <w:lastRenderedPageBreak/>
        <w:t>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FA83EBA"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547B59B5"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1B2D636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74C0AF0"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7B4C77D2"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3F9D9CF0"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1C9A8186"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6E67BF7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1D28B3D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D86F0FA"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7CD78C6B"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7432F0C2"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614B4779"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2001D6AF"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נבצר מהמתכנן או מהמנהל הראשי לקיים את ה</w:t>
      </w:r>
      <w:r w:rsidRPr="00650D2D">
        <w:rPr>
          <w:rFonts w:ascii="Times New Roman" w:eastAsia="Times New Roman" w:hAnsi="Times New Roman" w:cs="David" w:hint="cs"/>
          <w:sz w:val="20"/>
          <w:szCs w:val="24"/>
          <w:rtl/>
          <w:lang w:eastAsia="he-IL"/>
        </w:rPr>
        <w:t xml:space="preserve">וראות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מסיבת מחלה או מכל סיבה אחרת שהיא. מבלי לפגוע בכלליות האמור </w:t>
      </w:r>
      <w:r w:rsidRPr="00650D2D">
        <w:rPr>
          <w:rFonts w:ascii="Times New Roman" w:eastAsia="Times New Roman" w:hAnsi="Times New Roman" w:cs="David"/>
          <w:sz w:val="20"/>
          <w:szCs w:val="24"/>
          <w:rtl/>
          <w:lang w:eastAsia="he-IL"/>
        </w:rPr>
        <w:lastRenderedPageBreak/>
        <w:t>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לפעולה משפטית או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שירותי המתכנן או אם ארע אירוע דומה.</w:t>
      </w:r>
    </w:p>
    <w:p w14:paraId="0195B65E"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חל שינוי בהחזקת המניות ו/או בהרכב המנהלים של המתכנן.</w:t>
      </w:r>
    </w:p>
    <w:p w14:paraId="6781EFDD"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EDBE892"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557614E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2E0E043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6AC59C2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A0592D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2DFEF65" w14:textId="77777777"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3EFB7A0"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7E646F5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6E100A8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787110F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24A3F26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40970ED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המזמין רשאי להעביר, בכל עת, כל זכות מזכויותיו וכל חובה מחובותיו לפי חוזה זה, כפי שיראה בעיניו, בלא צורך בהסכמה כלשהי מצד המתכנן.</w:t>
      </w:r>
    </w:p>
    <w:p w14:paraId="7E213B7F"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5BF47ED5"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4DB2896B"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54EB81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47FA467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676E2ED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מתחייב לשמור על סודיות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9074E9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85DB21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w:t>
      </w:r>
      <w:proofErr w:type="spellStart"/>
      <w:r w:rsidRPr="00650D2D">
        <w:rPr>
          <w:rFonts w:ascii="Times New Roman" w:eastAsia="Times New Roman" w:hAnsi="Times New Roman" w:cs="David" w:hint="cs"/>
          <w:sz w:val="20"/>
          <w:szCs w:val="24"/>
          <w:rtl/>
          <w:lang w:eastAsia="he-IL"/>
        </w:rPr>
        <w:t>שלוחיו</w:t>
      </w:r>
      <w:proofErr w:type="spellEnd"/>
      <w:r w:rsidRPr="00650D2D">
        <w:rPr>
          <w:rFonts w:ascii="Times New Roman" w:eastAsia="Times New Roman" w:hAnsi="Times New Roman" w:cs="David" w:hint="cs"/>
          <w:sz w:val="20"/>
          <w:szCs w:val="24"/>
          <w:rtl/>
          <w:lang w:eastAsia="he-IL"/>
        </w:rPr>
        <w:t xml:space="preserve">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3D861D02"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5D13AAE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5690E75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1008CD81"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3CC084D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0B5D23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1A4DC60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 xml:space="preserve">י </w:t>
      </w:r>
      <w:r w:rsidRPr="00650D2D">
        <w:rPr>
          <w:rFonts w:ascii="Times New Roman" w:eastAsia="Times New Roman" w:hAnsi="Times New Roman" w:cs="David"/>
          <w:sz w:val="20"/>
          <w:szCs w:val="24"/>
          <w:rtl/>
          <w:lang w:eastAsia="he-IL"/>
        </w:rPr>
        <w:lastRenderedPageBreak/>
        <w:t>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34B373D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636F7211"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577DF26"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22B8A10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00561E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98AB4A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w:t>
      </w:r>
      <w:proofErr w:type="spellStart"/>
      <w:r w:rsidRPr="00650D2D">
        <w:rPr>
          <w:rFonts w:ascii="Times New Roman" w:eastAsia="Times New Roman" w:hAnsi="Times New Roman" w:cs="David"/>
          <w:sz w:val="20"/>
          <w:szCs w:val="24"/>
          <w:rtl/>
          <w:lang w:eastAsia="he-IL"/>
        </w:rPr>
        <w:t>כויתור</w:t>
      </w:r>
      <w:proofErr w:type="spellEnd"/>
      <w:r w:rsidRPr="00650D2D">
        <w:rPr>
          <w:rFonts w:ascii="Times New Roman" w:eastAsia="Times New Roman" w:hAnsi="Times New Roman" w:cs="David"/>
          <w:sz w:val="20"/>
          <w:szCs w:val="24"/>
          <w:rtl/>
          <w:lang w:eastAsia="he-IL"/>
        </w:rPr>
        <w:t xml:space="preserve">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proofErr w:type="spellStart"/>
      <w:r w:rsidRPr="00650D2D">
        <w:rPr>
          <w:rFonts w:ascii="Times New Roman" w:eastAsia="Times New Roman" w:hAnsi="Times New Roman" w:cs="David"/>
          <w:sz w:val="20"/>
          <w:szCs w:val="24"/>
          <w:rtl/>
          <w:lang w:eastAsia="he-IL"/>
        </w:rPr>
        <w:t>כויתור</w:t>
      </w:r>
      <w:proofErr w:type="spellEnd"/>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2940AE81"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317343CF"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DFD37D7"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6653EC3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3C994A1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650D2D">
        <w:rPr>
          <w:rFonts w:ascii="Times New Roman" w:eastAsia="Times New Roman" w:hAnsi="Times New Roman" w:cs="David"/>
          <w:sz w:val="24"/>
          <w:szCs w:val="24"/>
          <w:rtl/>
          <w:lang w:eastAsia="he-IL"/>
        </w:rPr>
        <w:t>לס"ק</w:t>
      </w:r>
      <w:proofErr w:type="spellEnd"/>
      <w:r w:rsidRPr="00650D2D">
        <w:rPr>
          <w:rFonts w:ascii="Times New Roman" w:eastAsia="Times New Roman" w:hAnsi="Times New Roman" w:cs="David"/>
          <w:sz w:val="24"/>
          <w:szCs w:val="24"/>
          <w:rtl/>
          <w:lang w:eastAsia="he-IL"/>
        </w:rPr>
        <w:t xml:space="preserve"> זה.</w:t>
      </w:r>
    </w:p>
    <w:p w14:paraId="5FBC9EA9"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621FA3B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2D89A04"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w:t>
      </w:r>
      <w:r w:rsidRPr="00650D2D">
        <w:rPr>
          <w:rFonts w:ascii="Times New Roman" w:eastAsia="Times New Roman" w:hAnsi="Times New Roman" w:cs="David"/>
          <w:sz w:val="20"/>
          <w:szCs w:val="24"/>
          <w:rtl/>
          <w:lang w:eastAsia="he-IL"/>
        </w:rPr>
        <w:lastRenderedPageBreak/>
        <w:t>להפסיק את שירותי המתכנן, מכל סיבה שהיא וכל תובענה כאמור תוגש, באם תוגש, רק לאחר השלמת שירותי המתכנן ו/או עם סיום חוזה זה, לפי העניין.</w:t>
      </w:r>
    </w:p>
    <w:p w14:paraId="7A9972E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BDAE87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650D2D">
        <w:rPr>
          <w:rFonts w:ascii="Times New Roman" w:eastAsia="Times New Roman" w:hAnsi="Times New Roman" w:cs="David"/>
          <w:sz w:val="20"/>
          <w:szCs w:val="24"/>
          <w:rtl/>
          <w:lang w:eastAsia="he-IL"/>
        </w:rPr>
        <w:t>מורשי</w:t>
      </w:r>
      <w:proofErr w:type="spellEnd"/>
      <w:r w:rsidRPr="00650D2D">
        <w:rPr>
          <w:rFonts w:ascii="Times New Roman" w:eastAsia="Times New Roman" w:hAnsi="Times New Roman" w:cs="David"/>
          <w:sz w:val="20"/>
          <w:szCs w:val="24"/>
          <w:rtl/>
          <w:lang w:eastAsia="he-IL"/>
        </w:rPr>
        <w:t xml:space="preserve"> החתימה של המזמין.</w:t>
      </w:r>
    </w:p>
    <w:p w14:paraId="48149BCF" w14:textId="77777777"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59AA1CCE" w14:textId="77777777"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6E1FE50C"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8A2F1DF"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E25E33B"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E8B4BDE"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0EA39D3" w14:textId="2BA5AF82"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6" w:author="Kook Sec" w:date="2022-01-12T13:46:00Z">
            <w:r w:rsidR="003A513A">
              <w:rPr>
                <w:rFonts w:ascii="Times New Roman" w:eastAsia="Times New Roman" w:hAnsi="Times New Roman" w:cs="David"/>
                <w:color w:val="00B0F0"/>
                <w:sz w:val="20"/>
                <w:szCs w:val="24"/>
                <w:u w:val="single"/>
                <w:rtl/>
                <w:lang w:eastAsia="he-IL"/>
              </w:rPr>
              <w:t xml:space="preserve">  אייל קראוס הנדסת תנועה וכבישים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37" w:author="Kook Sec" w:date="2022-01-12T13:44:00Z">
            <w:r w:rsidR="003A513A">
              <w:rPr>
                <w:rFonts w:ascii="Times New Roman" w:eastAsia="Times New Roman" w:hAnsi="Times New Roman" w:cs="David" w:hint="cs"/>
                <w:color w:val="00B0F0"/>
                <w:sz w:val="20"/>
                <w:szCs w:val="24"/>
                <w:u w:val="single"/>
                <w:rtl/>
                <w:lang w:eastAsia="he-IL"/>
              </w:rPr>
              <w:t>פ.א פיתוח ובנייה בירושלים בע"מ</w:t>
            </w:r>
          </w:ins>
        </w:sdtContent>
      </w:sdt>
    </w:p>
    <w:p w14:paraId="04B913A5"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B33591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EC968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57791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CCDE64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076FEF"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25DE44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70AC04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7F006A"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D3FCB2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3629A66"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08CA0A1C" w14:textId="09C038A9" w:rsidR="00650D2D" w:rsidRDefault="00650D2D" w:rsidP="00650D2D">
      <w:pPr>
        <w:widowControl w:val="0"/>
        <w:bidi w:val="0"/>
        <w:spacing w:before="0" w:beforeAutospacing="0" w:after="0" w:afterAutospacing="0" w:line="240" w:lineRule="auto"/>
        <w:jc w:val="right"/>
        <w:rPr>
          <w:ins w:id="38" w:author="Kook Sec" w:date="2022-01-12T13:44:00Z"/>
          <w:rFonts w:ascii="Times New Roman" w:eastAsia="Times New Roman" w:hAnsi="Times New Roman" w:cs="David"/>
          <w:sz w:val="20"/>
          <w:szCs w:val="20"/>
          <w:rtl/>
          <w:lang w:eastAsia="he-IL"/>
        </w:rPr>
      </w:pPr>
    </w:p>
    <w:p w14:paraId="2E4A5069" w14:textId="73FB9BA4" w:rsidR="003A513A" w:rsidRDefault="003A513A" w:rsidP="003A513A">
      <w:pPr>
        <w:widowControl w:val="0"/>
        <w:bidi w:val="0"/>
        <w:spacing w:before="0" w:beforeAutospacing="0" w:after="0" w:afterAutospacing="0" w:line="240" w:lineRule="auto"/>
        <w:jc w:val="right"/>
        <w:rPr>
          <w:ins w:id="39" w:author="Kook Sec" w:date="2022-01-12T13:44:00Z"/>
          <w:rFonts w:ascii="Times New Roman" w:eastAsia="Times New Roman" w:hAnsi="Times New Roman" w:cs="David"/>
          <w:sz w:val="20"/>
          <w:szCs w:val="20"/>
          <w:rtl/>
          <w:lang w:eastAsia="he-IL"/>
        </w:rPr>
      </w:pPr>
    </w:p>
    <w:p w14:paraId="168ED812" w14:textId="0103D6D3" w:rsidR="003A513A" w:rsidRDefault="003A513A" w:rsidP="003A513A">
      <w:pPr>
        <w:widowControl w:val="0"/>
        <w:bidi w:val="0"/>
        <w:spacing w:before="0" w:beforeAutospacing="0" w:after="0" w:afterAutospacing="0" w:line="240" w:lineRule="auto"/>
        <w:jc w:val="right"/>
        <w:rPr>
          <w:ins w:id="40" w:author="Kook Sec" w:date="2022-01-12T13:44:00Z"/>
          <w:rFonts w:ascii="Times New Roman" w:eastAsia="Times New Roman" w:hAnsi="Times New Roman" w:cs="David"/>
          <w:sz w:val="20"/>
          <w:szCs w:val="20"/>
          <w:rtl/>
          <w:lang w:eastAsia="he-IL"/>
        </w:rPr>
      </w:pPr>
    </w:p>
    <w:p w14:paraId="0B551D8B" w14:textId="5B5B1C83" w:rsidR="003A513A" w:rsidRDefault="003A513A" w:rsidP="003A513A">
      <w:pPr>
        <w:widowControl w:val="0"/>
        <w:bidi w:val="0"/>
        <w:spacing w:before="0" w:beforeAutospacing="0" w:after="0" w:afterAutospacing="0" w:line="240" w:lineRule="auto"/>
        <w:jc w:val="right"/>
        <w:rPr>
          <w:ins w:id="41" w:author="Kook Sec" w:date="2022-01-12T13:44:00Z"/>
          <w:rFonts w:ascii="Times New Roman" w:eastAsia="Times New Roman" w:hAnsi="Times New Roman" w:cs="David"/>
          <w:sz w:val="20"/>
          <w:szCs w:val="20"/>
          <w:rtl/>
          <w:lang w:eastAsia="he-IL"/>
        </w:rPr>
      </w:pPr>
    </w:p>
    <w:p w14:paraId="5161A9B7" w14:textId="2AB8A4A7" w:rsidR="003A513A" w:rsidRDefault="003A513A" w:rsidP="003A513A">
      <w:pPr>
        <w:widowControl w:val="0"/>
        <w:bidi w:val="0"/>
        <w:spacing w:before="0" w:beforeAutospacing="0" w:after="0" w:afterAutospacing="0" w:line="240" w:lineRule="auto"/>
        <w:jc w:val="right"/>
        <w:rPr>
          <w:ins w:id="42" w:author="Kook Sec" w:date="2022-01-12T13:44:00Z"/>
          <w:rFonts w:ascii="Times New Roman" w:eastAsia="Times New Roman" w:hAnsi="Times New Roman" w:cs="David"/>
          <w:sz w:val="20"/>
          <w:szCs w:val="20"/>
          <w:rtl/>
          <w:lang w:eastAsia="he-IL"/>
        </w:rPr>
      </w:pPr>
    </w:p>
    <w:p w14:paraId="089165FA" w14:textId="4D01C9FD" w:rsidR="003A513A" w:rsidRDefault="003A513A" w:rsidP="003A513A">
      <w:pPr>
        <w:widowControl w:val="0"/>
        <w:bidi w:val="0"/>
        <w:spacing w:before="0" w:beforeAutospacing="0" w:after="0" w:afterAutospacing="0" w:line="240" w:lineRule="auto"/>
        <w:jc w:val="right"/>
        <w:rPr>
          <w:ins w:id="43" w:author="Kook Sec" w:date="2022-01-12T13:44:00Z"/>
          <w:rFonts w:ascii="Times New Roman" w:eastAsia="Times New Roman" w:hAnsi="Times New Roman" w:cs="David"/>
          <w:sz w:val="20"/>
          <w:szCs w:val="20"/>
          <w:rtl/>
          <w:lang w:eastAsia="he-IL"/>
        </w:rPr>
      </w:pPr>
    </w:p>
    <w:p w14:paraId="58AEC228" w14:textId="435B4ACD" w:rsidR="003A513A" w:rsidRDefault="003A513A" w:rsidP="003A513A">
      <w:pPr>
        <w:widowControl w:val="0"/>
        <w:bidi w:val="0"/>
        <w:spacing w:before="0" w:beforeAutospacing="0" w:after="0" w:afterAutospacing="0" w:line="240" w:lineRule="auto"/>
        <w:jc w:val="right"/>
        <w:rPr>
          <w:ins w:id="44" w:author="Kook Sec" w:date="2022-01-12T13:44:00Z"/>
          <w:rFonts w:ascii="Times New Roman" w:eastAsia="Times New Roman" w:hAnsi="Times New Roman" w:cs="David"/>
          <w:sz w:val="20"/>
          <w:szCs w:val="20"/>
          <w:rtl/>
          <w:lang w:eastAsia="he-IL"/>
        </w:rPr>
      </w:pPr>
    </w:p>
    <w:p w14:paraId="2051853F" w14:textId="72719581" w:rsidR="003A513A" w:rsidRDefault="003A513A" w:rsidP="003A513A">
      <w:pPr>
        <w:widowControl w:val="0"/>
        <w:bidi w:val="0"/>
        <w:spacing w:before="0" w:beforeAutospacing="0" w:after="0" w:afterAutospacing="0" w:line="240" w:lineRule="auto"/>
        <w:jc w:val="right"/>
        <w:rPr>
          <w:ins w:id="45" w:author="Kook Sec" w:date="2022-01-12T13:44:00Z"/>
          <w:rFonts w:ascii="Times New Roman" w:eastAsia="Times New Roman" w:hAnsi="Times New Roman" w:cs="David"/>
          <w:sz w:val="20"/>
          <w:szCs w:val="20"/>
          <w:rtl/>
          <w:lang w:eastAsia="he-IL"/>
        </w:rPr>
      </w:pPr>
    </w:p>
    <w:p w14:paraId="0A816AFB" w14:textId="21F1CF11" w:rsidR="003A513A" w:rsidRDefault="003A513A" w:rsidP="003A513A">
      <w:pPr>
        <w:widowControl w:val="0"/>
        <w:bidi w:val="0"/>
        <w:spacing w:before="0" w:beforeAutospacing="0" w:after="0" w:afterAutospacing="0" w:line="240" w:lineRule="auto"/>
        <w:jc w:val="right"/>
        <w:rPr>
          <w:ins w:id="46" w:author="Kook Sec" w:date="2022-01-12T13:44:00Z"/>
          <w:rFonts w:ascii="Times New Roman" w:eastAsia="Times New Roman" w:hAnsi="Times New Roman" w:cs="David"/>
          <w:sz w:val="20"/>
          <w:szCs w:val="20"/>
          <w:rtl/>
          <w:lang w:eastAsia="he-IL"/>
        </w:rPr>
      </w:pPr>
    </w:p>
    <w:p w14:paraId="54A17546" w14:textId="511CDDD0" w:rsidR="003A513A" w:rsidRDefault="003A513A" w:rsidP="003A513A">
      <w:pPr>
        <w:widowControl w:val="0"/>
        <w:bidi w:val="0"/>
        <w:spacing w:before="0" w:beforeAutospacing="0" w:after="0" w:afterAutospacing="0" w:line="240" w:lineRule="auto"/>
        <w:jc w:val="right"/>
        <w:rPr>
          <w:ins w:id="47" w:author="Kook Sec" w:date="2022-01-12T13:44:00Z"/>
          <w:rFonts w:ascii="Times New Roman" w:eastAsia="Times New Roman" w:hAnsi="Times New Roman" w:cs="David"/>
          <w:sz w:val="20"/>
          <w:szCs w:val="20"/>
          <w:rtl/>
          <w:lang w:eastAsia="he-IL"/>
        </w:rPr>
      </w:pPr>
    </w:p>
    <w:p w14:paraId="5B76572B" w14:textId="65FAE7F5" w:rsidR="003A513A" w:rsidRDefault="003A513A" w:rsidP="003A513A">
      <w:pPr>
        <w:widowControl w:val="0"/>
        <w:bidi w:val="0"/>
        <w:spacing w:before="0" w:beforeAutospacing="0" w:after="0" w:afterAutospacing="0" w:line="240" w:lineRule="auto"/>
        <w:jc w:val="right"/>
        <w:rPr>
          <w:ins w:id="48" w:author="Kook Sec" w:date="2022-01-12T13:44:00Z"/>
          <w:rFonts w:ascii="Times New Roman" w:eastAsia="Times New Roman" w:hAnsi="Times New Roman" w:cs="David"/>
          <w:sz w:val="20"/>
          <w:szCs w:val="20"/>
          <w:rtl/>
          <w:lang w:eastAsia="he-IL"/>
        </w:rPr>
      </w:pPr>
    </w:p>
    <w:p w14:paraId="65A18BF3" w14:textId="0182E357" w:rsidR="003A513A" w:rsidRDefault="003A513A" w:rsidP="003A513A">
      <w:pPr>
        <w:widowControl w:val="0"/>
        <w:bidi w:val="0"/>
        <w:spacing w:before="0" w:beforeAutospacing="0" w:after="0" w:afterAutospacing="0" w:line="240" w:lineRule="auto"/>
        <w:jc w:val="right"/>
        <w:rPr>
          <w:ins w:id="49" w:author="Kook Sec" w:date="2022-01-12T13:44:00Z"/>
          <w:rFonts w:ascii="Times New Roman" w:eastAsia="Times New Roman" w:hAnsi="Times New Roman" w:cs="David"/>
          <w:sz w:val="20"/>
          <w:szCs w:val="20"/>
          <w:rtl/>
          <w:lang w:eastAsia="he-IL"/>
        </w:rPr>
      </w:pPr>
    </w:p>
    <w:p w14:paraId="15582FF7" w14:textId="7334C269" w:rsidR="003A513A" w:rsidRDefault="003A513A" w:rsidP="003A513A">
      <w:pPr>
        <w:widowControl w:val="0"/>
        <w:bidi w:val="0"/>
        <w:spacing w:before="0" w:beforeAutospacing="0" w:after="0" w:afterAutospacing="0" w:line="240" w:lineRule="auto"/>
        <w:jc w:val="right"/>
        <w:rPr>
          <w:ins w:id="50" w:author="Kook Sec" w:date="2022-01-12T13:44:00Z"/>
          <w:rFonts w:ascii="Times New Roman" w:eastAsia="Times New Roman" w:hAnsi="Times New Roman" w:cs="David"/>
          <w:sz w:val="20"/>
          <w:szCs w:val="20"/>
          <w:rtl/>
          <w:lang w:eastAsia="he-IL"/>
        </w:rPr>
      </w:pPr>
    </w:p>
    <w:p w14:paraId="4A133DE0" w14:textId="5F39A90B" w:rsidR="003A513A" w:rsidRDefault="003A513A" w:rsidP="003A513A">
      <w:pPr>
        <w:widowControl w:val="0"/>
        <w:bidi w:val="0"/>
        <w:spacing w:before="0" w:beforeAutospacing="0" w:after="0" w:afterAutospacing="0" w:line="240" w:lineRule="auto"/>
        <w:jc w:val="right"/>
        <w:rPr>
          <w:ins w:id="51" w:author="Kook Sec" w:date="2022-01-12T13:44:00Z"/>
          <w:rFonts w:ascii="Times New Roman" w:eastAsia="Times New Roman" w:hAnsi="Times New Roman" w:cs="David"/>
          <w:sz w:val="20"/>
          <w:szCs w:val="20"/>
          <w:rtl/>
          <w:lang w:eastAsia="he-IL"/>
        </w:rPr>
      </w:pPr>
    </w:p>
    <w:p w14:paraId="4216EFB3" w14:textId="04F684AA" w:rsidR="003A513A" w:rsidRDefault="003A513A" w:rsidP="003A513A">
      <w:pPr>
        <w:widowControl w:val="0"/>
        <w:bidi w:val="0"/>
        <w:spacing w:before="0" w:beforeAutospacing="0" w:after="0" w:afterAutospacing="0" w:line="240" w:lineRule="auto"/>
        <w:jc w:val="right"/>
        <w:rPr>
          <w:ins w:id="52" w:author="Kook Sec" w:date="2022-01-12T13:44:00Z"/>
          <w:rFonts w:ascii="Times New Roman" w:eastAsia="Times New Roman" w:hAnsi="Times New Roman" w:cs="David"/>
          <w:sz w:val="20"/>
          <w:szCs w:val="20"/>
          <w:rtl/>
          <w:lang w:eastAsia="he-IL"/>
        </w:rPr>
      </w:pPr>
    </w:p>
    <w:p w14:paraId="004C310C" w14:textId="0602512F" w:rsidR="003A513A" w:rsidRDefault="003A513A" w:rsidP="003A513A">
      <w:pPr>
        <w:widowControl w:val="0"/>
        <w:bidi w:val="0"/>
        <w:spacing w:before="0" w:beforeAutospacing="0" w:after="0" w:afterAutospacing="0" w:line="240" w:lineRule="auto"/>
        <w:jc w:val="right"/>
        <w:rPr>
          <w:ins w:id="53" w:author="Kook Sec" w:date="2022-01-12T13:44:00Z"/>
          <w:rFonts w:ascii="Times New Roman" w:eastAsia="Times New Roman" w:hAnsi="Times New Roman" w:cs="David"/>
          <w:sz w:val="20"/>
          <w:szCs w:val="20"/>
          <w:rtl/>
          <w:lang w:eastAsia="he-IL"/>
        </w:rPr>
      </w:pPr>
    </w:p>
    <w:p w14:paraId="21F137EB" w14:textId="3DFAEAEE" w:rsidR="003A513A" w:rsidRDefault="003A513A" w:rsidP="003A513A">
      <w:pPr>
        <w:widowControl w:val="0"/>
        <w:bidi w:val="0"/>
        <w:spacing w:before="0" w:beforeAutospacing="0" w:after="0" w:afterAutospacing="0" w:line="240" w:lineRule="auto"/>
        <w:jc w:val="right"/>
        <w:rPr>
          <w:ins w:id="54" w:author="Kook Sec" w:date="2022-01-12T13:44:00Z"/>
          <w:rFonts w:ascii="Times New Roman" w:eastAsia="Times New Roman" w:hAnsi="Times New Roman" w:cs="David"/>
          <w:sz w:val="20"/>
          <w:szCs w:val="20"/>
          <w:rtl/>
          <w:lang w:eastAsia="he-IL"/>
        </w:rPr>
      </w:pPr>
    </w:p>
    <w:p w14:paraId="5E1374BA" w14:textId="2B71F803" w:rsidR="003A513A" w:rsidRDefault="003A513A" w:rsidP="003A513A">
      <w:pPr>
        <w:widowControl w:val="0"/>
        <w:bidi w:val="0"/>
        <w:spacing w:before="0" w:beforeAutospacing="0" w:after="0" w:afterAutospacing="0" w:line="240" w:lineRule="auto"/>
        <w:jc w:val="right"/>
        <w:rPr>
          <w:ins w:id="55" w:author="Kook Sec" w:date="2022-01-12T13:44:00Z"/>
          <w:rFonts w:ascii="Times New Roman" w:eastAsia="Times New Roman" w:hAnsi="Times New Roman" w:cs="David"/>
          <w:sz w:val="20"/>
          <w:szCs w:val="20"/>
          <w:rtl/>
          <w:lang w:eastAsia="he-IL"/>
        </w:rPr>
      </w:pPr>
    </w:p>
    <w:p w14:paraId="4E4448E8" w14:textId="77777777" w:rsidR="003A513A" w:rsidRPr="00650D2D" w:rsidRDefault="003A513A" w:rsidP="003A513A">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Change w:id="56" w:author="Kook Sec" w:date="2022-01-12T13:44:00Z">
          <w:pPr>
            <w:widowControl w:val="0"/>
            <w:bidi w:val="0"/>
            <w:spacing w:before="0" w:beforeAutospacing="0" w:after="0" w:afterAutospacing="0" w:line="240" w:lineRule="auto"/>
            <w:jc w:val="right"/>
          </w:pPr>
        </w:pPrChange>
      </w:pPr>
    </w:p>
    <w:p w14:paraId="49F2797C"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62B756B"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C446EDF"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5E5B8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6E9D68F" w14:textId="7777777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3D8EC3D"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3EBB428"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46B2DC2"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C75367" w14:textId="003E4EA6"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57" w:author="Kook Sec" w:date="2022-01-12T13:44:00Z">
            <w:r w:rsidR="003A513A">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w:t>
      </w:r>
      <w:del w:id="58" w:author="Kook Sec" w:date="2022-01-12T13:44:00Z">
        <w:r w:rsidRPr="00E95AE9" w:rsidDel="003A513A">
          <w:rPr>
            <w:rFonts w:ascii="Times New Roman" w:eastAsia="Times New Roman" w:hAnsi="Times New Roman" w:cs="David"/>
            <w:color w:val="00B0F0"/>
            <w:sz w:val="24"/>
            <w:szCs w:val="24"/>
            <w:rtl/>
            <w:lang w:eastAsia="he-IL"/>
          </w:rPr>
          <w:delText>-</w:delText>
        </w:r>
      </w:del>
      <w:ins w:id="59" w:author="Kook Sec" w:date="2022-01-12T13:44:00Z">
        <w:r w:rsidR="003A513A">
          <w:rPr>
            <w:rFonts w:ascii="Times New Roman" w:eastAsia="Times New Roman" w:hAnsi="Times New Roman" w:cs="David"/>
            <w:color w:val="00B0F0"/>
            <w:sz w:val="24"/>
            <w:szCs w:val="24"/>
            <w:rtl/>
            <w:lang w:eastAsia="he-IL"/>
          </w:rPr>
          <w:t>–</w:t>
        </w:r>
      </w:ins>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60" w:author="Kook Sec" w:date="2022-01-12T13:44:00Z">
            <w:r w:rsidR="003A513A">
              <w:rPr>
                <w:rFonts w:ascii="Times New Roman" w:eastAsia="Times New Roman" w:hAnsi="Times New Roman" w:cs="David" w:hint="cs"/>
                <w:color w:val="00B0F0"/>
                <w:sz w:val="24"/>
                <w:szCs w:val="24"/>
                <w:rtl/>
              </w:rPr>
              <w:t>רמת שרת שלב ב</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61" w:author="Kook Sec" w:date="2022-01-12T13:43:00Z">
            <w:r w:rsidR="003A513A">
              <w:rPr>
                <w:rFonts w:ascii="Times New Roman" w:eastAsia="Times New Roman" w:hAnsi="Times New Roman" w:cs="David" w:hint="cs"/>
                <w:color w:val="00B0F0"/>
                <w:sz w:val="24"/>
                <w:szCs w:val="24"/>
                <w:rtl/>
              </w:rPr>
              <w:t>פ.א פיתוח ובנייה בירושלים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FD76DC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9B89EB"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3806C44E"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76A5A632"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BE5BF67" w14:textId="012CF39E"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2" w:author="Kook Sec" w:date="2022-01-12T13:44:00Z">
            <w:r w:rsidR="003A513A">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47ECBA58"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5FB59955"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4C84A2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D10F03" w14:textId="2DEE7045"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63" w:author="Kook Sec" w:date="2022-01-12T13:44:00Z">
            <w:r w:rsidR="003A513A">
              <w:rPr>
                <w:rFonts w:ascii="Times New Roman" w:eastAsia="Times New Roman" w:hAnsi="Times New Roman" w:cs="David" w:hint="cs"/>
                <w:sz w:val="24"/>
                <w:szCs w:val="24"/>
                <w:rtl/>
                <w:lang w:eastAsia="he-IL"/>
              </w:rPr>
              <w:t xml:space="preserve">אבי </w:t>
            </w:r>
            <w:proofErr w:type="spellStart"/>
            <w:r w:rsidR="003A513A">
              <w:rPr>
                <w:rFonts w:ascii="Times New Roman" w:eastAsia="Times New Roman" w:hAnsi="Times New Roman" w:cs="David" w:hint="cs"/>
                <w:sz w:val="24"/>
                <w:szCs w:val="24"/>
                <w:rtl/>
                <w:lang w:eastAsia="he-IL"/>
              </w:rPr>
              <w:t>ברטי</w:t>
            </w:r>
            <w:proofErr w:type="spellEnd"/>
            <w:r w:rsidR="003A513A">
              <w:rPr>
                <w:rFonts w:ascii="Times New Roman" w:eastAsia="Times New Roman" w:hAnsi="Times New Roman" w:cs="David" w:hint="cs"/>
                <w:sz w:val="24"/>
                <w:szCs w:val="24"/>
                <w:rtl/>
                <w:lang w:eastAsia="he-IL"/>
              </w:rPr>
              <w:t xml:space="preserve"> לוי</w:t>
            </w:r>
          </w:ins>
        </w:sdtContent>
      </w:sdt>
    </w:p>
    <w:p w14:paraId="4939A7F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3ED0884"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w:t>
      </w:r>
      <w:proofErr w:type="spellStart"/>
      <w:r w:rsidR="00071F07" w:rsidRPr="00071F07">
        <w:rPr>
          <w:rFonts w:ascii="Times New Roman" w:eastAsia="Times New Roman" w:hAnsi="Times New Roman" w:cs="David" w:hint="cs"/>
          <w:sz w:val="24"/>
          <w:szCs w:val="24"/>
          <w:rtl/>
          <w:lang w:eastAsia="he-IL"/>
        </w:rPr>
        <w:t>מימד</w:t>
      </w:r>
      <w:proofErr w:type="spellEnd"/>
      <w:r w:rsidR="00071F07" w:rsidRPr="00071F07">
        <w:rPr>
          <w:rFonts w:ascii="Times New Roman" w:eastAsia="Times New Roman" w:hAnsi="Times New Roman" w:cs="David" w:hint="cs"/>
          <w:sz w:val="24"/>
          <w:szCs w:val="24"/>
          <w:rtl/>
          <w:lang w:eastAsia="he-IL"/>
        </w:rPr>
        <w:t xml:space="preserve">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w:t>
      </w:r>
      <w:proofErr w:type="spellStart"/>
      <w:r w:rsidR="00071F07" w:rsidRPr="00071F07">
        <w:rPr>
          <w:rFonts w:ascii="Times New Roman" w:eastAsia="Times New Roman" w:hAnsi="Times New Roman" w:cs="David" w:hint="cs"/>
          <w:sz w:val="24"/>
          <w:szCs w:val="24"/>
          <w:rtl/>
          <w:lang w:eastAsia="he-IL"/>
        </w:rPr>
        <w:t>תכניות</w:t>
      </w:r>
      <w:proofErr w:type="spellEnd"/>
      <w:r w:rsidR="00071F07" w:rsidRPr="00071F07">
        <w:rPr>
          <w:rFonts w:ascii="Times New Roman" w:eastAsia="Times New Roman" w:hAnsi="Times New Roman" w:cs="David" w:hint="cs"/>
          <w:sz w:val="24"/>
          <w:szCs w:val="24"/>
          <w:rtl/>
          <w:lang w:eastAsia="he-IL"/>
        </w:rPr>
        <w:t xml:space="preserve">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776C97BA" w14:textId="77777777"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C05AA5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0658BED"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B5CA47"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431DF510" w14:textId="77777777"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6F4F369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EEE9A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04872DA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EEFBB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B3A8C9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306E26"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2CFE73DC"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8AF8069"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FDE0C8B"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4940684"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DCABD82"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5D50FF9"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3367CC1F" w14:textId="77777777" w:rsidTr="0006071E">
        <w:tc>
          <w:tcPr>
            <w:tcW w:w="3366" w:type="dxa"/>
          </w:tcPr>
          <w:p w14:paraId="39D2A517" w14:textId="5C438900" w:rsidR="0006071E" w:rsidRDefault="003A513A"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64" w:author="Kook Sec" w:date="2022-01-12T13:45:00Z">
                  <w:r>
                    <w:rPr>
                      <w:rFonts w:ascii="Times New Roman" w:eastAsia="Times New Roman" w:hAnsi="Times New Roman" w:cs="David" w:hint="cs"/>
                      <w:color w:val="008000"/>
                      <w:sz w:val="24"/>
                      <w:szCs w:val="24"/>
                      <w:rtl/>
                      <w:lang w:eastAsia="he-IL"/>
                    </w:rPr>
                    <w:t>50%</w:t>
                  </w:r>
                </w:ins>
              </w:sdtContent>
            </w:sdt>
          </w:p>
          <w:p w14:paraId="611430D4"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EA22E2C" w14:textId="77777777" w:rsidR="0006071E" w:rsidRDefault="0006071E" w:rsidP="0006071E">
            <w:pPr>
              <w:widowControl w:val="0"/>
              <w:spacing w:before="0" w:beforeAutospacing="0" w:after="0" w:afterAutospacing="0" w:line="240" w:lineRule="auto"/>
              <w:ind w:left="720"/>
              <w:outlineLvl w:val="2"/>
            </w:pPr>
          </w:p>
          <w:p w14:paraId="0ED2432D"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00E92A3"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3A1C34BB"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671FC8A4"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49612C3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FE9543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25511BA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9E7C55"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6214983A"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B20D09F"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 xml:space="preserve">תכנון תנועה </w:t>
      </w:r>
      <w:proofErr w:type="spellStart"/>
      <w:r w:rsidRPr="00650D2D">
        <w:rPr>
          <w:rFonts w:ascii="Times New Roman" w:eastAsia="Times New Roman" w:hAnsi="Times New Roman" w:cs="David"/>
          <w:sz w:val="24"/>
          <w:szCs w:val="24"/>
          <w:rtl/>
          <w:lang w:eastAsia="he-IL"/>
        </w:rPr>
        <w:t>לתכנית</w:t>
      </w:r>
      <w:proofErr w:type="spellEnd"/>
      <w:r w:rsidRPr="00650D2D">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בנין עיר בסמכות ועדה מקומית.</w:t>
      </w:r>
    </w:p>
    <w:p w14:paraId="44F03EA6"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4FA04CCE"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53AF6742"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תכנון תנועת כלי רכב וס</w:t>
      </w:r>
      <w:r w:rsidRPr="00650D2D">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0B192273"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תכנון פיזי של כבישים, רחובות משולבים וחניונים ציבוריים.</w:t>
      </w:r>
    </w:p>
    <w:p w14:paraId="5E4B5697"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תאום מערכות ותשתיות בכבישים, מדרכות ורחובות משולבים ציבוריים.</w:t>
      </w:r>
    </w:p>
    <w:p w14:paraId="0B45BD45" w14:textId="7777777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0D7AAE73" w14:textId="77777777"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368335F7"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62BA0372"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15230788"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w:t>
      </w:r>
      <w:proofErr w:type="spellStart"/>
      <w:r w:rsidRPr="00071F07">
        <w:rPr>
          <w:rFonts w:ascii="Times New Roman" w:eastAsia="Times New Roman" w:hAnsi="Times New Roman" w:cs="David"/>
          <w:sz w:val="24"/>
          <w:szCs w:val="24"/>
          <w:rtl/>
          <w:lang w:eastAsia="he-IL"/>
        </w:rPr>
        <w:t>תכניות</w:t>
      </w:r>
      <w:proofErr w:type="spellEnd"/>
      <w:r w:rsidRPr="00071F07">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p w14:paraId="7BE49B15"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C1E7B0E"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08637678" w14:textId="77777777"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6AC49DC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E5C06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7011D7B2"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78CCA09" w14:textId="77777777"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6F2FBD9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885F16" w14:textId="77777777"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r w:rsidRPr="0006071E">
        <w:rPr>
          <w:rFonts w:ascii="Times New Roman" w:eastAsia="Times New Roman" w:hAnsi="Times New Roman" w:cs="David" w:hint="cs"/>
          <w:sz w:val="24"/>
          <w:szCs w:val="24"/>
          <w:rtl/>
          <w:lang w:eastAsia="he-IL"/>
        </w:rPr>
        <w:t xml:space="preserve"> ו/או </w:t>
      </w:r>
      <w:r w:rsidR="0006071E">
        <w:rPr>
          <w:rFonts w:ascii="Times New Roman" w:eastAsia="Times New Roman" w:hAnsi="Times New Roman" w:cs="David" w:hint="cs"/>
          <w:sz w:val="24"/>
          <w:szCs w:val="24"/>
          <w:rtl/>
          <w:lang w:eastAsia="he-IL"/>
        </w:rPr>
        <w:t>תכנון ת</w:t>
      </w:r>
      <w:r w:rsidRPr="00650D2D">
        <w:rPr>
          <w:rFonts w:ascii="Times New Roman" w:eastAsia="Times New Roman" w:hAnsi="Times New Roman" w:cs="David" w:hint="cs"/>
          <w:sz w:val="24"/>
          <w:szCs w:val="24"/>
          <w:rtl/>
          <w:lang w:eastAsia="he-IL"/>
        </w:rPr>
        <w:t>כנית</w:t>
      </w:r>
      <w:r w:rsidR="0006071E">
        <w:rPr>
          <w:rFonts w:ascii="Times New Roman" w:eastAsia="Times New Roman" w:hAnsi="Times New Roman" w:cs="David" w:hint="cs"/>
          <w:sz w:val="24"/>
          <w:szCs w:val="24"/>
          <w:rtl/>
          <w:lang w:eastAsia="he-IL"/>
        </w:rPr>
        <w:t xml:space="preserve"> בניין עיר בסמכות מקומית ו/או ת</w:t>
      </w:r>
      <w:r w:rsidRPr="00650D2D">
        <w:rPr>
          <w:rFonts w:ascii="Times New Roman" w:eastAsia="Times New Roman" w:hAnsi="Times New Roman" w:cs="David" w:hint="cs"/>
          <w:sz w:val="24"/>
          <w:szCs w:val="24"/>
          <w:rtl/>
          <w:lang w:eastAsia="he-IL"/>
        </w:rPr>
        <w:t xml:space="preserve">כנית עיצוב </w:t>
      </w:r>
    </w:p>
    <w:p w14:paraId="2BB488C3" w14:textId="7777777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47EF7C67"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98453E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7493D8F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ריכוז ולימוד חומר הרקע וכל חומר רלוונטי לשירותי התכנון כגון: </w:t>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מתאר, מפות טופוגרפיות, פרוגרמת תכנון וכל חומר רקע נדרש.</w:t>
      </w:r>
    </w:p>
    <w:p w14:paraId="66F7C5A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עריכת בירורים ברשויות המוסמכות, לרבות ברשות המקומית, במשרד התחבורה, </w:t>
      </w:r>
      <w:proofErr w:type="spellStart"/>
      <w:r w:rsidRPr="00650D2D">
        <w:rPr>
          <w:rFonts w:ascii="Times New Roman" w:eastAsia="Times New Roman" w:hAnsi="Times New Roman" w:cs="David"/>
          <w:sz w:val="24"/>
          <w:szCs w:val="24"/>
          <w:rtl/>
          <w:lang w:eastAsia="he-IL"/>
        </w:rPr>
        <w:t>במ.ע.צ</w:t>
      </w:r>
      <w:proofErr w:type="spellEnd"/>
      <w:r w:rsidRPr="00650D2D">
        <w:rPr>
          <w:rFonts w:ascii="Times New Roman" w:eastAsia="Times New Roman" w:hAnsi="Times New Roman" w:cs="David"/>
          <w:sz w:val="24"/>
          <w:szCs w:val="24"/>
          <w:rtl/>
          <w:lang w:eastAsia="he-IL"/>
        </w:rPr>
        <w:t>,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4A66D250"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אנליזה תנועתית של נפחי התנועה, הכנת הצעה לקביעת תקני חניה (בשלב תכנית בנין עיר, ככל ששירותי המתכנן כוללים תכנון תנועה </w:t>
      </w:r>
      <w:proofErr w:type="spellStart"/>
      <w:r w:rsidRPr="00650D2D">
        <w:rPr>
          <w:rFonts w:ascii="Times New Roman" w:eastAsia="Times New Roman" w:hAnsi="Times New Roman" w:cs="David"/>
          <w:sz w:val="24"/>
          <w:szCs w:val="24"/>
          <w:rtl/>
          <w:lang w:eastAsia="he-IL"/>
        </w:rPr>
        <w:t>לתכנית</w:t>
      </w:r>
      <w:proofErr w:type="spellEnd"/>
      <w:r w:rsidRPr="00650D2D">
        <w:rPr>
          <w:rFonts w:ascii="Times New Roman" w:eastAsia="Times New Roman" w:hAnsi="Times New Roman" w:cs="David"/>
          <w:sz w:val="24"/>
          <w:szCs w:val="24"/>
          <w:rtl/>
          <w:lang w:eastAsia="he-IL"/>
        </w:rPr>
        <w:t xml:space="preserve">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659F32C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276D10AF" w14:textId="77777777"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הכנת </w:t>
      </w:r>
      <w:proofErr w:type="spellStart"/>
      <w:r>
        <w:rPr>
          <w:rFonts w:ascii="Times New Roman" w:eastAsia="Times New Roman" w:hAnsi="Times New Roman" w:cs="David"/>
          <w:sz w:val="24"/>
          <w:szCs w:val="24"/>
          <w:rtl/>
          <w:lang w:eastAsia="he-IL"/>
        </w:rPr>
        <w:t>ת</w:t>
      </w:r>
      <w:r w:rsidR="00650D2D" w:rsidRPr="00650D2D">
        <w:rPr>
          <w:rFonts w:ascii="Times New Roman" w:eastAsia="Times New Roman" w:hAnsi="Times New Roman" w:cs="David"/>
          <w:sz w:val="24"/>
          <w:szCs w:val="24"/>
          <w:rtl/>
          <w:lang w:eastAsia="he-IL"/>
        </w:rPr>
        <w:t>כניות</w:t>
      </w:r>
      <w:proofErr w:type="spellEnd"/>
      <w:r w:rsidR="00650D2D" w:rsidRPr="00650D2D">
        <w:rPr>
          <w:rFonts w:ascii="Times New Roman" w:eastAsia="Times New Roman" w:hAnsi="Times New Roman" w:cs="David"/>
          <w:sz w:val="24"/>
          <w:szCs w:val="24"/>
          <w:rtl/>
          <w:lang w:eastAsia="he-IL"/>
        </w:rPr>
        <w:t xml:space="preserve"> מוקדמות במספר חלופות לתיאור בקווים כלליים של הצורה </w:t>
      </w:r>
      <w:proofErr w:type="spellStart"/>
      <w:r w:rsidR="00650D2D" w:rsidRPr="00650D2D">
        <w:rPr>
          <w:rFonts w:ascii="Times New Roman" w:eastAsia="Times New Roman" w:hAnsi="Times New Roman" w:cs="David"/>
          <w:sz w:val="24"/>
          <w:szCs w:val="24"/>
          <w:rtl/>
          <w:lang w:eastAsia="he-IL"/>
        </w:rPr>
        <w:t>הפלנימטרית</w:t>
      </w:r>
      <w:proofErr w:type="spellEnd"/>
      <w:r w:rsidR="00650D2D" w:rsidRPr="00650D2D">
        <w:rPr>
          <w:rFonts w:ascii="Times New Roman" w:eastAsia="Times New Roman" w:hAnsi="Times New Roman" w:cs="David"/>
          <w:sz w:val="24"/>
          <w:szCs w:val="24"/>
          <w:rtl/>
          <w:lang w:eastAsia="he-IL"/>
        </w:rPr>
        <w:t xml:space="preserve"> של הפתרונות התחבורתיים. (בתוכניות בנין עיר – גם מחוץ לגבולות </w:t>
      </w:r>
      <w:proofErr w:type="spellStart"/>
      <w:r w:rsidR="00650D2D" w:rsidRPr="00650D2D">
        <w:rPr>
          <w:rFonts w:ascii="Times New Roman" w:eastAsia="Times New Roman" w:hAnsi="Times New Roman" w:cs="David"/>
          <w:sz w:val="24"/>
          <w:szCs w:val="24"/>
          <w:rtl/>
          <w:lang w:eastAsia="he-IL"/>
        </w:rPr>
        <w:t>התכנית</w:t>
      </w:r>
      <w:proofErr w:type="spellEnd"/>
      <w:r w:rsidR="00650D2D" w:rsidRPr="00650D2D">
        <w:rPr>
          <w:rFonts w:ascii="Times New Roman" w:eastAsia="Times New Roman" w:hAnsi="Times New Roman" w:cs="David"/>
          <w:sz w:val="24"/>
          <w:szCs w:val="24"/>
          <w:rtl/>
          <w:lang w:eastAsia="he-IL"/>
        </w:rPr>
        <w:t xml:space="preserve"> והפרויקט).</w:t>
      </w:r>
    </w:p>
    <w:p w14:paraId="1E25C91E"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בדיקת </w:t>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האדריכל ומתכנן הפיתוח, לרבות בדיקת התאמת הבינוי המוצע ע"י האדריכל למערכות התחבורה הקיימות והכנת פתרונות חלופיים </w:t>
      </w:r>
      <w:proofErr w:type="spellStart"/>
      <w:r w:rsidRPr="00650D2D">
        <w:rPr>
          <w:rFonts w:ascii="Times New Roman" w:eastAsia="Times New Roman" w:hAnsi="Times New Roman" w:cs="David"/>
          <w:sz w:val="24"/>
          <w:szCs w:val="24"/>
          <w:rtl/>
          <w:lang w:eastAsia="he-IL"/>
        </w:rPr>
        <w:t>לתכנית</w:t>
      </w:r>
      <w:proofErr w:type="spellEnd"/>
      <w:r w:rsidRPr="00650D2D">
        <w:rPr>
          <w:rFonts w:ascii="Times New Roman" w:eastAsia="Times New Roman" w:hAnsi="Times New Roman" w:cs="David"/>
          <w:sz w:val="24"/>
          <w:szCs w:val="24"/>
          <w:rtl/>
          <w:lang w:eastAsia="he-IL"/>
        </w:rPr>
        <w:t xml:space="preserve"> הרעיונית של האדריכל ומתכנן הפתוח, הצגתם, הסברתם ובירורם עם האדריכל, מתכנן הפתוח והמנהל.</w:t>
      </w:r>
    </w:p>
    <w:p w14:paraId="2AA13893"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06042D7B"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6951857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w:t>
      </w:r>
      <w:proofErr w:type="spellStart"/>
      <w:r w:rsidRPr="00650D2D">
        <w:rPr>
          <w:rFonts w:ascii="Times New Roman" w:eastAsia="Times New Roman" w:hAnsi="Times New Roman" w:cs="David"/>
          <w:sz w:val="24"/>
          <w:szCs w:val="24"/>
          <w:rtl/>
          <w:lang w:eastAsia="he-IL"/>
        </w:rPr>
        <w:t>וכו</w:t>
      </w:r>
      <w:proofErr w:type="spellEnd"/>
      <w:r w:rsidRPr="00650D2D">
        <w:rPr>
          <w:rFonts w:ascii="Times New Roman" w:eastAsia="Times New Roman" w:hAnsi="Times New Roman" w:cs="David"/>
          <w:sz w:val="24"/>
          <w:szCs w:val="24"/>
          <w:rtl/>
          <w:lang w:eastAsia="he-IL"/>
        </w:rPr>
        <w:t>'.</w:t>
      </w:r>
    </w:p>
    <w:p w14:paraId="777B53B7"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514799FA"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42EAE775"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48BE52F6" w14:textId="77777777" w:rsidR="00650D2D" w:rsidRPr="00650D2D" w:rsidRDefault="0006071E"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Pr>
          <w:rFonts w:ascii="Times New Roman" w:eastAsia="Times New Roman" w:hAnsi="Times New Roman" w:cs="David"/>
          <w:sz w:val="24"/>
          <w:szCs w:val="24"/>
          <w:rtl/>
          <w:lang w:eastAsia="he-IL"/>
        </w:rPr>
        <w:t>יג</w:t>
      </w:r>
      <w:proofErr w:type="spellEnd"/>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 xml:space="preserve">הכנת </w:t>
      </w:r>
      <w:proofErr w:type="spellStart"/>
      <w:r>
        <w:rPr>
          <w:rFonts w:ascii="Times New Roman" w:eastAsia="Times New Roman" w:hAnsi="Times New Roman" w:cs="David"/>
          <w:sz w:val="24"/>
          <w:szCs w:val="24"/>
          <w:rtl/>
          <w:lang w:eastAsia="he-IL"/>
        </w:rPr>
        <w:t>ת</w:t>
      </w:r>
      <w:r w:rsidR="00650D2D" w:rsidRPr="00650D2D">
        <w:rPr>
          <w:rFonts w:ascii="Times New Roman" w:eastAsia="Times New Roman" w:hAnsi="Times New Roman" w:cs="David"/>
          <w:sz w:val="24"/>
          <w:szCs w:val="24"/>
          <w:rtl/>
          <w:lang w:eastAsia="he-IL"/>
        </w:rPr>
        <w:t>כניות</w:t>
      </w:r>
      <w:proofErr w:type="spellEnd"/>
      <w:r w:rsidR="00650D2D" w:rsidRPr="00650D2D">
        <w:rPr>
          <w:rFonts w:ascii="Times New Roman" w:eastAsia="Times New Roman" w:hAnsi="Times New Roman" w:cs="David"/>
          <w:sz w:val="24"/>
          <w:szCs w:val="24"/>
          <w:rtl/>
          <w:lang w:eastAsia="he-IL"/>
        </w:rPr>
        <w:t xml:space="preserve"> מוקדמות למפלסי עבודות עפר, פתרונות ניקוז ומיקום קירות תומכים, על רקע מפות טופוגרפיות שיבוצעו על ידי המזמין ו/או מי מטעמו ועל חשבונו. </w:t>
      </w:r>
    </w:p>
    <w:p w14:paraId="488190F1"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2DA244C5"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4534FD87"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1CEEF438"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 xml:space="preserve">מתן הנחיות, הצעות ויעוץ לאדריכל לעריכת תכנית בנין העיר, לרבות ניסוח תקנון </w:t>
      </w:r>
      <w:proofErr w:type="spellStart"/>
      <w:r w:rsidRPr="00650D2D">
        <w:rPr>
          <w:rFonts w:ascii="Times New Roman" w:eastAsia="Times New Roman" w:hAnsi="Times New Roman" w:cs="David"/>
          <w:sz w:val="24"/>
          <w:szCs w:val="24"/>
          <w:rtl/>
          <w:lang w:eastAsia="he-IL"/>
        </w:rPr>
        <w:t>התכנית</w:t>
      </w:r>
      <w:proofErr w:type="spellEnd"/>
      <w:r w:rsidRPr="00650D2D">
        <w:rPr>
          <w:rFonts w:ascii="Times New Roman" w:eastAsia="Times New Roman" w:hAnsi="Times New Roman" w:cs="David"/>
          <w:sz w:val="24"/>
          <w:szCs w:val="24"/>
          <w:rtl/>
          <w:lang w:eastAsia="he-IL"/>
        </w:rPr>
        <w:t xml:space="preserve"> בכל הקשור לנושאים התחבורתיים.</w:t>
      </w:r>
    </w:p>
    <w:p w14:paraId="161BC976"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 xml:space="preserve">הכנת נספחי תנועה (מנחים) </w:t>
      </w:r>
      <w:proofErr w:type="spellStart"/>
      <w:r w:rsidRPr="00650D2D">
        <w:rPr>
          <w:rFonts w:ascii="Times New Roman" w:eastAsia="Times New Roman" w:hAnsi="Times New Roman" w:cs="David"/>
          <w:sz w:val="24"/>
          <w:szCs w:val="24"/>
          <w:rtl/>
          <w:lang w:eastAsia="he-IL"/>
        </w:rPr>
        <w:t>לתכנית</w:t>
      </w:r>
      <w:proofErr w:type="spellEnd"/>
      <w:r w:rsidRPr="00650D2D">
        <w:rPr>
          <w:rFonts w:ascii="Times New Roman" w:eastAsia="Times New Roman" w:hAnsi="Times New Roman" w:cs="David"/>
          <w:sz w:val="24"/>
          <w:szCs w:val="24"/>
          <w:rtl/>
          <w:lang w:eastAsia="he-IL"/>
        </w:rPr>
        <w:t xml:space="preserve"> בנין העיר לרבות פתרונות בשטחים שמחוץ לגבולות </w:t>
      </w:r>
      <w:proofErr w:type="spellStart"/>
      <w:r w:rsidRPr="00650D2D">
        <w:rPr>
          <w:rFonts w:ascii="Times New Roman" w:eastAsia="Times New Roman" w:hAnsi="Times New Roman" w:cs="David"/>
          <w:sz w:val="24"/>
          <w:szCs w:val="24"/>
          <w:rtl/>
          <w:lang w:eastAsia="he-IL"/>
        </w:rPr>
        <w:t>התכנית</w:t>
      </w:r>
      <w:proofErr w:type="spellEnd"/>
      <w:r w:rsidRPr="00650D2D">
        <w:rPr>
          <w:rFonts w:ascii="Times New Roman" w:eastAsia="Times New Roman" w:hAnsi="Times New Roman" w:cs="David"/>
          <w:sz w:val="24"/>
          <w:szCs w:val="24"/>
          <w:rtl/>
          <w:lang w:eastAsia="he-IL"/>
        </w:rPr>
        <w:t>, הגשתם לרשויות, בתאום עם האדריכל והמזמין ובאשור המזמין.</w:t>
      </w:r>
    </w:p>
    <w:p w14:paraId="430C616C"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ab/>
        <w:t>סיוע לאדריכל בכל הקשור לעריכת תכנית בנין העיר וא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4D0256D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העברת השלמות והבהרות בכתב ובע"פ, תיקונים בתוכניות, לפי דרישת המזמין או לפי דרישות הגורמים המקצועיים ברשויות ובו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עדות באישור המזמין, והכל עד למתן תוקף </w:t>
      </w:r>
      <w:proofErr w:type="spellStart"/>
      <w:r w:rsidRPr="00650D2D">
        <w:rPr>
          <w:rFonts w:ascii="Times New Roman" w:eastAsia="Times New Roman" w:hAnsi="Times New Roman" w:cs="David"/>
          <w:sz w:val="24"/>
          <w:szCs w:val="24"/>
          <w:rtl/>
          <w:lang w:eastAsia="he-IL"/>
        </w:rPr>
        <w:t>לתכנית</w:t>
      </w:r>
      <w:proofErr w:type="spellEnd"/>
      <w:r w:rsidRPr="00650D2D">
        <w:rPr>
          <w:rFonts w:ascii="Times New Roman" w:eastAsia="Times New Roman" w:hAnsi="Times New Roman" w:cs="David"/>
          <w:sz w:val="24"/>
          <w:szCs w:val="24"/>
          <w:rtl/>
          <w:lang w:eastAsia="he-IL"/>
        </w:rPr>
        <w:t xml:space="preserve"> בנין העיר. </w:t>
      </w:r>
    </w:p>
    <w:p w14:paraId="6DCAFB9A"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w:t>
      </w:r>
      <w:proofErr w:type="spellStart"/>
      <w:r w:rsidRPr="00650D2D">
        <w:rPr>
          <w:rFonts w:ascii="Times New Roman" w:eastAsia="Times New Roman" w:hAnsi="Times New Roman" w:cs="David"/>
          <w:sz w:val="24"/>
          <w:szCs w:val="24"/>
          <w:rtl/>
          <w:lang w:eastAsia="he-IL"/>
        </w:rPr>
        <w:t>התכניות</w:t>
      </w:r>
      <w:proofErr w:type="spellEnd"/>
      <w:r w:rsidRPr="00650D2D">
        <w:rPr>
          <w:rFonts w:ascii="Times New Roman" w:eastAsia="Times New Roman" w:hAnsi="Times New Roman" w:cs="David"/>
          <w:sz w:val="24"/>
          <w:szCs w:val="24"/>
          <w:rtl/>
          <w:lang w:eastAsia="he-IL"/>
        </w:rPr>
        <w:t xml:space="preserve"> והמסמכים הנדרשים ע"י הרשויות המוסמכות למתן היתרי בניה לבצוע עבודות בכבישים, מדרכות, </w:t>
      </w:r>
      <w:proofErr w:type="spellStart"/>
      <w:r w:rsidRPr="00650D2D">
        <w:rPr>
          <w:rFonts w:ascii="Times New Roman" w:eastAsia="Times New Roman" w:hAnsi="Times New Roman" w:cs="David"/>
          <w:sz w:val="24"/>
          <w:szCs w:val="24"/>
          <w:rtl/>
          <w:lang w:eastAsia="he-IL"/>
        </w:rPr>
        <w:t>שצ"פים</w:t>
      </w:r>
      <w:proofErr w:type="spellEnd"/>
      <w:r w:rsidRPr="00650D2D">
        <w:rPr>
          <w:rFonts w:ascii="Times New Roman" w:eastAsia="Times New Roman" w:hAnsi="Times New Roman" w:cs="David"/>
          <w:sz w:val="24"/>
          <w:szCs w:val="24"/>
          <w:rtl/>
          <w:lang w:eastAsia="he-IL"/>
        </w:rPr>
        <w:t xml:space="preserve"> </w:t>
      </w:r>
      <w:proofErr w:type="spellStart"/>
      <w:r w:rsidRPr="00650D2D">
        <w:rPr>
          <w:rFonts w:ascii="Times New Roman" w:eastAsia="Times New Roman" w:hAnsi="Times New Roman" w:cs="David"/>
          <w:sz w:val="24"/>
          <w:szCs w:val="24"/>
          <w:rtl/>
          <w:lang w:eastAsia="he-IL"/>
        </w:rPr>
        <w:t>וכו</w:t>
      </w:r>
      <w:proofErr w:type="spellEnd"/>
      <w:r w:rsidRPr="00650D2D">
        <w:rPr>
          <w:rFonts w:ascii="Times New Roman" w:eastAsia="Times New Roman" w:hAnsi="Times New Roman" w:cs="David"/>
          <w:sz w:val="24"/>
          <w:szCs w:val="24"/>
          <w:rtl/>
          <w:lang w:eastAsia="he-IL"/>
        </w:rPr>
        <w:t xml:space="preserve">', הגשתם לרשויות – לאחר אשור המנהל – וטיפול באישורם. </w:t>
      </w:r>
    </w:p>
    <w:p w14:paraId="1F23404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w:t>
      </w:r>
      <w:proofErr w:type="spellStart"/>
      <w:r w:rsidRPr="00650D2D">
        <w:rPr>
          <w:rFonts w:ascii="Times New Roman" w:eastAsia="Times New Roman" w:hAnsi="Times New Roman" w:cs="David"/>
          <w:sz w:val="24"/>
          <w:szCs w:val="24"/>
          <w:rtl/>
          <w:lang w:eastAsia="he-IL"/>
        </w:rPr>
        <w:t>התכניות</w:t>
      </w:r>
      <w:proofErr w:type="spellEnd"/>
      <w:r w:rsidRPr="00650D2D">
        <w:rPr>
          <w:rFonts w:ascii="Times New Roman" w:eastAsia="Times New Roman" w:hAnsi="Times New Roman" w:cs="David"/>
          <w:sz w:val="24"/>
          <w:szCs w:val="24"/>
          <w:rtl/>
          <w:lang w:eastAsia="he-IL"/>
        </w:rPr>
        <w:t xml:space="preserve">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26669F78"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w:t>
      </w:r>
      <w:proofErr w:type="spellStart"/>
      <w:r w:rsidRPr="00650D2D">
        <w:rPr>
          <w:rFonts w:ascii="Times New Roman" w:eastAsia="Times New Roman" w:hAnsi="Times New Roman" w:cs="David"/>
          <w:sz w:val="24"/>
          <w:szCs w:val="24"/>
          <w:rtl/>
          <w:lang w:eastAsia="he-IL"/>
        </w:rPr>
        <w:t>ורדיוסי</w:t>
      </w:r>
      <w:proofErr w:type="spellEnd"/>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דרכים פנימיות, רמפות, שפועים, תמרור, צביעה ושילוט תנועתי.</w:t>
      </w:r>
    </w:p>
    <w:p w14:paraId="4A007BBC"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0F97BD88"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 xml:space="preserve">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w:t>
      </w:r>
      <w:proofErr w:type="spellStart"/>
      <w:r w:rsidRPr="00650D2D">
        <w:rPr>
          <w:rFonts w:ascii="Times New Roman" w:eastAsia="Times New Roman" w:hAnsi="Times New Roman" w:cs="David"/>
          <w:sz w:val="24"/>
          <w:szCs w:val="24"/>
          <w:rtl/>
          <w:lang w:eastAsia="he-IL"/>
        </w:rPr>
        <w:t>רדיוסי</w:t>
      </w:r>
      <w:proofErr w:type="spellEnd"/>
      <w:r w:rsidRPr="00650D2D">
        <w:rPr>
          <w:rFonts w:ascii="Times New Roman" w:eastAsia="Times New Roman" w:hAnsi="Times New Roman" w:cs="David"/>
          <w:sz w:val="24"/>
          <w:szCs w:val="24"/>
          <w:rtl/>
          <w:lang w:eastAsia="he-IL"/>
        </w:rPr>
        <w:t xml:space="preserve"> סבוב, עקומי מעבר, שפועים צידיים ומעברי שיפועים, תמרור, צביעה ושלוט תנועתי, מיקום מעברי חציה להולכי רגל.</w:t>
      </w:r>
    </w:p>
    <w:p w14:paraId="4B4EC2E7"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 xml:space="preserve">ן סופי של מפלסי הדרכים על רקע </w:t>
      </w:r>
      <w:proofErr w:type="spellStart"/>
      <w:r w:rsidR="0006071E">
        <w:rPr>
          <w:rFonts w:ascii="Times New Roman" w:eastAsia="Times New Roman" w:hAnsi="Times New Roman" w:cs="David"/>
          <w:sz w:val="24"/>
          <w:szCs w:val="24"/>
          <w:rtl/>
          <w:lang w:eastAsia="he-IL"/>
        </w:rPr>
        <w:t>ת</w:t>
      </w:r>
      <w:r w:rsidRPr="00650D2D">
        <w:rPr>
          <w:rFonts w:ascii="Times New Roman" w:eastAsia="Times New Roman" w:hAnsi="Times New Roman" w:cs="David"/>
          <w:sz w:val="24"/>
          <w:szCs w:val="24"/>
          <w:rtl/>
          <w:lang w:eastAsia="he-IL"/>
        </w:rPr>
        <w:t>כניות</w:t>
      </w:r>
      <w:proofErr w:type="spellEnd"/>
      <w:r w:rsidRPr="00650D2D">
        <w:rPr>
          <w:rFonts w:ascii="Times New Roman" w:eastAsia="Times New Roman" w:hAnsi="Times New Roman" w:cs="David"/>
          <w:sz w:val="24"/>
          <w:szCs w:val="24"/>
          <w:rtl/>
          <w:lang w:eastAsia="he-IL"/>
        </w:rPr>
        <w:t xml:space="preserve"> מדידה של המצב הקיים. </w:t>
      </w:r>
    </w:p>
    <w:p w14:paraId="2797F01C"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חתכים עקרוניים לאורך ולרוחב כבישים, דרכים, חניונים.</w:t>
      </w:r>
    </w:p>
    <w:p w14:paraId="0AE333FF"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 xml:space="preserve">בדיקה ואישור של </w:t>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ההגשה של האדריכל ו/או מתכנן הפתוח ו/או מתכנן הכבישים, ככל שיהיה בכל הנוגע לנושאים התחבורתיים והכנת נספחי תנועה וחניה, בתיאום עימם ועם המזמין.</w:t>
      </w:r>
    </w:p>
    <w:p w14:paraId="494E7E99" w14:textId="77777777" w:rsidR="00650D2D" w:rsidRPr="00650D2D"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 xml:space="preserve">טפול ברשויות ביחס לכל ההיבטים התנועתיים, לרבות לשם קבלת אשור </w:t>
      </w:r>
      <w:proofErr w:type="spellStart"/>
      <w:r w:rsidRPr="00650D2D">
        <w:rPr>
          <w:rFonts w:ascii="Times New Roman" w:eastAsia="Times New Roman" w:hAnsi="Times New Roman" w:cs="David"/>
          <w:sz w:val="24"/>
          <w:szCs w:val="24"/>
          <w:rtl/>
          <w:lang w:eastAsia="he-IL"/>
        </w:rPr>
        <w:t>לתכניות</w:t>
      </w:r>
      <w:proofErr w:type="spellEnd"/>
      <w:r w:rsidRPr="00650D2D">
        <w:rPr>
          <w:rFonts w:ascii="Times New Roman" w:eastAsia="Times New Roman" w:hAnsi="Times New Roman" w:cs="David"/>
          <w:sz w:val="24"/>
          <w:szCs w:val="24"/>
          <w:rtl/>
          <w:lang w:eastAsia="he-IL"/>
        </w:rPr>
        <w:t xml:space="preserve">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 xml:space="preserve">עדות השונות במסגרת שינוי </w:t>
      </w:r>
      <w:proofErr w:type="spellStart"/>
      <w:r w:rsidRPr="00650D2D">
        <w:rPr>
          <w:rFonts w:ascii="Times New Roman" w:eastAsia="Times New Roman" w:hAnsi="Times New Roman" w:cs="David" w:hint="cs"/>
          <w:sz w:val="24"/>
          <w:szCs w:val="24"/>
          <w:rtl/>
          <w:lang w:eastAsia="he-IL"/>
        </w:rPr>
        <w:t>תב"ע</w:t>
      </w:r>
      <w:proofErr w:type="spellEnd"/>
      <w:r w:rsidRPr="00650D2D">
        <w:rPr>
          <w:rFonts w:ascii="Times New Roman" w:eastAsia="Times New Roman" w:hAnsi="Times New Roman" w:cs="David" w:hint="cs"/>
          <w:sz w:val="24"/>
          <w:szCs w:val="24"/>
          <w:rtl/>
          <w:lang w:eastAsia="he-IL"/>
        </w:rPr>
        <w:t xml:space="preserve"> בסמכות הועדה המקומית כולל הופעה בישיבות 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ככל שיידרש</w:t>
      </w:r>
      <w:r w:rsidRPr="00650D2D">
        <w:rPr>
          <w:rFonts w:ascii="Times New Roman" w:eastAsia="Times New Roman" w:hAnsi="Times New Roman" w:cs="David"/>
          <w:sz w:val="24"/>
          <w:szCs w:val="24"/>
          <w:rtl/>
          <w:lang w:eastAsia="he-IL"/>
        </w:rPr>
        <w:t xml:space="preserve">. </w:t>
      </w:r>
    </w:p>
    <w:p w14:paraId="635B9FE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 xml:space="preserve">הכנסת תיקונים ושינויים בכל </w:t>
      </w:r>
      <w:proofErr w:type="spellStart"/>
      <w:r w:rsidRPr="00650D2D">
        <w:rPr>
          <w:rFonts w:ascii="Times New Roman" w:eastAsia="Times New Roman" w:hAnsi="Times New Roman" w:cs="David"/>
          <w:sz w:val="24"/>
          <w:szCs w:val="24"/>
          <w:rtl/>
          <w:lang w:eastAsia="he-IL"/>
        </w:rPr>
        <w:t>התכניות</w:t>
      </w:r>
      <w:proofErr w:type="spellEnd"/>
      <w:r w:rsidRPr="00650D2D">
        <w:rPr>
          <w:rFonts w:ascii="Times New Roman" w:eastAsia="Times New Roman" w:hAnsi="Times New Roman" w:cs="David"/>
          <w:sz w:val="24"/>
          <w:szCs w:val="24"/>
          <w:rtl/>
          <w:lang w:eastAsia="he-IL"/>
        </w:rPr>
        <w:t xml:space="preserve">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4D1339F6"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proofErr w:type="spellStart"/>
      <w:r w:rsidRPr="00650D2D">
        <w:rPr>
          <w:rFonts w:ascii="Times New Roman" w:eastAsia="Times New Roman" w:hAnsi="Times New Roman" w:cs="David"/>
          <w:sz w:val="24"/>
          <w:szCs w:val="24"/>
          <w:rtl/>
          <w:lang w:eastAsia="he-IL"/>
        </w:rPr>
        <w:t>יב</w:t>
      </w:r>
      <w:proofErr w:type="spellEnd"/>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75A37DA9"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650D2D">
        <w:rPr>
          <w:rFonts w:ascii="Times New Roman" w:eastAsia="Times New Roman" w:hAnsi="Times New Roman" w:cs="David"/>
          <w:sz w:val="24"/>
          <w:szCs w:val="24"/>
          <w:rtl/>
          <w:lang w:eastAsia="he-IL"/>
        </w:rPr>
        <w:t>יג</w:t>
      </w:r>
      <w:proofErr w:type="spellEnd"/>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1C18C0CC"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A9041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0E9FBF"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7B1367FB"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3289034B"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D501881"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hint="cs"/>
          <w:sz w:val="24"/>
          <w:szCs w:val="24"/>
          <w:rtl/>
          <w:lang w:eastAsia="he-IL"/>
        </w:rPr>
        <w:t xml:space="preserve">עריכת, תכנון ואישור הסדרי תנועה זמניים ככל </w:t>
      </w:r>
      <w:r w:rsidRPr="0006071E">
        <w:rPr>
          <w:rFonts w:ascii="Times New Roman" w:eastAsia="Times New Roman" w:hAnsi="Times New Roman" w:cs="David" w:hint="cs"/>
          <w:sz w:val="24"/>
          <w:szCs w:val="24"/>
          <w:rtl/>
          <w:lang w:eastAsia="he-IL"/>
        </w:rPr>
        <w:t>וכמה שנדרש</w:t>
      </w:r>
      <w:r w:rsidRPr="00650D2D">
        <w:rPr>
          <w:rFonts w:ascii="Times New Roman" w:eastAsia="Times New Roman" w:hAnsi="Times New Roman" w:cs="David" w:hint="cs"/>
          <w:sz w:val="24"/>
          <w:szCs w:val="24"/>
          <w:rtl/>
          <w:lang w:eastAsia="he-IL"/>
        </w:rPr>
        <w:t xml:space="preserve"> בכל שלב במהלך הביצוע, מספר פעמים </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4"/>
          <w:szCs w:val="24"/>
          <w:rtl/>
          <w:lang w:eastAsia="he-IL"/>
        </w:rPr>
        <w:t xml:space="preserve"> </w:t>
      </w:r>
      <w:proofErr w:type="spellStart"/>
      <w:r w:rsidRPr="00650D2D">
        <w:rPr>
          <w:rFonts w:ascii="Times New Roman" w:eastAsia="Times New Roman" w:hAnsi="Times New Roman" w:cs="David" w:hint="cs"/>
          <w:sz w:val="24"/>
          <w:szCs w:val="24"/>
          <w:rtl/>
          <w:lang w:eastAsia="he-IL"/>
        </w:rPr>
        <w:t>הכל</w:t>
      </w:r>
      <w:proofErr w:type="spellEnd"/>
      <w:r w:rsidRPr="00650D2D">
        <w:rPr>
          <w:rFonts w:ascii="Times New Roman" w:eastAsia="Times New Roman" w:hAnsi="Times New Roman" w:cs="David" w:hint="cs"/>
          <w:sz w:val="24"/>
          <w:szCs w:val="24"/>
          <w:rtl/>
          <w:lang w:eastAsia="he-IL"/>
        </w:rPr>
        <w:t xml:space="preserve"> מול הרשויות הנדרשות.</w:t>
      </w:r>
    </w:p>
    <w:p w14:paraId="14C8F8EA"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תכנון תנועתי ופיזי מפורט, הכולל בין היתר: סימון תאי חניה, מיקום אבני שפה (ו/או מחסומי רכב), מדרכות והגבהות, עריכת כל </w:t>
      </w:r>
      <w:proofErr w:type="spellStart"/>
      <w:r w:rsidRPr="00650D2D">
        <w:rPr>
          <w:rFonts w:ascii="Times New Roman" w:eastAsia="Times New Roman" w:hAnsi="Times New Roman" w:cs="David"/>
          <w:sz w:val="24"/>
          <w:szCs w:val="24"/>
          <w:rtl/>
          <w:lang w:eastAsia="he-IL"/>
        </w:rPr>
        <w:t>התכניות</w:t>
      </w:r>
      <w:proofErr w:type="spellEnd"/>
      <w:r w:rsidRPr="00650D2D">
        <w:rPr>
          <w:rFonts w:ascii="Times New Roman" w:eastAsia="Times New Roman" w:hAnsi="Times New Roman" w:cs="David"/>
          <w:sz w:val="24"/>
          <w:szCs w:val="24"/>
          <w:rtl/>
          <w:lang w:eastAsia="he-IL"/>
        </w:rPr>
        <w:t xml:space="preserve"> והמסמכים הדרושים לאדריכל, למתכנן הפתוח, למתכנן הכבישים</w:t>
      </w:r>
      <w:r w:rsidR="0006071E">
        <w:rPr>
          <w:rFonts w:ascii="Times New Roman" w:eastAsia="Times New Roman" w:hAnsi="Times New Roman" w:cs="David"/>
          <w:sz w:val="24"/>
          <w:szCs w:val="24"/>
          <w:rtl/>
          <w:lang w:eastAsia="he-IL"/>
        </w:rPr>
        <w:t xml:space="preserve">, ככל שיהיה וליועצים לשם הכנת </w:t>
      </w:r>
      <w:proofErr w:type="spellStart"/>
      <w:r w:rsidR="0006071E">
        <w:rPr>
          <w:rFonts w:ascii="Times New Roman" w:eastAsia="Times New Roman" w:hAnsi="Times New Roman" w:cs="David"/>
          <w:sz w:val="24"/>
          <w:szCs w:val="24"/>
          <w:rtl/>
          <w:lang w:eastAsia="he-IL"/>
        </w:rPr>
        <w:t>ת</w:t>
      </w:r>
      <w:r w:rsidRPr="00650D2D">
        <w:rPr>
          <w:rFonts w:ascii="Times New Roman" w:eastAsia="Times New Roman" w:hAnsi="Times New Roman" w:cs="David"/>
          <w:sz w:val="24"/>
          <w:szCs w:val="24"/>
          <w:rtl/>
          <w:lang w:eastAsia="he-IL"/>
        </w:rPr>
        <w:t>כניות</w:t>
      </w:r>
      <w:proofErr w:type="spellEnd"/>
      <w:r w:rsidRPr="00650D2D">
        <w:rPr>
          <w:rFonts w:ascii="Times New Roman" w:eastAsia="Times New Roman" w:hAnsi="Times New Roman" w:cs="David"/>
          <w:sz w:val="24"/>
          <w:szCs w:val="24"/>
          <w:rtl/>
          <w:lang w:eastAsia="he-IL"/>
        </w:rPr>
        <w:t xml:space="preserve"> עבודה לבצוע.</w:t>
      </w:r>
    </w:p>
    <w:p w14:paraId="7D01D9A2"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w:t>
      </w:r>
      <w:proofErr w:type="spellStart"/>
      <w:r w:rsidRPr="00650D2D">
        <w:rPr>
          <w:rFonts w:ascii="Times New Roman" w:eastAsia="Times New Roman" w:hAnsi="Times New Roman" w:cs="David"/>
          <w:sz w:val="24"/>
          <w:szCs w:val="24"/>
          <w:rtl/>
          <w:lang w:eastAsia="he-IL"/>
        </w:rPr>
        <w:t>ולתכנית</w:t>
      </w:r>
      <w:proofErr w:type="spellEnd"/>
      <w:r w:rsidRPr="00650D2D">
        <w:rPr>
          <w:rFonts w:ascii="Times New Roman" w:eastAsia="Times New Roman" w:hAnsi="Times New Roman" w:cs="David"/>
          <w:sz w:val="24"/>
          <w:szCs w:val="24"/>
          <w:rtl/>
          <w:lang w:eastAsia="he-IL"/>
        </w:rPr>
        <w:t xml:space="preserve"> המאושרת ע"י הרשויות, בכל הנוגע לנושאים התחבורתיים. </w:t>
      </w:r>
    </w:p>
    <w:p w14:paraId="4B0717A2" w14:textId="77777777"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lastRenderedPageBreak/>
        <w:t xml:space="preserve">בדיקת אשור </w:t>
      </w:r>
      <w:proofErr w:type="spellStart"/>
      <w:r>
        <w:rPr>
          <w:rFonts w:ascii="Times New Roman" w:eastAsia="Times New Roman" w:hAnsi="Times New Roman" w:cs="David"/>
          <w:sz w:val="24"/>
          <w:szCs w:val="24"/>
          <w:rtl/>
          <w:lang w:eastAsia="he-IL"/>
        </w:rPr>
        <w:t>ת</w:t>
      </w:r>
      <w:r w:rsidR="00650D2D" w:rsidRPr="00650D2D">
        <w:rPr>
          <w:rFonts w:ascii="Times New Roman" w:eastAsia="Times New Roman" w:hAnsi="Times New Roman" w:cs="David"/>
          <w:sz w:val="24"/>
          <w:szCs w:val="24"/>
          <w:rtl/>
          <w:lang w:eastAsia="he-IL"/>
        </w:rPr>
        <w:t>כניות</w:t>
      </w:r>
      <w:proofErr w:type="spellEnd"/>
      <w:r w:rsidR="00650D2D" w:rsidRPr="00650D2D">
        <w:rPr>
          <w:rFonts w:ascii="Times New Roman" w:eastAsia="Times New Roman" w:hAnsi="Times New Roman" w:cs="David"/>
          <w:sz w:val="24"/>
          <w:szCs w:val="24"/>
          <w:rtl/>
          <w:lang w:eastAsia="he-IL"/>
        </w:rPr>
        <w:t xml:space="preserve"> התנוחה שיערכו על ידי האדריכל ו/או מתכנן הפתוח ו/או מתכנן הכבישים, ככל שיהיה.</w:t>
      </w:r>
    </w:p>
    <w:p w14:paraId="6A227E63"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בדיקת ואישור </w:t>
      </w:r>
      <w:proofErr w:type="spellStart"/>
      <w:r>
        <w:rPr>
          <w:rFonts w:ascii="Times New Roman" w:eastAsia="Times New Roman" w:hAnsi="Times New Roman" w:cs="David"/>
          <w:sz w:val="24"/>
          <w:szCs w:val="24"/>
          <w:rtl/>
          <w:lang w:eastAsia="he-IL"/>
        </w:rPr>
        <w:t>ת</w:t>
      </w:r>
      <w:r w:rsidR="00650D2D" w:rsidRPr="00650D2D">
        <w:rPr>
          <w:rFonts w:ascii="Times New Roman" w:eastAsia="Times New Roman" w:hAnsi="Times New Roman" w:cs="David"/>
          <w:sz w:val="24"/>
          <w:szCs w:val="24"/>
          <w:rtl/>
          <w:lang w:eastAsia="he-IL"/>
        </w:rPr>
        <w:t>כניות</w:t>
      </w:r>
      <w:proofErr w:type="spellEnd"/>
      <w:r w:rsidR="00650D2D" w:rsidRPr="00650D2D">
        <w:rPr>
          <w:rFonts w:ascii="Times New Roman" w:eastAsia="Times New Roman" w:hAnsi="Times New Roman" w:cs="David"/>
          <w:sz w:val="24"/>
          <w:szCs w:val="24"/>
          <w:rtl/>
          <w:lang w:eastAsia="he-IL"/>
        </w:rPr>
        <w:t xml:space="preserve"> מפורטות שיערכו על ידי האדריכל ו/או מתכנן הפתוח ו/או מתכנן הכבישים, ככל שיהיה.</w:t>
      </w:r>
    </w:p>
    <w:p w14:paraId="48578251"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w:t>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בצוע למגרשים, לצמתים, לרחובות ולדרכים, בין היתר בנושאי: תמרור, צביעה ושלוט תנועתי, קביעת ציוד ואביזרים תחבורתיים. </w:t>
      </w:r>
    </w:p>
    <w:p w14:paraId="602F3BE9"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w:t>
      </w:r>
      <w:proofErr w:type="spellStart"/>
      <w:r w:rsidRPr="00650D2D">
        <w:rPr>
          <w:rFonts w:ascii="Times New Roman" w:eastAsia="Times New Roman" w:hAnsi="Times New Roman" w:cs="David"/>
          <w:sz w:val="24"/>
          <w:szCs w:val="24"/>
          <w:rtl/>
          <w:lang w:eastAsia="he-IL"/>
        </w:rPr>
        <w:t>הכל</w:t>
      </w:r>
      <w:proofErr w:type="spellEnd"/>
      <w:r w:rsidRPr="00650D2D">
        <w:rPr>
          <w:rFonts w:ascii="Times New Roman" w:eastAsia="Times New Roman" w:hAnsi="Times New Roman" w:cs="David"/>
          <w:sz w:val="24"/>
          <w:szCs w:val="24"/>
          <w:rtl/>
          <w:lang w:eastAsia="he-IL"/>
        </w:rPr>
        <w:t xml:space="preserve"> כנדרש לעריכת מכרז למדידה ו/או </w:t>
      </w:r>
      <w:proofErr w:type="spellStart"/>
      <w:r w:rsidRPr="00650D2D">
        <w:rPr>
          <w:rFonts w:ascii="Times New Roman" w:eastAsia="Times New Roman" w:hAnsi="Times New Roman" w:cs="David"/>
          <w:sz w:val="24"/>
          <w:szCs w:val="24"/>
          <w:rtl/>
          <w:lang w:eastAsia="he-IL"/>
        </w:rPr>
        <w:t>פאושלי</w:t>
      </w:r>
      <w:proofErr w:type="spellEnd"/>
      <w:r w:rsidRPr="00650D2D">
        <w:rPr>
          <w:rFonts w:ascii="Times New Roman" w:eastAsia="Times New Roman" w:hAnsi="Times New Roman" w:cs="David"/>
          <w:sz w:val="24"/>
          <w:szCs w:val="24"/>
          <w:rtl/>
          <w:lang w:eastAsia="he-IL"/>
        </w:rPr>
        <w:t>.</w:t>
      </w:r>
    </w:p>
    <w:p w14:paraId="0F1A355C"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המפרטים יודפסו באמצעות מעבד תמלילים, והם יוצאו בקבצי "</w:t>
      </w:r>
      <w:proofErr w:type="spellStart"/>
      <w:r w:rsidRPr="00650D2D">
        <w:rPr>
          <w:rFonts w:ascii="Times New Roman" w:eastAsia="Times New Roman" w:hAnsi="Times New Roman" w:cs="David"/>
          <w:sz w:val="24"/>
          <w:szCs w:val="24"/>
          <w:rtl/>
          <w:lang w:eastAsia="he-IL"/>
        </w:rPr>
        <w:t>אסקי</w:t>
      </w:r>
      <w:proofErr w:type="spellEnd"/>
      <w:r w:rsidRPr="00650D2D">
        <w:rPr>
          <w:rFonts w:ascii="Times New Roman" w:eastAsia="Times New Roman" w:hAnsi="Times New Roman" w:cs="David"/>
          <w:sz w:val="24"/>
          <w:szCs w:val="24"/>
          <w:rtl/>
          <w:lang w:eastAsia="he-IL"/>
        </w:rPr>
        <w:t>", כך שניתן יהיה להעתיקם לכל מעבד תמלילים אחר, ע"ג דיסקט ובתדפיס.</w:t>
      </w:r>
    </w:p>
    <w:p w14:paraId="7B7DCA7B"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23CDDC80"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2B90F23E"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אומדן מפורט בתכנת "סופר מכרז" המבוסס על המפרטים וכתבי הכמויות, תוך ציון מדד המחירים לצרכן הידוע במועד הכנת </w:t>
      </w:r>
      <w:proofErr w:type="spellStart"/>
      <w:r w:rsidRPr="00650D2D">
        <w:rPr>
          <w:rFonts w:ascii="Times New Roman" w:eastAsia="Times New Roman" w:hAnsi="Times New Roman" w:cs="David"/>
          <w:sz w:val="24"/>
          <w:szCs w:val="24"/>
          <w:rtl/>
          <w:lang w:eastAsia="he-IL"/>
        </w:rPr>
        <w:t>האומדן</w:t>
      </w:r>
      <w:proofErr w:type="spellEnd"/>
      <w:r w:rsidRPr="00650D2D">
        <w:rPr>
          <w:rFonts w:ascii="Times New Roman" w:eastAsia="Times New Roman" w:hAnsi="Times New Roman" w:cs="David"/>
          <w:sz w:val="24"/>
          <w:szCs w:val="24"/>
          <w:rtl/>
          <w:lang w:eastAsia="he-IL"/>
        </w:rPr>
        <w:t>.</w:t>
      </w:r>
    </w:p>
    <w:p w14:paraId="72AA02E5"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הכנסת שנויים </w:t>
      </w:r>
      <w:proofErr w:type="spellStart"/>
      <w:r w:rsidRPr="00650D2D">
        <w:rPr>
          <w:rFonts w:ascii="Times New Roman" w:eastAsia="Times New Roman" w:hAnsi="Times New Roman" w:cs="David"/>
          <w:sz w:val="24"/>
          <w:szCs w:val="24"/>
          <w:rtl/>
          <w:lang w:eastAsia="he-IL"/>
        </w:rPr>
        <w:t>בתכניות</w:t>
      </w:r>
      <w:proofErr w:type="spellEnd"/>
      <w:r w:rsidRPr="00650D2D">
        <w:rPr>
          <w:rFonts w:ascii="Times New Roman" w:eastAsia="Times New Roman" w:hAnsi="Times New Roman" w:cs="David"/>
          <w:sz w:val="24"/>
          <w:szCs w:val="24"/>
          <w:rtl/>
          <w:lang w:eastAsia="he-IL"/>
        </w:rPr>
        <w:t xml:space="preserve"> ככל שיתחייב להתאמת התכנון למסגרת התקציבית אשר תקבע ע"י המזמין.</w:t>
      </w:r>
    </w:p>
    <w:p w14:paraId="7F3E0B3E"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0A4233B3"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28C61C57"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533A05EE"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 xml:space="preserve">הכנת </w:t>
      </w:r>
      <w:proofErr w:type="spellStart"/>
      <w:r>
        <w:rPr>
          <w:rFonts w:ascii="Times New Roman" w:eastAsia="Times New Roman" w:hAnsi="Times New Roman" w:cs="David"/>
          <w:sz w:val="24"/>
          <w:szCs w:val="24"/>
          <w:rtl/>
          <w:lang w:eastAsia="he-IL"/>
        </w:rPr>
        <w:t>ת</w:t>
      </w:r>
      <w:r w:rsidR="00650D2D" w:rsidRPr="00650D2D">
        <w:rPr>
          <w:rFonts w:ascii="Times New Roman" w:eastAsia="Times New Roman" w:hAnsi="Times New Roman" w:cs="David"/>
          <w:sz w:val="24"/>
          <w:szCs w:val="24"/>
          <w:rtl/>
          <w:lang w:eastAsia="he-IL"/>
        </w:rPr>
        <w:t>כניות</w:t>
      </w:r>
      <w:proofErr w:type="spellEnd"/>
      <w:r w:rsidR="00650D2D" w:rsidRPr="00650D2D">
        <w:rPr>
          <w:rFonts w:ascii="Times New Roman" w:eastAsia="Times New Roman" w:hAnsi="Times New Roman" w:cs="David"/>
          <w:sz w:val="24"/>
          <w:szCs w:val="24"/>
          <w:rtl/>
          <w:lang w:eastAsia="he-IL"/>
        </w:rPr>
        <w:t xml:space="preserve">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74024A82"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16F14F4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7ACF3A"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7C6CB0A5"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70C19C34"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פקוח עליון על העבודות המבוצעות בהתאם </w:t>
      </w:r>
      <w:proofErr w:type="spellStart"/>
      <w:r w:rsidRPr="00650D2D">
        <w:rPr>
          <w:rFonts w:ascii="Times New Roman" w:eastAsia="Times New Roman" w:hAnsi="Times New Roman" w:cs="David"/>
          <w:sz w:val="24"/>
          <w:szCs w:val="24"/>
          <w:rtl/>
          <w:lang w:eastAsia="he-IL"/>
        </w:rPr>
        <w:t>לתכניות</w:t>
      </w:r>
      <w:proofErr w:type="spellEnd"/>
      <w:r w:rsidRPr="00650D2D">
        <w:rPr>
          <w:rFonts w:ascii="Times New Roman" w:eastAsia="Times New Roman" w:hAnsi="Times New Roman" w:cs="David"/>
          <w:sz w:val="24"/>
          <w:szCs w:val="24"/>
          <w:rtl/>
          <w:lang w:eastAsia="he-IL"/>
        </w:rPr>
        <w:t xml:space="preserve"> והמפרטים של המתכנן, לרבות על בצוע התיקונים הן לפני מסירת העבודות והן בתקופת הבדק.</w:t>
      </w:r>
    </w:p>
    <w:p w14:paraId="4E92773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63F56534"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58387A5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09BB595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7360303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4C273368"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קבלה ואישור גמר ביצוע של הקטעים המבוצעים בהתאם </w:t>
      </w:r>
      <w:proofErr w:type="spellStart"/>
      <w:r w:rsidRPr="00650D2D">
        <w:rPr>
          <w:rFonts w:ascii="Times New Roman" w:eastAsia="Times New Roman" w:hAnsi="Times New Roman" w:cs="David"/>
          <w:sz w:val="24"/>
          <w:szCs w:val="24"/>
          <w:rtl/>
          <w:lang w:eastAsia="he-IL"/>
        </w:rPr>
        <w:t>לתכניות</w:t>
      </w:r>
      <w:proofErr w:type="spellEnd"/>
      <w:r w:rsidRPr="00650D2D">
        <w:rPr>
          <w:rFonts w:ascii="Times New Roman" w:eastAsia="Times New Roman" w:hAnsi="Times New Roman" w:cs="David"/>
          <w:sz w:val="24"/>
          <w:szCs w:val="24"/>
          <w:rtl/>
          <w:lang w:eastAsia="he-IL"/>
        </w:rPr>
        <w:t xml:space="preserve"> והמפרטים של המתכנן.</w:t>
      </w:r>
    </w:p>
    <w:p w14:paraId="16EBECE2"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73EB543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השתתפות, לפי דרישת המזמין, בסיורי ביקורת של הרשויות לקבלת </w:t>
      </w:r>
      <w:r w:rsidRPr="00650D2D">
        <w:rPr>
          <w:rFonts w:ascii="Times New Roman" w:eastAsia="Times New Roman" w:hAnsi="Times New Roman" w:cs="David"/>
          <w:sz w:val="24"/>
          <w:szCs w:val="24"/>
          <w:rtl/>
          <w:lang w:eastAsia="he-IL"/>
        </w:rPr>
        <w:lastRenderedPageBreak/>
        <w:t>טופס 4, אשור אכלוס, תעודת גמר, והסדרת האישורים הנדרשים.</w:t>
      </w:r>
    </w:p>
    <w:p w14:paraId="260BCCE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2DC18A6C"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4E82168"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08567A4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650D2D">
        <w:rPr>
          <w:rFonts w:ascii="Times New Roman" w:eastAsia="Times New Roman" w:hAnsi="Times New Roman" w:cs="David"/>
          <w:sz w:val="24"/>
          <w:szCs w:val="24"/>
          <w:rtl/>
          <w:lang w:eastAsia="he-IL"/>
        </w:rPr>
        <w:t>יג</w:t>
      </w:r>
      <w:proofErr w:type="spellEnd"/>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 xml:space="preserve">צוע העבודות ומצא אותן תואמות </w:t>
      </w:r>
      <w:proofErr w:type="spellStart"/>
      <w:r w:rsidR="0006071E">
        <w:rPr>
          <w:rFonts w:ascii="Times New Roman" w:eastAsia="Times New Roman" w:hAnsi="Times New Roman" w:cs="David"/>
          <w:sz w:val="24"/>
          <w:szCs w:val="24"/>
          <w:rtl/>
          <w:lang w:eastAsia="he-IL"/>
        </w:rPr>
        <w:t>לת</w:t>
      </w:r>
      <w:r w:rsidRPr="00650D2D">
        <w:rPr>
          <w:rFonts w:ascii="Times New Roman" w:eastAsia="Times New Roman" w:hAnsi="Times New Roman" w:cs="David"/>
          <w:sz w:val="24"/>
          <w:szCs w:val="24"/>
          <w:rtl/>
          <w:lang w:eastAsia="he-IL"/>
        </w:rPr>
        <w:t>כניותיו</w:t>
      </w:r>
      <w:proofErr w:type="spellEnd"/>
      <w:r w:rsidRPr="00650D2D">
        <w:rPr>
          <w:rFonts w:ascii="Times New Roman" w:eastAsia="Times New Roman" w:hAnsi="Times New Roman" w:cs="David"/>
          <w:sz w:val="24"/>
          <w:szCs w:val="24"/>
          <w:rtl/>
          <w:lang w:eastAsia="he-IL"/>
        </w:rPr>
        <w:t xml:space="preserve"> ולתקנים מחייבים וכי בוצעו לשביעות רצונו.</w:t>
      </w:r>
    </w:p>
    <w:p w14:paraId="789D09F8"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3B9460B0"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64E0180"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המתכנן מתחייב לשמור על דיסקט ואוריגינלים את </w:t>
      </w:r>
      <w:proofErr w:type="spellStart"/>
      <w:r w:rsidRPr="00650D2D">
        <w:rPr>
          <w:rFonts w:ascii="Times New Roman" w:eastAsia="Times New Roman" w:hAnsi="Times New Roman" w:cs="David"/>
          <w:sz w:val="24"/>
          <w:szCs w:val="24"/>
          <w:rtl/>
          <w:lang w:eastAsia="he-IL"/>
        </w:rPr>
        <w:t>התכניות</w:t>
      </w:r>
      <w:proofErr w:type="spellEnd"/>
      <w:r w:rsidRPr="00650D2D">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צילומים וכו' וכך שניתן יהיה לבצע בהם תיקונים ושינויים.</w:t>
      </w:r>
    </w:p>
    <w:p w14:paraId="399C62D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89B08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2046B2CB"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5345D79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396D488D"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30850AA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7AF5D8A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4850C1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3F2D48E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51FC5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F4A613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38012A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58A02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את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לאישור המזמין בהתאם ללוח הזמנים </w:t>
      </w:r>
      <w:proofErr w:type="spellStart"/>
      <w:r w:rsidRPr="00650D2D">
        <w:rPr>
          <w:rFonts w:ascii="Times New Roman" w:eastAsia="Times New Roman" w:hAnsi="Times New Roman" w:cs="David"/>
          <w:sz w:val="20"/>
          <w:szCs w:val="24"/>
          <w:rtl/>
          <w:lang w:eastAsia="he-IL"/>
        </w:rPr>
        <w:t>והתכניות</w:t>
      </w:r>
      <w:proofErr w:type="spellEnd"/>
      <w:r w:rsidRPr="00650D2D">
        <w:rPr>
          <w:rFonts w:ascii="Times New Roman" w:eastAsia="Times New Roman" w:hAnsi="Times New Roman" w:cs="David"/>
          <w:sz w:val="20"/>
          <w:szCs w:val="24"/>
          <w:rtl/>
          <w:lang w:eastAsia="he-IL"/>
        </w:rPr>
        <w:t xml:space="preserve"> לא תיחשבנה כמושלמות עד לקבלת אישור המזמין.</w:t>
      </w:r>
    </w:p>
    <w:p w14:paraId="2A04F24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D050D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העביר המזמין למתכנן הערות או הנחיות נוספות לגבי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יתכנן המתכנן את </w:t>
      </w:r>
      <w:proofErr w:type="spellStart"/>
      <w:r w:rsidRPr="00650D2D">
        <w:rPr>
          <w:rFonts w:ascii="Times New Roman" w:eastAsia="Times New Roman" w:hAnsi="Times New Roman" w:cs="David"/>
          <w:sz w:val="20"/>
          <w:szCs w:val="24"/>
          <w:rtl/>
          <w:lang w:eastAsia="he-IL"/>
        </w:rPr>
        <w:t>התכניות</w:t>
      </w:r>
      <w:proofErr w:type="spellEnd"/>
      <w:r w:rsidRPr="00650D2D">
        <w:rPr>
          <w:rFonts w:ascii="Times New Roman" w:eastAsia="Times New Roman" w:hAnsi="Times New Roman" w:cs="David"/>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650D2D">
        <w:rPr>
          <w:rFonts w:ascii="Times New Roman" w:eastAsia="Times New Roman" w:hAnsi="Times New Roman" w:cs="David"/>
          <w:sz w:val="20"/>
          <w:szCs w:val="24"/>
          <w:rtl/>
          <w:lang w:eastAsia="he-IL"/>
        </w:rPr>
        <w:t>תכניות</w:t>
      </w:r>
      <w:proofErr w:type="spellEnd"/>
      <w:r w:rsidRPr="00650D2D">
        <w:rPr>
          <w:rFonts w:ascii="Times New Roman" w:eastAsia="Times New Roman" w:hAnsi="Times New Roman" w:cs="David"/>
          <w:sz w:val="20"/>
          <w:szCs w:val="24"/>
          <w:rtl/>
          <w:lang w:eastAsia="he-IL"/>
        </w:rPr>
        <w:t xml:space="preserve"> שהוגשו לו ע"י המתכנן בתוך 30 יום ממועד הגשתן למזמין.</w:t>
      </w:r>
    </w:p>
    <w:p w14:paraId="44B8F11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04C0D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7F65C8C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D42C4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B332E7" w14:textId="77777777"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lastRenderedPageBreak/>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71B487AE"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35C60E2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0A19D666"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1C42AD9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097B7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t xml:space="preserve">עבור שרותי המתכנן </w:t>
      </w:r>
      <w:proofErr w:type="spellStart"/>
      <w:r w:rsidRPr="00650D2D">
        <w:rPr>
          <w:rFonts w:ascii="Times New Roman" w:eastAsia="Times New Roman" w:hAnsi="Times New Roman" w:cs="David"/>
          <w:sz w:val="24"/>
          <w:szCs w:val="24"/>
          <w:rtl/>
          <w:lang w:eastAsia="he-IL"/>
        </w:rPr>
        <w:t>לתכנית</w:t>
      </w:r>
      <w:proofErr w:type="spellEnd"/>
      <w:r w:rsidRPr="00650D2D">
        <w:rPr>
          <w:rFonts w:ascii="Times New Roman" w:eastAsia="Times New Roman" w:hAnsi="Times New Roman" w:cs="David"/>
          <w:sz w:val="24"/>
          <w:szCs w:val="24"/>
          <w:rtl/>
          <w:lang w:eastAsia="he-IL"/>
        </w:rPr>
        <w:t xml:space="preserve"> בנין עיר בסמכות ועדה מקומית: ___________ ₪ </w:t>
      </w:r>
    </w:p>
    <w:p w14:paraId="17D1DA93"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(במילים: _________ ₪).</w:t>
      </w:r>
    </w:p>
    <w:p w14:paraId="68BAED2D"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629C4E4"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עבור שרותי המתכנן בתחום המגרשים בהם מתוכננים מבני מגורים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________ ₪ (במילים: ________ ₪) לכל יח"ד במגרש.</w:t>
      </w:r>
    </w:p>
    <w:p w14:paraId="6B734E18"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187E4CE"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עבור שרותי המתכנן בתחום שטחים ציבוריים, שטחים פרטיים שבהם לא מתוכננים מבנים, ולמתחם מבנה מכירות ודירה לדוגמא: __________ ₪ (במילים: _________ ₪).</w:t>
      </w:r>
    </w:p>
    <w:p w14:paraId="156196DE"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BE588EE"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F0AA7" w:rsidRPr="0006071E">
            <w:rPr>
              <w:rStyle w:val="AutoFieldsChar"/>
              <w:color w:val="00B0F0"/>
              <w:rtl/>
            </w:rPr>
            <w:t>[סוג מדד כותרת]</w:t>
          </w:r>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BF0AA7" w:rsidRPr="0006071E">
            <w:rPr>
              <w:rStyle w:val="AutoFieldsChar"/>
              <w:color w:val="00B0F0"/>
              <w:rtl/>
            </w:rPr>
            <w:t>[מדד בגין/ידוע - כותרת]</w:t>
          </w:r>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BF0AA7" w:rsidRPr="0006071E">
            <w:rPr>
              <w:rStyle w:val="AutoFieldsChar"/>
              <w:color w:val="00B0F0"/>
              <w:rtl/>
            </w:rPr>
            <w:t>[מדד בסיס]</w:t>
          </w:r>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BF0AA7" w:rsidRPr="0006071E">
            <w:rPr>
              <w:rStyle w:val="AutoFieldsChar"/>
              <w:color w:val="00B0F0"/>
              <w:rtl/>
            </w:rPr>
            <w:t>[נקודות מדד]</w:t>
          </w:r>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0FC2FAD7"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61DBE8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7E242D1E"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CE3C871"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598D6A4B"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133B7E2"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t xml:space="preserve">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 </w:t>
      </w:r>
    </w:p>
    <w:p w14:paraId="58221D8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FD2FE36"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4C6F2C5E"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6005E850"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DAE40EB"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00FD5AE1"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294259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w:t>
      </w:r>
      <w:proofErr w:type="spellStart"/>
      <w:r w:rsidRPr="00650D2D">
        <w:rPr>
          <w:rFonts w:ascii="Times New Roman" w:eastAsia="Times New Roman" w:hAnsi="Times New Roman" w:cs="David"/>
          <w:sz w:val="24"/>
          <w:szCs w:val="24"/>
          <w:rtl/>
          <w:lang w:eastAsia="he-IL"/>
        </w:rPr>
        <w:t>והתכניות</w:t>
      </w:r>
      <w:proofErr w:type="spellEnd"/>
      <w:r w:rsidRPr="00650D2D">
        <w:rPr>
          <w:rFonts w:ascii="Times New Roman" w:eastAsia="Times New Roman" w:hAnsi="Times New Roman" w:cs="David"/>
          <w:sz w:val="24"/>
          <w:szCs w:val="24"/>
          <w:rtl/>
          <w:lang w:eastAsia="he-IL"/>
        </w:rPr>
        <w:t xml:space="preserve"> למזמין.</w:t>
      </w:r>
    </w:p>
    <w:p w14:paraId="58738A2B"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63887750"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05561893"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52F97114"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4673F684" w14:textId="77777777"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69C4EF2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17BD21"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00BF6E8A"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4B00458D"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proofErr w:type="spellStart"/>
      <w:r w:rsidRPr="00650D2D">
        <w:rPr>
          <w:rFonts w:ascii="Times New Roman" w:eastAsia="Times New Roman" w:hAnsi="Times New Roman" w:cs="David"/>
          <w:sz w:val="24"/>
          <w:szCs w:val="24"/>
          <w:rtl/>
          <w:lang w:eastAsia="he-IL"/>
        </w:rPr>
        <w:t>לתכנית</w:t>
      </w:r>
      <w:proofErr w:type="spellEnd"/>
      <w:r w:rsidRPr="00650D2D">
        <w:rPr>
          <w:rFonts w:ascii="Times New Roman" w:eastAsia="Times New Roman" w:hAnsi="Times New Roman" w:cs="David"/>
          <w:sz w:val="24"/>
          <w:szCs w:val="24"/>
          <w:rtl/>
          <w:lang w:eastAsia="he-IL"/>
        </w:rPr>
        <w:t xml:space="preserve"> בנין עיר בסמכות ועדה מקומית (באחוזים משכר המתכנן הנקוב בסעיף 1.1 לנספח ד' לעיל):</w:t>
      </w:r>
    </w:p>
    <w:p w14:paraId="64790C83"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12E1DE2D"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א.</w:t>
      </w:r>
      <w:r w:rsidRPr="00650D2D">
        <w:rPr>
          <w:rFonts w:ascii="Times New Roman" w:eastAsia="Times New Roman" w:hAnsi="Times New Roman" w:cs="David"/>
          <w:sz w:val="24"/>
          <w:szCs w:val="24"/>
          <w:rtl/>
          <w:lang w:eastAsia="he-IL"/>
        </w:rPr>
        <w:tab/>
        <w:t xml:space="preserve">לאחר הגשת מסמכי התכנון, באשור המזמין, </w:t>
      </w:r>
    </w:p>
    <w:p w14:paraId="7E151CFD" w14:textId="77777777" w:rsidR="00650D2D" w:rsidRDefault="00650D2D"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לאשור </w:t>
      </w:r>
      <w:r w:rsidR="0006071E">
        <w:rPr>
          <w:rFonts w:ascii="Times New Roman" w:eastAsia="Times New Roman" w:hAnsi="Times New Roman" w:cs="David"/>
          <w:sz w:val="24"/>
          <w:szCs w:val="24"/>
          <w:rtl/>
          <w:lang w:eastAsia="he-IL"/>
        </w:rPr>
        <w:t xml:space="preserve">הועדה המקומית לתכנון ובניה </w:t>
      </w:r>
      <w:r w:rsidR="0006071E"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sz w:val="24"/>
          <w:szCs w:val="24"/>
          <w:u w:val="dotted"/>
          <w:rtl/>
          <w:lang w:eastAsia="he-IL"/>
        </w:rPr>
        <w:tab/>
      </w:r>
      <w:r w:rsidR="0006071E">
        <w:rPr>
          <w:rFonts w:ascii="Times New Roman" w:eastAsia="Times New Roman" w:hAnsi="Times New Roman" w:cs="David" w:hint="cs"/>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06071E">
        <w:rPr>
          <w:rFonts w:ascii="Times New Roman" w:eastAsia="Times New Roman" w:hAnsi="Times New Roman" w:cs="David"/>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0B062267" w14:textId="77777777" w:rsidR="00295B2E" w:rsidRPr="00650D2D" w:rsidRDefault="00295B2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p>
    <w:p w14:paraId="0562931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ב.</w:t>
      </w:r>
      <w:r w:rsidRPr="00650D2D">
        <w:rPr>
          <w:rFonts w:ascii="Times New Roman" w:eastAsia="Times New Roman" w:hAnsi="Times New Roman" w:cs="David"/>
          <w:sz w:val="24"/>
          <w:szCs w:val="24"/>
          <w:rtl/>
          <w:lang w:eastAsia="he-IL"/>
        </w:rPr>
        <w:tab/>
        <w:t>לאחר 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 הו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עדה המקומית להפקדת </w:t>
      </w:r>
      <w:proofErr w:type="spellStart"/>
      <w:r w:rsidRPr="00650D2D">
        <w:rPr>
          <w:rFonts w:ascii="Times New Roman" w:eastAsia="Times New Roman" w:hAnsi="Times New Roman" w:cs="David"/>
          <w:sz w:val="24"/>
          <w:szCs w:val="24"/>
          <w:rtl/>
          <w:lang w:eastAsia="he-IL"/>
        </w:rPr>
        <w:t>התכנית</w:t>
      </w:r>
      <w:proofErr w:type="spellEnd"/>
      <w:r w:rsidRPr="00650D2D">
        <w:rPr>
          <w:rFonts w:ascii="Times New Roman" w:eastAsia="Times New Roman" w:hAnsi="Times New Roman" w:cs="David"/>
          <w:sz w:val="24"/>
          <w:szCs w:val="24"/>
          <w:rtl/>
          <w:lang w:eastAsia="he-IL"/>
        </w:rPr>
        <w:t xml:space="preserve"> </w:t>
      </w:r>
    </w:p>
    <w:p w14:paraId="31B10896" w14:textId="77777777" w:rsidR="00650D2D" w:rsidRDefault="00650D2D"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להתנגדויות </w:t>
      </w:r>
      <w:r w:rsidR="0006071E">
        <w:rPr>
          <w:rFonts w:ascii="Times New Roman" w:eastAsia="Times New Roman" w:hAnsi="Times New Roman" w:cs="David"/>
          <w:sz w:val="24"/>
          <w:szCs w:val="24"/>
          <w:rtl/>
          <w:lang w:eastAsia="he-IL"/>
        </w:rPr>
        <w:t>ופרסום ההפקדה ברשומות ובעיתונות</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6FA31D4F" w14:textId="77777777" w:rsidR="00295B2E" w:rsidRPr="00650D2D" w:rsidRDefault="00295B2E"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p>
    <w:p w14:paraId="5FA8501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ג.</w:t>
      </w:r>
      <w:r w:rsidRPr="00650D2D">
        <w:rPr>
          <w:rFonts w:ascii="Times New Roman" w:eastAsia="Times New Roman" w:hAnsi="Times New Roman" w:cs="David"/>
          <w:sz w:val="24"/>
          <w:szCs w:val="24"/>
          <w:rtl/>
          <w:lang w:eastAsia="he-IL"/>
        </w:rPr>
        <w:tab/>
        <w:t xml:space="preserve">לאחר מתן תוקף לתוכנית ופרסום מתן התוקף </w:t>
      </w:r>
    </w:p>
    <w:p w14:paraId="57156DE0" w14:textId="77777777" w:rsidR="00650D2D" w:rsidRPr="00650D2D" w:rsidRDefault="0006071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ברשומות ובעיתונות</w:t>
      </w:r>
      <w:r>
        <w:rPr>
          <w:rFonts w:ascii="Times New Roman" w:eastAsia="Times New Roman" w:hAnsi="Times New Roman" w:cs="David" w:hint="cs"/>
          <w:sz w:val="24"/>
          <w:szCs w:val="24"/>
          <w:rtl/>
          <w:lang w:eastAsia="he-IL"/>
        </w:rPr>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 xml:space="preserve"> </w:t>
      </w:r>
      <w:r w:rsidR="00650D2D" w:rsidRPr="0006071E">
        <w:rPr>
          <w:rFonts w:ascii="Times New Roman" w:eastAsia="Times New Roman" w:hAnsi="Times New Roman" w:cs="David"/>
          <w:sz w:val="24"/>
          <w:szCs w:val="24"/>
          <w:rtl/>
          <w:lang w:eastAsia="he-IL"/>
        </w:rPr>
        <w:t>34% משכר המתכנן</w:t>
      </w:r>
    </w:p>
    <w:p w14:paraId="6C251D50"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66E27853" w14:textId="77777777" w:rsidR="00650D2D" w:rsidRPr="00650D2D" w:rsidRDefault="00650D2D" w:rsidP="0006071E">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    </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u w:val="single"/>
          <w:rtl/>
          <w:lang w:eastAsia="he-IL"/>
        </w:rPr>
        <w:t>סה"כ</w:t>
      </w:r>
      <w:r w:rsidR="00295B2E">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r w:rsidR="00295B2E">
        <w:rPr>
          <w:rFonts w:ascii="Times New Roman" w:eastAsia="Times New Roman" w:hAnsi="Times New Roman" w:cs="David"/>
          <w:sz w:val="24"/>
          <w:szCs w:val="24"/>
          <w:rtl/>
          <w:lang w:eastAsia="he-IL"/>
        </w:rPr>
        <w:t>100% משכר המתכנן</w:t>
      </w:r>
    </w:p>
    <w:p w14:paraId="192F0882"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p>
    <w:p w14:paraId="3C661C79"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לתכנון האמור בסעיפים 1.2 ו- 1.3 לנספח ד' לעיל</w:t>
      </w:r>
      <w:r w:rsidRPr="00650D2D">
        <w:rPr>
          <w:rFonts w:ascii="Times New Roman" w:eastAsia="Times New Roman" w:hAnsi="Times New Roman" w:cs="David"/>
          <w:sz w:val="24"/>
          <w:szCs w:val="24"/>
          <w:u w:val="single"/>
          <w:rtl/>
          <w:lang w:eastAsia="he-IL"/>
        </w:rPr>
        <w:t xml:space="preserve"> </w:t>
      </w:r>
      <w:r w:rsidRPr="00650D2D">
        <w:rPr>
          <w:rFonts w:ascii="Times New Roman" w:eastAsia="Times New Roman" w:hAnsi="Times New Roman" w:cs="David"/>
          <w:sz w:val="24"/>
          <w:szCs w:val="24"/>
          <w:rtl/>
          <w:lang w:eastAsia="he-IL"/>
        </w:rPr>
        <w:t>(באחוזים משכר המתכנן הנקוב</w:t>
      </w:r>
    </w:p>
    <w:p w14:paraId="345F1F1B" w14:textId="77777777" w:rsidR="00650D2D" w:rsidRPr="00650D2D" w:rsidRDefault="00650D2D" w:rsidP="00650D2D">
      <w:pPr>
        <w:widowControl w:val="0"/>
        <w:spacing w:before="0" w:beforeAutospacing="0" w:after="0" w:afterAutospacing="0" w:line="240" w:lineRule="auto"/>
        <w:ind w:left="1440"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בסעיף 1.2  ו- בסעיף 1.3 לנספח ד' לעיל, לפי </w:t>
      </w:r>
      <w:r w:rsidRPr="00650D2D">
        <w:rPr>
          <w:rFonts w:ascii="Times New Roman" w:eastAsia="Times New Roman" w:hAnsi="Times New Roman" w:cs="David" w:hint="cs"/>
          <w:sz w:val="24"/>
          <w:szCs w:val="24"/>
          <w:rtl/>
          <w:lang w:eastAsia="he-IL"/>
        </w:rPr>
        <w:t>העניי</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40391DC9"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A386CBA"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11B00B11"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10% משכר המתכנן.</w:t>
      </w:r>
    </w:p>
    <w:p w14:paraId="29A5497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4FF4BB8"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11089941"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15% משכר המתכנן.</w:t>
      </w:r>
    </w:p>
    <w:p w14:paraId="11EC0A10"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274ACB2D"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7B613C22" w14:textId="77777777" w:rsidR="00650D2D" w:rsidRPr="00650D2D" w:rsidRDefault="00295B2E" w:rsidP="00295B2E">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8%  משכר המתכנן.</w:t>
      </w:r>
    </w:p>
    <w:p w14:paraId="5C4CECCB"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E251F1C"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41273636" w14:textId="77777777" w:rsidR="00650D2D" w:rsidRPr="00650D2D" w:rsidRDefault="00650D2D" w:rsidP="006D145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30% משכר המתכנן.</w:t>
      </w:r>
    </w:p>
    <w:p w14:paraId="18578292"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7038E36B" w14:textId="77777777" w:rsidR="00650D2D" w:rsidRPr="00650D2D" w:rsidRDefault="00650D2D" w:rsidP="00295B2E">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 xml:space="preserve">צאת </w:t>
      </w:r>
      <w:proofErr w:type="spellStart"/>
      <w:r w:rsidR="00295B2E">
        <w:rPr>
          <w:rFonts w:ascii="Times New Roman" w:eastAsia="Times New Roman" w:hAnsi="Times New Roman" w:cs="David"/>
          <w:sz w:val="24"/>
          <w:szCs w:val="24"/>
          <w:rtl/>
          <w:lang w:eastAsia="he-IL"/>
        </w:rPr>
        <w:t>ת</w:t>
      </w:r>
      <w:r w:rsidRPr="00650D2D">
        <w:rPr>
          <w:rFonts w:ascii="Times New Roman" w:eastAsia="Times New Roman" w:hAnsi="Times New Roman" w:cs="David"/>
          <w:sz w:val="24"/>
          <w:szCs w:val="24"/>
          <w:rtl/>
          <w:lang w:eastAsia="he-IL"/>
        </w:rPr>
        <w:t>כניות</w:t>
      </w:r>
      <w:proofErr w:type="spellEnd"/>
      <w:r w:rsidRPr="00650D2D">
        <w:rPr>
          <w:rFonts w:ascii="Times New Roman" w:eastAsia="Times New Roman" w:hAnsi="Times New Roman" w:cs="David"/>
          <w:sz w:val="24"/>
          <w:szCs w:val="24"/>
          <w:rtl/>
          <w:lang w:eastAsia="he-IL"/>
        </w:rPr>
        <w:t xml:space="preserve">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12% משכר המתכנן.</w:t>
      </w:r>
    </w:p>
    <w:p w14:paraId="51796B8B"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3A1F8E16"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679AAC9E" w14:textId="77777777" w:rsidR="00650D2D" w:rsidRPr="00650D2D" w:rsidRDefault="00295B2E" w:rsidP="00295B2E">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15% משכר המתכנן.</w:t>
      </w:r>
    </w:p>
    <w:p w14:paraId="33DD264E"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4613504F"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6DFCB599"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12CF92B0"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403B3730" w14:textId="77777777" w:rsidR="00650D2D" w:rsidRPr="00650D2D" w:rsidRDefault="00650D2D" w:rsidP="00295B2E">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8%</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משכר המתכנן.</w:t>
      </w:r>
    </w:p>
    <w:p w14:paraId="3AC110B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AA317E"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6B39646B"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13CE5F2D"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הפרויקט בהתאם </w:t>
      </w:r>
      <w:proofErr w:type="spellStart"/>
      <w:r>
        <w:rPr>
          <w:rFonts w:ascii="Times New Roman" w:eastAsia="Times New Roman" w:hAnsi="Times New Roman" w:cs="David"/>
          <w:sz w:val="24"/>
          <w:szCs w:val="24"/>
          <w:rtl/>
          <w:lang w:eastAsia="he-IL"/>
        </w:rPr>
        <w:t>לת</w:t>
      </w:r>
      <w:r w:rsidR="00650D2D" w:rsidRPr="00650D2D">
        <w:rPr>
          <w:rFonts w:ascii="Times New Roman" w:eastAsia="Times New Roman" w:hAnsi="Times New Roman" w:cs="David"/>
          <w:sz w:val="24"/>
          <w:szCs w:val="24"/>
          <w:rtl/>
          <w:lang w:eastAsia="he-IL"/>
        </w:rPr>
        <w:t>כניותיו</w:t>
      </w:r>
      <w:proofErr w:type="spellEnd"/>
      <w:r w:rsidR="00650D2D" w:rsidRPr="00650D2D">
        <w:rPr>
          <w:rFonts w:ascii="Times New Roman" w:eastAsia="Times New Roman" w:hAnsi="Times New Roman" w:cs="David"/>
          <w:sz w:val="24"/>
          <w:szCs w:val="24"/>
          <w:rtl/>
          <w:lang w:eastAsia="he-IL"/>
        </w:rPr>
        <w:t xml:space="preserve">, לתקנים מחייבים </w:t>
      </w:r>
    </w:p>
    <w:p w14:paraId="6F25F007"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1D761C9A"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73414B0" w14:textId="77777777"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040A8E7D"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24091021"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0ABC76BE"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7B2405B3"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המתכנן יגיש חשבון לא יותר מאשר פעם בחודש. לכל חשבון יצרף המתכנן אישור מאת חברת הביטוח על קיומם של הביטוחים המפורטים בחוזה בנוסח </w:t>
      </w:r>
      <w:proofErr w:type="spellStart"/>
      <w:r w:rsidRPr="00650D2D">
        <w:rPr>
          <w:rFonts w:ascii="Times New Roman" w:eastAsia="Times New Roman" w:hAnsi="Times New Roman" w:cs="David"/>
          <w:sz w:val="24"/>
          <w:szCs w:val="24"/>
          <w:rtl/>
          <w:lang w:eastAsia="he-IL"/>
        </w:rPr>
        <w:t>המצ"ב</w:t>
      </w:r>
      <w:proofErr w:type="spellEnd"/>
      <w:r w:rsidRPr="00650D2D">
        <w:rPr>
          <w:rFonts w:ascii="Times New Roman" w:eastAsia="Times New Roman" w:hAnsi="Times New Roman" w:cs="David"/>
          <w:sz w:val="24"/>
          <w:szCs w:val="24"/>
          <w:rtl/>
          <w:lang w:eastAsia="he-IL"/>
        </w:rPr>
        <w:t xml:space="preserve"> כנספח ז' לחוזה.</w:t>
      </w:r>
    </w:p>
    <w:p w14:paraId="2FFBAA73"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ab/>
        <w:t>המזמין ישלם את שכר המתכנן תוך 60 יום מתאריך אשור החשבון ע"י המנהל.</w:t>
      </w:r>
    </w:p>
    <w:p w14:paraId="64C6D285" w14:textId="77777777"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A8722DD" w14:textId="77777777"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D515D5C"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57793E5" w14:textId="54BB398E" w:rsidR="00C936C9" w:rsidRPr="00B27B4C" w:rsidRDefault="003A513A"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65" w:author="Kook Sec" w:date="2022-01-12T13:45:00Z">
            <w:r>
              <w:rPr>
                <w:rFonts w:ascii="Times New Roman" w:eastAsia="Times New Roman" w:hAnsi="Times New Roman" w:cs="David" w:hint="cs"/>
                <w:color w:val="008000"/>
                <w:sz w:val="24"/>
                <w:szCs w:val="24"/>
                <w:rtl/>
                <w:lang w:eastAsia="he-IL"/>
              </w:rPr>
              <w:t>פ.א פיתוח ובנייה בירושלים בע"מ</w:t>
            </w:r>
          </w:ins>
        </w:p>
      </w:sdtContent>
    </w:sdt>
    <w:p w14:paraId="3771B399"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003D4A4"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E016C2C"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79FB099"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446A48A"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231C80" w14:textId="3CE93175"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6" w:author="Kook Sec" w:date="2022-01-12T13:46:00Z">
            <w:r w:rsidR="003A513A">
              <w:rPr>
                <w:rFonts w:ascii="Times New Roman" w:eastAsia="Times New Roman" w:hAnsi="Times New Roman" w:cs="David"/>
                <w:color w:val="008000"/>
                <w:sz w:val="24"/>
                <w:szCs w:val="24"/>
                <w:rtl/>
                <w:lang w:eastAsia="he-IL"/>
              </w:rPr>
              <w:t xml:space="preserve">  אייל קראוס הנדסת תנועה וכבישים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7" w:author="Kook Sec" w:date="2022-01-12T13:46:00Z">
            <w:r w:rsidR="003A513A">
              <w:rPr>
                <w:rFonts w:ascii="Times New Roman" w:eastAsia="Times New Roman" w:hAnsi="Times New Roman" w:cs="David"/>
                <w:color w:val="008000"/>
                <w:sz w:val="24"/>
                <w:szCs w:val="24"/>
                <w:rtl/>
                <w:lang w:eastAsia="he-IL"/>
              </w:rPr>
              <w:t xml:space="preserve">  אייל קראוס הנדסת תנועה וכבישים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8" w:author="Kook Sec" w:date="2022-01-12T13:46:00Z">
            <w:r w:rsidR="003A513A">
              <w:rPr>
                <w:rFonts w:ascii="Times New Roman" w:eastAsia="Times New Roman" w:hAnsi="Times New Roman" w:cs="David"/>
                <w:color w:val="008000"/>
                <w:sz w:val="24"/>
                <w:szCs w:val="24"/>
                <w:rtl/>
                <w:lang w:eastAsia="he-IL"/>
              </w:rPr>
              <w:t xml:space="preserve">  אייל קראוס הנדסת תנועה וכבישים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F091038"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C03D9D" w14:textId="0C72B1B4"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9" w:author="Kook Sec" w:date="2022-01-12T13:46:00Z">
            <w:r w:rsidR="003A513A">
              <w:rPr>
                <w:rFonts w:ascii="Times New Roman" w:eastAsia="Times New Roman" w:hAnsi="Times New Roman" w:cs="David"/>
                <w:color w:val="008000"/>
                <w:sz w:val="24"/>
                <w:szCs w:val="24"/>
                <w:rtl/>
                <w:lang w:eastAsia="he-IL"/>
              </w:rPr>
              <w:t xml:space="preserve">  אייל קראוס הנדסת תנועה וכבישים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0" w:author="Kook Sec" w:date="2022-01-12T13:43:00Z">
            <w:r w:rsidR="003A513A">
              <w:rPr>
                <w:rFonts w:ascii="Times New Roman" w:eastAsia="Times New Roman" w:hAnsi="Times New Roman" w:cs="David" w:hint="cs"/>
                <w:bCs/>
                <w:color w:val="008000"/>
                <w:sz w:val="24"/>
                <w:szCs w:val="24"/>
                <w:rtl/>
                <w:lang w:eastAsia="he-IL"/>
              </w:rPr>
              <w:t>פ.א פיתוח ובנייה בירושלים בע"מ</w:t>
            </w:r>
          </w:ins>
        </w:sdtContent>
      </w:sdt>
      <w:r w:rsidRPr="00B27B4C">
        <w:rPr>
          <w:rFonts w:ascii="Times New Roman" w:eastAsia="Times New Roman" w:hAnsi="Times New Roman" w:cs="David" w:hint="cs"/>
          <w:color w:val="008000"/>
          <w:sz w:val="24"/>
          <w:szCs w:val="24"/>
          <w:rtl/>
          <w:lang w:eastAsia="he-IL"/>
        </w:rPr>
        <w:t>.</w:t>
      </w:r>
    </w:p>
    <w:p w14:paraId="7F0880E1"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4453792" w14:textId="3E5E871E"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1" w:author="Kook Sec" w:date="2022-01-12T13:46:00Z">
            <w:r w:rsidR="003A513A">
              <w:rPr>
                <w:rFonts w:ascii="Times New Roman" w:eastAsia="Times New Roman" w:hAnsi="Times New Roman" w:cs="David"/>
                <w:color w:val="008000"/>
                <w:sz w:val="24"/>
                <w:szCs w:val="24"/>
                <w:rtl/>
                <w:lang w:eastAsia="he-IL"/>
              </w:rPr>
              <w:t xml:space="preserve">  אייל קראוס הנדסת תנועה וכבישים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E718B04"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4EF1463" w14:textId="058CD23F"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2" w:author="Kook Sec" w:date="2022-01-12T13:46:00Z">
            <w:r w:rsidR="003A513A">
              <w:rPr>
                <w:rFonts w:ascii="Times New Roman" w:eastAsia="Times New Roman" w:hAnsi="Times New Roman" w:cs="David"/>
                <w:color w:val="008000"/>
                <w:sz w:val="24"/>
                <w:szCs w:val="24"/>
                <w:rtl/>
                <w:lang w:eastAsia="he-IL"/>
              </w:rPr>
              <w:t xml:space="preserve">  אייל קראוס הנדסת תנועה וכבישים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2EDDE3A"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A731CC0"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D22EF1B" w14:textId="388C0DF7" w:rsidR="00C936C9" w:rsidRPr="00B27B4C" w:rsidDel="003A513A" w:rsidRDefault="00C936C9" w:rsidP="00C936C9">
      <w:pPr>
        <w:widowControl w:val="0"/>
        <w:spacing w:before="0" w:beforeAutospacing="0" w:after="0" w:afterAutospacing="0" w:line="360" w:lineRule="auto"/>
        <w:jc w:val="both"/>
        <w:rPr>
          <w:del w:id="73" w:author="Kook Sec" w:date="2022-01-12T13:45:00Z"/>
          <w:rFonts w:ascii="Times New Roman" w:eastAsia="Times New Roman" w:hAnsi="Times New Roman" w:cs="David"/>
          <w:sz w:val="24"/>
          <w:szCs w:val="24"/>
          <w:rtl/>
          <w:lang w:eastAsia="he-IL"/>
        </w:rPr>
      </w:pPr>
    </w:p>
    <w:p w14:paraId="203BB43B"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D7DF19C"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AAADA9"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5D50AE1"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90F3573"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7826335"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024A758" w14:textId="708EFCFB"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___</w:t>
      </w:r>
      <w:del w:id="74" w:author="Kook Sec" w:date="2022-01-12T13:45:00Z">
        <w:r w:rsidRPr="009130F0" w:rsidDel="003A513A">
          <w:rPr>
            <w:rFonts w:ascii="Times New Roman" w:eastAsia="Times New Roman" w:hAnsi="Times New Roman" w:cs="David" w:hint="cs"/>
            <w:sz w:val="24"/>
            <w:szCs w:val="24"/>
            <w:rtl/>
            <w:lang w:eastAsia="he-IL"/>
          </w:rPr>
          <w:delText>_</w:delText>
        </w:r>
      </w:del>
      <w:r w:rsidRPr="009130F0">
        <w:rPr>
          <w:rFonts w:ascii="Times New Roman" w:eastAsia="Times New Roman" w:hAnsi="Times New Roman" w:cs="David" w:hint="cs"/>
          <w:sz w:val="24"/>
          <w:szCs w:val="24"/>
          <w:rtl/>
          <w:lang w:eastAsia="he-IL"/>
        </w:rPr>
        <w:t xml:space="preserve">___________________ </w:t>
      </w:r>
    </w:p>
    <w:p w14:paraId="0934B290" w14:textId="1BFE186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75" w:author="Kook Sec" w:date="2022-01-12T13:45:00Z">
        <w:r w:rsidRPr="009130F0" w:rsidDel="003A513A">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6" w:author="Kook Sec" w:date="2022-01-12T13:46:00Z">
            <w:r w:rsidR="003A513A">
              <w:rPr>
                <w:rFonts w:ascii="Times New Roman" w:eastAsia="Times New Roman" w:hAnsi="Times New Roman" w:cs="David"/>
                <w:color w:val="00B0F0"/>
                <w:sz w:val="20"/>
                <w:szCs w:val="24"/>
                <w:u w:val="single"/>
                <w:rtl/>
                <w:lang w:eastAsia="he-IL"/>
              </w:rPr>
              <w:t xml:space="preserve">  אייל קראוס הנדסת תנועה וכבישים בע"מ</w:t>
            </w:r>
          </w:ins>
        </w:sdtContent>
      </w:sdt>
    </w:p>
    <w:p w14:paraId="45B2FEC0"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EE3EDAE"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9221590"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BA1F7C5"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FAB4531"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88A2FC2" w14:textId="5DA39E7E" w:rsidR="00C936C9" w:rsidRPr="00B27B4C" w:rsidDel="003A513A" w:rsidRDefault="00C936C9" w:rsidP="00C936C9">
      <w:pPr>
        <w:widowControl w:val="0"/>
        <w:spacing w:before="0" w:beforeAutospacing="0" w:after="0" w:afterAutospacing="0" w:line="240" w:lineRule="auto"/>
        <w:jc w:val="center"/>
        <w:rPr>
          <w:del w:id="77" w:author="Kook Sec" w:date="2022-01-12T13:46:00Z"/>
          <w:rFonts w:ascii="Times New Roman" w:eastAsia="Times New Roman" w:hAnsi="Times New Roman" w:cs="David"/>
          <w:bCs/>
          <w:sz w:val="20"/>
          <w:szCs w:val="24"/>
          <w:u w:val="single"/>
          <w:rtl/>
          <w:lang w:eastAsia="he-IL"/>
        </w:rPr>
      </w:pPr>
      <w:del w:id="78" w:author="Kook Sec" w:date="2022-01-12T13:45:00Z">
        <w:r w:rsidRPr="00B27B4C" w:rsidDel="003A513A">
          <w:rPr>
            <w:rFonts w:ascii="Times New Roman" w:eastAsia="Times New Roman" w:hAnsi="Times New Roman" w:cs="David" w:hint="cs"/>
            <w:bCs/>
            <w:sz w:val="24"/>
            <w:szCs w:val="24"/>
            <w:u w:val="single"/>
            <w:rtl/>
            <w:lang w:eastAsia="he-IL"/>
          </w:rPr>
          <w:lastRenderedPageBreak/>
          <w:br w:type="page"/>
        </w:r>
      </w:del>
    </w:p>
    <w:p w14:paraId="2856FFD8" w14:textId="77777777" w:rsidR="00D70F3A" w:rsidRPr="00232692" w:rsidRDefault="00D70F3A" w:rsidP="003A513A">
      <w:pPr>
        <w:widowControl w:val="0"/>
        <w:spacing w:before="0" w:beforeAutospacing="0" w:after="0" w:afterAutospacing="0" w:line="240" w:lineRule="auto"/>
        <w:jc w:val="center"/>
        <w:rPr>
          <w:rFonts w:ascii="Times New Roman" w:eastAsia="Times New Roman" w:hAnsi="Times New Roman" w:cs="David"/>
          <w:sz w:val="20"/>
          <w:szCs w:val="24"/>
          <w:lang w:eastAsia="he-IL"/>
        </w:rPr>
        <w:pPrChange w:id="79" w:author="Kook Sec" w:date="2022-01-12T13:46:00Z">
          <w:pPr>
            <w:spacing w:before="0" w:beforeAutospacing="0" w:after="0" w:afterAutospacing="0" w:line="240" w:lineRule="auto"/>
            <w:jc w:val="center"/>
          </w:pPr>
        </w:pPrChange>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CA1B732" w14:textId="77777777" w:rsidR="00D70F3A" w:rsidRPr="002419E5" w:rsidRDefault="00D70F3A" w:rsidP="00D70F3A">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2FDB5B5" w14:textId="77777777" w:rsidR="00D70F3A" w:rsidRPr="0009511C" w:rsidRDefault="00D70F3A" w:rsidP="00D70F3A">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A30B199"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691A3A68"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2E3FA357"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5A6A083C"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0CAD883"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0E0F6F3"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016EAE8F"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0E2B552E"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F6F8627"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47A4D3C"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42F1EECB"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662CACB" w14:textId="77777777" w:rsidR="00D70F3A" w:rsidRPr="002419E5" w:rsidRDefault="00D70F3A" w:rsidP="00D70F3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70AC0EA"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2978B73" w14:textId="77777777" w:rsidR="00D70F3A" w:rsidRPr="00400B84" w:rsidRDefault="00D70F3A" w:rsidP="00D70F3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70F3A" w:rsidRPr="0009511C" w14:paraId="5790D507" w14:textId="77777777" w:rsidTr="00D70F3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ACDAEB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FB3961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70F3A" w:rsidRPr="0009511C" w14:paraId="1AEAADC1" w14:textId="77777777" w:rsidTr="00D70F3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A49591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70F3A" w:rsidRPr="0009511C" w14:paraId="3C05C545" w14:textId="77777777" w:rsidTr="00D70F3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818910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180205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B668EC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880B0A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70F3A" w:rsidRPr="0009511C" w14:paraId="017C0BAC" w14:textId="77777777" w:rsidTr="00D70F3A">
        <w:trPr>
          <w:trHeight w:val="551"/>
        </w:trPr>
        <w:tc>
          <w:tcPr>
            <w:tcW w:w="4068" w:type="dxa"/>
            <w:tcBorders>
              <w:top w:val="single" w:sz="4" w:space="0" w:color="auto"/>
              <w:left w:val="single" w:sz="4" w:space="0" w:color="auto"/>
              <w:bottom w:val="single" w:sz="4" w:space="0" w:color="auto"/>
              <w:right w:val="single" w:sz="4" w:space="0" w:color="auto"/>
            </w:tcBorders>
            <w:hideMark/>
          </w:tcPr>
          <w:p w14:paraId="446DB04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F11315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19EDFB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6F9A57C"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024E4165"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F2F6DC7"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993139C"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0A640784"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3A80FD23"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r>
      <w:tr w:rsidR="00D70F3A" w:rsidRPr="0009511C" w14:paraId="2B2D6B07" w14:textId="77777777" w:rsidTr="00D70F3A">
        <w:trPr>
          <w:trHeight w:val="571"/>
        </w:trPr>
        <w:tc>
          <w:tcPr>
            <w:tcW w:w="4068" w:type="dxa"/>
            <w:tcBorders>
              <w:top w:val="single" w:sz="4" w:space="0" w:color="auto"/>
              <w:left w:val="single" w:sz="4" w:space="0" w:color="auto"/>
              <w:bottom w:val="single" w:sz="4" w:space="0" w:color="auto"/>
              <w:right w:val="single" w:sz="4" w:space="0" w:color="auto"/>
            </w:tcBorders>
            <w:hideMark/>
          </w:tcPr>
          <w:p w14:paraId="0ED884C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36B729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6C188A3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7C8498"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F77417"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r w:rsidR="00D70F3A" w:rsidRPr="0009511C" w14:paraId="43CDD279" w14:textId="77777777" w:rsidTr="00D70F3A">
        <w:trPr>
          <w:trHeight w:val="391"/>
        </w:trPr>
        <w:tc>
          <w:tcPr>
            <w:tcW w:w="4068" w:type="dxa"/>
            <w:tcBorders>
              <w:top w:val="single" w:sz="4" w:space="0" w:color="auto"/>
              <w:left w:val="single" w:sz="4" w:space="0" w:color="auto"/>
              <w:bottom w:val="single" w:sz="4" w:space="0" w:color="auto"/>
              <w:right w:val="single" w:sz="4" w:space="0" w:color="auto"/>
            </w:tcBorders>
            <w:hideMark/>
          </w:tcPr>
          <w:p w14:paraId="086FA8C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EAA03A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B5BDE97" w14:textId="77777777" w:rsidR="00D70F3A" w:rsidRPr="0009511C" w:rsidRDefault="00D70F3A" w:rsidP="00D70F3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76F90F"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3D82C0"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bl>
    <w:p w14:paraId="4A1033D0" w14:textId="77777777" w:rsidR="00D70F3A" w:rsidRPr="0009511C" w:rsidRDefault="00D70F3A" w:rsidP="00D70F3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70F3A" w:rsidRPr="0009511C" w14:paraId="2D53B04A" w14:textId="77777777" w:rsidTr="00D70F3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AA093D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70F3A" w:rsidRPr="0009511C" w14:paraId="30F0C25A" w14:textId="77777777" w:rsidTr="00D70F3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E9EC7E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C6875B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p w14:paraId="3E77A96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AA53F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464277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4BAA7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D6AE8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CF360F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FDAD1D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28B132A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70F3A" w:rsidRPr="0009511C" w14:paraId="71DE4C43" w14:textId="77777777" w:rsidTr="00D70F3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F5CCB71"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5F5723C"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42C4CDF"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28E087C"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DE87873"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A61DA3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6FCAB4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643609D"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r>
      <w:tr w:rsidR="00D70F3A" w:rsidRPr="0009511C" w14:paraId="6B7E8450"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8208F6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429BC4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028DE9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AF0F95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999487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87D748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FECA94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526C5C8"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70F3A" w:rsidRPr="0009511C" w14:paraId="6394BFC6"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FA6D83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EC27AA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5E7E7B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CB1B80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8EE3FE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71787A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7CBC8EC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8BE3218"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70F3A" w:rsidRPr="0009511C" w14:paraId="5C9215F1"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C8DEED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C1074C3"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E5C41B2"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4510FE0"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4DABF6B"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6EE4ACE"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EB89FF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BDEC756" w14:textId="77777777" w:rsidR="00D70F3A" w:rsidRPr="0009511C" w:rsidRDefault="00D70F3A" w:rsidP="00D70F3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B60A760" w14:textId="77777777" w:rsidR="00D70F3A" w:rsidRPr="0009511C" w:rsidRDefault="00D70F3A" w:rsidP="00D70F3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42CCC1AC" w14:textId="77777777" w:rsidTr="00D70F3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601EC22"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70F3A" w:rsidRPr="0009511C" w14:paraId="5038E9CA" w14:textId="77777777" w:rsidTr="00D70F3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42EBDEC"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26DC92B" w14:textId="77777777" w:rsidR="00D70F3A" w:rsidRPr="0009511C" w:rsidRDefault="00D70F3A" w:rsidP="00D70F3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698FFF69"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8CB47D8"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D70F3A" w:rsidRPr="0009511C" w14:paraId="26FBF697" w14:textId="77777777" w:rsidTr="00D70F3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4464618"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B2FB99A"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60F00C01"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74097201" w14:textId="77777777" w:rsidR="00D70F3A" w:rsidRPr="0009511C" w:rsidRDefault="00D70F3A" w:rsidP="00D70F3A">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0316B3F7"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96782EE"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70F3A" w:rsidRPr="0009511C" w14:paraId="17ACBB6D" w14:textId="77777777" w:rsidTr="00D70F3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902B37F" w14:textId="77777777" w:rsidR="00D70F3A" w:rsidRPr="0009511C" w:rsidRDefault="00D70F3A" w:rsidP="00D70F3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89EF620" w14:textId="77777777" w:rsidR="00D70F3A" w:rsidRPr="0009511C" w:rsidRDefault="00D70F3A" w:rsidP="00D70F3A">
      <w:pPr>
        <w:spacing w:before="0" w:beforeAutospacing="0" w:after="200" w:afterAutospacing="0" w:line="276" w:lineRule="auto"/>
        <w:rPr>
          <w:rFonts w:ascii="David" w:eastAsia="Calibri" w:hAnsi="David" w:cs="David"/>
          <w:sz w:val="24"/>
          <w:szCs w:val="24"/>
          <w:rtl/>
          <w:lang w:eastAsia="he-IL"/>
        </w:rPr>
      </w:pPr>
    </w:p>
    <w:p w14:paraId="655505EF" w14:textId="77777777" w:rsidR="00D70F3A" w:rsidRPr="00B27B4C" w:rsidRDefault="00D70F3A" w:rsidP="00D70F3A">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9D199A3"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8FFC6B3"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17769B9E"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C3CC707"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2AC2E17"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270D3F7"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D8079A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4C7109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D481C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A83214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3A0A24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47E061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1BD403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455EC0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4CA52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0"/>
          <w:rtl/>
          <w:lang w:eastAsia="he-IL"/>
        </w:rPr>
        <w:br w:type="page"/>
      </w:r>
    </w:p>
    <w:p w14:paraId="0A68B67E" w14:textId="7777777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lastRenderedPageBreak/>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6E2DB3C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A568F0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15B96F70"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05F4CD25"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1B6EB36D"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00E60BCF"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 xml:space="preserve">כל </w:t>
      </w:r>
      <w:proofErr w:type="spellStart"/>
      <w:r w:rsidRPr="00650D2D">
        <w:rPr>
          <w:rFonts w:ascii="Times New Roman" w:eastAsia="Times New Roman" w:hAnsi="Times New Roman" w:cs="David"/>
          <w:sz w:val="24"/>
          <w:szCs w:val="24"/>
          <w:rtl/>
          <w:lang w:eastAsia="he-IL"/>
        </w:rPr>
        <w:t>התכניות</w:t>
      </w:r>
      <w:proofErr w:type="spellEnd"/>
      <w:r w:rsidRPr="00650D2D">
        <w:rPr>
          <w:rFonts w:ascii="Times New Roman" w:eastAsia="Times New Roman" w:hAnsi="Times New Roman" w:cs="David"/>
          <w:sz w:val="24"/>
          <w:szCs w:val="24"/>
          <w:rtl/>
          <w:lang w:eastAsia="he-IL"/>
        </w:rPr>
        <w:t xml:space="preserve"> הנדרשות עפ"י נספח ב' בקנה מידה מתאים.</w:t>
      </w:r>
    </w:p>
    <w:p w14:paraId="145FA1F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3D49F0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תנוחה כללית.</w:t>
      </w:r>
    </w:p>
    <w:p w14:paraId="7EE593E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8685B5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6684632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FDDC85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7A5C336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E2E0436"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0664723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67DB53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2F9CE82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182E15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סימון וצביעה.</w:t>
      </w:r>
    </w:p>
    <w:p w14:paraId="050C3AF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13E3C6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0BA09AE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B646FEF"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החניה, סדור התאים, מידות כלליות של דרכי גישה, רדיוס סיבוב ושיפועים.</w:t>
      </w:r>
    </w:p>
    <w:p w14:paraId="4726E4A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A1E1FA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סימון תאי חניה, מקום אבני שפה, מדרכות והגבהות.</w:t>
      </w:r>
    </w:p>
    <w:p w14:paraId="30B011D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DAA5C3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תמרור, צביעה ושילוט תנועתי.</w:t>
      </w:r>
    </w:p>
    <w:p w14:paraId="3B9FCF3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CDE58B5"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78FE1A2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73D3FED"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13CA3C25"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50721123"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4308404F"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E97F350"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t xml:space="preserve">מובהר בזאת </w:t>
      </w:r>
      <w:proofErr w:type="spellStart"/>
      <w:r w:rsidRPr="00650D2D">
        <w:rPr>
          <w:rFonts w:ascii="Times New Roman" w:eastAsia="Times New Roman" w:hAnsi="Times New Roman" w:cs="David"/>
          <w:sz w:val="24"/>
          <w:szCs w:val="24"/>
          <w:rtl/>
          <w:lang w:eastAsia="he-IL"/>
        </w:rPr>
        <w:t>שהתכניות</w:t>
      </w:r>
      <w:proofErr w:type="spellEnd"/>
      <w:r w:rsidRPr="00650D2D">
        <w:rPr>
          <w:rFonts w:ascii="Times New Roman" w:eastAsia="Times New Roman" w:hAnsi="Times New Roman" w:cs="David"/>
          <w:sz w:val="24"/>
          <w:szCs w:val="24"/>
          <w:rtl/>
          <w:lang w:eastAsia="he-IL"/>
        </w:rPr>
        <w:t xml:space="preserve">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165E0B06"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w:t>
      </w:r>
      <w:proofErr w:type="spellStart"/>
      <w:r w:rsidRPr="00650D2D">
        <w:rPr>
          <w:rFonts w:ascii="Times New Roman" w:eastAsia="Times New Roman" w:hAnsi="Times New Roman" w:cs="David"/>
          <w:sz w:val="24"/>
          <w:szCs w:val="24"/>
          <w:rtl/>
          <w:lang w:eastAsia="he-IL"/>
        </w:rPr>
        <w:t>תכניות</w:t>
      </w:r>
      <w:proofErr w:type="spellEnd"/>
      <w:r w:rsidRPr="00650D2D">
        <w:rPr>
          <w:rFonts w:ascii="Times New Roman" w:eastAsia="Times New Roman" w:hAnsi="Times New Roman" w:cs="David"/>
          <w:sz w:val="24"/>
          <w:szCs w:val="24"/>
          <w:rtl/>
          <w:lang w:eastAsia="he-IL"/>
        </w:rPr>
        <w:t xml:space="preserve"> ביצוע לבניינים ולעבודות פיתוח סביבתי".</w:t>
      </w:r>
    </w:p>
    <w:p w14:paraId="30D9992E"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26D655C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כל המסמכים </w:t>
      </w:r>
      <w:proofErr w:type="spellStart"/>
      <w:r w:rsidRPr="00650D2D">
        <w:rPr>
          <w:rFonts w:ascii="Times New Roman" w:eastAsia="Times New Roman" w:hAnsi="Times New Roman" w:cs="David"/>
          <w:sz w:val="24"/>
          <w:szCs w:val="24"/>
          <w:rtl/>
          <w:lang w:eastAsia="he-IL"/>
        </w:rPr>
        <w:t>והתכניות</w:t>
      </w:r>
      <w:proofErr w:type="spellEnd"/>
      <w:r w:rsidRPr="00650D2D">
        <w:rPr>
          <w:rFonts w:ascii="Times New Roman" w:eastAsia="Times New Roman" w:hAnsi="Times New Roman" w:cs="David"/>
          <w:sz w:val="24"/>
          <w:szCs w:val="24"/>
          <w:rtl/>
          <w:lang w:eastAsia="he-IL"/>
        </w:rPr>
        <w:t xml:space="preserve"> יערכו בשפה העברית</w:t>
      </w:r>
    </w:p>
    <w:p w14:paraId="07A6560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133EA84E"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65CB6B6F"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7E57CE1"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9F4B1BC"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5345A6"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A3CEAA"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3C3609"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FF1CEC9" w14:textId="648FB5FD" w:rsidR="00C936C9" w:rsidRDefault="00F20C04"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80" w:author="Kook Sec" w:date="2022-01-12T13:45:00Z">
            <w:r w:rsidR="003A513A">
              <w:rPr>
                <w:rFonts w:ascii="Times New Roman" w:eastAsia="Times New Roman" w:hAnsi="Times New Roman" w:cs="David" w:hint="cs"/>
                <w:color w:val="008000"/>
                <w:sz w:val="24"/>
                <w:szCs w:val="24"/>
                <w:rtl/>
                <w:lang w:eastAsia="he-IL"/>
              </w:rPr>
              <w:t>פ.א פיתוח ובנייה בירושלים בע"מ</w:t>
            </w:r>
          </w:ins>
        </w:sdtContent>
      </w:sdt>
      <w:r w:rsidR="00C936C9" w:rsidRPr="00B27B4C">
        <w:rPr>
          <w:rFonts w:ascii="Times New Roman" w:eastAsia="Times New Roman" w:hAnsi="Times New Roman" w:cs="David" w:hint="cs"/>
          <w:color w:val="008000"/>
          <w:sz w:val="24"/>
          <w:szCs w:val="24"/>
          <w:rtl/>
          <w:lang w:eastAsia="he-IL"/>
        </w:rPr>
        <w:br/>
      </w:r>
    </w:p>
    <w:p w14:paraId="3A96D4DA"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770953F"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51A7ADC"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E8361F"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7101D4"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05FEF30" w14:textId="1759A285"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1" w:author="Kook Sec" w:date="2022-01-12T13:46:00Z">
            <w:r w:rsidR="003A513A">
              <w:rPr>
                <w:rFonts w:ascii="Times New Roman" w:eastAsia="Times New Roman" w:hAnsi="Times New Roman" w:cs="David"/>
                <w:color w:val="008000"/>
                <w:sz w:val="24"/>
                <w:szCs w:val="24"/>
                <w:rtl/>
                <w:lang w:eastAsia="he-IL"/>
              </w:rPr>
              <w:t xml:space="preserve">  אייל קראוס הנדסת תנועה וכבישים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2" w:author="Kook Sec" w:date="2022-01-12T13:45:00Z">
            <w:r w:rsidR="003A513A">
              <w:rPr>
                <w:rFonts w:ascii="Times New Roman" w:eastAsia="Times New Roman" w:hAnsi="Times New Roman" w:cs="David"/>
                <w:color w:val="008000"/>
                <w:sz w:val="24"/>
                <w:szCs w:val="24"/>
                <w:rtl/>
                <w:lang w:eastAsia="he-IL"/>
              </w:rPr>
              <w:t>רמת שרת שלב ב</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B680817"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10B1360"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F32C7B"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FE4605"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D117C3"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898E0C"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C1B4603"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59D141"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BDA7AC"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BD62B1A" w14:textId="52F41DAB" w:rsidR="00C936C9" w:rsidRPr="00B27B4C" w:rsidRDefault="00F20C04"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3" w:author="Kook Sec" w:date="2022-01-12T13:46:00Z">
            <w:r w:rsidR="003A513A">
              <w:rPr>
                <w:rFonts w:ascii="Times New Roman" w:eastAsia="Times New Roman" w:hAnsi="Times New Roman" w:cs="David" w:hint="cs"/>
                <w:color w:val="00B0F0"/>
                <w:sz w:val="20"/>
                <w:szCs w:val="24"/>
                <w:u w:val="single"/>
                <w:rtl/>
                <w:lang w:eastAsia="he-IL"/>
              </w:rPr>
              <w:t xml:space="preserve">  </w:t>
            </w:r>
          </w:ins>
          <w:ins w:id="84" w:author="Kook Sec" w:date="2022-01-12T13:44:00Z">
            <w:r w:rsidR="003A513A">
              <w:rPr>
                <w:rFonts w:ascii="Times New Roman" w:eastAsia="Times New Roman" w:hAnsi="Times New Roman" w:cs="David"/>
                <w:color w:val="00B0F0"/>
                <w:sz w:val="20"/>
                <w:szCs w:val="24"/>
                <w:u w:val="single"/>
                <w:rtl/>
                <w:lang w:eastAsia="he-IL"/>
              </w:rPr>
              <w:t>אייל קראוס הנדסת תנועה וכבישים בע"מ</w:t>
            </w:r>
          </w:ins>
        </w:sdtContent>
      </w:sdt>
    </w:p>
    <w:p w14:paraId="12407870"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E591B0E"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B6FD508"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C4C71CB"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BB64313"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5A3810EF"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3EE8348" w14:textId="5B7B2E48"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85" w:author="Kook Sec" w:date="2022-01-12T13:45:00Z">
            <w:r w:rsidR="003A513A">
              <w:rPr>
                <w:rFonts w:ascii="Times New Roman" w:eastAsia="Times New Roman" w:hAnsi="Times New Roman" w:cs="David" w:hint="cs"/>
                <w:color w:val="008000"/>
                <w:sz w:val="24"/>
                <w:szCs w:val="24"/>
                <w:rtl/>
                <w:lang w:eastAsia="he-IL"/>
              </w:rPr>
              <w:t>פ.א פיתוח ובנייה בירושלים בע"מ</w:t>
            </w:r>
          </w:ins>
        </w:sdtContent>
      </w:sdt>
    </w:p>
    <w:p w14:paraId="602F2E8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19EFC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3710783D"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E198ED" w14:textId="611AA95A"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6" w:author="Kook Sec" w:date="2022-01-12T13:45:00Z">
            <w:r w:rsidR="003A513A">
              <w:rPr>
                <w:rFonts w:ascii="Times New Roman" w:eastAsia="Times New Roman" w:hAnsi="Times New Roman" w:cs="David" w:hint="cs"/>
                <w:color w:val="008000"/>
                <w:sz w:val="24"/>
                <w:szCs w:val="24"/>
                <w:rtl/>
                <w:lang w:eastAsia="he-IL"/>
              </w:rPr>
              <w:t>רמת שרת שלב ב</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2B46AA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E6B749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65618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B5A942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CF2E44D"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D2D3E1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BB46D5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D4AE2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129E38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09EE2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B025F0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503877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710C3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2ED8879"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D99472D"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C4C4C2F"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61381D0"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567E121" w14:textId="0216CE21"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87" w:author="Kook Sec" w:date="2022-01-12T13:46:00Z">
        <w:r w:rsidRPr="009130F0" w:rsidDel="003A513A">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8" w:author="Kook Sec" w:date="2022-01-12T13:46:00Z">
            <w:r w:rsidR="003A513A">
              <w:rPr>
                <w:rFonts w:ascii="Times New Roman" w:eastAsia="Times New Roman" w:hAnsi="Times New Roman" w:cs="David"/>
                <w:color w:val="00B0F0"/>
                <w:sz w:val="20"/>
                <w:szCs w:val="24"/>
                <w:u w:val="single"/>
                <w:rtl/>
                <w:lang w:eastAsia="he-IL"/>
              </w:rPr>
              <w:t xml:space="preserve">  אייל קראוס הנדסת תנועה וכבישים בע"מ</w:t>
            </w:r>
          </w:ins>
        </w:sdtContent>
      </w:sdt>
    </w:p>
    <w:p w14:paraId="3D347D4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1B7529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0E8CC2B"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DED488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303C0F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20E11AD"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0C90D29"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C0ACCA3"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55974E3"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3E602FA"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A0D1AD9"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33CBAB22"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277108F3" w14:textId="77777777" w:rsidR="00C936C9" w:rsidRPr="00B27B4C"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7124B3" w14:textId="77777777" w:rsidR="00C936C9" w:rsidRPr="00134C85" w:rsidDel="003A513A" w:rsidRDefault="00C936C9" w:rsidP="00C936C9">
      <w:pPr>
        <w:rPr>
          <w:del w:id="89" w:author="Kook Sec" w:date="2022-01-12T13:46:00Z"/>
          <w:rFonts w:ascii="David" w:hAnsi="David" w:cs="David"/>
        </w:rPr>
      </w:pPr>
    </w:p>
    <w:p w14:paraId="2D99B960" w14:textId="77777777" w:rsidR="001A69D5" w:rsidRPr="00C936C9" w:rsidRDefault="001A69D5" w:rsidP="003A513A">
      <w:pPr>
        <w:keepNext/>
        <w:widowControl w:val="0"/>
        <w:spacing w:before="0" w:beforeAutospacing="0" w:after="0" w:afterAutospacing="0" w:line="240" w:lineRule="auto"/>
        <w:outlineLvl w:val="7"/>
        <w:rPr>
          <w:rtl/>
        </w:rPr>
        <w:pPrChange w:id="90" w:author="Kook Sec" w:date="2022-01-12T13:46:00Z">
          <w:pPr>
            <w:keepNext/>
            <w:widowControl w:val="0"/>
            <w:spacing w:before="0" w:beforeAutospacing="0" w:after="0" w:afterAutospacing="0" w:line="240" w:lineRule="auto"/>
            <w:jc w:val="center"/>
            <w:outlineLvl w:val="7"/>
          </w:pPr>
        </w:pPrChange>
      </w:pPr>
    </w:p>
    <w:sectPr w:rsidR="001A69D5" w:rsidRPr="00C936C9"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37DF92" w14:textId="77777777" w:rsidR="00F20C04" w:rsidRDefault="00F20C04" w:rsidP="00AF234B">
      <w:pPr>
        <w:spacing w:before="0" w:after="0" w:line="240" w:lineRule="auto"/>
      </w:pPr>
      <w:r>
        <w:separator/>
      </w:r>
    </w:p>
  </w:endnote>
  <w:endnote w:type="continuationSeparator" w:id="0">
    <w:p w14:paraId="73316632" w14:textId="77777777" w:rsidR="00F20C04" w:rsidRDefault="00F20C04" w:rsidP="00AF234B">
      <w:pPr>
        <w:spacing w:before="0" w:after="0" w:line="240" w:lineRule="auto"/>
      </w:pPr>
      <w:r>
        <w:continuationSeparator/>
      </w:r>
    </w:p>
  </w:endnote>
  <w:endnote w:type="continuationNotice" w:id="1">
    <w:p w14:paraId="7D07C9F8" w14:textId="77777777" w:rsidR="00F20C04" w:rsidRDefault="00F20C0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5"/>
      <w:gridCol w:w="2810"/>
      <w:gridCol w:w="233"/>
      <w:gridCol w:w="1044"/>
      <w:gridCol w:w="1764"/>
    </w:tblGrid>
    <w:tr w:rsidR="00F20C04" w:rsidRPr="00F9528C" w14:paraId="4D098DF0" w14:textId="77777777" w:rsidTr="00D70F3A">
      <w:tc>
        <w:tcPr>
          <w:tcW w:w="753" w:type="dxa"/>
        </w:tcPr>
        <w:p w14:paraId="0D6EAA6A"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98C5044" w14:textId="72A06DC8" w:rsidR="00F20C04" w:rsidRPr="00F9528C" w:rsidRDefault="003A513A" w:rsidP="00D70F3A">
              <w:pPr>
                <w:tabs>
                  <w:tab w:val="center" w:pos="4153"/>
                  <w:tab w:val="right" w:pos="8306"/>
                </w:tabs>
                <w:spacing w:before="0" w:after="0" w:line="240" w:lineRule="auto"/>
                <w:rPr>
                  <w:rFonts w:ascii="David" w:hAnsi="David"/>
                  <w:color w:val="00B0F0"/>
                  <w:sz w:val="20"/>
                  <w:szCs w:val="20"/>
                  <w:rtl/>
                </w:rPr>
              </w:pPr>
              <w:ins w:id="91" w:author="Kook Sec" w:date="2022-01-12T13:43:00Z">
                <w:r>
                  <w:rPr>
                    <w:rFonts w:ascii="David" w:hAnsi="David" w:hint="cs"/>
                    <w:color w:val="00B0F0"/>
                    <w:sz w:val="20"/>
                    <w:szCs w:val="20"/>
                    <w:rtl/>
                  </w:rPr>
                  <w:t>פ.א פיתוח ובנייה בירושלים בע"מ</w:t>
                </w:r>
              </w:ins>
            </w:p>
          </w:tc>
        </w:sdtContent>
      </w:sdt>
      <w:tc>
        <w:tcPr>
          <w:tcW w:w="2232" w:type="dxa"/>
        </w:tcPr>
        <w:p w14:paraId="46F01D8A"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תנועה</w:t>
              </w:r>
            </w:sdtContent>
          </w:sdt>
        </w:p>
      </w:tc>
      <w:tc>
        <w:tcPr>
          <w:tcW w:w="236" w:type="dxa"/>
        </w:tcPr>
        <w:p w14:paraId="04AA1300" w14:textId="77777777" w:rsidR="00F20C04" w:rsidRPr="00F9528C" w:rsidRDefault="00F20C04" w:rsidP="00D70F3A">
          <w:pPr>
            <w:tabs>
              <w:tab w:val="center" w:pos="4153"/>
              <w:tab w:val="right" w:pos="8306"/>
            </w:tabs>
            <w:spacing w:before="0" w:after="0" w:line="240" w:lineRule="auto"/>
            <w:rPr>
              <w:rFonts w:ascii="David" w:hAnsi="David"/>
              <w:sz w:val="16"/>
              <w:szCs w:val="16"/>
              <w:rtl/>
            </w:rPr>
          </w:pPr>
        </w:p>
      </w:tc>
      <w:tc>
        <w:tcPr>
          <w:tcW w:w="1129" w:type="dxa"/>
        </w:tcPr>
        <w:p w14:paraId="0BA78EA4"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3617E06D"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r>
                <w:rPr>
                  <w:rFonts w:ascii="David" w:hAnsi="David" w:hint="cs"/>
                  <w:sz w:val="20"/>
                  <w:szCs w:val="20"/>
                </w:rPr>
                <w:t>CONT-5-663</w:t>
              </w:r>
            </w:p>
          </w:tc>
        </w:sdtContent>
      </w:sdt>
    </w:tr>
    <w:tr w:rsidR="00F20C04" w:rsidRPr="00F9528C" w14:paraId="58B8AA2A" w14:textId="77777777" w:rsidTr="00D70F3A">
      <w:tc>
        <w:tcPr>
          <w:tcW w:w="753" w:type="dxa"/>
        </w:tcPr>
        <w:p w14:paraId="02970FF3"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784B95FF" w14:textId="63016DBF" w:rsidR="00F20C04" w:rsidRPr="00F9528C" w:rsidRDefault="003A513A" w:rsidP="00D70F3A">
              <w:pPr>
                <w:tabs>
                  <w:tab w:val="center" w:pos="4153"/>
                  <w:tab w:val="right" w:pos="8306"/>
                </w:tabs>
                <w:spacing w:before="0" w:after="0" w:line="240" w:lineRule="auto"/>
                <w:rPr>
                  <w:rFonts w:ascii="David" w:hAnsi="David"/>
                  <w:color w:val="00B0F0"/>
                  <w:sz w:val="20"/>
                  <w:szCs w:val="20"/>
                  <w:rtl/>
                </w:rPr>
              </w:pPr>
              <w:ins w:id="92" w:author="Kook Sec" w:date="2022-01-12T13:46:00Z">
                <w:r>
                  <w:rPr>
                    <w:rFonts w:ascii="David" w:hAnsi="David"/>
                    <w:color w:val="00B0F0"/>
                    <w:sz w:val="20"/>
                    <w:szCs w:val="20"/>
                    <w:rtl/>
                  </w:rPr>
                  <w:t xml:space="preserve">  אייל קראוס הנדסת תנועה וכבישים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F20C04" w:rsidRPr="00F9528C" w14:paraId="7E241DBA" w14:textId="77777777" w:rsidTr="00D70F3A">
            <w:trPr>
              <w:trHeight w:val="201"/>
            </w:trPr>
            <w:tc>
              <w:tcPr>
                <w:tcW w:w="926" w:type="dxa"/>
              </w:tcPr>
              <w:p w14:paraId="06C644BD"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F47BCD4" w14:textId="77777777" w:rsidR="00F20C04" w:rsidRPr="00F9528C" w:rsidRDefault="00F20C04" w:rsidP="00D70F3A">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A956D91"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p>
      </w:tc>
      <w:tc>
        <w:tcPr>
          <w:tcW w:w="236" w:type="dxa"/>
        </w:tcPr>
        <w:p w14:paraId="61993D66"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p>
      </w:tc>
      <w:tc>
        <w:tcPr>
          <w:tcW w:w="1129" w:type="dxa"/>
        </w:tcPr>
        <w:p w14:paraId="4ED55735"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97F6E55" w14:textId="77777777" w:rsidR="00F20C04" w:rsidRPr="00F9528C" w:rsidRDefault="00F20C04"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F20C04" w:rsidRPr="00F9528C" w14:paraId="2390F748" w14:textId="77777777" w:rsidTr="00D70F3A">
      <w:trPr>
        <w:trHeight w:val="80"/>
      </w:trPr>
      <w:tc>
        <w:tcPr>
          <w:tcW w:w="753" w:type="dxa"/>
        </w:tcPr>
        <w:p w14:paraId="3F64EDB1"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p>
      </w:tc>
      <w:tc>
        <w:tcPr>
          <w:tcW w:w="1883" w:type="dxa"/>
        </w:tcPr>
        <w:p w14:paraId="1DFF7060" w14:textId="77777777" w:rsidR="00F20C04" w:rsidRPr="00F9528C" w:rsidRDefault="00F20C04"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6B86DAE1"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p>
      </w:tc>
      <w:tc>
        <w:tcPr>
          <w:tcW w:w="236" w:type="dxa"/>
        </w:tcPr>
        <w:p w14:paraId="2F87D8EF"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p>
      </w:tc>
      <w:tc>
        <w:tcPr>
          <w:tcW w:w="1129" w:type="dxa"/>
        </w:tcPr>
        <w:p w14:paraId="099A1195"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p>
      </w:tc>
      <w:tc>
        <w:tcPr>
          <w:tcW w:w="2073" w:type="dxa"/>
        </w:tcPr>
        <w:p w14:paraId="76A142EA" w14:textId="77777777" w:rsidR="00F20C04" w:rsidRPr="00F9528C" w:rsidRDefault="00F20C04" w:rsidP="00D70F3A">
          <w:pPr>
            <w:tabs>
              <w:tab w:val="center" w:pos="4153"/>
              <w:tab w:val="right" w:pos="8306"/>
            </w:tabs>
            <w:spacing w:before="0" w:after="0" w:line="240" w:lineRule="auto"/>
            <w:rPr>
              <w:rFonts w:ascii="David" w:hAnsi="David"/>
              <w:sz w:val="20"/>
              <w:szCs w:val="20"/>
              <w:rtl/>
            </w:rPr>
          </w:pPr>
        </w:p>
      </w:tc>
    </w:tr>
  </w:tbl>
  <w:p w14:paraId="0B6B4AC5" w14:textId="77777777" w:rsidR="00F20C04" w:rsidRPr="00011AD4" w:rsidRDefault="00F20C04"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62D4E8" w14:textId="77777777" w:rsidR="00F20C04" w:rsidRDefault="00F20C04" w:rsidP="00AF234B">
      <w:pPr>
        <w:spacing w:before="0" w:after="0" w:line="240" w:lineRule="auto"/>
      </w:pPr>
      <w:r>
        <w:separator/>
      </w:r>
    </w:p>
  </w:footnote>
  <w:footnote w:type="continuationSeparator" w:id="0">
    <w:p w14:paraId="17127EC3" w14:textId="77777777" w:rsidR="00F20C04" w:rsidRDefault="00F20C04" w:rsidP="00AF234B">
      <w:pPr>
        <w:spacing w:before="0" w:after="0" w:line="240" w:lineRule="auto"/>
      </w:pPr>
      <w:r>
        <w:continuationSeparator/>
      </w:r>
    </w:p>
  </w:footnote>
  <w:footnote w:type="continuationNotice" w:id="1">
    <w:p w14:paraId="7809490D" w14:textId="77777777" w:rsidR="00F20C04" w:rsidRDefault="00F20C0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792596257"/>
      <w:docPartObj>
        <w:docPartGallery w:val="Page Numbers (Top of Page)"/>
        <w:docPartUnique/>
      </w:docPartObj>
    </w:sdtPr>
    <w:sdtContent>
      <w:p w14:paraId="4E34FDC5" w14:textId="77777777" w:rsidR="00F20C04" w:rsidRDefault="00F20C04" w:rsidP="00CF334C">
        <w:pPr>
          <w:pStyle w:val="a3"/>
          <w:jc w:val="center"/>
        </w:pPr>
        <w:r>
          <w:fldChar w:fldCharType="begin"/>
        </w:r>
        <w:r>
          <w:instrText xml:space="preserve"> PAGE   \* MERGEFORMAT </w:instrText>
        </w:r>
        <w:r>
          <w:fldChar w:fldCharType="separate"/>
        </w:r>
        <w:r>
          <w:rPr>
            <w:noProof/>
            <w:rtl/>
          </w:rPr>
          <w:t>28</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5"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7"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0"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1"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
  </w:num>
  <w:num w:numId="14">
    <w:abstractNumId w:val="6"/>
  </w:num>
  <w:num w:numId="15">
    <w:abstractNumId w:val="18"/>
  </w:num>
  <w:num w:numId="16">
    <w:abstractNumId w:val="22"/>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2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4"/>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ook Sec">
    <w15:presenceInfo w15:providerId="AD" w15:userId="S::kooksec@africa-israel.com::c7281ac1-705f-4380-b2e2-49afb69dc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1AD4"/>
    <w:rsid w:val="0006071E"/>
    <w:rsid w:val="00071F07"/>
    <w:rsid w:val="00134C85"/>
    <w:rsid w:val="001A0C3C"/>
    <w:rsid w:val="001A52D9"/>
    <w:rsid w:val="001A69D5"/>
    <w:rsid w:val="00214ACF"/>
    <w:rsid w:val="002436F3"/>
    <w:rsid w:val="00264D14"/>
    <w:rsid w:val="00272745"/>
    <w:rsid w:val="00281420"/>
    <w:rsid w:val="00295B2E"/>
    <w:rsid w:val="002B2234"/>
    <w:rsid w:val="003A513A"/>
    <w:rsid w:val="00552E11"/>
    <w:rsid w:val="005B6AFF"/>
    <w:rsid w:val="005D6E29"/>
    <w:rsid w:val="00650D2D"/>
    <w:rsid w:val="00666119"/>
    <w:rsid w:val="006D145E"/>
    <w:rsid w:val="0072103C"/>
    <w:rsid w:val="008B5A6E"/>
    <w:rsid w:val="008C64C6"/>
    <w:rsid w:val="00942177"/>
    <w:rsid w:val="0099270A"/>
    <w:rsid w:val="009B66EF"/>
    <w:rsid w:val="00A42271"/>
    <w:rsid w:val="00AF234B"/>
    <w:rsid w:val="00BD72C4"/>
    <w:rsid w:val="00BE17B4"/>
    <w:rsid w:val="00BF0AA7"/>
    <w:rsid w:val="00BF524C"/>
    <w:rsid w:val="00C936C9"/>
    <w:rsid w:val="00CF334C"/>
    <w:rsid w:val="00D70F3A"/>
    <w:rsid w:val="00E679C7"/>
    <w:rsid w:val="00E870A8"/>
    <w:rsid w:val="00EC37B6"/>
    <w:rsid w:val="00F20C04"/>
    <w:rsid w:val="00F50AAD"/>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F2504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a3"/>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a3"/>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a3"/>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a3"/>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a3"/>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a3"/>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a3"/>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a3"/>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a3"/>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a3"/>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a3"/>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a3"/>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a3"/>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a3"/>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a3"/>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a3"/>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a3"/>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a3"/>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a3"/>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a3"/>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a3"/>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a3"/>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a3"/>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a3"/>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a3"/>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a3"/>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a3"/>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a3"/>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a3"/>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a3"/>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a3"/>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a3"/>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a3"/>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a3"/>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a3"/>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a3"/>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a3"/>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a3"/>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a3"/>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a3"/>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a3"/>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40BBF"/>
    <w:rsid w:val="0032380B"/>
    <w:rsid w:val="003D3172"/>
    <w:rsid w:val="005020E8"/>
    <w:rsid w:val="00587E48"/>
    <w:rsid w:val="006865A5"/>
    <w:rsid w:val="00874A5F"/>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87E48"/>
    <w:rPr>
      <w:color w:val="808080"/>
    </w:rPr>
  </w:style>
  <w:style w:type="paragraph" w:customStyle="1" w:styleId="CF032C91C2224816B34D727D0A5FB323">
    <w:name w:val="CF032C91C2224816B34D727D0A5FB323"/>
    <w:rsid w:val="00587E48"/>
  </w:style>
  <w:style w:type="paragraph" w:customStyle="1" w:styleId="F099AA2598FB49C88BD65C4D81183D34">
    <w:name w:val="F099AA2598FB49C88BD65C4D81183D34"/>
    <w:rsid w:val="00587E48"/>
  </w:style>
  <w:style w:type="paragraph" w:customStyle="1" w:styleId="88E607822F454AB89FA233F25A6A31AD">
    <w:name w:val="88E607822F454AB89FA233F25A6A31AD"/>
    <w:rsid w:val="00587E48"/>
  </w:style>
  <w:style w:type="paragraph" w:customStyle="1" w:styleId="9A57E74292174E2BA0BF7EAE11C1BB2A">
    <w:name w:val="9A57E74292174E2BA0BF7EAE11C1BB2A"/>
    <w:rsid w:val="00587E48"/>
  </w:style>
  <w:style w:type="paragraph" w:customStyle="1" w:styleId="C219D0AD39AF47D688748FC5380CA4C6">
    <w:name w:val="C219D0AD39AF47D688748FC5380CA4C6"/>
    <w:rsid w:val="00587E48"/>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 w:type="paragraph" w:customStyle="1" w:styleId="459E9E78FC3F40DFBEB25755876A4869">
    <w:name w:val="459E9E78FC3F40DFBEB25755876A4869"/>
    <w:rsid w:val="00587E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399F13-FA43-45A5-8D4D-5DD3875238CD}"/>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A6669A19-EAE5-442D-B7E6-77B57A09A163}"/>
</file>

<file path=docProps/app.xml><?xml version="1.0" encoding="utf-8"?>
<Properties xmlns="http://schemas.openxmlformats.org/officeDocument/2006/extended-properties" xmlns:vt="http://schemas.openxmlformats.org/officeDocument/2006/docPropsVTypes">
  <Template>Normal</Template>
  <TotalTime>37</TotalTime>
  <Pages>32</Pages>
  <Words>9492</Words>
  <Characters>54106</Characters>
  <Application>Microsoft Office Word</Application>
  <DocSecurity>0</DocSecurity>
  <Lines>450</Lines>
  <Paragraphs>126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2022-01-12T11:08:00Z</dcterms:created>
  <dcterms:modified xsi:type="dcterms:W3CDTF">2022-01-12T11:47:00Z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e7a72035-1450-43ca-9065-628ace043d05</vt:lpwstr>
  </property>
</Properties>
</file>