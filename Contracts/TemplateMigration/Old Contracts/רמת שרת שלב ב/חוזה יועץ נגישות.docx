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BED37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4C2609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000E9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0E95B7FB" wp14:editId="20BFD03B">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E1959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D7FA1C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6DA483"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4CF3ED"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36D01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2DDA127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025E35"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4D2F9"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7E6B62"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EA48A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AF2BF8E" w14:textId="77777777" w:rsidR="00FC5090" w:rsidRPr="008E610C" w:rsidRDefault="006E2484"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Kook Sec" w:date="2022-11-27T14:09:00Z">
            <w:r>
              <w:rPr>
                <w:rFonts w:ascii="Times New Roman" w:eastAsia="Times New Roman" w:hAnsi="Times New Roman" w:cs="David"/>
                <w:bCs/>
                <w:color w:val="00B0F0"/>
                <w:sz w:val="24"/>
                <w:szCs w:val="24"/>
                <w:u w:val="single"/>
                <w:rtl/>
                <w:lang w:eastAsia="he-IL"/>
              </w:rPr>
              <w:t>פ.א פיתוח ובנייה בירושלים בע"מ</w:t>
            </w:r>
          </w:ins>
        </w:p>
      </w:sdtContent>
    </w:sdt>
    <w:p w14:paraId="7DAB98F4"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B17B7E9"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7F7357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1CA1B0D" w14:textId="77777777" w:rsidR="00FC5090" w:rsidRPr="008E610C" w:rsidRDefault="006E2484"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2-11-27T14:09:00Z">
            <w:r>
              <w:rPr>
                <w:rFonts w:ascii="Times New Roman" w:eastAsia="Times New Roman" w:hAnsi="Times New Roman" w:cs="David"/>
                <w:bCs/>
                <w:color w:val="00B0F0"/>
                <w:sz w:val="24"/>
                <w:szCs w:val="24"/>
                <w:u w:val="single"/>
                <w:rtl/>
                <w:lang w:eastAsia="he-IL"/>
              </w:rPr>
              <w:t>רמת שרת שלב ב</w:t>
            </w:r>
          </w:ins>
        </w:p>
      </w:sdtContent>
    </w:sdt>
    <w:p w14:paraId="417C83E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0DC5DD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09627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143DA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D631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1F5C9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301AF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8872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CD05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207A9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C7B9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EDAC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FF1B7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CC845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FD994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ED2D6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F48E2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FD788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05CC8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83353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9CB22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6C619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866E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C1505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34D77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3A44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648CA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7565D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D0F4A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154559D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0948FE5"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6T00:00:00Z">
            <w:dateFormat w:val="dd/MM/yyyy"/>
            <w:lid w:val="he-IL"/>
            <w:storeMappedDataAs w:val="dateTime"/>
            <w:calendar w:val="gregorian"/>
          </w:date>
        </w:sdtPr>
        <w:sdtContent>
          <w:ins w:id="2" w:author="Kook Sec" w:date="2022-11-27T14:18:00Z">
            <w:r w:rsidR="006E2484">
              <w:rPr>
                <w:rFonts w:ascii="Times New Roman" w:eastAsia="Times New Roman" w:hAnsi="Times New Roman" w:cs="David" w:hint="cs"/>
                <w:color w:val="800080"/>
                <w:sz w:val="24"/>
                <w:szCs w:val="24"/>
                <w:rtl/>
                <w:lang w:eastAsia="he-IL"/>
              </w:rPr>
              <w:t>‏06/02/2022</w:t>
            </w:r>
          </w:ins>
        </w:sdtContent>
      </w:sdt>
    </w:p>
    <w:p w14:paraId="7E610CE8"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6C39182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55F852D"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84EB70"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3248E43B" w14:textId="77777777" w:rsidR="00FC5090" w:rsidRDefault="002917D5" w:rsidP="002917D5">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3" w:author="Kook Sec" w:date="2022-11-27T14:20:00Z">
            <w:r w:rsidDel="002917D5">
              <w:rPr>
                <w:rFonts w:ascii="Times New Roman" w:eastAsia="Times New Roman" w:hAnsi="Times New Roman" w:cs="David"/>
                <w:color w:val="00B0F0"/>
                <w:sz w:val="24"/>
                <w:szCs w:val="24"/>
                <w:rtl/>
                <w:lang w:eastAsia="he-IL"/>
              </w:rPr>
              <w:br/>
            </w:r>
          </w:del>
          <w:ins w:id="4" w:author="Kook Sec" w:date="2022-11-27T14:20:00Z">
            <w:r>
              <w:rPr>
                <w:rFonts w:ascii="Times New Roman" w:eastAsia="Times New Roman" w:hAnsi="Times New Roman" w:cs="David" w:hint="cs"/>
                <w:color w:val="00B0F0"/>
                <w:sz w:val="24"/>
                <w:szCs w:val="24"/>
                <w:rtl/>
                <w:lang w:eastAsia="he-IL"/>
              </w:rPr>
              <w:t>פ.א פיתוח ובנייה בירושלים בע"מ</w:t>
            </w:r>
            <w:r>
              <w:rPr>
                <w:rFonts w:ascii="Times New Roman" w:eastAsia="Times New Roman" w:hAnsi="Times New Roman" w:cs="David"/>
                <w:color w:val="00B0F0"/>
                <w:sz w:val="24"/>
                <w:szCs w:val="24"/>
                <w:rtl/>
                <w:lang w:eastAsia="he-IL"/>
              </w:rPr>
              <w:br/>
            </w:r>
            <w:r>
              <w:rPr>
                <w:rFonts w:ascii="Times New Roman" w:eastAsia="Times New Roman" w:hAnsi="Times New Roman" w:cs="David" w:hint="cs"/>
                <w:color w:val="00B0F0"/>
                <w:sz w:val="24"/>
                <w:szCs w:val="24"/>
                <w:rtl/>
                <w:lang w:eastAsia="he-IL"/>
              </w:rPr>
              <w:t xml:space="preserve">יוני נתניהו 1 ג' אור יהודה </w:t>
            </w:r>
          </w:ins>
          <w:r>
            <w:rPr>
              <w:rFonts w:ascii="Times New Roman" w:eastAsia="Times New Roman" w:hAnsi="Times New Roman" w:cs="David"/>
              <w:color w:val="00B0F0"/>
              <w:sz w:val="24"/>
              <w:szCs w:val="24"/>
              <w:rtl/>
              <w:lang w:eastAsia="he-IL"/>
            </w:rPr>
            <w:br/>
          </w:r>
          <w:ins w:id="5" w:author="Kook Sec" w:date="2022-11-27T14:21:00Z">
            <w:r>
              <w:rPr>
                <w:rFonts w:ascii="Times New Roman" w:eastAsia="Times New Roman" w:hAnsi="Times New Roman" w:cs="David" w:hint="cs"/>
                <w:color w:val="00B0F0"/>
                <w:sz w:val="24"/>
                <w:szCs w:val="24"/>
                <w:rtl/>
                <w:lang w:eastAsia="he-IL"/>
              </w:rPr>
              <w:t>513958009</w:t>
            </w:r>
          </w:ins>
        </w:sdtContent>
      </w:sdt>
      <w:r w:rsidR="00FC5090" w:rsidRPr="009C6F6C">
        <w:rPr>
          <w:rFonts w:ascii="Times New Roman" w:eastAsia="Times New Roman" w:hAnsi="Times New Roman" w:cs="David" w:hint="cs"/>
          <w:sz w:val="20"/>
          <w:szCs w:val="24"/>
          <w:rtl/>
          <w:lang w:eastAsia="he-IL"/>
        </w:rPr>
        <w:t xml:space="preserve"> </w:t>
      </w:r>
    </w:p>
    <w:p w14:paraId="31687C48"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1074AFA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67823BF4"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A42EDA4"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44A352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8A36209" w14:textId="77777777" w:rsidR="00FC5090" w:rsidRDefault="002917D5" w:rsidP="002917D5">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6" w:author="Kook Sec" w:date="2022-11-27T14:22:00Z">
            <w:r w:rsidDel="002917D5">
              <w:rPr>
                <w:rStyle w:val="a7"/>
                <w:color w:val="00B0F0"/>
                <w:rtl/>
              </w:rPr>
              <w:br/>
            </w:r>
          </w:del>
          <w:ins w:id="7" w:author="Kook Sec" w:date="2022-11-27T14:22:00Z">
            <w:r>
              <w:rPr>
                <w:rStyle w:val="a7"/>
                <w:rFonts w:hint="cs"/>
                <w:color w:val="00B0F0"/>
                <w:rtl/>
              </w:rPr>
              <w:t>ערן סויקה הנדסה ונגישות בע"מ</w:t>
            </w:r>
            <w:r>
              <w:rPr>
                <w:rStyle w:val="a7"/>
                <w:color w:val="00B0F0"/>
                <w:rtl/>
              </w:rPr>
              <w:br/>
            </w:r>
            <w:r>
              <w:rPr>
                <w:rStyle w:val="a7"/>
                <w:rFonts w:hint="cs"/>
                <w:color w:val="00B0F0"/>
                <w:rtl/>
              </w:rPr>
              <w:t xml:space="preserve"> ת.ד 52, עפולה</w:t>
            </w:r>
          </w:ins>
          <w:r>
            <w:rPr>
              <w:rStyle w:val="a7"/>
              <w:color w:val="00B0F0"/>
              <w:rtl/>
            </w:rPr>
            <w:br/>
          </w:r>
          <w:ins w:id="8" w:author="Kook Sec" w:date="2022-11-27T14:22:00Z">
            <w:r>
              <w:rPr>
                <w:rStyle w:val="a7"/>
                <w:rFonts w:hint="cs"/>
                <w:color w:val="00B0F0"/>
                <w:rtl/>
              </w:rPr>
              <w:t>514919323</w:t>
            </w:r>
          </w:ins>
        </w:sdtContent>
      </w:sdt>
    </w:p>
    <w:p w14:paraId="3EF4D98C"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524AA76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503EDB6"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2C31ECE"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2281ADD0"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63F5CA65"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6762699E"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457AC5F0"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20865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6729B24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A8B65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7468071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55E3DA6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3DDF42"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DAAB1E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77DD5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972EDB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16EF7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3FEE25A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26C3E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lastRenderedPageBreak/>
        <w:t>"</w:t>
      </w:r>
      <w:r w:rsidRPr="009C6F6C">
        <w:rPr>
          <w:rFonts w:ascii="Times New Roman" w:eastAsia="Times New Roman" w:hAnsi="Times New Roman" w:cs="David"/>
          <w:b/>
          <w:bCs/>
          <w:sz w:val="20"/>
          <w:szCs w:val="24"/>
          <w:rtl/>
          <w:lang w:eastAsia="he-IL"/>
        </w:rPr>
        <w:t>שירותי</w:t>
      </w:r>
    </w:p>
    <w:p w14:paraId="2035EE5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5004C09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615D43E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03206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CFFED2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3AFA0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2E96526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E4294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6710B6A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073B018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DB74780"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7B3EEC1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F317A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3E0170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46E100F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EF339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339AE73F"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58A628FD"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97F483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2302BC8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3B0655D7"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D17DCB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177A460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8DC1D6E"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3F61DDF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288D919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5A164808"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23D64B60"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F166E00"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A86E4D2"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340518A4"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428F28F0"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0922657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079B5DC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E68483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31A7726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FDC75D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47A0A6B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7927D77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0883255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2A3D2EF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083E71F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EA72D8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4E8B811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58E44DC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4987F5BA"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7FEAA9C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687FFC8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11079A9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BC25AA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1A1BF98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E3F9F0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9C5CA1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3E653F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5630A18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2B237C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2A127E7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2289BB4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18E145F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1544F12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10E49E1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2D91BD4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4B1766B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5BCB97F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w:t>
      </w:r>
      <w:r w:rsidRPr="009C6F6C">
        <w:rPr>
          <w:rFonts w:ascii="Times New Roman" w:eastAsia="Times New Roman" w:hAnsi="Times New Roman" w:cs="David"/>
          <w:sz w:val="20"/>
          <w:szCs w:val="24"/>
          <w:rtl/>
          <w:lang w:eastAsia="he-IL"/>
        </w:rPr>
        <w:lastRenderedPageBreak/>
        <w:t xml:space="preserve">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2C91249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57356A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735537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13CF25F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0CF132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1C1CDFF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1AC83D7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0EEA4C4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D7C2D8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FEBA50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7E26E99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35DC1CD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84B865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646D01A8"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 xml:space="preserve">מראש </w:t>
      </w:r>
      <w:r w:rsidRPr="009C6F6C">
        <w:rPr>
          <w:rFonts w:ascii="Times New Roman" w:eastAsia="Times New Roman" w:hAnsi="Times New Roman" w:cs="David" w:hint="cs"/>
          <w:sz w:val="20"/>
          <w:szCs w:val="24"/>
          <w:rtl/>
          <w:lang w:eastAsia="he-IL"/>
        </w:rPr>
        <w:lastRenderedPageBreak/>
        <w:t>ו</w:t>
      </w:r>
      <w:r w:rsidRPr="009C6F6C">
        <w:rPr>
          <w:rFonts w:ascii="Times New Roman" w:eastAsia="Times New Roman" w:hAnsi="Times New Roman" w:cs="David"/>
          <w:sz w:val="20"/>
          <w:szCs w:val="24"/>
          <w:rtl/>
          <w:lang w:eastAsia="he-IL"/>
        </w:rPr>
        <w:t>בכתב.</w:t>
      </w:r>
    </w:p>
    <w:p w14:paraId="44E56C4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3077253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65DAEDB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1ADE7DAB"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487CA1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486073F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374E0A5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47EED71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30BE450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0E6AF5D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3864DEF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0CB731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680C0C4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313F08F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5A4775B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27B0D9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45C4870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1F7E2F4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9C6F6C">
        <w:rPr>
          <w:rFonts w:ascii="Times New Roman" w:eastAsia="Times New Roman" w:hAnsi="Times New Roman" w:cs="David"/>
          <w:sz w:val="20"/>
          <w:szCs w:val="24"/>
          <w:rtl/>
          <w:lang w:eastAsia="he-IL"/>
        </w:rPr>
        <w:lastRenderedPageBreak/>
        <w:t xml:space="preserve">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46E9A08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0BC0F33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043ECB4A"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8098E9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21B0970B"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E9F4675"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F5EB89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FDC5AA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038DFAA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78D4BD0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4651E9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06529D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A68AF9F"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0D261FC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0A9E1E44"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EFBCBAD"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4CC195CC"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99C86F4"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4F2224C"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81A876B"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C9C420"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375D890"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B01FD7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6652FC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2E6703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D6C753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4D929B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A21A1C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74727F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w:t>
      </w:r>
      <w:r>
        <w:rPr>
          <w:rFonts w:ascii="Times New Roman" w:eastAsia="Times New Roman" w:hAnsi="Times New Roman" w:cs="David" w:hint="cs"/>
          <w:sz w:val="20"/>
          <w:szCs w:val="24"/>
          <w:rtl/>
          <w:lang w:eastAsia="he-IL"/>
        </w:rPr>
        <w:lastRenderedPageBreak/>
        <w:t xml:space="preserve">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FD58AD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E3D59D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2AB615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3C3471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58A0A9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BC49A7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066CB1A"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28A98A9"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A0F5AB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0A19129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7EEA6C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0249396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E2B510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6ED026A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4267AC7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1E50E665"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20A35FE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36A2BEA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1C795DD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712ECE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C166EC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3A45F4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03E8B76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11CFFD40"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7333412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1056C119"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6B3A866A"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3F43826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BEE607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22F888A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339F686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575FDC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1A96AA5F"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2112AC85"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64713205"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6598E37F"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355C7EBE"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876FF5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482D740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lastRenderedPageBreak/>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2CA2EA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716D8AC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1271A54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2CDF26A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7DAD0E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08CE789"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89B66C2"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CC20136"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29B53B3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28ACF16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0DB639D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2D5A7C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7992396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9B0585D"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D3ADA0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55CBFEB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0DF76BC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hint="cs"/>
          <w:sz w:val="20"/>
          <w:szCs w:val="24"/>
          <w:rtl/>
          <w:lang w:eastAsia="he-IL"/>
        </w:rPr>
        <w:lastRenderedPageBreak/>
        <w:t>זה</w:t>
      </w:r>
      <w:r w:rsidRPr="009C6F6C">
        <w:rPr>
          <w:rFonts w:ascii="Times New Roman" w:eastAsia="Times New Roman" w:hAnsi="Times New Roman" w:cs="David"/>
          <w:sz w:val="20"/>
          <w:szCs w:val="24"/>
          <w:rtl/>
          <w:lang w:eastAsia="he-IL"/>
        </w:rPr>
        <w:t>.</w:t>
      </w:r>
    </w:p>
    <w:p w14:paraId="67EF6F9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6798BEB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9D9113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775BD8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0AF3A78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406E993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6DF8D58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7E239FBC"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37B3E27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0B03A9C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2693FF4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16B4CFB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3191443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CF20C28"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5CC913C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29088A7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47B3E00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5AA63140"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34BC53B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37E584A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7B1ED25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877F4A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5CF16230"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3350BC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B4E1F05"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3F08E54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53507BD4"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1AB6635" w14:textId="77777777" w:rsidR="00FC5090" w:rsidDel="002917D5" w:rsidRDefault="00FC5090" w:rsidP="002917D5">
      <w:pPr>
        <w:widowControl w:val="0"/>
        <w:spacing w:before="0" w:beforeAutospacing="0" w:after="200" w:afterAutospacing="0" w:line="240" w:lineRule="auto"/>
        <w:rPr>
          <w:del w:id="9" w:author="Kook Sec" w:date="2022-11-27T14:23:00Z"/>
          <w:rFonts w:ascii="Times New Roman" w:eastAsia="Times New Roman" w:hAnsi="Times New Roman" w:cs="David"/>
          <w:sz w:val="20"/>
          <w:szCs w:val="24"/>
          <w:rtl/>
          <w:lang w:eastAsia="he-IL"/>
        </w:rPr>
        <w:pPrChange w:id="10" w:author="Kook Sec" w:date="2022-11-27T14:25:00Z">
          <w:pPr>
            <w:widowControl w:val="0"/>
            <w:spacing w:before="0" w:beforeAutospacing="0" w:after="200" w:afterAutospacing="0" w:line="240" w:lineRule="auto"/>
            <w:jc w:val="both"/>
          </w:pPr>
        </w:pPrChange>
      </w:pPr>
    </w:p>
    <w:p w14:paraId="377CD233" w14:textId="77777777" w:rsidR="00FC5090" w:rsidDel="002917D5" w:rsidRDefault="00FC5090" w:rsidP="00FC5090">
      <w:pPr>
        <w:widowControl w:val="0"/>
        <w:spacing w:before="0" w:beforeAutospacing="0" w:after="200" w:afterAutospacing="0" w:line="240" w:lineRule="auto"/>
        <w:jc w:val="both"/>
        <w:rPr>
          <w:del w:id="11" w:author="Kook Sec" w:date="2022-11-27T14:23:00Z"/>
          <w:rFonts w:ascii="Times New Roman" w:eastAsia="Times New Roman" w:hAnsi="Times New Roman" w:cs="David"/>
          <w:sz w:val="20"/>
          <w:szCs w:val="24"/>
          <w:rtl/>
          <w:lang w:eastAsia="he-IL"/>
        </w:rPr>
      </w:pPr>
    </w:p>
    <w:p w14:paraId="4A98CB4A" w14:textId="77777777" w:rsidR="00FC5090" w:rsidDel="002917D5" w:rsidRDefault="00FC5090" w:rsidP="00FC5090">
      <w:pPr>
        <w:widowControl w:val="0"/>
        <w:spacing w:before="0" w:beforeAutospacing="0" w:after="200" w:afterAutospacing="0" w:line="240" w:lineRule="auto"/>
        <w:jc w:val="both"/>
        <w:rPr>
          <w:del w:id="12" w:author="Kook Sec" w:date="2022-11-27T14:23:00Z"/>
          <w:rFonts w:ascii="Times New Roman" w:eastAsia="Times New Roman" w:hAnsi="Times New Roman" w:cs="David"/>
          <w:sz w:val="20"/>
          <w:szCs w:val="24"/>
          <w:rtl/>
          <w:lang w:eastAsia="he-IL"/>
        </w:rPr>
      </w:pPr>
    </w:p>
    <w:p w14:paraId="62BBAAC6"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493666A"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35CCCD5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0CEE84D6"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6AAD61"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588A3F73" w14:textId="2B88905C"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3" w:author="Kook Sec" w:date="2022-11-27T14:30:00Z">
            <w:r w:rsidR="00C12304">
              <w:rPr>
                <w:rFonts w:ascii="Times New Roman" w:eastAsia="Times New Roman" w:hAnsi="Times New Roman" w:cs="David" w:hint="cs"/>
                <w:sz w:val="20"/>
                <w:szCs w:val="24"/>
                <w:rtl/>
                <w:lang w:eastAsia="he-IL"/>
              </w:rPr>
              <w:t>ערן סויקה הנדסה ונגישות בע"מ</w:t>
            </w:r>
          </w:ins>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E1739D" w:rsidRPr="00E1739D">
            <w:rPr>
              <w:rStyle w:val="a7"/>
              <w:color w:val="00B0F0"/>
              <w:u w:val="single"/>
              <w:rtl/>
            </w:rPr>
            <w:t>[שם צד א]</w:t>
          </w:r>
        </w:sdtContent>
      </w:sdt>
    </w:p>
    <w:p w14:paraId="4AB0F71E"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020519A9"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18B6211E"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1E2142A3"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7D061D4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9F657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403A91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B7AE019"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3F40BF4"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47B6690"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D1A4A67"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44A50BB6"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0ABF2B1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2E519B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18BE87"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4" w:author="Kook Sec" w:date="2022-11-27T14:09:00Z">
            <w:r w:rsidR="006E2484">
              <w:rPr>
                <w:rFonts w:ascii="Times New Roman" w:eastAsia="Times New Roman" w:hAnsi="Times New Roman" w:cs="David" w:hint="cs"/>
                <w:color w:val="00B0F0"/>
                <w:sz w:val="24"/>
                <w:szCs w:val="24"/>
                <w:rtl/>
                <w:lang w:eastAsia="he-IL"/>
              </w:rPr>
              <w:t>ירושלים</w:t>
            </w:r>
          </w:ins>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5" w:author="Kook Sec" w:date="2022-11-27T14:09:00Z">
            <w:r w:rsidR="006E2484">
              <w:rPr>
                <w:rFonts w:ascii="Times New Roman" w:eastAsia="Times New Roman" w:hAnsi="Times New Roman" w:cs="David" w:hint="cs"/>
                <w:color w:val="00B0F0"/>
                <w:sz w:val="24"/>
                <w:szCs w:val="24"/>
                <w:rtl/>
              </w:rPr>
              <w:t>רמת שרת שלב ב</w:t>
            </w:r>
          </w:ins>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6" w:author="Kook Sec" w:date="2022-11-27T14:09:00Z">
            <w:r w:rsidR="006E2484">
              <w:rPr>
                <w:rFonts w:ascii="Times New Roman" w:eastAsia="Times New Roman" w:hAnsi="Times New Roman" w:cs="David" w:hint="cs"/>
                <w:color w:val="00B0F0"/>
                <w:sz w:val="24"/>
                <w:szCs w:val="24"/>
                <w:rtl/>
              </w:rPr>
              <w:t>פ.א פיתוח ובנייה בירושלים בע"מ</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251FF3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B9717E"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3B43E0BD"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6119711"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DD29EF"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7" w:author="Kook Sec" w:date="2022-11-27T14:09:00Z">
            <w:r w:rsidR="006E2484">
              <w:rPr>
                <w:rFonts w:ascii="Times New Roman" w:eastAsia="Times New Roman" w:hAnsi="Times New Roman" w:cs="David" w:hint="cs"/>
                <w:color w:val="008000"/>
                <w:sz w:val="24"/>
                <w:szCs w:val="24"/>
                <w:rtl/>
              </w:rPr>
              <w:t>ירושלים</w:t>
            </w:r>
          </w:ins>
        </w:sdtContent>
      </w:sdt>
      <w:r w:rsidRPr="00FC5090">
        <w:rPr>
          <w:rFonts w:ascii="Times New Roman" w:eastAsia="Times New Roman" w:hAnsi="Times New Roman" w:cs="David" w:hint="cs"/>
          <w:color w:val="008000"/>
          <w:sz w:val="24"/>
          <w:szCs w:val="24"/>
          <w:rtl/>
        </w:rPr>
        <w:t>.</w:t>
      </w:r>
    </w:p>
    <w:p w14:paraId="4E9EAFF5"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8D126B1"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4AC6223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BE15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8" w:author="Kook Sec" w:date="2022-11-27T14:25:00Z">
            <w:r w:rsidR="002917D5">
              <w:rPr>
                <w:rFonts w:ascii="Times New Roman" w:eastAsia="Times New Roman" w:hAnsi="Times New Roman" w:cs="David" w:hint="cs"/>
                <w:sz w:val="24"/>
                <w:szCs w:val="24"/>
                <w:rtl/>
                <w:lang w:eastAsia="he-IL"/>
              </w:rPr>
              <w:t>אבי ברטי לוי</w:t>
            </w:r>
          </w:ins>
        </w:sdtContent>
      </w:sdt>
    </w:p>
    <w:p w14:paraId="7E9F968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5E7210"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14AB27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29AE6E1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C1DB19"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9" w:author="Kook Sec" w:date="2022-11-27T14:25:00Z">
            <w:r w:rsidR="002917D5">
              <w:rPr>
                <w:rFonts w:ascii="Times New Roman" w:eastAsia="Times New Roman" w:hAnsi="Times New Roman" w:cs="David"/>
                <w:color w:val="008000"/>
                <w:sz w:val="24"/>
                <w:szCs w:val="24"/>
                <w:rtl/>
                <w:lang w:eastAsia="he-IL"/>
              </w:rPr>
              <w:t>ערן סויקה</w:t>
            </w:r>
          </w:ins>
        </w:sdtContent>
      </w:sdt>
    </w:p>
    <w:p w14:paraId="5EFF074A"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78C782B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EEFDD4"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0" w:author="Kook Sec" w:date="2022-11-27T14:26:00Z">
            <w:r w:rsidR="002917D5">
              <w:rPr>
                <w:rFonts w:ascii="Times New Roman" w:eastAsia="Times New Roman" w:hAnsi="Times New Roman" w:cs="David"/>
                <w:color w:val="008000"/>
                <w:sz w:val="24"/>
                <w:szCs w:val="24"/>
                <w:rtl/>
                <w:lang w:eastAsia="he-IL"/>
              </w:rPr>
              <w:t>ערן סויקה</w:t>
            </w:r>
          </w:ins>
        </w:sdtContent>
      </w:sdt>
    </w:p>
    <w:p w14:paraId="238C62F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BE6DD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3389649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E5D71E"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647A6BF1"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478BF8C8"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FD3F0A3"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60C39134"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49A6589F"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DA2B8B6"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351501B8" w14:textId="77777777" w:rsidTr="00FC5090">
        <w:tc>
          <w:tcPr>
            <w:tcW w:w="3366" w:type="dxa"/>
          </w:tcPr>
          <w:p w14:paraId="3694D5A4" w14:textId="74267133" w:rsidR="00FC5090" w:rsidRPr="00FC5090" w:rsidRDefault="006E2484"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1" w:author="Kook Sec" w:date="2022-11-29T09:56:00Z">
                  <w:r w:rsidR="00095EE5">
                    <w:rPr>
                      <w:rFonts w:ascii="Times New Roman" w:eastAsia="Times New Roman" w:hAnsi="Times New Roman" w:cs="David" w:hint="cs"/>
                      <w:color w:val="008000"/>
                      <w:sz w:val="24"/>
                      <w:szCs w:val="24"/>
                      <w:rtl/>
                      <w:lang w:eastAsia="he-IL"/>
                    </w:rPr>
                    <w:t>50%</w:t>
                  </w:r>
                </w:ins>
              </w:sdtContent>
            </w:sdt>
          </w:p>
          <w:p w14:paraId="06D4BEE9"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2AACAB51" w14:textId="77777777" w:rsidR="00FC5090" w:rsidRPr="00FC5090" w:rsidRDefault="00FC5090" w:rsidP="00FC5090">
            <w:pPr>
              <w:widowControl w:val="0"/>
              <w:spacing w:before="0" w:beforeAutospacing="0" w:after="0" w:afterAutospacing="0" w:line="240" w:lineRule="auto"/>
              <w:ind w:left="720"/>
              <w:outlineLvl w:val="2"/>
            </w:pPr>
          </w:p>
          <w:p w14:paraId="3D34FE85"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1EFBBAD"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4FF886E"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3A21C0BA"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BEB651B"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509285DD"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0264CF3"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7862BBB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7EC7AF6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DA1A391"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4D0CC9B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7EA35BB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5C02DE2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7510D06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2117407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1411725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7C5C74A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1F33C7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6B62DA4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4A5C88B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5AF6E5B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4CD7B7F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0ABA06DB"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1DA5BDE7"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7A72FF30"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28B4BE17"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8ED3054"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E63D44A"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6D4098D"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1F7F4B01"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16D249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3220D7A"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4C6BB997"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5BBBBF81"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4CAEAD0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431A8D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6027D14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72950E1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B4BC055"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22" w:name="OLE_LINK1"/>
      <w:bookmarkStart w:id="23"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22"/>
    <w:bookmarkEnd w:id="23"/>
    <w:p w14:paraId="041E6D80"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1E5B7B34"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36923A1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22CBEAD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03FCE31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17A0D0E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0F7B2F2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03CD6B2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7A9370A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0556BD0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6B9F365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55F3D42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61E0F5F"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4A405C05"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2217019D"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67A596AF"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lastRenderedPageBreak/>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5692AFAF"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546AACE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B7916E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0F71749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E928D51"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2744025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771A99F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5292B60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615E4E6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79F2F57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78C103C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1FBB69E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73DB6137"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422D7D0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6623688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76D4F0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377E309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7F1AD15D"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בדיקת ביצוע העבודות בהתאם למפרטים, כתבי הכמויות והנחיות </w:t>
      </w:r>
      <w:r w:rsidRPr="009C6F6C">
        <w:rPr>
          <w:rFonts w:ascii="Times New Roman" w:eastAsia="Times New Roman" w:hAnsi="Times New Roman" w:cs="David" w:hint="cs"/>
          <w:sz w:val="24"/>
          <w:szCs w:val="24"/>
          <w:rtl/>
        </w:rPr>
        <w:lastRenderedPageBreak/>
        <w:t>הנגישות ללא פשרות.</w:t>
      </w:r>
    </w:p>
    <w:p w14:paraId="42DEEC0C"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7D126D96"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4702FC8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589F2D7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6D9F5D2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15C5B335"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5C78AC7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C7DB551"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DA1949B"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5ACED047"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4B19290E"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1F48E231"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4A1A3F0D"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6BF1B9F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337887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1E033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01309579"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FE2ED7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7FBBE183"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5C7659C"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D91F7CD"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53DC3D0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31F03C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7E18E6A"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321422A"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6DF40DF0"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6C7915F"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7120B39D"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0E97808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652A837F"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2B0391C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42FC55A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657004F8"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157B9B9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420D1FF0"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0C8F0E7C"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672B6BC8"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07D2D577"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E53E8BC"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414381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06B94C6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DB5218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78D2FEAB"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180D7C9"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6E328FD"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3A84C1F"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4A7D35C6"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84D814"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4362475D"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589B4B"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5E4A6449"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66F62EC4"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0D6D04C6"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A5CE52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48D04FCD"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A92599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5B84DCB0"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3132122"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FEADCF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502C7BE6"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559A03EA"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10950E4A"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4151DE09"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BFDF19" w14:textId="7777777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4" w:author="Kook Sec" w:date="2022-11-27T14:24:00Z">
            <w:r w:rsidR="002917D5">
              <w:rPr>
                <w:rFonts w:hint="cs"/>
                <w:color w:val="008000"/>
                <w:rtl/>
              </w:rPr>
              <w:t>מדד תשומות הבניה</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242A73">
            <w:rPr>
              <w:rStyle w:val="a7"/>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242A73">
            <w:rPr>
              <w:rStyle w:val="a7"/>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242A73">
            <w:rPr>
              <w:rStyle w:val="a7"/>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67DECE7F"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69A4C742"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717D291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99EF3DB"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11FE0CED"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A4296F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47A59A41"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71B8F5F"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37580E99"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4834CA50"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2C424AE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063FA88E"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53320B0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41DD00C7"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56739CD8"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2C550068"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53FD6BDF"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3C203EE7"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3C19E52E"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4879F791"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0A1B580F"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560DFDE1"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71D1970C"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109CA04C"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63BE3DAD"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6T00:00:00Z">
            <w:dateFormat w:val="dd/MM/yyyy"/>
            <w:lid w:val="he-IL"/>
            <w:storeMappedDataAs w:val="dateTime"/>
            <w:calendar w:val="gregorian"/>
          </w:date>
        </w:sdtPr>
        <w:sdtEndPr>
          <w:rPr>
            <w:rFonts w:hint="cs"/>
          </w:rPr>
        </w:sdtEndPr>
        <w:sdtContent>
          <w:ins w:id="25" w:author="Kook Sec" w:date="2022-11-27T14:18:00Z">
            <w:r w:rsidR="006E2484">
              <w:rPr>
                <w:rFonts w:ascii="Times New Roman" w:eastAsia="Times New Roman" w:hAnsi="Times New Roman" w:cs="David" w:hint="cs"/>
                <w:color w:val="008000"/>
                <w:sz w:val="24"/>
                <w:szCs w:val="24"/>
                <w:rtl/>
                <w:lang w:eastAsia="he-IL"/>
              </w:rPr>
              <w:t>‏06/02/2022</w:t>
            </w:r>
          </w:ins>
        </w:sdtContent>
      </w:sdt>
      <w:r w:rsidRPr="00FA2003">
        <w:rPr>
          <w:rFonts w:ascii="Times New Roman" w:eastAsia="Times New Roman" w:hAnsi="Times New Roman" w:cs="David" w:hint="cs"/>
          <w:bCs/>
          <w:color w:val="FF0000"/>
          <w:sz w:val="24"/>
          <w:szCs w:val="24"/>
          <w:rtl/>
          <w:lang w:eastAsia="he-IL"/>
        </w:rPr>
        <w:br/>
      </w:r>
    </w:p>
    <w:p w14:paraId="14510D49"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4777188" w14:textId="77777777" w:rsidR="00FA2003" w:rsidRPr="00FA2003" w:rsidRDefault="002917D5"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6" w:author="Kook Sec" w:date="2022-11-27T14:21: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 xml:space="preserve">יוני נתניהו 1 ג' אור יהודה </w:t>
            </w:r>
            <w:r>
              <w:rPr>
                <w:rFonts w:ascii="Times New Roman" w:eastAsia="Times New Roman" w:hAnsi="Times New Roman" w:cs="David"/>
                <w:color w:val="008000"/>
                <w:sz w:val="24"/>
                <w:szCs w:val="24"/>
                <w:rtl/>
                <w:lang w:eastAsia="he-IL"/>
              </w:rPr>
              <w:br/>
              <w:t>513958009</w:t>
            </w:r>
          </w:ins>
        </w:p>
      </w:sdtContent>
    </w:sdt>
    <w:p w14:paraId="754B10D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BD32A21"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4F041C37"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BB36DB"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08345757"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0747BF" w14:textId="25AFE9B6"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41584B7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550A32" w14:textId="41266AD0"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1" w:author="Kook Sec" w:date="2022-11-27T14:09:00Z">
            <w:r w:rsidR="006E2484">
              <w:rPr>
                <w:rFonts w:ascii="Times New Roman" w:eastAsia="Times New Roman" w:hAnsi="Times New Roman" w:cs="David" w:hint="cs"/>
                <w:bCs/>
                <w:color w:val="008000"/>
                <w:sz w:val="24"/>
                <w:szCs w:val="24"/>
                <w:rtl/>
                <w:lang w:eastAsia="he-IL"/>
              </w:rPr>
              <w:t>פ.א פיתוח ובנייה בירושלים בע"מ</w:t>
            </w:r>
          </w:ins>
        </w:sdtContent>
      </w:sdt>
      <w:r w:rsidRPr="00FA2003">
        <w:rPr>
          <w:rFonts w:ascii="Times New Roman" w:eastAsia="Times New Roman" w:hAnsi="Times New Roman" w:cs="David" w:hint="cs"/>
          <w:color w:val="008000"/>
          <w:sz w:val="24"/>
          <w:szCs w:val="24"/>
          <w:rtl/>
          <w:lang w:eastAsia="he-IL"/>
        </w:rPr>
        <w:t>.</w:t>
      </w:r>
    </w:p>
    <w:p w14:paraId="20750FCF"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EC448D" w14:textId="34E4ABED"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2"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140EB296"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2E5E469" w14:textId="528EAF6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1878414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86DE071"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A48351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2A0F6C"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B9E6811"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0B391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49A8DFC"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45D9D6"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1AC29FB1"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74FE93"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1E572CDD" w14:textId="670769B8"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4" w:author="Kook Sec" w:date="2022-11-27T14:30:00Z">
            <w:r w:rsidR="00C12304">
              <w:rPr>
                <w:rFonts w:ascii="Times New Roman" w:eastAsia="Times New Roman" w:hAnsi="Times New Roman" w:cs="David" w:hint="cs"/>
                <w:sz w:val="20"/>
                <w:szCs w:val="24"/>
                <w:rtl/>
                <w:lang w:eastAsia="he-IL"/>
              </w:rPr>
              <w:t>ערן סויקה הנדסה ונגישות בע"מ</w:t>
            </w:r>
          </w:ins>
        </w:sdtContent>
      </w:sdt>
    </w:p>
    <w:p w14:paraId="1160DD80"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C1E285A"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3BFEEF05"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3E2462FD"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כתובת:__________</w:t>
      </w:r>
    </w:p>
    <w:p w14:paraId="14F66B64"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4C8288E2"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CA30B9"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5BC1541"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B88359B"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237D50BB"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98ECC1C"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6390E2A"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5E11962"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79779F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92E45B5"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F34EFD9"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CE2090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6826B41"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459582F"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298C610"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9F31621"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DA499F3"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EB2CE54"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CA23831"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6529B2D"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2585C525" w14:textId="77777777" w:rsidTr="006E24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A17CC10"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DFC5CE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5A6BD14F" w14:textId="77777777" w:rsidTr="006E24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7E8D624"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4995FD0E" w14:textId="77777777" w:rsidTr="006E24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549A04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497E40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2136E4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E7996A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5EB8656F" w14:textId="77777777" w:rsidTr="006E24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1A19E153"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DE5DB75"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620FB1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A4D3DE7"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p w14:paraId="604CA89F"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7EDD691"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A4D6DB6"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p w14:paraId="0776D4D5"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4CFB0A3"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06CAEE0A" w14:textId="77777777" w:rsidTr="006E24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631835D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2D6E6E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966002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2144F1"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5EAACA"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r>
      <w:tr w:rsidR="00AF1BE1" w:rsidRPr="0009511C" w14:paraId="62E73709" w14:textId="77777777" w:rsidTr="006E24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321AA36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2FBF2A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699902B" w14:textId="77777777" w:rsidR="00AF1BE1" w:rsidRPr="0009511C" w:rsidRDefault="00AF1BE1" w:rsidP="006E24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3C99BC"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E2B284"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r>
    </w:tbl>
    <w:p w14:paraId="5B37403D"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62A68666" w14:textId="77777777" w:rsidTr="006E24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1A85A8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2CF443FC" w14:textId="77777777" w:rsidTr="006E24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97ED34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17CAEB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p w14:paraId="2747DE2D"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233E9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223F3F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531E2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7B901B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F843FE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95042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2CDD1B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38910921" w14:textId="77777777" w:rsidTr="006E24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1E0EBD9"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CC4B163"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0D5D65E"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68D9EDA"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213EEB4"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B9639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2F009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63634B7"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r>
      <w:tr w:rsidR="00AF1BE1" w:rsidRPr="0009511C" w14:paraId="41CEB7FB" w14:textId="77777777" w:rsidTr="006E2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F17F6C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56213B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9A5560"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1CA292D"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39A935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C1445D3"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C7B733"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8CBE9A1" w14:textId="77777777" w:rsidR="00AF1BE1" w:rsidRPr="0009511C" w:rsidRDefault="00AF1BE1" w:rsidP="006E24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22FE194E" w14:textId="77777777" w:rsidTr="006E2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274E0A4"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8DABFD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AFF0AF4"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553F6A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12B21F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EC3CA57"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83646D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54995A0" w14:textId="77777777" w:rsidR="00AF1BE1" w:rsidRPr="0009511C" w:rsidRDefault="00AF1BE1" w:rsidP="006E24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3BD8FBDB" w14:textId="77777777" w:rsidTr="006E2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91D9AA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FC3DAC7"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ACEEC5"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050B350"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2FBE34C"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44BAF48"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6901A5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15097B5" w14:textId="77777777" w:rsidR="00AF1BE1" w:rsidRPr="0009511C" w:rsidRDefault="00AF1BE1" w:rsidP="006E24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E42D934"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6F42B6B5" w14:textId="77777777" w:rsidTr="006E24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5934ECC"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507A3011" w14:textId="77777777" w:rsidTr="006E24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D682C58"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A92DF01"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6D1D2D0B" w14:textId="77777777" w:rsidTr="006E24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F82199A"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60C54BF8" w14:textId="77777777" w:rsidTr="006E24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355E1D4"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C004DA7"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02AFAA02"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7D170F43" w14:textId="77777777" w:rsidTr="006E24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819B3E5" w14:textId="77777777" w:rsidR="00971572" w:rsidRPr="0009511C" w:rsidRDefault="00971572"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4CC54842" w14:textId="77777777" w:rsidTr="006E24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8B18196" w14:textId="77777777" w:rsidR="00971572" w:rsidRPr="0009511C" w:rsidRDefault="00971572" w:rsidP="006E24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771F40D"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79AC7C06"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91EE232"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60D88748"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DCABD4E"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15CD459C"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7EF43747"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79F9952D"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6DCDF3F"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126D767D"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0C6763F8"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7572CA4D"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4FC7E86E"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432C9290"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1FFF668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240DC03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E947A31"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61206CB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3F763D3"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34BD6A1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619C0FC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3B1554AD"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3C5E4A76"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085B740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77DE364"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389406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799247"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ED913A"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E9130B"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0D8C76F3" w14:textId="77777777" w:rsidR="00E1739D" w:rsidRPr="004F1866" w:rsidRDefault="006E2484"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5" w:author="Kook Sec" w:date="2022-11-27T14:21:00Z">
            <w:r w:rsidR="002917D5">
              <w:rPr>
                <w:rFonts w:ascii="Times New Roman" w:eastAsia="Times New Roman" w:hAnsi="Times New Roman" w:cs="David" w:hint="cs"/>
                <w:color w:val="008000"/>
                <w:sz w:val="24"/>
                <w:szCs w:val="24"/>
                <w:rtl/>
                <w:lang w:eastAsia="he-IL"/>
              </w:rPr>
              <w:t>פ.א פיתוח ובנייה בירושלים בע"מ</w:t>
            </w:r>
            <w:r w:rsidR="002917D5">
              <w:rPr>
                <w:rFonts w:ascii="Times New Roman" w:eastAsia="Times New Roman" w:hAnsi="Times New Roman" w:cs="David" w:hint="cs"/>
                <w:color w:val="008000"/>
                <w:sz w:val="24"/>
                <w:szCs w:val="24"/>
                <w:rtl/>
                <w:lang w:eastAsia="he-IL"/>
              </w:rPr>
              <w:br/>
              <w:t xml:space="preserve">יוני נתניהו 1 ג' אור יהודה </w:t>
            </w:r>
            <w:r w:rsidR="002917D5">
              <w:rPr>
                <w:rFonts w:ascii="Times New Roman" w:eastAsia="Times New Roman" w:hAnsi="Times New Roman" w:cs="David" w:hint="cs"/>
                <w:color w:val="008000"/>
                <w:sz w:val="24"/>
                <w:szCs w:val="24"/>
                <w:rtl/>
                <w:lang w:eastAsia="he-IL"/>
              </w:rPr>
              <w:br/>
              <w:t>513958009</w:t>
            </w:r>
          </w:ins>
        </w:sdtContent>
      </w:sdt>
      <w:r w:rsidR="00E1739D" w:rsidRPr="004F1866">
        <w:rPr>
          <w:rFonts w:ascii="Times New Roman" w:eastAsia="Times New Roman" w:hAnsi="Times New Roman" w:cs="David" w:hint="cs"/>
          <w:color w:val="008000"/>
          <w:sz w:val="24"/>
          <w:szCs w:val="24"/>
          <w:rtl/>
          <w:lang w:eastAsia="he-IL"/>
        </w:rPr>
        <w:br/>
      </w:r>
    </w:p>
    <w:p w14:paraId="60BBF59B"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25CA3764"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BBC96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293DB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328203"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B2545A" w14:textId="78B8635A"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6"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7" w:author="Kook Sec" w:date="2022-11-27T14:09:00Z">
            <w:r w:rsidR="006E2484">
              <w:rPr>
                <w:rFonts w:ascii="Times New Roman" w:eastAsia="Times New Roman" w:hAnsi="Times New Roman" w:cs="David"/>
                <w:color w:val="008000"/>
                <w:sz w:val="24"/>
                <w:szCs w:val="24"/>
                <w:rtl/>
                <w:lang w:eastAsia="he-IL"/>
              </w:rPr>
              <w:t>רמת שרת שלב ב</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8" w:author="Kook Sec" w:date="2022-11-27T14:15:00Z">
            <w:r w:rsidR="006E2484">
              <w:rPr>
                <w:rFonts w:ascii="Times New Roman" w:eastAsia="Times New Roman" w:hAnsi="Times New Roman" w:cs="David" w:hint="cs"/>
                <w:color w:val="008000"/>
                <w:sz w:val="24"/>
                <w:szCs w:val="24"/>
                <w:rtl/>
              </w:rPr>
              <w:t>תכנון הכנות למ"א דירתי (מיני מרכזי) פרויקט מגורים הכולל מסחר וחניונים הכולל 2 מגדלי מגורים בני 19 קומות כ"א בסך: 278 יח"ד ומסחר כ2000 מ"ר בקומת קרקע וחניון תת"ק של כ-22,300 מ"ר</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055AE16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86FF8C"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065561"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065AEF"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DB3D7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D2ED3A"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3E3BDD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F6869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9561FC"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6BDCDD4F" w14:textId="4641C885" w:rsidR="00E1739D" w:rsidRPr="004F1866" w:rsidRDefault="006E2484"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9"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p>
    <w:p w14:paraId="13230B99"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4280B5A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EC50BE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48656C29"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5F34E49"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120F4E38"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0386C0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0" w:author="Kook Sec" w:date="2022-11-27T14:21:00Z">
            <w:r w:rsidR="002917D5">
              <w:rPr>
                <w:rFonts w:ascii="Times New Roman" w:eastAsia="Times New Roman" w:hAnsi="Times New Roman" w:cs="David" w:hint="cs"/>
                <w:color w:val="008000"/>
                <w:sz w:val="24"/>
                <w:szCs w:val="24"/>
                <w:rtl/>
                <w:lang w:eastAsia="he-IL"/>
              </w:rPr>
              <w:t>פ.א פיתוח ובנייה בירושלים בע"מ</w:t>
            </w:r>
            <w:r w:rsidR="002917D5">
              <w:rPr>
                <w:rFonts w:ascii="Times New Roman" w:eastAsia="Times New Roman" w:hAnsi="Times New Roman" w:cs="David" w:hint="cs"/>
                <w:color w:val="008000"/>
                <w:sz w:val="24"/>
                <w:szCs w:val="24"/>
                <w:rtl/>
                <w:lang w:eastAsia="he-IL"/>
              </w:rPr>
              <w:br/>
              <w:t xml:space="preserve">יוני נתניהו 1 ג' אור יהודה </w:t>
            </w:r>
            <w:r w:rsidR="002917D5">
              <w:rPr>
                <w:rFonts w:ascii="Times New Roman" w:eastAsia="Times New Roman" w:hAnsi="Times New Roman" w:cs="David" w:hint="cs"/>
                <w:color w:val="008000"/>
                <w:sz w:val="24"/>
                <w:szCs w:val="24"/>
                <w:rtl/>
                <w:lang w:eastAsia="he-IL"/>
              </w:rPr>
              <w:br/>
              <w:t>513958009</w:t>
            </w:r>
          </w:ins>
        </w:sdtContent>
      </w:sdt>
    </w:p>
    <w:p w14:paraId="3F94E61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4AE38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2A07AB9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4E181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1" w:author="Kook Sec" w:date="2022-11-27T14:09:00Z">
            <w:r w:rsidR="006E2484">
              <w:rPr>
                <w:rFonts w:ascii="Times New Roman" w:eastAsia="Times New Roman" w:hAnsi="Times New Roman" w:cs="David" w:hint="cs"/>
                <w:color w:val="008000"/>
                <w:sz w:val="24"/>
                <w:szCs w:val="24"/>
                <w:rtl/>
                <w:lang w:eastAsia="he-IL"/>
              </w:rPr>
              <w:t>רמת שרת שלב ב</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6T00:00:00Z">
            <w:dateFormat w:val="dd/MM/yyyy"/>
            <w:lid w:val="he-IL"/>
            <w:storeMappedDataAs w:val="dateTime"/>
            <w:calendar w:val="gregorian"/>
          </w:date>
        </w:sdtPr>
        <w:sdtEndPr>
          <w:rPr>
            <w:rFonts w:hint="cs"/>
          </w:rPr>
        </w:sdtEndPr>
        <w:sdtContent>
          <w:ins w:id="42" w:author="Kook Sec" w:date="2022-11-27T14:18:00Z">
            <w:r w:rsidR="006E2484">
              <w:rPr>
                <w:rFonts w:ascii="Times New Roman" w:eastAsia="Times New Roman" w:hAnsi="Times New Roman" w:cs="David" w:hint="cs"/>
                <w:color w:val="008000"/>
                <w:sz w:val="24"/>
                <w:szCs w:val="24"/>
                <w:rtl/>
                <w:lang w:eastAsia="he-IL"/>
              </w:rPr>
              <w:t>‏06/02/2022</w:t>
            </w:r>
          </w:ins>
        </w:sdtContent>
      </w:sdt>
      <w:r w:rsidRPr="004F1866">
        <w:rPr>
          <w:rFonts w:ascii="Times New Roman" w:eastAsia="Times New Roman" w:hAnsi="Times New Roman" w:cs="David" w:hint="cs"/>
          <w:sz w:val="24"/>
          <w:szCs w:val="24"/>
          <w:rtl/>
          <w:lang w:eastAsia="he-IL"/>
        </w:rPr>
        <w:t xml:space="preserve"> או עבור חלקן כמפורט להלן:</w:t>
      </w:r>
    </w:p>
    <w:p w14:paraId="65FE331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3FA0CC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C964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B1972F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A5BCF1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244DB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EC7483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29554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2BA01D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E4E4E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2F39C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0AC9684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B260D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35399A94"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DEBF974"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60CDC13D"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507B22C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EF29339" w14:textId="1BF7278A"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3"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p>
    <w:p w14:paraId="5B06C48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AD57B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09D81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B3224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1536BB7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FC26426"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F88EE2F"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1326359A"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BE31516"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1ACB30E" w14:textId="77777777" w:rsidR="00E1739D" w:rsidRPr="004F1866" w:rsidRDefault="00E1739D" w:rsidP="00E1739D">
      <w:pPr>
        <w:widowControl w:val="0"/>
        <w:spacing w:before="0" w:beforeAutospacing="0" w:after="0" w:afterAutospacing="0" w:line="240" w:lineRule="auto"/>
        <w:jc w:val="center"/>
        <w:outlineLvl w:val="7"/>
      </w:pPr>
    </w:p>
    <w:p w14:paraId="295DCD32"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even" r:id="rId14"/>
      <w:headerReference w:type="default" r:id="rId15"/>
      <w:footerReference w:type="even" r:id="rId16"/>
      <w:footerReference w:type="default" r:id="rId17"/>
      <w:headerReference w:type="first" r:id="rId18"/>
      <w:footerReference w:type="first" r:id="rId19"/>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7F19F1" w14:textId="77777777" w:rsidR="006E2484" w:rsidRDefault="006E2484" w:rsidP="00AF234B">
      <w:pPr>
        <w:spacing w:before="0" w:after="0" w:line="240" w:lineRule="auto"/>
      </w:pPr>
      <w:r>
        <w:separator/>
      </w:r>
    </w:p>
  </w:endnote>
  <w:endnote w:type="continuationSeparator" w:id="0">
    <w:p w14:paraId="17A8F222" w14:textId="77777777" w:rsidR="006E2484" w:rsidRDefault="006E2484" w:rsidP="00AF234B">
      <w:pPr>
        <w:spacing w:before="0" w:after="0" w:line="240" w:lineRule="auto"/>
      </w:pPr>
      <w:r>
        <w:continuationSeparator/>
      </w:r>
    </w:p>
  </w:endnote>
  <w:endnote w:type="continuationNotice" w:id="1">
    <w:p w14:paraId="746DF125" w14:textId="77777777" w:rsidR="006E2484" w:rsidRDefault="006E24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1C1C69" w14:textId="77777777" w:rsidR="005A06B1" w:rsidRDefault="005A06B1">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6E2484" w:rsidRPr="00F9528C" w14:paraId="0423F58B" w14:textId="77777777" w:rsidTr="006E2484">
      <w:tc>
        <w:tcPr>
          <w:tcW w:w="753" w:type="dxa"/>
        </w:tcPr>
        <w:p w14:paraId="600D4647"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bookmarkStart w:id="44" w:name="_GoBack" w:colFirst="1" w:colLast="1"/>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84E082D" w14:textId="77777777" w:rsidR="006E2484" w:rsidRPr="00F9528C" w:rsidRDefault="006E2484" w:rsidP="006E2484">
              <w:pPr>
                <w:tabs>
                  <w:tab w:val="center" w:pos="4153"/>
                  <w:tab w:val="right" w:pos="8306"/>
                </w:tabs>
                <w:spacing w:before="0" w:after="0" w:line="240" w:lineRule="auto"/>
                <w:rPr>
                  <w:rFonts w:ascii="David" w:hAnsi="David"/>
                  <w:color w:val="00B0F0"/>
                  <w:sz w:val="20"/>
                  <w:szCs w:val="20"/>
                  <w:rtl/>
                </w:rPr>
              </w:pPr>
              <w:ins w:id="45" w:author="Kook Sec" w:date="2022-11-27T14:09:00Z">
                <w:r>
                  <w:rPr>
                    <w:rFonts w:ascii="David" w:hAnsi="David"/>
                    <w:color w:val="00B0F0"/>
                    <w:sz w:val="20"/>
                    <w:szCs w:val="20"/>
                    <w:rtl/>
                  </w:rPr>
                  <w:t>פ.א פיתוח ובנייה בירושלים בע"מ</w:t>
                </w:r>
              </w:ins>
            </w:p>
          </w:tc>
        </w:sdtContent>
      </w:sdt>
      <w:tc>
        <w:tcPr>
          <w:tcW w:w="2232" w:type="dxa"/>
        </w:tcPr>
        <w:p w14:paraId="649CA640"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68A2C17C" w14:textId="77777777" w:rsidR="006E2484" w:rsidRPr="00F9528C" w:rsidRDefault="006E2484" w:rsidP="006E2484">
          <w:pPr>
            <w:tabs>
              <w:tab w:val="center" w:pos="4153"/>
              <w:tab w:val="right" w:pos="8306"/>
            </w:tabs>
            <w:spacing w:before="0" w:after="0" w:line="240" w:lineRule="auto"/>
            <w:rPr>
              <w:rFonts w:ascii="David" w:hAnsi="David"/>
              <w:sz w:val="16"/>
              <w:szCs w:val="16"/>
              <w:rtl/>
            </w:rPr>
          </w:pPr>
        </w:p>
      </w:tc>
      <w:tc>
        <w:tcPr>
          <w:tcW w:w="1129" w:type="dxa"/>
        </w:tcPr>
        <w:p w14:paraId="46E5A2E4"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72A6CD6E"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bookmarkEnd w:id="44"/>
    <w:tr w:rsidR="006E2484" w:rsidRPr="00F9528C" w14:paraId="2229CDF1" w14:textId="77777777" w:rsidTr="006E2484">
      <w:tc>
        <w:tcPr>
          <w:tcW w:w="753" w:type="dxa"/>
        </w:tcPr>
        <w:p w14:paraId="728F7D48"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5C61E4F" w14:textId="6172DB98" w:rsidR="006E2484" w:rsidRPr="00F9528C" w:rsidRDefault="00C12304" w:rsidP="00C12304">
              <w:pPr>
                <w:tabs>
                  <w:tab w:val="center" w:pos="4153"/>
                  <w:tab w:val="right" w:pos="8306"/>
                </w:tabs>
                <w:spacing w:before="0" w:after="0" w:line="240" w:lineRule="auto"/>
                <w:rPr>
                  <w:rFonts w:ascii="David" w:hAnsi="David"/>
                  <w:color w:val="00B0F0"/>
                  <w:sz w:val="20"/>
                  <w:szCs w:val="20"/>
                  <w:rtl/>
                </w:rPr>
              </w:pPr>
              <w:ins w:id="46" w:author="Kook Sec" w:date="2022-11-27T14:30:00Z">
                <w:r>
                  <w:rPr>
                    <w:rFonts w:ascii="David" w:hAnsi="David" w:hint="cs"/>
                    <w:color w:val="00B0F0"/>
                    <w:sz w:val="20"/>
                    <w:szCs w:val="20"/>
                    <w:rtl/>
                  </w:rPr>
                  <w:t>ערן סויקה הנדסה ונגישות בע"</w:t>
                </w:r>
                <w:r>
                  <w:rPr>
                    <w:rFonts w:ascii="David" w:hAnsi="David" w:hint="cs"/>
                    <w:color w:val="00B0F0"/>
                    <w:sz w:val="20"/>
                    <w:szCs w:val="20"/>
                    <w:rtl/>
                  </w:rPr>
                  <w:t>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E2484" w:rsidRPr="00F9528C" w14:paraId="2DC8E734" w14:textId="77777777" w:rsidTr="006E2484">
            <w:trPr>
              <w:trHeight w:val="201"/>
            </w:trPr>
            <w:tc>
              <w:tcPr>
                <w:tcW w:w="926" w:type="dxa"/>
              </w:tcPr>
              <w:p w14:paraId="1C856696"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4BD5093" w14:textId="77777777" w:rsidR="006E2484" w:rsidRPr="00F9528C" w:rsidRDefault="006E2484" w:rsidP="006E24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F5A7A87"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236" w:type="dxa"/>
        </w:tcPr>
        <w:p w14:paraId="1D1B4F35"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1129" w:type="dxa"/>
        </w:tcPr>
        <w:p w14:paraId="3BBA66A4"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90078DE" w14:textId="77777777" w:rsidR="006E2484" w:rsidRPr="00F9528C" w:rsidRDefault="006E2484" w:rsidP="006E24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6E2484" w:rsidRPr="00F9528C" w14:paraId="105725BF" w14:textId="77777777" w:rsidTr="006E2484">
      <w:trPr>
        <w:trHeight w:val="80"/>
      </w:trPr>
      <w:tc>
        <w:tcPr>
          <w:tcW w:w="753" w:type="dxa"/>
        </w:tcPr>
        <w:p w14:paraId="38CE629B"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1883" w:type="dxa"/>
        </w:tcPr>
        <w:p w14:paraId="60A995CB" w14:textId="77777777" w:rsidR="006E2484" w:rsidRPr="00F9528C" w:rsidRDefault="006E2484" w:rsidP="006E2484">
          <w:pPr>
            <w:tabs>
              <w:tab w:val="center" w:pos="4153"/>
              <w:tab w:val="right" w:pos="8306"/>
            </w:tabs>
            <w:spacing w:before="0" w:after="0" w:line="240" w:lineRule="auto"/>
            <w:rPr>
              <w:rFonts w:ascii="David" w:hAnsi="David"/>
              <w:color w:val="00B0F0"/>
              <w:sz w:val="20"/>
              <w:szCs w:val="20"/>
              <w:rtl/>
            </w:rPr>
          </w:pPr>
        </w:p>
      </w:tc>
      <w:tc>
        <w:tcPr>
          <w:tcW w:w="2232" w:type="dxa"/>
        </w:tcPr>
        <w:p w14:paraId="64E48381"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236" w:type="dxa"/>
        </w:tcPr>
        <w:p w14:paraId="2D95E83F"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1129" w:type="dxa"/>
        </w:tcPr>
        <w:p w14:paraId="6AFB8071"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2073" w:type="dxa"/>
        </w:tcPr>
        <w:p w14:paraId="4D7B5ACC"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r>
  </w:tbl>
  <w:p w14:paraId="7A4FB77F" w14:textId="77777777" w:rsidR="006E2484" w:rsidRDefault="006E2484"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5F3F7C4B" w14:textId="77777777" w:rsidR="006E2484" w:rsidRPr="00406297" w:rsidRDefault="006E2484" w:rsidP="00406297">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B81123" w14:textId="77777777" w:rsidR="005A06B1" w:rsidRDefault="005A06B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ACAE5" w14:textId="77777777" w:rsidR="006E2484" w:rsidRDefault="006E2484" w:rsidP="00AF234B">
      <w:pPr>
        <w:spacing w:before="0" w:after="0" w:line="240" w:lineRule="auto"/>
      </w:pPr>
      <w:r>
        <w:separator/>
      </w:r>
    </w:p>
  </w:footnote>
  <w:footnote w:type="continuationSeparator" w:id="0">
    <w:p w14:paraId="64E0130B" w14:textId="77777777" w:rsidR="006E2484" w:rsidRDefault="006E2484" w:rsidP="00AF234B">
      <w:pPr>
        <w:spacing w:before="0" w:after="0" w:line="240" w:lineRule="auto"/>
      </w:pPr>
      <w:r>
        <w:continuationSeparator/>
      </w:r>
    </w:p>
  </w:footnote>
  <w:footnote w:type="continuationNotice" w:id="1">
    <w:p w14:paraId="69F83B18" w14:textId="77777777" w:rsidR="006E2484" w:rsidRDefault="006E248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BB0DC5" w14:textId="77777777" w:rsidR="005A06B1" w:rsidRDefault="005A06B1">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Content>
      <w:p w14:paraId="15A0C53E" w14:textId="77777777" w:rsidR="006E2484" w:rsidRDefault="006E2484" w:rsidP="00CF334C">
        <w:pPr>
          <w:pStyle w:val="a3"/>
          <w:jc w:val="center"/>
        </w:pPr>
        <w:r>
          <w:fldChar w:fldCharType="begin"/>
        </w:r>
        <w:r>
          <w:instrText xml:space="preserve"> PAGE   \* MERGEFORMAT </w:instrText>
        </w:r>
        <w:r>
          <w:fldChar w:fldCharType="separate"/>
        </w:r>
        <w:r w:rsidR="005A06B1">
          <w:rPr>
            <w:noProof/>
            <w:rtl/>
          </w:rPr>
          <w:t>15</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EBC74" w14:textId="77777777" w:rsidR="005A06B1" w:rsidRDefault="005A06B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95EE5"/>
    <w:rsid w:val="000A39FE"/>
    <w:rsid w:val="00134C85"/>
    <w:rsid w:val="00141D80"/>
    <w:rsid w:val="001A0C3C"/>
    <w:rsid w:val="001A69D5"/>
    <w:rsid w:val="001D4EC2"/>
    <w:rsid w:val="00214ACF"/>
    <w:rsid w:val="00242A73"/>
    <w:rsid w:val="002436F3"/>
    <w:rsid w:val="00264D14"/>
    <w:rsid w:val="00272745"/>
    <w:rsid w:val="002804C1"/>
    <w:rsid w:val="002917D5"/>
    <w:rsid w:val="002B2234"/>
    <w:rsid w:val="00406297"/>
    <w:rsid w:val="00552E11"/>
    <w:rsid w:val="005A06B1"/>
    <w:rsid w:val="005B6AFF"/>
    <w:rsid w:val="005D6E29"/>
    <w:rsid w:val="00650D2D"/>
    <w:rsid w:val="00666119"/>
    <w:rsid w:val="006E2484"/>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12304"/>
    <w:rsid w:val="00C41E9B"/>
    <w:rsid w:val="00C81171"/>
    <w:rsid w:val="00C903A8"/>
    <w:rsid w:val="00CF334C"/>
    <w:rsid w:val="00D40F1E"/>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C53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3" Type="http://schemas.openxmlformats.org/officeDocument/2006/relationships/theme" Target="theme/theme1.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glossaryDocument" Target="glossary/document.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4061C"/>
    <w:rsid w:val="00172407"/>
    <w:rsid w:val="00223BF5"/>
    <w:rsid w:val="0032380B"/>
    <w:rsid w:val="003D3172"/>
    <w:rsid w:val="006865A5"/>
    <w:rsid w:val="00874A5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נגישות" ma:contentTypeID="0x010100398782B37190B343ABC5A26867A4FDE21D00F15C0766E7BBA74F91280FA61907F651" ma:contentTypeVersion="175" ma:contentTypeDescription="" ma:contentTypeScope="" ma:versionID="1c5b65a852dbe5ef0a262b558e9329b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9596827D-442A-4D0E-9B7A-E15FFE5AE92B}"/>
</file>

<file path=customXml/itemProps4.xml><?xml version="1.0" encoding="utf-8"?>
<ds:datastoreItem xmlns:ds="http://schemas.openxmlformats.org/officeDocument/2006/customXml" ds:itemID="{D523183D-63FD-46B4-9CFE-C7D0612343B3}"/>
</file>

<file path=customXml/itemProps5.xml><?xml version="1.0" encoding="utf-8"?>
<ds:datastoreItem xmlns:ds="http://schemas.openxmlformats.org/officeDocument/2006/customXml" ds:itemID="{9FFDF92F-A99F-47B8-870A-E7F8701AAA17}"/>
</file>

<file path=customXml/itemProps6.xml><?xml version="1.0" encoding="utf-8"?>
<ds:datastoreItem xmlns:ds="http://schemas.openxmlformats.org/officeDocument/2006/customXml" ds:itemID="{2084E49F-8AAB-44D7-A01F-631C740A2549}"/>
</file>

<file path=docProps/app.xml><?xml version="1.0" encoding="utf-8"?>
<Properties xmlns="http://schemas.openxmlformats.org/officeDocument/2006/extended-properties" xmlns:vt="http://schemas.openxmlformats.org/officeDocument/2006/docPropsVTypes">
  <Template>Normal</Template>
  <TotalTime>0</TotalTime>
  <Pages>32</Pages>
  <Words>9532</Words>
  <Characters>47662</Characters>
  <Application>Microsoft Office Word</Application>
  <DocSecurity>0</DocSecurity>
  <Lines>397</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2022-11-29T08:12:00Z</dcterms:created>
  <dcterms:modified xsi:type="dcterms:W3CDTF">2022-11-29T08:12:00Z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4fa3e330-cd3e-449f-bc4f-3aad09703bf1</vt:lpwstr>
  </property>
</Properties>
</file>