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52087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71BAB3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849C6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71B89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C385A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9EAF06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5152A7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i/>
          <w:iCs/>
          <w:noProof/>
          <w:sz w:val="24"/>
          <w:szCs w:val="24"/>
        </w:rPr>
        <w:drawing>
          <wp:inline distT="0" distB="0" distL="0" distR="0" wp14:anchorId="2B84A890" wp14:editId="1B43679E">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809B2B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471956B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209495"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F0D366"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EABD87"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75DD33"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B3E2C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76496">
        <w:rPr>
          <w:rFonts w:ascii="Times New Roman" w:eastAsia="Times New Roman" w:hAnsi="Times New Roman" w:cs="David" w:hint="cs"/>
          <w:bCs/>
          <w:sz w:val="32"/>
          <w:szCs w:val="32"/>
          <w:u w:val="single"/>
          <w:rtl/>
          <w:lang w:eastAsia="he-IL"/>
        </w:rPr>
        <w:t>חוזה יועץ אקוסטיקה</w:t>
      </w:r>
    </w:p>
    <w:p w14:paraId="4710439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FCBF8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4CA48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511DB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ED0E2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44DBD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B39B21"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5113087C887B4399A8BC91DFCB8BED6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675325EA" w14:textId="77777777" w:rsidR="003C30D7" w:rsidRPr="00B27B4C" w:rsidRDefault="00361A28"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Kook Sec" w:date="2023-01-11T13:56:00Z">
            <w:r>
              <w:rPr>
                <w:rFonts w:ascii="Times New Roman" w:eastAsia="Times New Roman" w:hAnsi="Times New Roman" w:cs="David"/>
                <w:bCs/>
                <w:sz w:val="32"/>
                <w:szCs w:val="32"/>
                <w:u w:val="single"/>
                <w:rtl/>
                <w:lang w:eastAsia="he-IL"/>
              </w:rPr>
              <w:t>פ.א פיתוח ובנייה בירושלים בע"מ</w:t>
            </w:r>
          </w:ins>
        </w:p>
      </w:sdtContent>
    </w:sdt>
    <w:p w14:paraId="7BE2758B"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9EB47B3EF0C49E992A99FF0330B6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39C45925" w14:textId="77777777" w:rsidR="003C30D7" w:rsidRPr="00B27B4C" w:rsidRDefault="00885564"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Kook Sec" w:date="2023-01-11T15:47:00Z">
            <w:r>
              <w:rPr>
                <w:rFonts w:ascii="Times New Roman" w:eastAsia="Times New Roman" w:hAnsi="Times New Roman" w:cs="David"/>
                <w:bCs/>
                <w:sz w:val="32"/>
                <w:szCs w:val="32"/>
                <w:u w:val="single"/>
                <w:rtl/>
                <w:lang w:eastAsia="he-IL"/>
              </w:rPr>
              <w:t>רמת שרת שלב ב</w:t>
            </w:r>
          </w:ins>
        </w:p>
      </w:sdtContent>
    </w:sdt>
    <w:p w14:paraId="3C9CBFD3"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77E442"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7C935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2C4E0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B99CC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C0A0B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E344B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CFA9A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AB18B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E1250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55C4D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6C995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42508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191DC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98D62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5C751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05459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4C190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68496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D5C36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B6E47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68A2F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3FEA6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10CFC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00EFD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FF164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067A9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99895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366E9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3DD2E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D1A4C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ABB94A" w14:textId="77777777"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3C30D7">
        <w:rPr>
          <w:rFonts w:ascii="Times New Roman" w:eastAsia="Times New Roman" w:hAnsi="Times New Roman" w:cs="David" w:hint="cs"/>
          <w:bCs/>
          <w:sz w:val="32"/>
          <w:szCs w:val="32"/>
          <w:u w:val="single"/>
          <w:rtl/>
          <w:lang w:eastAsia="he-IL"/>
        </w:rPr>
        <w:t>חוזה</w:t>
      </w:r>
      <w:r w:rsidR="000F5BD1">
        <w:rPr>
          <w:rFonts w:ascii="Times New Roman" w:eastAsia="Times New Roman" w:hAnsi="Times New Roman" w:cs="David" w:hint="cs"/>
          <w:bCs/>
          <w:i/>
          <w:iCs/>
          <w:sz w:val="32"/>
          <w:szCs w:val="32"/>
          <w:u w:val="single"/>
          <w:rtl/>
          <w:lang w:eastAsia="he-IL"/>
        </w:rPr>
        <w:t xml:space="preserve"> </w:t>
      </w:r>
      <w:r w:rsidR="000F5BD1" w:rsidRPr="00776496">
        <w:rPr>
          <w:rFonts w:ascii="Times New Roman" w:eastAsia="Times New Roman" w:hAnsi="Times New Roman" w:cs="David" w:hint="cs"/>
          <w:bCs/>
          <w:sz w:val="32"/>
          <w:szCs w:val="32"/>
          <w:u w:val="single"/>
          <w:rtl/>
          <w:lang w:eastAsia="he-IL"/>
        </w:rPr>
        <w:t>אקוסטיקה</w:t>
      </w:r>
    </w:p>
    <w:p w14:paraId="3FF038E7" w14:textId="77777777"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7DC3DAD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76496">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7DAD126061D047E2B25F3BCF3A71711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3C30D7">
            <w:rPr>
              <w:rStyle w:val="AutoFieldsChar"/>
              <w:color w:val="00B0F0"/>
              <w:rtl/>
            </w:rPr>
            <w:t>[תאריך חתימת חוזה]</w:t>
          </w:r>
        </w:sdtContent>
      </w:sdt>
    </w:p>
    <w:p w14:paraId="5DAF8402" w14:textId="77777777" w:rsidR="00776496" w:rsidRPr="00776496" w:rsidRDefault="00776496" w:rsidP="00776496">
      <w:pPr>
        <w:widowControl w:val="0"/>
        <w:spacing w:before="0" w:beforeAutospacing="0" w:after="0" w:afterAutospacing="0" w:line="240" w:lineRule="auto"/>
        <w:rPr>
          <w:rFonts w:ascii="Times New Roman" w:eastAsia="Times New Roman" w:hAnsi="Times New Roman" w:cs="David"/>
          <w:sz w:val="24"/>
          <w:szCs w:val="24"/>
          <w:rtl/>
        </w:rPr>
      </w:pPr>
    </w:p>
    <w:p w14:paraId="31681E2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259F82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915079" w14:textId="77777777" w:rsidR="00776496" w:rsidRPr="00776496" w:rsidRDefault="00776496" w:rsidP="00776496">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00B0F0"/>
          <w:sz w:val="24"/>
          <w:szCs w:val="24"/>
          <w:rtl/>
        </w:rPr>
        <w:alias w:val="צד א בחוזה"/>
        <w:tag w:val="cntTzadA"/>
        <w:id w:val="-1915695800"/>
        <w:placeholder>
          <w:docPart w:val="60977014F181400BBD6654B27E03DF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71C9122A" w14:textId="77777777" w:rsidR="00776496" w:rsidRPr="00776496" w:rsidRDefault="00C50E7F" w:rsidP="00C50E7F">
          <w:pPr>
            <w:widowControl w:val="0"/>
            <w:spacing w:before="0" w:beforeAutospacing="0" w:after="0" w:afterAutospacing="0" w:line="240" w:lineRule="auto"/>
            <w:ind w:left="2880" w:firstLine="39"/>
            <w:rPr>
              <w:rFonts w:ascii="Times New Roman" w:eastAsia="Times New Roman" w:hAnsi="Times New Roman" w:cs="David"/>
              <w:color w:val="008000"/>
              <w:sz w:val="24"/>
              <w:szCs w:val="24"/>
              <w:rtl/>
            </w:rPr>
          </w:pPr>
          <w:ins w:id="2" w:author="Kook Sec" w:date="2023-01-11T15:59:00Z">
            <w:r w:rsidRPr="00C50E7F">
              <w:rPr>
                <w:rFonts w:ascii="Times New Roman" w:eastAsia="Times New Roman" w:hAnsi="Times New Roman" w:cs="David"/>
                <w:color w:val="00B0F0"/>
                <w:sz w:val="24"/>
                <w:szCs w:val="24"/>
                <w:rtl/>
              </w:rPr>
              <w:t>פ.א פיתוח ובנייה בירושלים בע"מ</w:t>
            </w:r>
          </w:ins>
          <w:r>
            <w:rPr>
              <w:rFonts w:ascii="Times New Roman" w:eastAsia="Times New Roman" w:hAnsi="Times New Roman" w:cs="David"/>
              <w:color w:val="00B0F0"/>
              <w:sz w:val="24"/>
              <w:szCs w:val="24"/>
              <w:rtl/>
            </w:rPr>
            <w:br/>
          </w:r>
          <w:ins w:id="3" w:author="Kook Sec" w:date="2023-01-11T15:59:00Z">
            <w:r w:rsidRPr="00C50E7F">
              <w:rPr>
                <w:rFonts w:ascii="Times New Roman" w:eastAsia="Times New Roman" w:hAnsi="Times New Roman" w:cs="David"/>
                <w:color w:val="00B0F0"/>
                <w:sz w:val="24"/>
                <w:szCs w:val="24"/>
                <w:rtl/>
              </w:rPr>
              <w:t>יוני נתניהו 1 ג' אור יהודה ת.ד 715</w:t>
            </w:r>
          </w:ins>
          <w:r>
            <w:rPr>
              <w:rFonts w:ascii="Times New Roman" w:eastAsia="Times New Roman" w:hAnsi="Times New Roman" w:cs="David"/>
              <w:color w:val="00B0F0"/>
              <w:sz w:val="24"/>
              <w:szCs w:val="24"/>
              <w:rtl/>
            </w:rPr>
            <w:br/>
          </w:r>
          <w:ins w:id="4" w:author="Kook Sec" w:date="2023-01-11T15:59:00Z">
            <w:r w:rsidRPr="00C50E7F">
              <w:rPr>
                <w:rFonts w:ascii="Times New Roman" w:eastAsia="Times New Roman" w:hAnsi="Times New Roman" w:cs="David"/>
                <w:color w:val="00B0F0"/>
                <w:sz w:val="24"/>
                <w:szCs w:val="24"/>
                <w:rtl/>
              </w:rPr>
              <w:t>513958009</w:t>
            </w:r>
          </w:ins>
        </w:p>
      </w:sdtContent>
    </w:sdt>
    <w:p w14:paraId="49CACECB"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046C0D34"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אחד;</w:t>
      </w:r>
    </w:p>
    <w:p w14:paraId="404333FF"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6D2E88A3"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ל ב י ן</w:t>
      </w:r>
    </w:p>
    <w:p w14:paraId="2D3CCE9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46CDD4280F5E4534A56013B5158263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10CEA751" w14:textId="77777777" w:rsidR="00776496" w:rsidRPr="00776496" w:rsidRDefault="00885564"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ins w:id="5" w:author="Kook Sec" w:date="2023-01-11T15:57:00Z">
            <w:r>
              <w:rPr>
                <w:rFonts w:ascii="Times New Roman" w:eastAsia="Times New Roman" w:hAnsi="Times New Roman" w:cs="David"/>
                <w:color w:val="800080"/>
                <w:sz w:val="24"/>
                <w:szCs w:val="24"/>
                <w:rtl/>
              </w:rPr>
              <w:br/>
              <w:t>ע.ליבני הנדסה אקוסטית בע"מ</w:t>
            </w:r>
            <w:r>
              <w:rPr>
                <w:rFonts w:ascii="Times New Roman" w:eastAsia="Times New Roman" w:hAnsi="Times New Roman" w:cs="David"/>
                <w:color w:val="800080"/>
                <w:sz w:val="24"/>
                <w:szCs w:val="24"/>
                <w:rtl/>
              </w:rPr>
              <w:br/>
              <w:t>רח' הפלדה 3 אור יהודה</w:t>
            </w:r>
            <w:r>
              <w:rPr>
                <w:rFonts w:ascii="Times New Roman" w:eastAsia="Times New Roman" w:hAnsi="Times New Roman" w:cs="David"/>
                <w:color w:val="800080"/>
                <w:sz w:val="24"/>
                <w:szCs w:val="24"/>
                <w:rtl/>
              </w:rPr>
              <w:br/>
              <w:t>513349738</w:t>
            </w:r>
            <w:r>
              <w:rPr>
                <w:rFonts w:ascii="Times New Roman" w:eastAsia="Times New Roman" w:hAnsi="Times New Roman" w:cs="David"/>
                <w:color w:val="800080"/>
                <w:sz w:val="24"/>
                <w:szCs w:val="24"/>
                <w:rtl/>
              </w:rPr>
              <w:br/>
            </w:r>
          </w:ins>
        </w:p>
      </w:sdtContent>
    </w:sdt>
    <w:p w14:paraId="62F578D5"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7E297C3C"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שני;</w:t>
      </w:r>
    </w:p>
    <w:p w14:paraId="1890097A"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68C85493" w14:textId="77777777" w:rsidR="00776496" w:rsidRPr="00776496" w:rsidRDefault="00776496" w:rsidP="00776496">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והואיל:</w:t>
      </w:r>
      <w:r w:rsidRPr="00776496">
        <w:rPr>
          <w:rFonts w:ascii="Times New Roman" w:eastAsia="Times New Roman" w:hAnsi="Times New Roman" w:cs="David"/>
          <w:bCs/>
          <w:sz w:val="24"/>
          <w:szCs w:val="24"/>
          <w:rtl/>
          <w:lang w:eastAsia="he-IL"/>
        </w:rPr>
        <w:tab/>
      </w:r>
      <w:r w:rsidRPr="00776496">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686181A3" w14:textId="77777777" w:rsidR="00776496" w:rsidRPr="00776496" w:rsidRDefault="00776496" w:rsidP="00776496">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לפיכך הותנה והוסכם בין הצדדים כדלקמן:</w:t>
      </w:r>
    </w:p>
    <w:p w14:paraId="7FB73C2D"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u w:val="single"/>
          <w:rtl/>
          <w:lang w:eastAsia="he-IL"/>
        </w:rPr>
        <w:t>מבוא</w:t>
      </w:r>
    </w:p>
    <w:p w14:paraId="338C951E" w14:textId="77777777" w:rsidR="00776496" w:rsidRPr="00776496" w:rsidRDefault="00776496" w:rsidP="00776496">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למונחים הבאים יהא הפרוש הנקוב בצידם דהיינו:</w:t>
      </w:r>
    </w:p>
    <w:p w14:paraId="334162A9"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E72C129"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"הפרויקט"</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436944F2"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886C5EA"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"התכנית" </w:t>
      </w:r>
      <w:r w:rsidRPr="00776496">
        <w:rPr>
          <w:rFonts w:ascii="Times New Roman" w:eastAsia="Times New Roman" w:hAnsi="Times New Roman" w:cs="David"/>
          <w:sz w:val="24"/>
          <w:szCs w:val="24"/>
          <w:rtl/>
          <w:lang w:eastAsia="he-IL"/>
        </w:rPr>
        <w:t>/</w:t>
      </w:r>
    </w:p>
    <w:p w14:paraId="25637F38"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"המקרקעין"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75145FAE"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9A79C56"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"האתר"</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1E25481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74C5535"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היועצים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666D8F78"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425D7CC"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התכניות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כל המסמכים שיערכו ע"י היועץ כאמור יערכו בשפה העברית.</w:t>
      </w:r>
    </w:p>
    <w:p w14:paraId="0AD4617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0ACAA9E"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lastRenderedPageBreak/>
        <w:t>"</w:t>
      </w:r>
      <w:r w:rsidRPr="00776496">
        <w:rPr>
          <w:rFonts w:ascii="Times New Roman" w:eastAsia="Times New Roman" w:hAnsi="Times New Roman" w:cs="David"/>
          <w:b/>
          <w:bCs/>
          <w:sz w:val="24"/>
          <w:szCs w:val="24"/>
          <w:rtl/>
          <w:lang w:eastAsia="he-IL"/>
        </w:rPr>
        <w:t>שירותי</w:t>
      </w:r>
    </w:p>
    <w:p w14:paraId="4B1A1756"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היועץ</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p>
    <w:p w14:paraId="42FE10F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השירותים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השירותים כמוגדר וכמפורט בחוזה זה ובנספח </w:t>
      </w:r>
      <w:r w:rsidRPr="00776496">
        <w:rPr>
          <w:rFonts w:ascii="Times New Roman" w:eastAsia="Times New Roman" w:hAnsi="Times New Roman" w:cs="David"/>
          <w:b/>
          <w:bCs/>
          <w:sz w:val="24"/>
          <w:szCs w:val="24"/>
          <w:rtl/>
          <w:lang w:eastAsia="he-IL"/>
        </w:rPr>
        <w:t>ב'</w:t>
      </w:r>
      <w:r w:rsidRPr="00776496">
        <w:rPr>
          <w:rFonts w:ascii="Times New Roman" w:eastAsia="Times New Roman" w:hAnsi="Times New Roman" w:cs="David" w:hint="cs"/>
          <w:b/>
          <w:bCs/>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27DD9B9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BA6AABF"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המנהל</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3F158BF"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CE67ED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מקום שמדובר בחוזה זה במזמין - גם המנהל במשמע.</w:t>
      </w:r>
    </w:p>
    <w:p w14:paraId="519DB83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AB08D8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231C6A3"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החוזה</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w:t>
      </w:r>
    </w:p>
    <w:p w14:paraId="5A9E3235"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
          <w:bCs/>
          <w:sz w:val="24"/>
          <w:szCs w:val="24"/>
          <w:rtl/>
          <w:lang w:eastAsia="he-IL"/>
        </w:rPr>
        <w:t>ההסכם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חוזה זה על נספחיו.</w:t>
      </w:r>
    </w:p>
    <w:p w14:paraId="01F8F0AD"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4635D305"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הדין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כהגדרתו בחוק ה</w:t>
      </w:r>
      <w:r w:rsidRPr="00776496">
        <w:rPr>
          <w:rFonts w:ascii="Times New Roman" w:eastAsia="Times New Roman" w:hAnsi="Times New Roman" w:cs="David" w:hint="cs"/>
          <w:sz w:val="24"/>
          <w:szCs w:val="24"/>
          <w:rtl/>
          <w:lang w:eastAsia="he-IL"/>
        </w:rPr>
        <w:t>פרשנות, התשמ"א-1981</w:t>
      </w:r>
      <w:r w:rsidRPr="00776496">
        <w:rPr>
          <w:rFonts w:ascii="Times New Roman" w:eastAsia="Times New Roman" w:hAnsi="Times New Roman" w:cs="David"/>
          <w:sz w:val="24"/>
          <w:szCs w:val="24"/>
          <w:rtl/>
          <w:lang w:eastAsia="he-IL"/>
        </w:rPr>
        <w:t xml:space="preserve"> לרבות כל </w:t>
      </w:r>
      <w:r w:rsidRPr="00776496">
        <w:rPr>
          <w:rFonts w:ascii="Times New Roman" w:eastAsia="Times New Roman" w:hAnsi="Times New Roman" w:cs="David" w:hint="cs"/>
          <w:sz w:val="24"/>
          <w:szCs w:val="24"/>
          <w:rtl/>
          <w:lang w:eastAsia="he-IL"/>
        </w:rPr>
        <w:t xml:space="preserve">תקנה ו/או </w:t>
      </w:r>
      <w:r w:rsidRPr="00776496">
        <w:rPr>
          <w:rFonts w:ascii="Times New Roman" w:eastAsia="Times New Roman" w:hAnsi="Times New Roman" w:cs="David"/>
          <w:sz w:val="24"/>
          <w:szCs w:val="24"/>
          <w:rtl/>
          <w:lang w:eastAsia="he-IL"/>
        </w:rPr>
        <w:t>הוראה של רשות מוסמכת בתוקף סמכותה על פי הדין.</w:t>
      </w:r>
    </w:p>
    <w:p w14:paraId="19ED4D2C"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FB6601C"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הרשות</w:t>
      </w:r>
    </w:p>
    <w:p w14:paraId="5291E4D1"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המקומית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42040D2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07A5CBA"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חוזה</w:t>
      </w:r>
    </w:p>
    <w:p w14:paraId="61441C31"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הפיתוח</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w:t>
      </w:r>
    </w:p>
    <w:p w14:paraId="0CFA6EBA"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7E7690C3"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הכותרות בחוזה זה </w:t>
      </w:r>
      <w:r w:rsidRPr="00776496">
        <w:rPr>
          <w:rFonts w:ascii="Times New Roman" w:eastAsia="Times New Roman" w:hAnsi="Times New Roman" w:cs="David" w:hint="cs"/>
          <w:sz w:val="24"/>
          <w:szCs w:val="24"/>
          <w:rtl/>
          <w:lang w:eastAsia="he-IL"/>
        </w:rPr>
        <w:t xml:space="preserve">הינן לנוחיות בלבד ובכל מקרה </w:t>
      </w:r>
      <w:r w:rsidRPr="00776496">
        <w:rPr>
          <w:rFonts w:ascii="Times New Roman" w:eastAsia="Times New Roman" w:hAnsi="Times New Roman" w:cs="David"/>
          <w:sz w:val="24"/>
          <w:szCs w:val="24"/>
          <w:rtl/>
          <w:lang w:eastAsia="he-IL"/>
        </w:rPr>
        <w:t xml:space="preserve">לא ישמשו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פרש</w:t>
      </w:r>
      <w:r w:rsidRPr="00776496">
        <w:rPr>
          <w:rFonts w:ascii="Times New Roman" w:eastAsia="Times New Roman" w:hAnsi="Times New Roman" w:cs="David" w:hint="cs"/>
          <w:sz w:val="24"/>
          <w:szCs w:val="24"/>
          <w:rtl/>
          <w:lang w:eastAsia="he-IL"/>
        </w:rPr>
        <w:t>נות</w:t>
      </w:r>
      <w:r w:rsidRPr="00776496">
        <w:rPr>
          <w:rFonts w:ascii="Times New Roman" w:eastAsia="Times New Roman" w:hAnsi="Times New Roman" w:cs="David"/>
          <w:sz w:val="24"/>
          <w:szCs w:val="24"/>
          <w:rtl/>
          <w:lang w:eastAsia="he-IL"/>
        </w:rPr>
        <w:t>ו.</w:t>
      </w:r>
    </w:p>
    <w:p w14:paraId="259C75B6"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הנספחים לחוזה זה מהווים חלק בלתי נפרד הימנו ואלה הם:</w:t>
      </w:r>
    </w:p>
    <w:p w14:paraId="7E5C9E1B"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422A6D97"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א'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כללי;</w:t>
      </w:r>
    </w:p>
    <w:p w14:paraId="70BB1664"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נספח 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שירותי היועץ;</w:t>
      </w:r>
    </w:p>
    <w:p w14:paraId="5456E0AE"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ג'</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lang w:eastAsia="he-IL"/>
        </w:rPr>
        <w:t>–</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rtl/>
          <w:lang w:eastAsia="he-IL"/>
        </w:rPr>
        <w:tab/>
        <w:t>לוח זמנים;</w:t>
      </w:r>
    </w:p>
    <w:p w14:paraId="23F651D9"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ד'</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שכר היועץ;</w:t>
      </w:r>
    </w:p>
    <w:p w14:paraId="3BAEB51E"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ה'</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תשלומי שכר היועץ;</w:t>
      </w:r>
    </w:p>
    <w:p w14:paraId="38671E16"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ו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הצהרה והתחייבות לשמירת סודיות;</w:t>
      </w:r>
    </w:p>
    <w:p w14:paraId="66F9F1D4" w14:textId="77777777" w:rsidR="00B67F92"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DBF48EE" w14:textId="77777777" w:rsidR="00B67F92"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E5D900D"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ח'</w:t>
      </w:r>
      <w:r w:rsidRPr="00776496">
        <w:rPr>
          <w:rFonts w:ascii="Times New Roman" w:eastAsia="Times New Roman" w:hAnsi="Times New Roman" w:cs="David"/>
          <w:sz w:val="24"/>
          <w:szCs w:val="24"/>
          <w:rtl/>
          <w:lang w:eastAsia="he-IL"/>
        </w:rPr>
        <w:t xml:space="preserve"> - </w:t>
      </w:r>
      <w:r w:rsidRPr="00776496">
        <w:rPr>
          <w:rFonts w:ascii="Times New Roman" w:eastAsia="Times New Roman" w:hAnsi="Times New Roman" w:cs="David"/>
          <w:sz w:val="24"/>
          <w:szCs w:val="24"/>
          <w:rtl/>
          <w:lang w:eastAsia="he-IL"/>
        </w:rPr>
        <w:tab/>
        <w:t>רשימת התכניות והמסמכים שעל היועץ להנפיק.</w:t>
      </w:r>
    </w:p>
    <w:p w14:paraId="766C2866"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ט'</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אישור להשלמת הפרויקט/קטע מהפרויקט.</w:t>
      </w:r>
    </w:p>
    <w:p w14:paraId="2E56BD8D" w14:textId="77777777" w:rsidR="00776496" w:rsidRPr="00776496" w:rsidRDefault="00776496" w:rsidP="00776496">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נספח י'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היעדר תביעות.</w:t>
      </w:r>
    </w:p>
    <w:p w14:paraId="50B2A4A9"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שירותי היועץ</w:t>
      </w:r>
    </w:p>
    <w:p w14:paraId="7063CA7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מוסר בזה ליועץ והיועץ מקבל על עצמו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p>
    <w:p w14:paraId="3F5A7C9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ומאשר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הינו מכיר ויודע את כל הנדרש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וכי הינו מורשה על 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דין למתן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לרבות</w:t>
      </w:r>
      <w:r w:rsidRPr="00776496">
        <w:rPr>
          <w:rFonts w:ascii="Times New Roman" w:eastAsia="Times New Roman" w:hAnsi="Times New Roman" w:cs="David" w:hint="cs"/>
          <w:sz w:val="24"/>
          <w:szCs w:val="24"/>
          <w:rtl/>
          <w:lang w:eastAsia="he-IL"/>
        </w:rPr>
        <w:t xml:space="preserve"> אך לא רק</w:t>
      </w:r>
      <w:r w:rsidRPr="00776496">
        <w:rPr>
          <w:rFonts w:ascii="Times New Roman" w:eastAsia="Times New Roman" w:hAnsi="Times New Roman" w:cs="David"/>
          <w:sz w:val="24"/>
          <w:szCs w:val="24"/>
          <w:rtl/>
          <w:lang w:eastAsia="he-IL"/>
        </w:rPr>
        <w:t>,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חוק המהנדסים והאדריכלים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תשי"ח - 1958, כי יש בידו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שיון </w:t>
      </w:r>
      <w:r w:rsidRPr="00776496">
        <w:rPr>
          <w:rFonts w:ascii="Times New Roman" w:eastAsia="Times New Roman" w:hAnsi="Times New Roman" w:cs="David" w:hint="cs"/>
          <w:sz w:val="24"/>
          <w:szCs w:val="24"/>
          <w:rtl/>
          <w:lang w:eastAsia="he-IL"/>
        </w:rPr>
        <w:t xml:space="preserve">בר </w:t>
      </w:r>
      <w:r w:rsidRPr="00776496">
        <w:rPr>
          <w:rFonts w:ascii="Times New Roman" w:eastAsia="Times New Roman" w:hAnsi="Times New Roman" w:cs="David"/>
          <w:sz w:val="24"/>
          <w:szCs w:val="24"/>
          <w:rtl/>
          <w:lang w:eastAsia="he-IL"/>
        </w:rPr>
        <w:t>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קף לביצוע שירותי </w:t>
      </w:r>
      <w:r w:rsidRPr="00776496">
        <w:rPr>
          <w:rFonts w:ascii="Times New Roman" w:eastAsia="Times New Roman" w:hAnsi="Times New Roman" w:cs="David" w:hint="cs"/>
          <w:sz w:val="24"/>
          <w:szCs w:val="24"/>
          <w:rtl/>
          <w:lang w:eastAsia="he-IL"/>
        </w:rPr>
        <w:t xml:space="preserve"> היועץ על פי הדין</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כי הוא בעל הכישורים, הר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שיונות, הידע, הניסיון והאמצעים המאפשרים לו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ביצועם ברמה מקצועית גבוהה ובהתאם למותנה בחוזה.</w:t>
      </w:r>
    </w:p>
    <w:p w14:paraId="0D69719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 לו שש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שיקול דעתו</w:t>
      </w:r>
      <w:r w:rsidRPr="00776496">
        <w:rPr>
          <w:rFonts w:ascii="Times New Roman" w:eastAsia="Times New Roman" w:hAnsi="Times New Roman" w:cs="David" w:hint="cs"/>
          <w:sz w:val="24"/>
          <w:szCs w:val="24"/>
          <w:rtl/>
          <w:lang w:eastAsia="he-IL"/>
        </w:rPr>
        <w:t xml:space="preserve"> הבלעדי</w:t>
      </w:r>
      <w:r w:rsidRPr="00776496">
        <w:rPr>
          <w:rFonts w:ascii="Times New Roman" w:eastAsia="Times New Roman" w:hAnsi="Times New Roman" w:cs="David"/>
          <w:sz w:val="24"/>
          <w:szCs w:val="24"/>
          <w:rtl/>
          <w:lang w:eastAsia="he-IL"/>
        </w:rPr>
        <w:t xml:space="preserve"> ו</w:t>
      </w:r>
      <w:r w:rsidRPr="00776496">
        <w:rPr>
          <w:rFonts w:ascii="Times New Roman" w:eastAsia="Times New Roman" w:hAnsi="Times New Roman" w:cs="David" w:hint="cs"/>
          <w:sz w:val="24"/>
          <w:szCs w:val="24"/>
          <w:rtl/>
          <w:lang w:eastAsia="he-IL"/>
        </w:rPr>
        <w:t xml:space="preserve">כי </w:t>
      </w:r>
      <w:r w:rsidRPr="00776496">
        <w:rPr>
          <w:rFonts w:ascii="Times New Roman" w:eastAsia="Times New Roman" w:hAnsi="Times New Roman" w:cs="David"/>
          <w:sz w:val="24"/>
          <w:szCs w:val="24"/>
          <w:rtl/>
          <w:lang w:eastAsia="he-IL"/>
        </w:rPr>
        <w:t xml:space="preserve">הם יינתנו על ידו בשלבי 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עוד</w:t>
      </w:r>
      <w:r w:rsidRPr="00776496">
        <w:rPr>
          <w:rFonts w:ascii="Times New Roman" w:eastAsia="Times New Roman" w:hAnsi="Times New Roman" w:cs="David"/>
          <w:sz w:val="24"/>
          <w:szCs w:val="24"/>
          <w:rtl/>
          <w:lang w:eastAsia="he-IL"/>
        </w:rPr>
        <w:t xml:space="preserve"> מוסיף ומצהיר</w:t>
      </w:r>
      <w:r w:rsidRPr="00776496">
        <w:rPr>
          <w:rFonts w:ascii="Times New Roman" w:eastAsia="Times New Roman" w:hAnsi="Times New Roman" w:cs="David" w:hint="cs"/>
          <w:sz w:val="24"/>
          <w:szCs w:val="24"/>
          <w:rtl/>
          <w:lang w:eastAsia="he-IL"/>
        </w:rPr>
        <w:t xml:space="preserve"> היועץ,</w:t>
      </w:r>
      <w:r w:rsidRPr="00776496">
        <w:rPr>
          <w:rFonts w:ascii="Times New Roman" w:eastAsia="Times New Roman" w:hAnsi="Times New Roman" w:cs="David"/>
          <w:sz w:val="24"/>
          <w:szCs w:val="24"/>
          <w:rtl/>
          <w:lang w:eastAsia="he-IL"/>
        </w:rPr>
        <w:t xml:space="preserve"> כי ידוע לו שהמזמין אינו מתחייב להזמין מ</w:t>
      </w:r>
      <w:r w:rsidRPr="00776496">
        <w:rPr>
          <w:rFonts w:ascii="Times New Roman" w:eastAsia="Times New Roman" w:hAnsi="Times New Roman" w:cs="David" w:hint="cs"/>
          <w:sz w:val="24"/>
          <w:szCs w:val="24"/>
          <w:rtl/>
          <w:lang w:eastAsia="he-IL"/>
        </w:rPr>
        <w:t>מנו</w:t>
      </w:r>
      <w:r w:rsidRPr="00776496">
        <w:rPr>
          <w:rFonts w:ascii="Times New Roman" w:eastAsia="Times New Roman" w:hAnsi="Times New Roman" w:cs="David"/>
          <w:sz w:val="24"/>
          <w:szCs w:val="24"/>
          <w:rtl/>
          <w:lang w:eastAsia="he-IL"/>
        </w:rPr>
        <w:t xml:space="preserve"> שירותים נוספים מעבר לנקוב בחוזה זה ו</w:t>
      </w:r>
      <w:r w:rsidRPr="00776496">
        <w:rPr>
          <w:rFonts w:ascii="Times New Roman" w:eastAsia="Times New Roman" w:hAnsi="Times New Roman" w:cs="David" w:hint="cs"/>
          <w:sz w:val="24"/>
          <w:szCs w:val="24"/>
          <w:rtl/>
          <w:lang w:eastAsia="he-IL"/>
        </w:rPr>
        <w:t xml:space="preserve">כמפורט </w:t>
      </w:r>
      <w:r w:rsidRPr="00776496">
        <w:rPr>
          <w:rFonts w:ascii="Times New Roman" w:eastAsia="Times New Roman" w:hAnsi="Times New Roman" w:cs="David"/>
          <w:sz w:val="24"/>
          <w:szCs w:val="24"/>
          <w:rtl/>
          <w:lang w:eastAsia="he-IL"/>
        </w:rPr>
        <w:t xml:space="preserve">בנספח </w:t>
      </w:r>
      <w:r w:rsidRPr="00776496">
        <w:rPr>
          <w:rFonts w:ascii="Times New Roman" w:eastAsia="Times New Roman" w:hAnsi="Times New Roman" w:cs="David"/>
          <w:bCs/>
          <w:sz w:val="24"/>
          <w:szCs w:val="24"/>
          <w:rtl/>
          <w:lang w:eastAsia="he-IL"/>
        </w:rPr>
        <w:t xml:space="preserve">ב'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21384A96"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מתחייב לבצע את שרותי היועץ בזהירות, בנאמנות וברמה מקצועית גבוהה, תוך ציות לדין ולהנחת דעת המזמין, ותוך שמירת לוחות הזמנים והמסגרת התקציבית, </w:t>
      </w:r>
      <w:r w:rsidRPr="00776496">
        <w:rPr>
          <w:rFonts w:ascii="Times New Roman" w:eastAsia="Times New Roman" w:hAnsi="Times New Roman" w:cs="David"/>
          <w:sz w:val="24"/>
          <w:szCs w:val="24"/>
          <w:rtl/>
          <w:lang w:eastAsia="he-IL"/>
        </w:rPr>
        <w:lastRenderedPageBreak/>
        <w:t>שייקבעו על ידי המזמין.</w:t>
      </w:r>
    </w:p>
    <w:p w14:paraId="079218F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שיקבעו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ע"י המזמין ויהיה חייב לנהוג לפיהם ולקיימם ללא סטייה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הוראה</w:t>
      </w:r>
      <w:r w:rsidRPr="00776496">
        <w:rPr>
          <w:rFonts w:ascii="Times New Roman" w:eastAsia="Times New Roman" w:hAnsi="Times New Roman" w:cs="David" w:hint="cs"/>
          <w:sz w:val="24"/>
          <w:szCs w:val="24"/>
          <w:rtl/>
          <w:lang w:eastAsia="he-IL"/>
        </w:rPr>
        <w:t xml:space="preserve"> מפורשת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מהמזמין.</w:t>
      </w:r>
    </w:p>
    <w:p w14:paraId="0AD45F4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הכל כפי שיקבע ע"י המנהל. כן מתחייב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להשתתף בת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מראש בכל ישיבות התיאום אליהן יוזמן.</w:t>
      </w:r>
    </w:p>
    <w:p w14:paraId="1056D17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ישמור על נוהלי קשר, תיאום,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שום וצורת המסמכים לפי דרישת המנהל.</w:t>
      </w:r>
    </w:p>
    <w:p w14:paraId="6DAEE3C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עוד לא יקבע אחרת ע"י המזמין, יהיה המנהל כ</w:t>
      </w:r>
      <w:r w:rsidRPr="00776496">
        <w:rPr>
          <w:rFonts w:ascii="Times New Roman" w:eastAsia="Times New Roman" w:hAnsi="Times New Roman" w:cs="David" w:hint="cs"/>
          <w:sz w:val="24"/>
          <w:szCs w:val="24"/>
          <w:rtl/>
          <w:lang w:eastAsia="he-IL"/>
        </w:rPr>
        <w:t>הגדרתו</w:t>
      </w:r>
      <w:r w:rsidRPr="00776496">
        <w:rPr>
          <w:rFonts w:ascii="Times New Roman" w:eastAsia="Times New Roman" w:hAnsi="Times New Roman" w:cs="David"/>
          <w:sz w:val="24"/>
          <w:szCs w:val="24"/>
          <w:rtl/>
          <w:lang w:eastAsia="he-IL"/>
        </w:rPr>
        <w:t xml:space="preserve"> בנספח </w:t>
      </w:r>
      <w:r w:rsidRPr="00776496">
        <w:rPr>
          <w:rFonts w:ascii="Times New Roman" w:eastAsia="Times New Roman" w:hAnsi="Times New Roman" w:cs="David"/>
          <w:bCs/>
          <w:sz w:val="24"/>
          <w:szCs w:val="24"/>
          <w:rtl/>
          <w:lang w:eastAsia="he-IL"/>
        </w:rPr>
        <w:t xml:space="preserve">א' </w:t>
      </w:r>
      <w:r w:rsidRPr="00776496">
        <w:rPr>
          <w:rFonts w:ascii="Times New Roman" w:eastAsia="Times New Roman" w:hAnsi="Times New Roman" w:cs="David"/>
          <w:sz w:val="24"/>
          <w:szCs w:val="24"/>
          <w:rtl/>
          <w:lang w:eastAsia="he-IL"/>
        </w:rPr>
        <w:t>ועל היועץ להיות</w:t>
      </w:r>
      <w:r w:rsidRPr="00776496">
        <w:rPr>
          <w:rFonts w:ascii="Times New Roman" w:eastAsia="Times New Roman" w:hAnsi="Times New Roman" w:cs="David" w:hint="cs"/>
          <w:sz w:val="24"/>
          <w:szCs w:val="24"/>
          <w:rtl/>
          <w:lang w:eastAsia="he-IL"/>
        </w:rPr>
        <w:t xml:space="preserve"> עמו</w:t>
      </w:r>
      <w:r w:rsidRPr="00776496">
        <w:rPr>
          <w:rFonts w:ascii="Times New Roman" w:eastAsia="Times New Roman" w:hAnsi="Times New Roman" w:cs="David"/>
          <w:sz w:val="24"/>
          <w:szCs w:val="24"/>
          <w:rtl/>
          <w:lang w:eastAsia="he-IL"/>
        </w:rPr>
        <w:t xml:space="preserve"> בקשר מתמי</w:t>
      </w:r>
      <w:r w:rsidRPr="00776496">
        <w:rPr>
          <w:rFonts w:ascii="Times New Roman" w:eastAsia="Times New Roman" w:hAnsi="Times New Roman" w:cs="David" w:hint="cs"/>
          <w:sz w:val="24"/>
          <w:szCs w:val="24"/>
          <w:rtl/>
          <w:lang w:eastAsia="he-IL"/>
        </w:rPr>
        <w:t>ד</w:t>
      </w:r>
      <w:r w:rsidRPr="00776496">
        <w:rPr>
          <w:rFonts w:ascii="Times New Roman" w:eastAsia="Times New Roman" w:hAnsi="Times New Roman" w:cs="David"/>
          <w:sz w:val="24"/>
          <w:szCs w:val="24"/>
          <w:rtl/>
          <w:lang w:eastAsia="he-IL"/>
        </w:rPr>
        <w:t xml:space="preserve"> ולתאם עמו את כל פעולותיו, אלא אם נקבע </w:t>
      </w:r>
      <w:r w:rsidRPr="00776496">
        <w:rPr>
          <w:rFonts w:ascii="Times New Roman" w:eastAsia="Times New Roman" w:hAnsi="Times New Roman" w:cs="David" w:hint="cs"/>
          <w:sz w:val="24"/>
          <w:szCs w:val="24"/>
          <w:rtl/>
          <w:lang w:eastAsia="he-IL"/>
        </w:rPr>
        <w:t xml:space="preserve">מפורשות </w:t>
      </w:r>
      <w:r w:rsidRPr="00776496">
        <w:rPr>
          <w:rFonts w:ascii="Times New Roman" w:eastAsia="Times New Roman" w:hAnsi="Times New Roman" w:cs="David"/>
          <w:sz w:val="24"/>
          <w:szCs w:val="24"/>
          <w:rtl/>
          <w:lang w:eastAsia="he-IL"/>
        </w:rPr>
        <w:t>אחרת ע"י המזמין.</w:t>
      </w:r>
    </w:p>
    <w:p w14:paraId="6965147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ידועות לו הוראות כל התכניות הקיימות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776496">
        <w:rPr>
          <w:rFonts w:ascii="Times New Roman" w:eastAsia="Times New Roman" w:hAnsi="Times New Roman" w:cs="David" w:hint="cs"/>
          <w:sz w:val="24"/>
          <w:szCs w:val="24"/>
          <w:rtl/>
          <w:lang w:eastAsia="he-IL"/>
        </w:rPr>
        <w:t>יהם של</w:t>
      </w:r>
      <w:r w:rsidRPr="00776496">
        <w:rPr>
          <w:rFonts w:ascii="Times New Roman" w:eastAsia="Times New Roman" w:hAnsi="Times New Roman" w:cs="David"/>
          <w:sz w:val="24"/>
          <w:szCs w:val="24"/>
          <w:rtl/>
          <w:lang w:eastAsia="he-IL"/>
        </w:rPr>
        <w:t xml:space="preserve"> הדין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הנהלים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התקנים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התקנות החלים בקשר עם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והוא מתחייב לפעול בהתאם לקבוע בהם.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מצהיר היועץ כי </w:t>
      </w:r>
      <w:r w:rsidRPr="00776496">
        <w:rPr>
          <w:rFonts w:ascii="Times New Roman" w:eastAsia="Times New Roman" w:hAnsi="Times New Roman" w:cs="David" w:hint="cs"/>
          <w:sz w:val="24"/>
          <w:szCs w:val="24"/>
          <w:rtl/>
          <w:lang w:eastAsia="he-IL"/>
        </w:rPr>
        <w:t xml:space="preserve">הוא </w:t>
      </w:r>
      <w:r w:rsidRPr="00776496">
        <w:rPr>
          <w:rFonts w:ascii="Times New Roman" w:eastAsia="Times New Roman" w:hAnsi="Times New Roman" w:cs="David"/>
          <w:sz w:val="24"/>
          <w:szCs w:val="24"/>
          <w:rtl/>
          <w:lang w:eastAsia="he-IL"/>
        </w:rPr>
        <w:t xml:space="preserve">בדק בעצמו את כל הנושאים הרלוונטיים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65CE3A7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להפיק את כל התכניות </w:t>
      </w:r>
      <w:r w:rsidRPr="00776496">
        <w:rPr>
          <w:rFonts w:ascii="Times New Roman" w:eastAsia="Times New Roman" w:hAnsi="Times New Roman" w:cs="David" w:hint="cs"/>
          <w:sz w:val="24"/>
          <w:szCs w:val="24"/>
          <w:rtl/>
          <w:lang w:eastAsia="he-IL"/>
        </w:rPr>
        <w:t>נשוא</w:t>
      </w:r>
      <w:r w:rsidRPr="00776496">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באמצעות מחשב בתוכנה או בקבצים במתכונת הקבועה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וע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776496">
        <w:rPr>
          <w:rFonts w:ascii="Times New Roman" w:eastAsia="Times New Roman" w:hAnsi="Times New Roman" w:cs="David" w:hint="cs"/>
          <w:sz w:val="24"/>
          <w:szCs w:val="24"/>
          <w:rtl/>
          <w:lang w:eastAsia="he-IL"/>
        </w:rPr>
        <w:t xml:space="preserve">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w:t>
      </w:r>
    </w:p>
    <w:p w14:paraId="33A509D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יגיש ליועצים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76496">
        <w:rPr>
          <w:rFonts w:ascii="Times New Roman" w:eastAsia="Times New Roman" w:hAnsi="Times New Roman" w:cs="David" w:hint="cs"/>
          <w:sz w:val="24"/>
          <w:szCs w:val="24"/>
          <w:rtl/>
          <w:lang w:eastAsia="he-IL"/>
        </w:rPr>
        <w:t xml:space="preserve">מפורשות על פי </w:t>
      </w:r>
      <w:r w:rsidRPr="00776496">
        <w:rPr>
          <w:rFonts w:ascii="Times New Roman" w:eastAsia="Times New Roman" w:hAnsi="Times New Roman" w:cs="David"/>
          <w:sz w:val="24"/>
          <w:szCs w:val="24"/>
          <w:rtl/>
          <w:lang w:eastAsia="he-IL"/>
        </w:rPr>
        <w:t>חוזה זה.</w:t>
      </w:r>
    </w:p>
    <w:p w14:paraId="5D787D6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אין לו ולא תהינה לו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תביעות ו/או טענות</w:t>
      </w:r>
      <w:r w:rsidRPr="00776496">
        <w:rPr>
          <w:rFonts w:ascii="Times New Roman" w:eastAsia="Times New Roman" w:hAnsi="Times New Roman" w:cs="David" w:hint="cs"/>
          <w:sz w:val="24"/>
          <w:szCs w:val="24"/>
          <w:rtl/>
          <w:lang w:eastAsia="he-IL"/>
        </w:rPr>
        <w:t xml:space="preserve"> ו/או דרישות ו/או תלונות</w:t>
      </w:r>
      <w:r w:rsidRPr="00776496">
        <w:rPr>
          <w:rFonts w:ascii="Times New Roman" w:eastAsia="Times New Roman" w:hAnsi="Times New Roman" w:cs="David"/>
          <w:sz w:val="24"/>
          <w:szCs w:val="24"/>
          <w:rtl/>
          <w:lang w:eastAsia="he-IL"/>
        </w:rPr>
        <w:t xml:space="preserve"> כלפי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כלפי המתכננים האחרים בגין מסירת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 משמסר המזמין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 xml:space="preserve">ביצוע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72701755"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 "רמדורנט"</w:t>
      </w:r>
      <w:r w:rsidRPr="00776496">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776496">
        <w:rPr>
          <w:rFonts w:ascii="Times New Roman" w:eastAsia="Times New Roman" w:hAnsi="Times New Roman" w:cs="David" w:hint="cs"/>
          <w:sz w:val="24"/>
          <w:szCs w:val="24"/>
          <w:rtl/>
          <w:lang w:eastAsia="he-IL"/>
        </w:rPr>
        <w:t>.</w:t>
      </w:r>
    </w:p>
    <w:p w14:paraId="513C1130"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צוות עובדים ואמצעים</w:t>
      </w:r>
    </w:p>
    <w:p w14:paraId="086C3B4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יקיים משרד מאויש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מאורגן ומצויד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באופן שיאפשר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בהתאם להוראות חוזה זה.</w:t>
      </w:r>
    </w:p>
    <w:p w14:paraId="3B2AC84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שהרכבם המספרי והמקצועי של צוות עובדיו, כמפורט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hint="cs"/>
          <w:b/>
          <w:sz w:val="24"/>
          <w:szCs w:val="24"/>
          <w:rtl/>
          <w:lang w:eastAsia="he-IL"/>
        </w:rPr>
        <w:t>המצ"ב,</w:t>
      </w:r>
      <w:r w:rsidRPr="00776496">
        <w:rPr>
          <w:rFonts w:ascii="Times New Roman" w:eastAsia="Times New Roman" w:hAnsi="Times New Roman" w:cs="David"/>
          <w:sz w:val="24"/>
          <w:szCs w:val="24"/>
          <w:rtl/>
          <w:lang w:eastAsia="he-IL"/>
        </w:rPr>
        <w:t xml:space="preserve"> יתאים לביצוע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ברמה ובמועדים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7352B33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w:t>
      </w:r>
      <w:r w:rsidRPr="00776496">
        <w:rPr>
          <w:rFonts w:ascii="Times New Roman" w:eastAsia="Times New Roman" w:hAnsi="Times New Roman" w:cs="David"/>
          <w:sz w:val="24"/>
          <w:szCs w:val="24"/>
          <w:rtl/>
          <w:lang w:eastAsia="he-IL"/>
        </w:rPr>
        <w:lastRenderedPageBreak/>
        <w:t xml:space="preserve">על פי שיקול דעתו </w:t>
      </w:r>
      <w:r w:rsidRPr="00776496">
        <w:rPr>
          <w:rFonts w:ascii="Times New Roman" w:eastAsia="Times New Roman" w:hAnsi="Times New Roman" w:cs="David" w:hint="cs"/>
          <w:sz w:val="24"/>
          <w:szCs w:val="24"/>
          <w:rtl/>
          <w:lang w:eastAsia="he-IL"/>
        </w:rPr>
        <w:t xml:space="preserve">המוחלט </w:t>
      </w:r>
      <w:r w:rsidRPr="00776496">
        <w:rPr>
          <w:rFonts w:ascii="Times New Roman" w:eastAsia="Times New Roman" w:hAnsi="Times New Roman" w:cs="David"/>
          <w:sz w:val="24"/>
          <w:szCs w:val="24"/>
          <w:rtl/>
          <w:lang w:eastAsia="he-IL"/>
        </w:rPr>
        <w:t>- להורות ליועץ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46B3551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מנהלו הראשי של היועץ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המנהל הראשי</w:t>
      </w:r>
      <w:r w:rsidRPr="00776496">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68D4786C"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w:t>
      </w:r>
      <w:r w:rsidRPr="00776496">
        <w:rPr>
          <w:rFonts w:ascii="Times New Roman" w:eastAsia="Times New Roman" w:hAnsi="Times New Roman" w:cs="David" w:hint="cs"/>
          <w:sz w:val="24"/>
          <w:szCs w:val="24"/>
          <w:rtl/>
          <w:lang w:eastAsia="he-IL"/>
        </w:rPr>
        <w:t>צהיר, כי ידוע לו, ש</w:t>
      </w:r>
      <w:r w:rsidRPr="00776496">
        <w:rPr>
          <w:rFonts w:ascii="Times New Roman" w:eastAsia="Times New Roman" w:hAnsi="Times New Roman" w:cs="David"/>
          <w:sz w:val="24"/>
          <w:szCs w:val="24"/>
          <w:rtl/>
          <w:lang w:eastAsia="he-IL"/>
        </w:rPr>
        <w:t>במשך כל 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קפ</w:t>
      </w:r>
      <w:r w:rsidRPr="00776496">
        <w:rPr>
          <w:rFonts w:ascii="Times New Roman" w:eastAsia="Times New Roman" w:hAnsi="Times New Roman" w:cs="David" w:hint="cs"/>
          <w:sz w:val="24"/>
          <w:szCs w:val="24"/>
          <w:rtl/>
          <w:lang w:eastAsia="he-IL"/>
        </w:rPr>
        <w:t>ו של</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יעמוד המנהל הראשי בראשו, יהיה מעורב אישית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התכנון. מבלי לגרוע מהתחייבויות היועץ כמתחייב מ</w:t>
      </w:r>
      <w:r w:rsidRPr="00776496">
        <w:rPr>
          <w:rFonts w:ascii="Times New Roman" w:eastAsia="Times New Roman" w:hAnsi="Times New Roman" w:cs="David" w:hint="cs"/>
          <w:sz w:val="24"/>
          <w:szCs w:val="24"/>
          <w:rtl/>
          <w:lang w:eastAsia="he-IL"/>
        </w:rPr>
        <w:t>חוזה זה,</w:t>
      </w:r>
      <w:r w:rsidRPr="00776496">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A1CA6FE"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783F3D5B"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 xml:space="preserve">המזמין רשאי </w:t>
      </w:r>
      <w:r w:rsidRPr="00776496">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776496">
        <w:rPr>
          <w:rFonts w:ascii="Times New Roman" w:eastAsia="Times New Roman" w:hAnsi="Times New Roman" w:cs="David" w:hint="cs"/>
          <w:sz w:val="24"/>
          <w:szCs w:val="24"/>
          <w:rtl/>
          <w:lang w:eastAsia="he-IL"/>
        </w:rPr>
        <w:t xml:space="preserve">אחר </w:t>
      </w:r>
      <w:r w:rsidRPr="00776496">
        <w:rPr>
          <w:rFonts w:ascii="Times New Roman" w:eastAsia="Times New Roman" w:hAnsi="Times New Roman" w:cs="David"/>
          <w:sz w:val="24"/>
          <w:szCs w:val="24"/>
          <w:rtl/>
          <w:lang w:eastAsia="he-IL"/>
        </w:rPr>
        <w:t>דרישת המזמין לאלתר.</w:t>
      </w:r>
    </w:p>
    <w:p w14:paraId="2D21B928"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החלטות המזמין בדבר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ו/או החלפת עובד מעובדי היועץ תינתנה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המוחלט</w:t>
      </w:r>
      <w:r w:rsidRPr="00776496">
        <w:rPr>
          <w:rFonts w:ascii="Times New Roman" w:eastAsia="Times New Roman" w:hAnsi="Times New Roman" w:cs="David" w:hint="cs"/>
          <w:sz w:val="24"/>
          <w:szCs w:val="24"/>
          <w:rtl/>
          <w:lang w:eastAsia="he-IL"/>
        </w:rPr>
        <w:t xml:space="preserve"> של המזמין</w:t>
      </w:r>
      <w:r w:rsidRPr="00776496">
        <w:rPr>
          <w:rFonts w:ascii="Times New Roman" w:eastAsia="Times New Roman" w:hAnsi="Times New Roman" w:cs="David"/>
          <w:sz w:val="24"/>
          <w:szCs w:val="24"/>
          <w:rtl/>
          <w:lang w:eastAsia="he-IL"/>
        </w:rPr>
        <w:t xml:space="preserve"> וללא צורך במתן נימוקים</w:t>
      </w:r>
      <w:r w:rsidRPr="00776496">
        <w:rPr>
          <w:rFonts w:ascii="Times New Roman" w:eastAsia="Times New Roman" w:hAnsi="Times New Roman" w:cs="David" w:hint="cs"/>
          <w:sz w:val="24"/>
          <w:szCs w:val="24"/>
          <w:rtl/>
          <w:lang w:eastAsia="he-IL"/>
        </w:rPr>
        <w:t xml:space="preserve"> כאלה ואחרים</w:t>
      </w:r>
      <w:r w:rsidRPr="00776496">
        <w:rPr>
          <w:rFonts w:ascii="Times New Roman" w:eastAsia="Times New Roman" w:hAnsi="Times New Roman" w:cs="David"/>
          <w:sz w:val="24"/>
          <w:szCs w:val="24"/>
          <w:rtl/>
          <w:lang w:eastAsia="he-IL"/>
        </w:rPr>
        <w:t>. אין בהחלטות אלה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לשחרר את היועץ מאי</w:t>
      </w:r>
      <w:r w:rsidRPr="00776496">
        <w:rPr>
          <w:rFonts w:ascii="Times New Roman" w:eastAsia="Times New Roman" w:hAnsi="Times New Roman" w:cs="David" w:hint="cs"/>
          <w:sz w:val="24"/>
          <w:szCs w:val="24"/>
          <w:rtl/>
          <w:lang w:eastAsia="he-IL"/>
        </w:rPr>
        <w:t>לו</w:t>
      </w:r>
      <w:r w:rsidRPr="00776496">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776496">
        <w:rPr>
          <w:rFonts w:ascii="Times New Roman" w:eastAsia="Times New Roman" w:hAnsi="Times New Roman" w:cs="David" w:hint="cs"/>
          <w:sz w:val="24"/>
          <w:szCs w:val="24"/>
          <w:rtl/>
          <w:lang w:eastAsia="he-IL"/>
        </w:rPr>
        <w:t xml:space="preserve"> ו/או חבות</w:t>
      </w:r>
      <w:r w:rsidRPr="00776496">
        <w:rPr>
          <w:rFonts w:ascii="Times New Roman" w:eastAsia="Times New Roman" w:hAnsi="Times New Roman" w:cs="David"/>
          <w:sz w:val="24"/>
          <w:szCs w:val="24"/>
          <w:rtl/>
          <w:lang w:eastAsia="he-IL"/>
        </w:rPr>
        <w:t xml:space="preserve"> שהיא.</w:t>
      </w:r>
    </w:p>
    <w:p w14:paraId="01C8F8FE"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לצייד על חשבונו את צוות עובדיו בכל הציוד הדרוש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w:t>
      </w:r>
      <w:r w:rsidRPr="00776496">
        <w:rPr>
          <w:rFonts w:ascii="Times New Roman" w:eastAsia="Times New Roman" w:hAnsi="Times New Roman" w:cs="David" w:hint="cs"/>
          <w:sz w:val="24"/>
          <w:szCs w:val="24"/>
          <w:rtl/>
          <w:lang w:eastAsia="he-IL"/>
        </w:rPr>
        <w:t>האחריות בגין אחזקת</w:t>
      </w:r>
      <w:r w:rsidRPr="00776496">
        <w:rPr>
          <w:rFonts w:ascii="Times New Roman" w:eastAsia="Times New Roman" w:hAnsi="Times New Roman" w:cs="David"/>
          <w:sz w:val="24"/>
          <w:szCs w:val="24"/>
          <w:rtl/>
          <w:lang w:eastAsia="he-IL"/>
        </w:rPr>
        <w:t xml:space="preserve"> ושמיר</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ציוד</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תהיה בידי היועץ ועל חשבונו, והמזמין לא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בכל אחריות </w:t>
      </w:r>
      <w:r w:rsidRPr="00776496">
        <w:rPr>
          <w:rFonts w:ascii="Times New Roman" w:eastAsia="Times New Roman" w:hAnsi="Times New Roman" w:cs="David" w:hint="cs"/>
          <w:sz w:val="24"/>
          <w:szCs w:val="24"/>
          <w:rtl/>
          <w:lang w:eastAsia="he-IL"/>
        </w:rPr>
        <w:t xml:space="preserve">ו/או חבות </w:t>
      </w:r>
      <w:r w:rsidRPr="00776496">
        <w:rPr>
          <w:rFonts w:ascii="Times New Roman" w:eastAsia="Times New Roman" w:hAnsi="Times New Roman" w:cs="David"/>
          <w:sz w:val="24"/>
          <w:szCs w:val="24"/>
          <w:rtl/>
          <w:lang w:eastAsia="he-IL"/>
        </w:rPr>
        <w:t>בגין א</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בדן </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או נזק</w:t>
      </w:r>
      <w:r w:rsidRPr="00776496">
        <w:rPr>
          <w:rFonts w:ascii="Times New Roman" w:eastAsia="Times New Roman" w:hAnsi="Times New Roman" w:cs="David" w:hint="cs"/>
          <w:sz w:val="24"/>
          <w:szCs w:val="24"/>
          <w:rtl/>
          <w:lang w:eastAsia="he-IL"/>
        </w:rPr>
        <w:t xml:space="preserve"> ו/או קלקול</w:t>
      </w:r>
      <w:r w:rsidRPr="00776496">
        <w:rPr>
          <w:rFonts w:ascii="Times New Roman" w:eastAsia="Times New Roman" w:hAnsi="Times New Roman" w:cs="David"/>
          <w:sz w:val="24"/>
          <w:szCs w:val="24"/>
          <w:rtl/>
          <w:lang w:eastAsia="he-IL"/>
        </w:rPr>
        <w:t xml:space="preserve"> כלשהו לציוד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לכל חלק ממנו מכל סיבה שהיא.</w:t>
      </w:r>
    </w:p>
    <w:p w14:paraId="1604EA5D"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היועץ</w:t>
      </w:r>
    </w:p>
    <w:p w14:paraId="559FAD3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במגעים עם רשויות 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עם הרשות המקומית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הנוגע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וכל הכרוך בכך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w:t>
      </w:r>
    </w:p>
    <w:p w14:paraId="69C4964E"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שהיועץ לא יגיש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תיקונים לתכניות לא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הרשויות המוסמכות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אושרו קודם לכן</w:t>
      </w:r>
      <w:r w:rsidRPr="00776496">
        <w:rPr>
          <w:rFonts w:ascii="Times New Roman" w:eastAsia="Times New Roman" w:hAnsi="Times New Roman" w:cs="David" w:hint="cs"/>
          <w:sz w:val="24"/>
          <w:szCs w:val="24"/>
          <w:rtl/>
          <w:lang w:eastAsia="he-IL"/>
        </w:rPr>
        <w:t>, מראש ובכתב,</w:t>
      </w:r>
      <w:r w:rsidRPr="00776496">
        <w:rPr>
          <w:rFonts w:ascii="Times New Roman" w:eastAsia="Times New Roman" w:hAnsi="Times New Roman" w:cs="David"/>
          <w:sz w:val="24"/>
          <w:szCs w:val="24"/>
          <w:rtl/>
          <w:lang w:eastAsia="he-IL"/>
        </w:rPr>
        <w:t xml:space="preserve"> ע"י המזמין.</w:t>
      </w:r>
    </w:p>
    <w:p w14:paraId="35C71630"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שהיועץ לא יקבל כל החלטה ולא יפעל ולא יחייב את המזמין בכל עניין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הכרוך בהתחייבות חוקית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כספית</w:t>
      </w:r>
      <w:r w:rsidRPr="00776496">
        <w:rPr>
          <w:rFonts w:ascii="Times New Roman" w:eastAsia="Times New Roman" w:hAnsi="Times New Roman" w:cs="David" w:hint="cs"/>
          <w:sz w:val="24"/>
          <w:szCs w:val="24"/>
          <w:rtl/>
          <w:lang w:eastAsia="he-IL"/>
        </w:rPr>
        <w:t xml:space="preserve"> ו/או אחרת,</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31AAFFD6"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זולת אם</w:t>
      </w:r>
      <w:r w:rsidRPr="00776496">
        <w:rPr>
          <w:rFonts w:ascii="Times New Roman" w:eastAsia="Times New Roman" w:hAnsi="Times New Roman" w:cs="David"/>
          <w:sz w:val="24"/>
          <w:szCs w:val="24"/>
          <w:rtl/>
          <w:lang w:eastAsia="he-IL"/>
        </w:rPr>
        <w:t xml:space="preserve"> יוסמך לכך ע"י המזמין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יהיה היועץ רשאי ליתן הוראות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הנחיות</w:t>
      </w:r>
      <w:r w:rsidRPr="00776496">
        <w:rPr>
          <w:rFonts w:ascii="Times New Roman" w:eastAsia="Times New Roman" w:hAnsi="Times New Roman" w:cs="David" w:hint="cs"/>
          <w:sz w:val="24"/>
          <w:szCs w:val="24"/>
          <w:rtl/>
          <w:lang w:eastAsia="he-IL"/>
        </w:rPr>
        <w:t>, בין</w:t>
      </w:r>
      <w:r w:rsidRPr="00776496">
        <w:rPr>
          <w:rFonts w:ascii="Times New Roman" w:eastAsia="Times New Roman" w:hAnsi="Times New Roman" w:cs="David"/>
          <w:sz w:val="24"/>
          <w:szCs w:val="24"/>
          <w:rtl/>
          <w:lang w:eastAsia="he-IL"/>
        </w:rPr>
        <w:t xml:space="preserve"> במישרין</w:t>
      </w:r>
      <w:r w:rsidRPr="00776496">
        <w:rPr>
          <w:rFonts w:ascii="Times New Roman" w:eastAsia="Times New Roman" w:hAnsi="Times New Roman" w:cs="David" w:hint="cs"/>
          <w:sz w:val="24"/>
          <w:szCs w:val="24"/>
          <w:rtl/>
          <w:lang w:eastAsia="he-IL"/>
        </w:rPr>
        <w:t xml:space="preserve"> ובין בעקיפין,</w:t>
      </w:r>
      <w:r w:rsidRPr="00776496">
        <w:rPr>
          <w:rFonts w:ascii="Times New Roman" w:eastAsia="Times New Roman" w:hAnsi="Times New Roman" w:cs="David"/>
          <w:sz w:val="24"/>
          <w:szCs w:val="24"/>
          <w:rtl/>
          <w:lang w:eastAsia="he-IL"/>
        </w:rPr>
        <w:t xml:space="preserve"> לקבלן הראשי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לקבלן העבודות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לנהל עמם מו"מ ביחס למחירים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דרכי ביצוע הכרוכים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מחירים</w:t>
      </w:r>
      <w:r w:rsidRPr="00776496">
        <w:rPr>
          <w:rFonts w:ascii="Times New Roman" w:eastAsia="Times New Roman" w:hAnsi="Times New Roman" w:cs="David" w:hint="cs"/>
          <w:sz w:val="24"/>
          <w:szCs w:val="24"/>
          <w:rtl/>
          <w:lang w:eastAsia="he-IL"/>
        </w:rPr>
        <w:t xml:space="preserve"> ו/או כמויות</w:t>
      </w:r>
      <w:r w:rsidRPr="00776496">
        <w:rPr>
          <w:rFonts w:ascii="Times New Roman" w:eastAsia="Times New Roman" w:hAnsi="Times New Roman" w:cs="David"/>
          <w:sz w:val="24"/>
          <w:szCs w:val="24"/>
          <w:rtl/>
          <w:lang w:eastAsia="he-IL"/>
        </w:rPr>
        <w:t>, אלא באמצעות המזמין או המנהל.</w:t>
      </w:r>
    </w:p>
    <w:p w14:paraId="08258AC3"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המנהל</w:t>
      </w:r>
    </w:p>
    <w:p w14:paraId="2349226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לבדוק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עת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את שרותי היועץ כולם או </w:t>
      </w:r>
      <w:r w:rsidRPr="00776496">
        <w:rPr>
          <w:rFonts w:ascii="Times New Roman" w:eastAsia="Times New Roman" w:hAnsi="Times New Roman" w:cs="David" w:hint="cs"/>
          <w:sz w:val="24"/>
          <w:szCs w:val="24"/>
          <w:rtl/>
          <w:lang w:eastAsia="he-IL"/>
        </w:rPr>
        <w:t>מקצתם</w:t>
      </w:r>
      <w:r w:rsidRPr="00776496">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 כן רשאי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47B9687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w:t>
      </w:r>
    </w:p>
    <w:p w14:paraId="2EE8722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לצורך הפעלת סמכויותיו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רשאי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מי מטעמו לבקר במשרד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בכל מקום אחר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776496">
        <w:rPr>
          <w:rFonts w:ascii="Times New Roman" w:eastAsia="Times New Roman" w:hAnsi="Times New Roman" w:cs="David" w:hint="cs"/>
          <w:sz w:val="24"/>
          <w:szCs w:val="24"/>
          <w:rtl/>
          <w:lang w:eastAsia="he-IL"/>
        </w:rPr>
        <w:t>י המנהל 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w:t>
      </w:r>
    </w:p>
    <w:p w14:paraId="2670C18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בהפעלת סמכויות המנהל על 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לגרוע </w:t>
      </w:r>
      <w:r w:rsidRPr="00776496">
        <w:rPr>
          <w:rFonts w:ascii="Times New Roman" w:eastAsia="Times New Roman" w:hAnsi="Times New Roman" w:cs="David" w:hint="cs"/>
          <w:sz w:val="24"/>
          <w:szCs w:val="24"/>
          <w:rtl/>
          <w:lang w:eastAsia="he-IL"/>
        </w:rPr>
        <w:t xml:space="preserve">ו/או לשחרר </w:t>
      </w:r>
      <w:r w:rsidRPr="00776496">
        <w:rPr>
          <w:rFonts w:ascii="Times New Roman" w:eastAsia="Times New Roman" w:hAnsi="Times New Roman" w:cs="David"/>
          <w:sz w:val="24"/>
          <w:szCs w:val="24"/>
          <w:rtl/>
          <w:lang w:eastAsia="he-IL"/>
        </w:rPr>
        <w:t xml:space="preserve">מאחריות </w:t>
      </w:r>
      <w:r w:rsidRPr="00776496">
        <w:rPr>
          <w:rFonts w:ascii="Times New Roman" w:eastAsia="Times New Roman" w:hAnsi="Times New Roman" w:cs="David" w:hint="cs"/>
          <w:sz w:val="24"/>
          <w:szCs w:val="24"/>
          <w:rtl/>
          <w:lang w:eastAsia="he-IL"/>
        </w:rPr>
        <w:t>היועץ על פי חוזה זה ו/או על פי כל דין.</w:t>
      </w:r>
      <w:r w:rsidRPr="00776496">
        <w:rPr>
          <w:rFonts w:ascii="Times New Roman" w:eastAsia="Times New Roman" w:hAnsi="Times New Roman" w:cs="David"/>
          <w:sz w:val="24"/>
          <w:szCs w:val="24"/>
          <w:rtl/>
          <w:lang w:eastAsia="he-IL"/>
        </w:rPr>
        <w:t xml:space="preserve"> בהקשר זה מובהר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4EBD0CB8"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אישר המנהל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776496">
        <w:rPr>
          <w:rFonts w:ascii="Times New Roman" w:eastAsia="Times New Roman" w:hAnsi="Times New Roman" w:cs="David" w:hint="cs"/>
          <w:sz w:val="24"/>
          <w:szCs w:val="24"/>
          <w:rtl/>
          <w:lang w:eastAsia="he-IL"/>
        </w:rPr>
        <w:t>חוזה</w:t>
      </w:r>
      <w:r w:rsidRPr="00776496">
        <w:rPr>
          <w:rFonts w:ascii="Times New Roman" w:eastAsia="Times New Roman" w:hAnsi="Times New Roman" w:cs="David"/>
          <w:sz w:val="24"/>
          <w:szCs w:val="24"/>
          <w:rtl/>
          <w:lang w:eastAsia="he-IL"/>
        </w:rPr>
        <w:t xml:space="preserve"> זה, </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לשחרר את היועץ מאחריותו המקצועית המלאה ו</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להטיל על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על המזמין אחריות כלשהי לטיב התכניות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המסמכים האמורים.</w:t>
      </w:r>
    </w:p>
    <w:p w14:paraId="459DBCEB"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לוח זמנים ושלבי ב</w:t>
      </w:r>
      <w:r w:rsidRPr="00776496">
        <w:rPr>
          <w:rFonts w:ascii="Times New Roman" w:eastAsia="Times New Roman" w:hAnsi="Times New Roman" w:cs="David" w:hint="cs"/>
          <w:bCs/>
          <w:sz w:val="24"/>
          <w:szCs w:val="24"/>
          <w:u w:val="single"/>
          <w:rtl/>
          <w:lang w:eastAsia="he-IL"/>
        </w:rPr>
        <w:t>י</w:t>
      </w:r>
      <w:r w:rsidRPr="00776496">
        <w:rPr>
          <w:rFonts w:ascii="Times New Roman" w:eastAsia="Times New Roman" w:hAnsi="Times New Roman" w:cs="David"/>
          <w:bCs/>
          <w:sz w:val="24"/>
          <w:szCs w:val="24"/>
          <w:u w:val="single"/>
          <w:rtl/>
          <w:lang w:eastAsia="he-IL"/>
        </w:rPr>
        <w:t>צוע</w:t>
      </w:r>
    </w:p>
    <w:p w14:paraId="4F65678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776496">
        <w:rPr>
          <w:rFonts w:ascii="Times New Roman" w:eastAsia="Times New Roman" w:hAnsi="Times New Roman" w:cs="David"/>
          <w:b/>
          <w:bCs/>
          <w:sz w:val="24"/>
          <w:szCs w:val="24"/>
          <w:rtl/>
          <w:lang w:eastAsia="he-IL"/>
        </w:rPr>
        <w:t>ג'</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לוח הזמנים</w:t>
      </w:r>
      <w:r w:rsidRPr="00776496">
        <w:rPr>
          <w:rFonts w:ascii="Times New Roman" w:eastAsia="Times New Roman" w:hAnsi="Times New Roman" w:cs="David"/>
          <w:sz w:val="24"/>
          <w:szCs w:val="24"/>
          <w:rtl/>
          <w:lang w:eastAsia="he-IL"/>
        </w:rPr>
        <w:t>"). כל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 הכלול בשרותי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לא נקבע לו מועד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יבוצע על ידי היועץ במועד שיהיה דרוש על מנת להבטיח</w:t>
      </w:r>
      <w:r w:rsidRPr="00776496">
        <w:rPr>
          <w:rFonts w:ascii="Times New Roman" w:eastAsia="Times New Roman" w:hAnsi="Times New Roman" w:cs="David" w:hint="cs"/>
          <w:sz w:val="24"/>
          <w:szCs w:val="24"/>
          <w:rtl/>
          <w:lang w:eastAsia="he-IL"/>
        </w:rPr>
        <w:t xml:space="preserve"> את</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 xml:space="preserve">קבלנים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אחרים בהתאם ללוח הזמנים המוסכם 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מם.</w:t>
      </w:r>
    </w:p>
    <w:p w14:paraId="0042607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יתחיל היועץ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קטע מהפרויקט ו/או שלב משלבי העבודה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או </w:t>
      </w:r>
      <w:r w:rsidRPr="00776496">
        <w:rPr>
          <w:rFonts w:ascii="Times New Roman" w:eastAsia="Times New Roman" w:hAnsi="Times New Roman" w:cs="David"/>
          <w:b/>
          <w:bCs/>
          <w:sz w:val="24"/>
          <w:szCs w:val="24"/>
          <w:rtl/>
          <w:lang w:eastAsia="he-IL"/>
        </w:rPr>
        <w:t xml:space="preserve">ג'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אלא אם כן הודיע למזמין תחילה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הגיע לדעתו מועד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זה וק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מהמזמין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לביצועו.</w:t>
      </w:r>
    </w:p>
    <w:p w14:paraId="0D7AAF3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יש לראות </w:t>
      </w:r>
      <w:r w:rsidRPr="00776496">
        <w:rPr>
          <w:rFonts w:ascii="Times New Roman" w:eastAsia="Times New Roman" w:hAnsi="Times New Roman" w:cs="David" w:hint="cs"/>
          <w:sz w:val="24"/>
          <w:szCs w:val="24"/>
          <w:rtl/>
          <w:lang w:eastAsia="he-IL"/>
        </w:rPr>
        <w:t>ב</w:t>
      </w:r>
      <w:r w:rsidRPr="00776496">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369F79A4"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ידוע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התחייבויות היועצים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יתר הגורמים, מותנות בכך שיסופקו להם כל התכניות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ההנחיות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ההוראות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הפרטים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הביאורים שידרשו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מהקבלנים מלטעון לעיכוב מוצדק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1F0A4913"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 יוכר כמוצדק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אך ו</w:t>
      </w:r>
      <w:r w:rsidRPr="00776496">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68A2284E"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הוא נובע מכ</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ח עליון או גורם אחר (להלן יחדיו: "</w:t>
      </w:r>
      <w:r w:rsidRPr="00776496">
        <w:rPr>
          <w:rFonts w:ascii="Times New Roman" w:eastAsia="Times New Roman" w:hAnsi="Times New Roman" w:cs="David"/>
          <w:b/>
          <w:bCs/>
          <w:sz w:val="24"/>
          <w:szCs w:val="24"/>
          <w:rtl/>
          <w:lang w:eastAsia="he-IL"/>
        </w:rPr>
        <w:t>אירוע דוחה</w:t>
      </w:r>
      <w:r w:rsidRPr="00776496">
        <w:rPr>
          <w:rFonts w:ascii="Times New Roman" w:eastAsia="Times New Roman" w:hAnsi="Times New Roman" w:cs="David"/>
          <w:sz w:val="24"/>
          <w:szCs w:val="24"/>
          <w:rtl/>
          <w:lang w:eastAsia="he-IL"/>
        </w:rPr>
        <w:t>") שלדעת המנהל לא הייתה ליועץ שליטה עליו.</w:t>
      </w:r>
    </w:p>
    <w:p w14:paraId="2FF12056"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50726194"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קיבל תכניות, הנחיות, הוראות, פרטים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4F16388A"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אישר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האירוע הדוחה אכן מצדיק 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השירות ואת משך הדחייה.</w:t>
      </w:r>
    </w:p>
    <w:p w14:paraId="2283F4CE" w14:textId="77777777" w:rsidR="00776496" w:rsidRPr="00776496" w:rsidRDefault="00776496" w:rsidP="00776496">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מבלי לגרוע מ</w:t>
      </w:r>
      <w:r w:rsidRPr="00776496">
        <w:rPr>
          <w:rFonts w:ascii="Times New Roman" w:eastAsia="Times New Roman" w:hAnsi="Times New Roman" w:cs="David" w:hint="cs"/>
          <w:sz w:val="24"/>
          <w:szCs w:val="24"/>
          <w:rtl/>
          <w:lang w:eastAsia="he-IL"/>
        </w:rPr>
        <w:t xml:space="preserve">כלליות </w:t>
      </w:r>
      <w:r w:rsidRPr="00776496">
        <w:rPr>
          <w:rFonts w:ascii="Times New Roman" w:eastAsia="Times New Roman" w:hAnsi="Times New Roman" w:cs="David"/>
          <w:sz w:val="24"/>
          <w:szCs w:val="24"/>
          <w:rtl/>
          <w:lang w:eastAsia="he-IL"/>
        </w:rPr>
        <w:t>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חור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 תכנון ע"י אחרים לא יהווה עילה לעיכוב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3B53412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להודיע למנהל מידית, על כל עיכוב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לפי הערכתו עלול לגרום לאיחור בקיום לוח הזמנים.</w:t>
      </w:r>
    </w:p>
    <w:p w14:paraId="03F839F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64D53BD5"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לבקר במשרד היועץ ולעיין בהתקדמות ובאופן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והיועץ ימסור למנהל כל הסבר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פרט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דיווח</w:t>
      </w:r>
      <w:r w:rsidRPr="00776496">
        <w:rPr>
          <w:rFonts w:ascii="Times New Roman" w:eastAsia="Times New Roman" w:hAnsi="Times New Roman" w:cs="David" w:hint="cs"/>
          <w:sz w:val="24"/>
          <w:szCs w:val="24"/>
          <w:rtl/>
          <w:lang w:eastAsia="he-IL"/>
        </w:rPr>
        <w:t>, מיד</w:t>
      </w:r>
      <w:r w:rsidRPr="00776496">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776496">
        <w:rPr>
          <w:rFonts w:ascii="Times New Roman" w:eastAsia="Times New Roman" w:hAnsi="Times New Roman" w:cs="David" w:hint="cs"/>
          <w:sz w:val="24"/>
          <w:szCs w:val="24"/>
          <w:rtl/>
          <w:lang w:eastAsia="he-IL"/>
        </w:rPr>
        <w:t xml:space="preserve"> זה ו/או לפי כל דין</w:t>
      </w:r>
      <w:r w:rsidRPr="00776496">
        <w:rPr>
          <w:rFonts w:ascii="Times New Roman" w:eastAsia="Times New Roman" w:hAnsi="Times New Roman" w:cs="David"/>
          <w:sz w:val="24"/>
          <w:szCs w:val="24"/>
          <w:rtl/>
          <w:lang w:eastAsia="he-IL"/>
        </w:rPr>
        <w:t>.</w:t>
      </w:r>
    </w:p>
    <w:p w14:paraId="63653890" w14:textId="77777777" w:rsidR="00776496"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3D37D284" w14:textId="77777777" w:rsidR="00F865AA" w:rsidRPr="00776496" w:rsidRDefault="00F865AA"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193E281"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שכר היועץ</w:t>
      </w:r>
    </w:p>
    <w:p w14:paraId="41652C74"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תמורת שרותי היועץ וכל יתר התחייבויותיו לפי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כמפורט בנספח </w:t>
      </w:r>
      <w:r w:rsidRPr="00776496">
        <w:rPr>
          <w:rFonts w:ascii="Times New Roman" w:eastAsia="Times New Roman" w:hAnsi="Times New Roman" w:cs="David"/>
          <w:bCs/>
          <w:sz w:val="24"/>
          <w:szCs w:val="24"/>
          <w:rtl/>
          <w:lang w:eastAsia="he-IL"/>
        </w:rPr>
        <w:t xml:space="preserve">ד' </w:t>
      </w:r>
      <w:r w:rsidRPr="00776496">
        <w:rPr>
          <w:rFonts w:ascii="Times New Roman" w:eastAsia="Times New Roman" w:hAnsi="Times New Roman" w:cs="David" w:hint="cs"/>
          <w:b/>
          <w:sz w:val="24"/>
          <w:szCs w:val="24"/>
          <w:rtl/>
          <w:lang w:eastAsia="he-IL"/>
        </w:rPr>
        <w:t xml:space="preserve">המצ"ב </w:t>
      </w:r>
      <w:r w:rsidRPr="00776496">
        <w:rPr>
          <w:rFonts w:ascii="Times New Roman" w:eastAsia="Times New Roman" w:hAnsi="Times New Roman" w:cs="David"/>
          <w:sz w:val="24"/>
          <w:szCs w:val="24"/>
          <w:rtl/>
          <w:lang w:eastAsia="he-IL"/>
        </w:rPr>
        <w:t>(להלן: "</w:t>
      </w:r>
      <w:r w:rsidRPr="00776496">
        <w:rPr>
          <w:rFonts w:ascii="Times New Roman" w:eastAsia="Times New Roman" w:hAnsi="Times New Roman" w:cs="David"/>
          <w:b/>
          <w:bCs/>
          <w:sz w:val="24"/>
          <w:szCs w:val="24"/>
          <w:rtl/>
          <w:lang w:eastAsia="he-IL"/>
        </w:rPr>
        <w:t>שכר היועץ</w:t>
      </w:r>
      <w:r w:rsidRPr="00776496">
        <w:rPr>
          <w:rFonts w:ascii="Times New Roman" w:eastAsia="Times New Roman" w:hAnsi="Times New Roman" w:cs="David"/>
          <w:sz w:val="24"/>
          <w:szCs w:val="24"/>
          <w:rtl/>
          <w:lang w:eastAsia="he-IL"/>
        </w:rPr>
        <w:t>").</w:t>
      </w:r>
    </w:p>
    <w:p w14:paraId="616743D1"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בהוצאות הממשיות בשרותי העזר המפורטים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שא המזמין:</w:t>
      </w:r>
    </w:p>
    <w:p w14:paraId="51A1956C"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הדפסות בתוויין המיועדות להפצה לאחרים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החזר.</w:t>
      </w:r>
    </w:p>
    <w:p w14:paraId="3EEE2AAC"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העתקות שנמסרו ע"י היועץ למזמין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לרשויות המוסמכות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ליועצים, למעט העתקות וצילומים שיפיק היועץ במשרדו.</w:t>
      </w:r>
    </w:p>
    <w:p w14:paraId="51E7EB8A"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שכפול מסמכים.</w:t>
      </w:r>
    </w:p>
    <w:p w14:paraId="4943EBEB"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4DBE6798"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מדידות וצילומי אויר.</w:t>
      </w:r>
    </w:p>
    <w:p w14:paraId="1C99082A"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קידוחים ובדיקות קרקע.</w:t>
      </w:r>
    </w:p>
    <w:p w14:paraId="35DAF3D9"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שליחויות.</w:t>
      </w:r>
    </w:p>
    <w:p w14:paraId="2BC99557"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העזר המפורטים בסעיפים 7.2.1 עד 7.2.3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יוזמנו על ידי היועץ באמצעות מערכת ניהול פרויקטים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 מערכת רמדורנט מודול ניהול מסמכים (</w:t>
      </w:r>
      <w:r w:rsidRPr="00776496">
        <w:rPr>
          <w:rFonts w:ascii="Times New Roman" w:eastAsia="Times New Roman" w:hAnsi="Times New Roman" w:cs="David"/>
          <w:sz w:val="24"/>
          <w:szCs w:val="24"/>
          <w:lang w:eastAsia="he-IL"/>
        </w:rPr>
        <w:t>DM</w:t>
      </w:r>
      <w:r w:rsidRPr="00776496">
        <w:rPr>
          <w:rFonts w:ascii="Times New Roman" w:eastAsia="Times New Roman" w:hAnsi="Times New Roman" w:cs="David"/>
          <w:sz w:val="24"/>
          <w:szCs w:val="24"/>
          <w:rtl/>
          <w:lang w:eastAsia="he-IL"/>
        </w:rPr>
        <w:t>) רק ממכונים המאושרים ע"י המזמין לבצע עבודות עבורו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6F72E55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חשבון שכר היועץ ישולמו ליועץ תשלומי ביניים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עורים ובמועדים המפורטים בנספח</w:t>
      </w:r>
      <w:r w:rsidRPr="00776496">
        <w:rPr>
          <w:rFonts w:ascii="Times New Roman" w:eastAsia="Times New Roman" w:hAnsi="Times New Roman" w:cs="David"/>
          <w:bCs/>
          <w:sz w:val="24"/>
          <w:szCs w:val="24"/>
          <w:rtl/>
          <w:lang w:eastAsia="he-IL"/>
        </w:rPr>
        <w:t xml:space="preserve"> ה'</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p>
    <w:p w14:paraId="25D570C2"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תשלומי הביניים לפי פסקה זו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משלבי שירותי היועץ ו/או טיב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08538BD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776496">
        <w:rPr>
          <w:rFonts w:ascii="Times New Roman" w:eastAsia="Times New Roman" w:hAnsi="Times New Roman" w:cs="David"/>
          <w:sz w:val="24"/>
          <w:szCs w:val="24"/>
          <w:rtl/>
          <w:lang w:eastAsia="he-IL"/>
        </w:rPr>
        <w:lastRenderedPageBreak/>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השכר האמור בנספח </w:t>
      </w:r>
      <w:r w:rsidRPr="00776496">
        <w:rPr>
          <w:rFonts w:ascii="Times New Roman" w:eastAsia="Times New Roman" w:hAnsi="Times New Roman" w:cs="David"/>
          <w:b/>
          <w:bCs/>
          <w:sz w:val="24"/>
          <w:szCs w:val="24"/>
          <w:rtl/>
          <w:lang w:eastAsia="he-IL"/>
        </w:rPr>
        <w:t xml:space="preserve">ד'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hint="cs"/>
          <w:sz w:val="24"/>
          <w:szCs w:val="24"/>
          <w:rtl/>
          <w:lang w:eastAsia="he-IL"/>
        </w:rPr>
        <w:t xml:space="preserve">ינו </w:t>
      </w:r>
      <w:r w:rsidRPr="00776496">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76496">
        <w:rPr>
          <w:rFonts w:ascii="Times New Roman" w:eastAsia="Times New Roman" w:hAnsi="Times New Roman" w:cs="David" w:hint="cs"/>
          <w:sz w:val="24"/>
          <w:szCs w:val="24"/>
          <w:rtl/>
          <w:lang w:eastAsia="he-IL"/>
        </w:rPr>
        <w:t xml:space="preserve">זה </w:t>
      </w:r>
      <w:r w:rsidRPr="00776496">
        <w:rPr>
          <w:rFonts w:ascii="Times New Roman" w:eastAsia="Times New Roman" w:hAnsi="Times New Roman" w:cs="David"/>
          <w:sz w:val="24"/>
          <w:szCs w:val="24"/>
          <w:rtl/>
          <w:lang w:eastAsia="he-IL"/>
        </w:rPr>
        <w:t>במפורש אחרת. תנאי לתשלום שכר היועץ במלואו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הינו המצאת הצהרה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776496">
        <w:rPr>
          <w:rFonts w:ascii="Times New Roman" w:eastAsia="Times New Roman" w:hAnsi="Times New Roman" w:cs="David"/>
          <w:b/>
          <w:bCs/>
          <w:sz w:val="24"/>
          <w:szCs w:val="24"/>
          <w:rtl/>
          <w:lang w:eastAsia="he-IL"/>
        </w:rPr>
        <w:t>ט'</w:t>
      </w:r>
      <w:r w:rsidRPr="00776496">
        <w:rPr>
          <w:rFonts w:ascii="Times New Roman" w:eastAsia="Times New Roman" w:hAnsi="Times New Roman" w:cs="David"/>
          <w:sz w:val="24"/>
          <w:szCs w:val="24"/>
          <w:rtl/>
          <w:lang w:eastAsia="he-IL"/>
        </w:rPr>
        <w:t xml:space="preserve"> לחוזה זה וכתב היעדר תביעות המצורף כנספח</w:t>
      </w:r>
      <w:r w:rsidRPr="00776496">
        <w:rPr>
          <w:rFonts w:ascii="Times New Roman" w:eastAsia="Times New Roman" w:hAnsi="Times New Roman" w:cs="David"/>
          <w:b/>
          <w:bCs/>
          <w:sz w:val="24"/>
          <w:szCs w:val="24"/>
          <w:rtl/>
          <w:lang w:eastAsia="he-IL"/>
        </w:rPr>
        <w:t xml:space="preserve"> י'</w:t>
      </w:r>
      <w:r w:rsidRPr="00776496">
        <w:rPr>
          <w:rFonts w:ascii="Times New Roman" w:eastAsia="Times New Roman" w:hAnsi="Times New Roman" w:cs="David"/>
          <w:sz w:val="24"/>
          <w:szCs w:val="24"/>
          <w:rtl/>
          <w:lang w:eastAsia="he-IL"/>
        </w:rPr>
        <w:t xml:space="preserve"> לחוזה זה למזמין, חתום ע"י היועץ ומאומת כנדרש בו.</w:t>
      </w:r>
    </w:p>
    <w:p w14:paraId="08283D8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מבלי לפגוע בכלליות האמור בסעיף </w:t>
      </w:r>
      <w:r w:rsidRPr="00776496">
        <w:rPr>
          <w:rFonts w:ascii="Times New Roman" w:eastAsia="Times New Roman" w:hAnsi="Times New Roman" w:cs="David" w:hint="cs"/>
          <w:sz w:val="24"/>
          <w:szCs w:val="24"/>
          <w:rtl/>
          <w:lang w:eastAsia="he-IL"/>
        </w:rPr>
        <w:t>7 לעיל</w:t>
      </w:r>
      <w:r w:rsidRPr="00776496">
        <w:rPr>
          <w:rFonts w:ascii="Times New Roman" w:eastAsia="Times New Roman" w:hAnsi="Times New Roman" w:cs="David"/>
          <w:sz w:val="24"/>
          <w:szCs w:val="24"/>
          <w:rtl/>
          <w:lang w:eastAsia="he-IL"/>
        </w:rPr>
        <w:t>, 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רכוש ה</w:t>
      </w:r>
      <w:r w:rsidRPr="00776496">
        <w:rPr>
          <w:rFonts w:ascii="Times New Roman" w:eastAsia="Times New Roman" w:hAnsi="Times New Roman" w:cs="David" w:hint="cs"/>
          <w:sz w:val="24"/>
          <w:szCs w:val="24"/>
          <w:rtl/>
          <w:lang w:eastAsia="he-IL"/>
        </w:rPr>
        <w:t>מזמין</w:t>
      </w:r>
      <w:r w:rsidRPr="00776496">
        <w:rPr>
          <w:rFonts w:ascii="Times New Roman" w:eastAsia="Times New Roman" w:hAnsi="Times New Roman" w:cs="David"/>
          <w:sz w:val="24"/>
          <w:szCs w:val="24"/>
          <w:rtl/>
          <w:lang w:eastAsia="he-IL"/>
        </w:rPr>
        <w:t>. מובהר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הפרת סעיף זה על ידי היועץ תה</w:t>
      </w:r>
      <w:r w:rsidRPr="00776496">
        <w:rPr>
          <w:rFonts w:ascii="Times New Roman" w:eastAsia="Times New Roman" w:hAnsi="Times New Roman" w:cs="David" w:hint="cs"/>
          <w:sz w:val="24"/>
          <w:szCs w:val="24"/>
          <w:rtl/>
          <w:lang w:eastAsia="he-IL"/>
        </w:rPr>
        <w:t>ווה</w:t>
      </w:r>
      <w:r w:rsidRPr="00776496">
        <w:rPr>
          <w:rFonts w:ascii="Times New Roman" w:eastAsia="Times New Roman" w:hAnsi="Times New Roman" w:cs="David"/>
          <w:sz w:val="24"/>
          <w:szCs w:val="24"/>
          <w:rtl/>
          <w:lang w:eastAsia="he-IL"/>
        </w:rPr>
        <w:t xml:space="preserve"> הפרה יסודית של חוזה</w:t>
      </w:r>
      <w:r w:rsidRPr="00776496">
        <w:rPr>
          <w:rFonts w:ascii="Times New Roman" w:eastAsia="Times New Roman" w:hAnsi="Times New Roman" w:cs="David" w:hint="cs"/>
          <w:sz w:val="24"/>
          <w:szCs w:val="24"/>
          <w:rtl/>
          <w:lang w:eastAsia="he-IL"/>
        </w:rPr>
        <w:t xml:space="preserve"> זה. </w:t>
      </w:r>
    </w:p>
    <w:p w14:paraId="0ACE1587"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תנאים מקדמיים לביצוע תשלום כלשהו ע"ח שכר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הצגת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776496">
        <w:rPr>
          <w:rFonts w:ascii="Times New Roman" w:eastAsia="Times New Roman" w:hAnsi="Times New Roman" w:cs="David" w:hint="cs"/>
          <w:sz w:val="24"/>
          <w:szCs w:val="24"/>
          <w:rtl/>
          <w:lang w:eastAsia="he-IL"/>
        </w:rPr>
        <w:t>עובר</w:t>
      </w:r>
      <w:r w:rsidRPr="00776496">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1F1CA493" w14:textId="77777777" w:rsidR="00776496" w:rsidRPr="00776496"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8E26EA6"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שנויים בתכנון</w:t>
      </w:r>
    </w:p>
    <w:p w14:paraId="11BBA89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73EFA2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bCs/>
          <w:sz w:val="24"/>
          <w:szCs w:val="24"/>
          <w:rtl/>
          <w:lang w:eastAsia="he-IL"/>
        </w:rPr>
        <w:t>ב' או ג'</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אלמלא השנויים</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יהיה</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זכאי לפיצוי בעד העבודה הנוספת שב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עקב השנויים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כאמור</w:t>
      </w:r>
      <w:r w:rsidRPr="00776496">
        <w:rPr>
          <w:rFonts w:ascii="Times New Roman" w:eastAsia="Times New Roman" w:hAnsi="Times New Roman" w:cs="David"/>
          <w:sz w:val="24"/>
          <w:szCs w:val="24"/>
          <w:rtl/>
          <w:lang w:eastAsia="he-IL"/>
        </w:rPr>
        <w:t>. הפיצוי ישולם בגין העבודה הנוספת שהיועץ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ושכר היועץ. בכל מקרה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שנויים</w:t>
      </w:r>
      <w:r w:rsidRPr="00776496">
        <w:rPr>
          <w:rFonts w:ascii="Times New Roman" w:eastAsia="Times New Roman" w:hAnsi="Times New Roman" w:cs="David" w:hint="cs"/>
          <w:sz w:val="24"/>
          <w:szCs w:val="24"/>
          <w:rtl/>
          <w:lang w:eastAsia="he-IL"/>
        </w:rPr>
        <w:t xml:space="preserve"> כאמור, לא יהוו</w:t>
      </w:r>
      <w:r w:rsidRPr="00776496">
        <w:rPr>
          <w:rFonts w:ascii="Times New Roman" w:eastAsia="Times New Roman" w:hAnsi="Times New Roman" w:cs="David"/>
          <w:sz w:val="24"/>
          <w:szCs w:val="24"/>
          <w:rtl/>
          <w:lang w:eastAsia="he-IL"/>
        </w:rPr>
        <w:t xml:space="preserve"> עילה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761063F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על אף</w:t>
      </w:r>
      <w:r w:rsidRPr="00776496">
        <w:rPr>
          <w:rFonts w:ascii="Times New Roman" w:eastAsia="Times New Roman" w:hAnsi="Times New Roman" w:cs="David"/>
          <w:sz w:val="24"/>
          <w:szCs w:val="24"/>
          <w:rtl/>
          <w:lang w:eastAsia="he-IL"/>
        </w:rPr>
        <w:t xml:space="preserve"> האמור בסעיף 8.2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יגיע ליועץ דבר בגין שינויים הנובעים מ:</w:t>
      </w:r>
    </w:p>
    <w:p w14:paraId="6DD7EFD7"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טעות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קוי בתכנון ו/או באומדן של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של היועצים.</w:t>
      </w:r>
    </w:p>
    <w:p w14:paraId="101907B7"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התכנון אינו התכנון היעיל ביותר.</w:t>
      </w:r>
    </w:p>
    <w:p w14:paraId="2B49ADA8"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4497C605"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השינויים מתחייבים מדרישת רשויות מוסמכות. </w:t>
      </w:r>
    </w:p>
    <w:p w14:paraId="0D948C4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להכין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עבור רוכשים שיבקשו זאת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16D741B0" w14:textId="77777777" w:rsidR="00776496" w:rsidRPr="00776496" w:rsidRDefault="00776496" w:rsidP="00776496">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מחיר השינויים ותנאי התשלום בגין תכנון השינויים </w:t>
      </w:r>
      <w:r w:rsidRPr="00776496">
        <w:rPr>
          <w:rFonts w:ascii="Times New Roman" w:eastAsia="Times New Roman" w:hAnsi="Times New Roman" w:cs="David" w:hint="cs"/>
          <w:sz w:val="24"/>
          <w:szCs w:val="24"/>
          <w:rtl/>
          <w:lang w:eastAsia="he-IL"/>
        </w:rPr>
        <w:t xml:space="preserve">כאמור, </w:t>
      </w:r>
      <w:r w:rsidRPr="00776496">
        <w:rPr>
          <w:rFonts w:ascii="Times New Roman" w:eastAsia="Times New Roman" w:hAnsi="Times New Roman" w:cs="David"/>
          <w:sz w:val="24"/>
          <w:szCs w:val="24"/>
          <w:rtl/>
          <w:lang w:eastAsia="he-IL"/>
        </w:rPr>
        <w:t>יסוכמו בין היועץ לרוכשים. היועץ יתקשר עם הרוכש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בענ</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ין קביעת מחיר השינויים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תובא בפני המנהל והוא יהיה המוסמך להכריע בה.</w:t>
      </w:r>
    </w:p>
    <w:p w14:paraId="5AFFBD00"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lastRenderedPageBreak/>
        <w:t>אחריות וביטוח</w:t>
      </w:r>
    </w:p>
    <w:p w14:paraId="20028E75" w14:textId="77777777" w:rsidR="00B67F92" w:rsidRPr="00013687" w:rsidRDefault="00B67F92" w:rsidP="00B67F92">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D1FCFBC" w14:textId="77777777" w:rsidR="00B67F92" w:rsidRPr="00013687" w:rsidRDefault="00B67F92" w:rsidP="00B67F92">
      <w:pPr>
        <w:pStyle w:val="af7"/>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68711FBC" w14:textId="77777777" w:rsidR="00B67F92" w:rsidRPr="00013687" w:rsidRDefault="00B67F92" w:rsidP="00B67F92">
      <w:pPr>
        <w:pStyle w:val="af7"/>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56DB513A" w14:textId="77777777" w:rsidR="00B67F92" w:rsidRPr="00013687" w:rsidRDefault="00B67F92" w:rsidP="00B67F92">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36C8076C" w14:textId="77777777" w:rsidR="00B67F92"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2D17C8C" w14:textId="77777777" w:rsidR="00B67F92"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9A3D72F" w14:textId="77777777" w:rsidR="00B67F92" w:rsidRPr="00013687"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D82F521" w14:textId="77777777" w:rsidR="00B67F92" w:rsidRDefault="00B67F92" w:rsidP="00B67F92">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402984D"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299AD59"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7C9BEE0B"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05081D7A"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235F8001"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21BE600F"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w:t>
      </w:r>
      <w:r>
        <w:rPr>
          <w:rFonts w:ascii="Times New Roman" w:eastAsia="Times New Roman" w:hAnsi="Times New Roman" w:cs="David" w:hint="cs"/>
          <w:sz w:val="20"/>
          <w:szCs w:val="24"/>
          <w:rtl/>
          <w:lang w:eastAsia="he-IL"/>
        </w:rPr>
        <w:lastRenderedPageBreak/>
        <w:t xml:space="preserve">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1F77F40C"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57DA269B"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6707F5A0"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766FBDA"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04D8B649"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08D5CB11"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0CDBF5AA"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D6C2DDB" w14:textId="77777777" w:rsidR="00B67F92" w:rsidRPr="00A4205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A28261D" w14:textId="77777777" w:rsidR="00776496" w:rsidRPr="00776496" w:rsidRDefault="00776496" w:rsidP="00776496">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214B149B"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אספקת תכניות</w:t>
      </w:r>
    </w:p>
    <w:p w14:paraId="586251A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עת במהלך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וכן בתקופת הבדק של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xml:space="preserve"> לחוזה זה, ובמידה והדרישה מתייחסת לתכניות שאינ</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בידו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יערכ</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היועץ בהקדם האפשרי וימסר</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למזמין.</w:t>
      </w:r>
    </w:p>
    <w:p w14:paraId="4EE266B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עם גמר שרותי </w:t>
      </w:r>
      <w:r w:rsidRPr="00776496">
        <w:rPr>
          <w:rFonts w:ascii="Times New Roman" w:eastAsia="Times New Roman" w:hAnsi="Times New Roman" w:cs="David" w:hint="cs"/>
          <w:sz w:val="24"/>
          <w:szCs w:val="24"/>
          <w:rtl/>
          <w:lang w:eastAsia="he-IL"/>
        </w:rPr>
        <w:t>היועץ,</w:t>
      </w:r>
      <w:r w:rsidRPr="00776496">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הסופי בשטח </w:t>
      </w:r>
      <w:r w:rsidRPr="00776496">
        <w:rPr>
          <w:rFonts w:ascii="Times New Roman" w:eastAsia="Times New Roman" w:hAnsi="Times New Roman" w:cs="David"/>
          <w:color w:val="000000"/>
          <w:sz w:val="24"/>
          <w:szCs w:val="24"/>
          <w:lang w:eastAsia="he-IL"/>
        </w:rPr>
        <w:t>(AS MADE)</w:t>
      </w:r>
      <w:r w:rsidRPr="00776496">
        <w:rPr>
          <w:rFonts w:ascii="Times New Roman" w:eastAsia="Times New Roman" w:hAnsi="Times New Roman" w:cs="David"/>
          <w:sz w:val="24"/>
          <w:szCs w:val="24"/>
          <w:rtl/>
          <w:lang w:eastAsia="he-IL"/>
        </w:rPr>
        <w:t xml:space="preserve">, למעט שינויי דיירים, </w:t>
      </w:r>
      <w:r w:rsidRPr="00776496">
        <w:rPr>
          <w:rFonts w:ascii="Times New Roman" w:eastAsia="Times New Roman" w:hAnsi="Times New Roman" w:cs="David" w:hint="cs"/>
          <w:sz w:val="24"/>
          <w:szCs w:val="24"/>
          <w:rtl/>
          <w:lang w:eastAsia="he-IL"/>
        </w:rPr>
        <w:t xml:space="preserve">וקבצים </w:t>
      </w:r>
      <w:r w:rsidRPr="00776496">
        <w:rPr>
          <w:rFonts w:ascii="Times New Roman" w:eastAsia="Times New Roman" w:hAnsi="Times New Roman" w:cs="David"/>
          <w:sz w:val="24"/>
          <w:szCs w:val="24"/>
          <w:rtl/>
          <w:lang w:eastAsia="he-IL"/>
        </w:rPr>
        <w:t>המכילים את התכנון במדיה ממוחשבת.</w:t>
      </w:r>
    </w:p>
    <w:p w14:paraId="5E8BD43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776496">
        <w:rPr>
          <w:rFonts w:ascii="Times New Roman" w:eastAsia="Times New Roman" w:hAnsi="Times New Roman" w:cs="David" w:hint="cs"/>
          <w:sz w:val="24"/>
          <w:szCs w:val="24"/>
          <w:rtl/>
          <w:lang w:eastAsia="he-IL"/>
        </w:rPr>
        <w:t>הקבצים</w:t>
      </w:r>
      <w:r w:rsidRPr="00776496">
        <w:rPr>
          <w:rFonts w:ascii="Times New Roman" w:eastAsia="Times New Roman" w:hAnsi="Times New Roman" w:cs="David"/>
          <w:sz w:val="24"/>
          <w:szCs w:val="24"/>
          <w:rtl/>
          <w:lang w:eastAsia="he-IL"/>
        </w:rPr>
        <w:t xml:space="preserve"> כשה</w:t>
      </w:r>
      <w:r w:rsidRPr="00776496">
        <w:rPr>
          <w:rFonts w:ascii="Times New Roman" w:eastAsia="Times New Roman" w:hAnsi="Times New Roman" w:cs="David" w:hint="cs"/>
          <w:sz w:val="24"/>
          <w:szCs w:val="24"/>
          <w:rtl/>
          <w:lang w:eastAsia="he-IL"/>
        </w:rPr>
        <w:t>ם</w:t>
      </w:r>
      <w:r w:rsidRPr="00776496">
        <w:rPr>
          <w:rFonts w:ascii="Times New Roman" w:eastAsia="Times New Roman" w:hAnsi="Times New Roman" w:cs="David"/>
          <w:sz w:val="24"/>
          <w:szCs w:val="24"/>
          <w:rtl/>
          <w:lang w:eastAsia="he-IL"/>
        </w:rPr>
        <w:t xml:space="preserve"> מעודכנ</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355962B4"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412C5E9E"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היועץ לא יהיה זכאי לכל תשלום נוסף בעד תכניות שימסור למזמין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סעיף 10 זה.</w:t>
      </w:r>
    </w:p>
    <w:p w14:paraId="5E36BB53"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זכות הקניין בכל התכניות שייכת למזמין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 ששולם שכר היועץ בהתאם להוראות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74BD3684"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מעמד היועץ</w:t>
      </w:r>
    </w:p>
    <w:p w14:paraId="19E15E3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ומובהר על ידי הצדדים לחוזה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776496">
        <w:rPr>
          <w:rFonts w:ascii="Times New Roman" w:eastAsia="Times New Roman" w:hAnsi="Times New Roman" w:cs="David" w:hint="cs"/>
          <w:sz w:val="24"/>
          <w:szCs w:val="24"/>
          <w:rtl/>
          <w:lang w:eastAsia="he-IL"/>
        </w:rPr>
        <w:t xml:space="preserve"> של היועץ</w:t>
      </w:r>
      <w:r w:rsidRPr="00776496">
        <w:rPr>
          <w:rFonts w:ascii="Times New Roman" w:eastAsia="Times New Roman" w:hAnsi="Times New Roman" w:cs="David"/>
          <w:sz w:val="24"/>
          <w:szCs w:val="24"/>
          <w:rtl/>
          <w:lang w:eastAsia="he-IL"/>
        </w:rPr>
        <w:t>.</w:t>
      </w:r>
    </w:p>
    <w:p w14:paraId="75E82BF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אין ולא יהיו יחסי עובד-מעביד בין המזמין ובין </w:t>
      </w:r>
      <w:r w:rsidRPr="00776496">
        <w:rPr>
          <w:rFonts w:ascii="Times New Roman" w:eastAsia="Times New Roman" w:hAnsi="Times New Roman" w:cs="David"/>
          <w:color w:val="000000"/>
          <w:sz w:val="24"/>
          <w:szCs w:val="24"/>
          <w:rtl/>
          <w:lang w:eastAsia="he-IL"/>
        </w:rPr>
        <w:t xml:space="preserve">היועץ ו/או </w:t>
      </w:r>
      <w:r w:rsidRPr="00776496">
        <w:rPr>
          <w:rFonts w:ascii="Times New Roman" w:eastAsia="Times New Roman" w:hAnsi="Times New Roman" w:cs="David" w:hint="cs"/>
          <w:color w:val="000000"/>
          <w:sz w:val="24"/>
          <w:szCs w:val="24"/>
          <w:rtl/>
          <w:lang w:eastAsia="he-IL"/>
        </w:rPr>
        <w:t>מי מטעמו ו</w:t>
      </w:r>
      <w:r w:rsidRPr="00776496">
        <w:rPr>
          <w:rFonts w:ascii="Times New Roman" w:eastAsia="Times New Roman" w:hAnsi="Times New Roman" w:cs="David"/>
          <w:color w:val="000000"/>
          <w:sz w:val="24"/>
          <w:szCs w:val="24"/>
          <w:rtl/>
          <w:lang w:eastAsia="he-IL"/>
        </w:rPr>
        <w:t xml:space="preserve">בין המזמין לבין עובדי </w:t>
      </w:r>
      <w:r w:rsidRPr="00776496">
        <w:rPr>
          <w:rFonts w:ascii="Times New Roman" w:eastAsia="Times New Roman" w:hAnsi="Times New Roman" w:cs="David" w:hint="cs"/>
          <w:color w:val="000000"/>
          <w:sz w:val="24"/>
          <w:szCs w:val="24"/>
          <w:rtl/>
          <w:lang w:eastAsia="he-IL"/>
        </w:rPr>
        <w:t xml:space="preserve"> היועץ ו/או מי מטעמיהם</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sz w:val="24"/>
          <w:szCs w:val="24"/>
          <w:rtl/>
          <w:lang w:eastAsia="he-IL"/>
        </w:rPr>
        <w:t>ואין בהוראות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ליצור בין היועץ ו/או מי מעובדיו</w:t>
      </w:r>
      <w:r w:rsidRPr="00776496">
        <w:rPr>
          <w:rFonts w:ascii="Times New Roman" w:eastAsia="Times New Roman" w:hAnsi="Times New Roman" w:cs="David" w:hint="cs"/>
          <w:sz w:val="24"/>
          <w:szCs w:val="24"/>
          <w:rtl/>
          <w:lang w:eastAsia="he-IL"/>
        </w:rPr>
        <w:t xml:space="preserve"> ו/או מי מטעמו</w:t>
      </w:r>
      <w:r w:rsidRPr="00776496">
        <w:rPr>
          <w:rFonts w:ascii="Times New Roman" w:eastAsia="Times New Roman" w:hAnsi="Times New Roman" w:cs="David"/>
          <w:sz w:val="24"/>
          <w:szCs w:val="24"/>
          <w:rtl/>
          <w:lang w:eastAsia="he-IL"/>
        </w:rPr>
        <w:t xml:space="preserve"> לבין המזמין ו/או המנהל ו/או מי מטעמו יחסי עובד מעביד</w:t>
      </w:r>
      <w:r w:rsidRPr="00776496">
        <w:rPr>
          <w:rFonts w:ascii="Times New Roman" w:eastAsia="Times New Roman" w:hAnsi="Times New Roman" w:cs="David"/>
          <w:color w:val="000000"/>
          <w:sz w:val="24"/>
          <w:szCs w:val="24"/>
          <w:rtl/>
          <w:lang w:eastAsia="he-IL"/>
        </w:rPr>
        <w:t>, לכל ענין ודבר. 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מוסכם ומובהר בין הצדדים</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776496">
        <w:rPr>
          <w:rFonts w:ascii="Times New Roman" w:eastAsia="Times New Roman" w:hAnsi="Times New Roman" w:cs="David" w:hint="cs"/>
          <w:color w:val="000000"/>
          <w:sz w:val="24"/>
          <w:szCs w:val="24"/>
          <w:rtl/>
          <w:lang w:eastAsia="he-IL"/>
        </w:rPr>
        <w:t>ל פ</w:t>
      </w:r>
      <w:r w:rsidRPr="00776496">
        <w:rPr>
          <w:rFonts w:ascii="Times New Roman" w:eastAsia="Times New Roman" w:hAnsi="Times New Roman" w:cs="David"/>
          <w:color w:val="000000"/>
          <w:sz w:val="24"/>
          <w:szCs w:val="24"/>
          <w:rtl/>
          <w:lang w:eastAsia="he-IL"/>
        </w:rPr>
        <w:t>י הדין ו/או מכח צו הרחבה ו/או מכח הסכם כלשהו על עובד</w:t>
      </w:r>
      <w:r w:rsidRPr="00776496">
        <w:rPr>
          <w:rFonts w:ascii="Times New Roman" w:eastAsia="Times New Roman" w:hAnsi="Times New Roman" w:cs="David" w:hint="cs"/>
          <w:sz w:val="24"/>
          <w:szCs w:val="24"/>
          <w:rtl/>
          <w:lang w:eastAsia="he-IL"/>
        </w:rPr>
        <w:t>.</w:t>
      </w:r>
    </w:p>
    <w:p w14:paraId="66EC51B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בזה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w:t>
      </w:r>
      <w:r w:rsidRPr="00776496">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76496">
        <w:rPr>
          <w:rFonts w:ascii="Times New Roman" w:eastAsia="Times New Roman" w:hAnsi="Times New Roman" w:cs="David"/>
          <w:color w:val="000000"/>
          <w:sz w:val="24"/>
          <w:szCs w:val="24"/>
          <w:rtl/>
          <w:lang w:eastAsia="he-IL"/>
        </w:rPr>
        <w:t xml:space="preserve"> מוותרים על כל טענות ו/או</w:t>
      </w:r>
      <w:r w:rsidRPr="00776496">
        <w:rPr>
          <w:rFonts w:ascii="Times New Roman" w:eastAsia="Times New Roman" w:hAnsi="Times New Roman" w:cs="David" w:hint="cs"/>
          <w:color w:val="000000"/>
          <w:sz w:val="24"/>
          <w:szCs w:val="24"/>
          <w:rtl/>
          <w:lang w:eastAsia="he-IL"/>
        </w:rPr>
        <w:t xml:space="preserve"> דרישות ו/או תלונות ו/או</w:t>
      </w:r>
      <w:r w:rsidRPr="00776496">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308AEC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w:t>
      </w:r>
      <w:r w:rsidR="0016188F" w:rsidRPr="00776496">
        <w:rPr>
          <w:rFonts w:ascii="Times New Roman" w:eastAsia="Times New Roman" w:hAnsi="Times New Roman" w:cs="David" w:hint="cs"/>
          <w:sz w:val="24"/>
          <w:szCs w:val="24"/>
          <w:rtl/>
          <w:lang w:eastAsia="he-IL"/>
        </w:rPr>
        <w:t>ייש</w:t>
      </w:r>
      <w:r w:rsidR="0016188F" w:rsidRPr="00776496">
        <w:rPr>
          <w:rFonts w:ascii="Times New Roman" w:eastAsia="Times New Roman" w:hAnsi="Times New Roman" w:cs="David" w:hint="eastAsia"/>
          <w:sz w:val="24"/>
          <w:szCs w:val="24"/>
          <w:rtl/>
          <w:lang w:eastAsia="he-IL"/>
        </w:rPr>
        <w:t>א</w:t>
      </w:r>
      <w:r w:rsidRPr="00776496">
        <w:rPr>
          <w:rFonts w:ascii="Times New Roman" w:eastAsia="Times New Roman" w:hAnsi="Times New Roman" w:cs="David"/>
          <w:sz w:val="24"/>
          <w:szCs w:val="24"/>
          <w:rtl/>
          <w:lang w:eastAsia="he-IL"/>
        </w:rPr>
        <w:t xml:space="preserve"> לבדו </w:t>
      </w:r>
      <w:r w:rsidRPr="00776496">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776496">
        <w:rPr>
          <w:rFonts w:ascii="Times New Roman" w:eastAsia="Times New Roman" w:hAnsi="Times New Roman" w:cs="David" w:hint="cs"/>
          <w:color w:val="000000"/>
          <w:sz w:val="24"/>
          <w:szCs w:val="24"/>
          <w:rtl/>
          <w:lang w:eastAsia="he-IL"/>
        </w:rPr>
        <w:t>ל פי</w:t>
      </w:r>
      <w:r w:rsidRPr="00776496">
        <w:rPr>
          <w:rFonts w:ascii="Times New Roman" w:eastAsia="Times New Roman" w:hAnsi="Times New Roman" w:cs="David"/>
          <w:color w:val="000000"/>
          <w:sz w:val="24"/>
          <w:szCs w:val="24"/>
          <w:rtl/>
          <w:lang w:eastAsia="he-IL"/>
        </w:rPr>
        <w:t xml:space="preserve"> 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ובכלל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sz w:val="24"/>
          <w:szCs w:val="24"/>
          <w:rtl/>
          <w:lang w:eastAsia="he-IL"/>
        </w:rPr>
        <w:t xml:space="preserve"> תשלומי מס הכנסה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הלאומי שהוא חב בגין מתן שרותי היועץ.</w:t>
      </w:r>
    </w:p>
    <w:p w14:paraId="4F25F07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לאומי, תשלומים לקרנות איגודים מקצוע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7D860B5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color w:val="000000"/>
          <w:sz w:val="24"/>
          <w:szCs w:val="24"/>
          <w:rtl/>
          <w:lang w:eastAsia="he-IL"/>
        </w:rPr>
        <w:t>מבלי לגרוע מ</w:t>
      </w:r>
      <w:r w:rsidRPr="00776496">
        <w:rPr>
          <w:rFonts w:ascii="Times New Roman" w:eastAsia="Times New Roman" w:hAnsi="Times New Roman" w:cs="David" w:hint="cs"/>
          <w:color w:val="000000"/>
          <w:sz w:val="24"/>
          <w:szCs w:val="24"/>
          <w:rtl/>
          <w:lang w:eastAsia="he-IL"/>
        </w:rPr>
        <w:t xml:space="preserve">כלליות </w:t>
      </w:r>
      <w:r w:rsidRPr="00776496">
        <w:rPr>
          <w:rFonts w:ascii="Times New Roman" w:eastAsia="Times New Roman" w:hAnsi="Times New Roman" w:cs="David"/>
          <w:color w:val="000000"/>
          <w:sz w:val="24"/>
          <w:szCs w:val="24"/>
          <w:rtl/>
          <w:lang w:eastAsia="he-IL"/>
        </w:rPr>
        <w:t>האמור לעיל, היועץ מצהיר ומתחייב</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אם י</w:t>
      </w:r>
      <w:r w:rsidRPr="00776496">
        <w:rPr>
          <w:rFonts w:ascii="Times New Roman" w:eastAsia="Times New Roman" w:hAnsi="Times New Roman" w:cs="David" w:hint="cs"/>
          <w:color w:val="000000"/>
          <w:sz w:val="24"/>
          <w:szCs w:val="24"/>
          <w:rtl/>
          <w:lang w:eastAsia="he-IL"/>
        </w:rPr>
        <w:t>י</w:t>
      </w:r>
      <w:r w:rsidRPr="00776496">
        <w:rPr>
          <w:rFonts w:ascii="Times New Roman" w:eastAsia="Times New Roman" w:hAnsi="Times New Roman" w:cs="David"/>
          <w:color w:val="000000"/>
          <w:sz w:val="24"/>
          <w:szCs w:val="24"/>
          <w:rtl/>
          <w:lang w:eastAsia="he-IL"/>
        </w:rPr>
        <w:t>דרש המזמין על ידי היועץ ו/או על ידי מי מ</w:t>
      </w:r>
      <w:r w:rsidRPr="00776496">
        <w:rPr>
          <w:rFonts w:ascii="Times New Roman" w:eastAsia="Times New Roman" w:hAnsi="Times New Roman" w:cs="David" w:hint="cs"/>
          <w:color w:val="000000"/>
          <w:sz w:val="24"/>
          <w:szCs w:val="24"/>
          <w:rtl/>
          <w:lang w:eastAsia="he-IL"/>
        </w:rPr>
        <w:t>שלוחיו ו/או עובדיו</w:t>
      </w:r>
      <w:r w:rsidRPr="00776496">
        <w:rPr>
          <w:rFonts w:ascii="Times New Roman" w:eastAsia="Times New Roman" w:hAnsi="Times New Roman" w:cs="David"/>
          <w:color w:val="000000"/>
          <w:sz w:val="24"/>
          <w:szCs w:val="24"/>
          <w:rtl/>
          <w:lang w:eastAsia="he-IL"/>
        </w:rPr>
        <w:t xml:space="preserve"> ו/או</w:t>
      </w:r>
      <w:r w:rsidRPr="00776496">
        <w:rPr>
          <w:rFonts w:ascii="Times New Roman" w:eastAsia="Times New Roman" w:hAnsi="Times New Roman" w:cs="David" w:hint="cs"/>
          <w:color w:val="000000"/>
          <w:sz w:val="24"/>
          <w:szCs w:val="24"/>
          <w:rtl/>
          <w:lang w:eastAsia="he-IL"/>
        </w:rPr>
        <w:t xml:space="preserve"> אחר מטעמו ו/או</w:t>
      </w:r>
      <w:r w:rsidRPr="00776496">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ייחשב </w:t>
      </w:r>
      <w:r w:rsidRPr="00776496">
        <w:rPr>
          <w:rFonts w:ascii="Times New Roman" w:eastAsia="Times New Roman" w:hAnsi="Times New Roman" w:cs="David" w:hint="cs"/>
          <w:color w:val="000000"/>
          <w:sz w:val="24"/>
          <w:szCs w:val="24"/>
          <w:rtl/>
          <w:lang w:eastAsia="he-IL"/>
        </w:rPr>
        <w:t>כ</w:t>
      </w:r>
      <w:r w:rsidRPr="00776496">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1A6D34B0"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color w:val="000000"/>
          <w:sz w:val="24"/>
          <w:szCs w:val="24"/>
          <w:rtl/>
          <w:lang w:eastAsia="he-IL"/>
        </w:rPr>
        <w:t>בשים לב לאמור לעיל, אם יקבע פורום מוסמך כלשהו</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776496">
        <w:rPr>
          <w:rFonts w:ascii="Times New Roman" w:eastAsia="Times New Roman" w:hAnsi="Times New Roman" w:cs="David" w:hint="cs"/>
          <w:color w:val="000000"/>
          <w:sz w:val="24"/>
          <w:szCs w:val="24"/>
          <w:rtl/>
          <w:lang w:eastAsia="he-IL"/>
        </w:rPr>
        <w:t xml:space="preserve"> ו/או מי משלוחיו ו/או אחר מטעמו</w:t>
      </w:r>
      <w:r w:rsidRPr="00776496">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76496">
        <w:rPr>
          <w:rFonts w:ascii="Times New Roman" w:eastAsia="Times New Roman" w:hAnsi="Times New Roman" w:cs="David" w:hint="cs"/>
          <w:color w:val="000000"/>
          <w:sz w:val="24"/>
          <w:szCs w:val="24"/>
          <w:rtl/>
          <w:lang w:eastAsia="he-IL"/>
        </w:rPr>
        <w:t>.</w:t>
      </w:r>
    </w:p>
    <w:p w14:paraId="6A8B0CFE"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37E49EE"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EE7319C" w14:textId="77777777" w:rsidR="003C30D7" w:rsidRPr="00776496"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16671B25"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הבאת החוזה לגמר או ביטולו</w:t>
      </w:r>
    </w:p>
    <w:p w14:paraId="0C891C6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03128916"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על אף האמור בכל מקום אחר בחוזה </w:t>
      </w:r>
      <w:r w:rsidRPr="00776496">
        <w:rPr>
          <w:rFonts w:ascii="Times New Roman" w:eastAsia="Times New Roman" w:hAnsi="Times New Roman" w:cs="David" w:hint="cs"/>
          <w:sz w:val="24"/>
          <w:szCs w:val="24"/>
          <w:rtl/>
          <w:lang w:eastAsia="he-IL"/>
        </w:rPr>
        <w:t xml:space="preserve">זה על נספחיו, </w:t>
      </w:r>
      <w:r w:rsidRPr="00776496">
        <w:rPr>
          <w:rFonts w:ascii="Times New Roman" w:eastAsia="Times New Roman" w:hAnsi="Times New Roman" w:cs="David"/>
          <w:sz w:val="24"/>
          <w:szCs w:val="24"/>
          <w:rtl/>
          <w:lang w:eastAsia="he-IL"/>
        </w:rPr>
        <w:t>רשאי המזמין,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776496">
        <w:rPr>
          <w:rFonts w:ascii="Times New Roman" w:eastAsia="Times New Roman" w:hAnsi="Times New Roman" w:cs="David" w:hint="cs"/>
          <w:sz w:val="24"/>
          <w:szCs w:val="24"/>
          <w:rtl/>
          <w:lang w:eastAsia="he-IL"/>
        </w:rPr>
        <w:t>-7</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מים</w:t>
      </w:r>
      <w:r w:rsidRPr="00776496">
        <w:rPr>
          <w:rFonts w:ascii="Times New Roman" w:eastAsia="Times New Roman" w:hAnsi="Times New Roman" w:cs="David"/>
          <w:sz w:val="24"/>
          <w:szCs w:val="24"/>
          <w:rtl/>
          <w:lang w:eastAsia="he-IL"/>
        </w:rPr>
        <w:t xml:space="preserve"> מיום משלוחה (להלן: "</w:t>
      </w:r>
      <w:r w:rsidRPr="00776496">
        <w:rPr>
          <w:rFonts w:ascii="Times New Roman" w:eastAsia="Times New Roman" w:hAnsi="Times New Roman" w:cs="David"/>
          <w:b/>
          <w:bCs/>
          <w:sz w:val="24"/>
          <w:szCs w:val="24"/>
          <w:rtl/>
          <w:lang w:eastAsia="he-IL"/>
        </w:rPr>
        <w:t>תאריך הפסקת השרות</w:t>
      </w:r>
      <w:r w:rsidRPr="00776496">
        <w:rPr>
          <w:rFonts w:ascii="Times New Roman" w:eastAsia="Times New Roman" w:hAnsi="Times New Roman" w:cs="David"/>
          <w:sz w:val="24"/>
          <w:szCs w:val="24"/>
          <w:rtl/>
          <w:lang w:eastAsia="he-IL"/>
        </w:rPr>
        <w:t>").</w:t>
      </w:r>
    </w:p>
    <w:p w14:paraId="7921CE48"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צע עד לתאריך הפסקת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 ו - ה'</w:t>
      </w:r>
      <w:r w:rsidRPr="00776496">
        <w:rPr>
          <w:rFonts w:ascii="Times New Roman" w:eastAsia="Times New Roman" w:hAnsi="Times New Roman" w:cs="David"/>
          <w:sz w:val="24"/>
          <w:szCs w:val="24"/>
          <w:rtl/>
          <w:lang w:eastAsia="he-IL"/>
        </w:rPr>
        <w:t>. במקרה שבוצע חלק של קטע ו/או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ישולם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 המנהל.</w:t>
      </w:r>
    </w:p>
    <w:p w14:paraId="20F39054"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לטענה </w:t>
      </w:r>
      <w:r w:rsidRPr="00776496">
        <w:rPr>
          <w:rFonts w:ascii="Times New Roman" w:eastAsia="Times New Roman" w:hAnsi="Times New Roman" w:cs="David" w:hint="cs"/>
          <w:sz w:val="24"/>
          <w:szCs w:val="24"/>
          <w:rtl/>
          <w:lang w:eastAsia="he-IL"/>
        </w:rPr>
        <w:t>ו/או דרישה ו/או תלונה ו/</w:t>
      </w:r>
      <w:r w:rsidRPr="00776496">
        <w:rPr>
          <w:rFonts w:ascii="Times New Roman" w:eastAsia="Times New Roman" w:hAnsi="Times New Roman" w:cs="David"/>
          <w:sz w:val="24"/>
          <w:szCs w:val="24"/>
          <w:rtl/>
          <w:lang w:eastAsia="he-IL"/>
        </w:rPr>
        <w:t>או תביעה כלשהי, פרט לאמור בסעיף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והשכר שישולם לפי 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3AF4ADC6"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תוך 12 חודש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מהבאת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כאמור</w:t>
      </w:r>
      <w:r w:rsidRPr="00776496">
        <w:rPr>
          <w:rFonts w:ascii="Times New Roman" w:eastAsia="Times New Roman" w:hAnsi="Times New Roman" w:cs="David" w:hint="cs"/>
          <w:sz w:val="24"/>
          <w:szCs w:val="24"/>
          <w:rtl/>
          <w:lang w:eastAsia="he-IL"/>
        </w:rPr>
        <w:t>, רשאי המזמין</w:t>
      </w:r>
      <w:r w:rsidRPr="00776496">
        <w:rPr>
          <w:rFonts w:ascii="Times New Roman" w:eastAsia="Times New Roman" w:hAnsi="Times New Roman" w:cs="David"/>
          <w:sz w:val="24"/>
          <w:szCs w:val="24"/>
          <w:rtl/>
          <w:lang w:eastAsia="he-IL"/>
        </w:rPr>
        <w:t xml:space="preserve"> לחדשו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במקרה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לחדש את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תנאי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57BB54CD"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במקרה שחוזה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מצוות הדין)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זכאי לתשלום כמוגדר בסעיף 12.3.2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ויחולו הסעיפים 12.1.3 ו- 12.1.4 לעיל.</w:t>
      </w:r>
    </w:p>
    <w:p w14:paraId="48B12E7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504F6317"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מזמין לפי סעיף 12.1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זכאי המזמין לבטל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בלא צורך בהודעה מוקדמת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אחד מהמקרים הבאים:</w:t>
      </w:r>
    </w:p>
    <w:p w14:paraId="1099527C"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ו/או לא קיים איזה מהוראות החוזה ולא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קן </w:t>
      </w:r>
      <w:r w:rsidRPr="00776496">
        <w:rPr>
          <w:rFonts w:ascii="Times New Roman" w:eastAsia="Times New Roman" w:hAnsi="Times New Roman" w:cs="David" w:hint="cs"/>
          <w:sz w:val="24"/>
          <w:szCs w:val="24"/>
          <w:rtl/>
          <w:lang w:eastAsia="he-IL"/>
        </w:rPr>
        <w:t>את ה</w:t>
      </w:r>
      <w:r w:rsidRPr="00776496">
        <w:rPr>
          <w:rFonts w:ascii="Times New Roman" w:eastAsia="Times New Roman" w:hAnsi="Times New Roman" w:cs="David"/>
          <w:sz w:val="24"/>
          <w:szCs w:val="24"/>
          <w:rtl/>
          <w:lang w:eastAsia="he-IL"/>
        </w:rPr>
        <w:t>הפרה</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לאחר שק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התראה על כך מהמזמין בתוך הזמן הנקוב בהתראה.</w:t>
      </w:r>
    </w:p>
    <w:p w14:paraId="64FE0C74"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התרה ביועץ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שאין הוא מבצע את עבודתו בצורה המבטיחה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w:t>
      </w:r>
    </w:p>
    <w:p w14:paraId="01309AD5"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את הוראת סעיף 7.5 לעיל.</w:t>
      </w:r>
    </w:p>
    <w:p w14:paraId="40B084F1"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נבצר מהיועץ או מהמנהל הראשי לקיים את ה</w:t>
      </w:r>
      <w:r w:rsidRPr="00776496">
        <w:rPr>
          <w:rFonts w:ascii="Times New Roman" w:eastAsia="Times New Roman" w:hAnsi="Times New Roman" w:cs="David" w:hint="cs"/>
          <w:sz w:val="24"/>
          <w:szCs w:val="24"/>
          <w:rtl/>
          <w:lang w:eastAsia="he-IL"/>
        </w:rPr>
        <w:t xml:space="preserve">וראות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לפעולה משפטית או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שירותי היועץ או אם ארע אירוע דומה.</w:t>
      </w:r>
    </w:p>
    <w:p w14:paraId="4EE8E7CB"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חל שינוי בהחזקת המניות ו/או בהרכב המנהלים של היועץ.</w:t>
      </w:r>
    </w:p>
    <w:p w14:paraId="58113EAC"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בוטל החוזה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עד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טול החוזה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bCs/>
          <w:sz w:val="24"/>
          <w:szCs w:val="24"/>
          <w:rtl/>
          <w:lang w:eastAsia="he-IL"/>
        </w:rPr>
        <w:t xml:space="preserve">ו -ה' </w:t>
      </w:r>
      <w:r w:rsidRPr="00776496">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 כפי שיקבע המנהל, וזאת לסילוק כל המגיע ליועץ מהמזמין.</w:t>
      </w:r>
    </w:p>
    <w:p w14:paraId="289E23DA"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תשמש עילה ליועץ לתביעת פיצויים כלשהם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לטענה</w:t>
      </w:r>
      <w:r w:rsidRPr="00776496">
        <w:rPr>
          <w:rFonts w:ascii="Times New Roman" w:eastAsia="Times New Roman" w:hAnsi="Times New Roman" w:cs="David" w:hint="cs"/>
          <w:sz w:val="24"/>
          <w:szCs w:val="24"/>
          <w:rtl/>
          <w:lang w:eastAsia="he-IL"/>
        </w:rPr>
        <w:t xml:space="preserve"> ו/או לדרישה ו/או לתלונה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תביעה כלשהי, פרט לאמור בסעיף 12.3.2 לעיל, והשכר שישולם לפי סעיף 12.3.2</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55D2341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השירותים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 זה או אם אירע אירוע דומה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סעיפים 12.3.2 ו - 12.3.3 לעיל.</w:t>
      </w:r>
    </w:p>
    <w:p w14:paraId="7C2544A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סעיפים 12.1, 12.2 ו-12.3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הסעיפים הנ"ל.</w:t>
      </w:r>
    </w:p>
    <w:p w14:paraId="3CC77C8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מקרה של 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או ביטולו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למסור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המשך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4C013A5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אימת שהיועץ לא יקיים איזו מהתחייבויותיו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628A3C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4020DB25"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4783F4F4" w14:textId="77777777" w:rsidR="00776496" w:rsidRPr="00776496" w:rsidRDefault="00776496" w:rsidP="00776496">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C591EAA"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העברת זכויות</w:t>
      </w:r>
    </w:p>
    <w:p w14:paraId="71FA3A6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אין היועץ רשאי להסב לאחר את החוזה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כל חלק ממנו, וכן אין הוא רשאי להעביר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להסב לאחר כל זכות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חובה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אלא בהסכמת המזמין בכתב ומראש.</w:t>
      </w:r>
    </w:p>
    <w:p w14:paraId="27A012D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היועץ רשאי למסור לאחר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כולם או מקצתם, אלא בהסכמת המזמין בכתב ומראש.</w:t>
      </w:r>
    </w:p>
    <w:p w14:paraId="42FF47E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ניתנה הסכמת המזמין לפי סעיפים 13.1 או 13.2 לעיל, הרי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אין בכך כדי לפטור את היועץ מאחריותו והתחייבויותיו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 xml:space="preserve"> ומזכויות המזמין על פיו, והיועץ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באחריות מלאה, כלפי המזמין וכלפי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 xml:space="preserve">צד שלישי שהוא, גם לכל מעשה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באי כחם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עובדיהם</w:t>
      </w:r>
      <w:r w:rsidRPr="00776496">
        <w:rPr>
          <w:rFonts w:ascii="Times New Roman" w:eastAsia="Times New Roman" w:hAnsi="Times New Roman" w:cs="David" w:hint="cs"/>
          <w:sz w:val="24"/>
          <w:szCs w:val="24"/>
          <w:rtl/>
          <w:lang w:eastAsia="he-IL"/>
        </w:rPr>
        <w:t xml:space="preserve"> ו/או מי מטעמם</w:t>
      </w:r>
      <w:r w:rsidRPr="00776496">
        <w:rPr>
          <w:rFonts w:ascii="Times New Roman" w:eastAsia="Times New Roman" w:hAnsi="Times New Roman" w:cs="David"/>
          <w:sz w:val="24"/>
          <w:szCs w:val="24"/>
          <w:rtl/>
          <w:lang w:eastAsia="he-IL"/>
        </w:rPr>
        <w:t>, ואילו למזמין ישמרו כל זכויותיו כלפי היועץ.</w:t>
      </w:r>
    </w:p>
    <w:p w14:paraId="567535B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היועץ כמתחייב מהאמור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סעיף 12.3.2 ו-12.3.3 לעיל.</w:t>
      </w:r>
    </w:p>
    <w:p w14:paraId="69998E8E"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42FED3D3"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5111141" w14:textId="77777777" w:rsidR="003C30D7" w:rsidRPr="00776496"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3ACFCF05" w14:textId="77777777" w:rsidR="00776496" w:rsidRPr="00776496" w:rsidRDefault="00776496" w:rsidP="00776496">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סיום שרותי היועץ</w:t>
      </w:r>
    </w:p>
    <w:p w14:paraId="5145B594"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יחושבו כבאים לסיום בכל אחד מהמקרים הבאים:</w:t>
      </w:r>
    </w:p>
    <w:p w14:paraId="7A53C288"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הובא לידי </w:t>
      </w:r>
      <w:r w:rsidRPr="00776496">
        <w:rPr>
          <w:rFonts w:ascii="Times New Roman" w:eastAsia="Times New Roman" w:hAnsi="Times New Roman" w:cs="David" w:hint="cs"/>
          <w:sz w:val="24"/>
          <w:szCs w:val="24"/>
          <w:rtl/>
          <w:lang w:eastAsia="he-IL"/>
        </w:rPr>
        <w:t>גמר</w:t>
      </w:r>
      <w:r w:rsidRPr="00776496">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7A5ADE74"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עם מתן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ע"י המזמין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הושלם מתן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0B14FC82"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סודיות והמצאת מסמכים</w:t>
      </w:r>
    </w:p>
    <w:p w14:paraId="3F27BE2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העתקים וניירות עבודה, בין שהוכנו על ידי היועץ </w:t>
      </w:r>
      <w:r w:rsidRPr="00776496">
        <w:rPr>
          <w:rFonts w:ascii="Times New Roman" w:eastAsia="Times New Roman" w:hAnsi="Times New Roman" w:cs="David" w:hint="cs"/>
          <w:sz w:val="24"/>
          <w:szCs w:val="24"/>
          <w:rtl/>
          <w:lang w:eastAsia="he-IL"/>
        </w:rPr>
        <w:t>ו/או על ידי</w:t>
      </w:r>
      <w:r w:rsidRPr="00776496">
        <w:rPr>
          <w:rFonts w:ascii="Times New Roman" w:eastAsia="Times New Roman" w:hAnsi="Times New Roman" w:cs="David"/>
          <w:sz w:val="24"/>
          <w:szCs w:val="24"/>
          <w:rtl/>
          <w:lang w:eastAsia="he-IL"/>
        </w:rPr>
        <w:t xml:space="preserve"> מ</w:t>
      </w:r>
      <w:r w:rsidRPr="00776496">
        <w:rPr>
          <w:rFonts w:ascii="Times New Roman" w:eastAsia="Times New Roman" w:hAnsi="Times New Roman" w:cs="David" w:hint="cs"/>
          <w:sz w:val="24"/>
          <w:szCs w:val="24"/>
          <w:rtl/>
          <w:lang w:eastAsia="he-IL"/>
        </w:rPr>
        <w:t>י מ</w:t>
      </w:r>
      <w:r w:rsidRPr="00776496">
        <w:rPr>
          <w:rFonts w:ascii="Times New Roman" w:eastAsia="Times New Roman" w:hAnsi="Times New Roman" w:cs="David"/>
          <w:sz w:val="24"/>
          <w:szCs w:val="24"/>
          <w:rtl/>
          <w:lang w:eastAsia="he-IL"/>
        </w:rPr>
        <w:t xml:space="preserve">טעמו ובין שהוכנו על ידי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מי </w:t>
      </w:r>
      <w:r w:rsidRPr="00776496">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2B6971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מאחריותו </w:t>
      </w:r>
      <w:r w:rsidRPr="00776496">
        <w:rPr>
          <w:rFonts w:ascii="Times New Roman" w:eastAsia="Times New Roman" w:hAnsi="Times New Roman" w:cs="David" w:hint="cs"/>
          <w:sz w:val="24"/>
          <w:szCs w:val="24"/>
          <w:rtl/>
          <w:lang w:eastAsia="he-IL"/>
        </w:rPr>
        <w:t xml:space="preserve">של היועץ </w:t>
      </w:r>
      <w:r w:rsidRPr="00776496">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יציית היועץ לכל דרישה של המנהל בדבר נקיטת אמצעי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61D00F2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יחתים את עובדיו</w:t>
      </w:r>
      <w:r w:rsidRPr="00776496">
        <w:rPr>
          <w:rFonts w:ascii="Times New Roman" w:eastAsia="Times New Roman" w:hAnsi="Times New Roman" w:cs="David" w:hint="cs"/>
          <w:sz w:val="24"/>
          <w:szCs w:val="24"/>
          <w:rtl/>
          <w:lang w:eastAsia="he-IL"/>
        </w:rPr>
        <w:t xml:space="preserve"> ו/או שלוחיו ו/או אחר מטעמו</w:t>
      </w:r>
      <w:r w:rsidRPr="00776496">
        <w:rPr>
          <w:rFonts w:ascii="Times New Roman" w:eastAsia="Times New Roman" w:hAnsi="Times New Roman" w:cs="David"/>
          <w:sz w:val="24"/>
          <w:szCs w:val="24"/>
          <w:rtl/>
          <w:lang w:eastAsia="he-IL"/>
        </w:rPr>
        <w:t xml:space="preserve"> בקשר עם ביצוע הסכם זה</w:t>
      </w:r>
      <w:r w:rsidRPr="00776496">
        <w:rPr>
          <w:rFonts w:ascii="Times New Roman" w:eastAsia="Times New Roman" w:hAnsi="Times New Roman" w:cs="David" w:hint="cs"/>
          <w:sz w:val="24"/>
          <w:szCs w:val="24"/>
          <w:rtl/>
          <w:lang w:eastAsia="he-IL"/>
        </w:rPr>
        <w:t xml:space="preserve"> על נספחיו,</w:t>
      </w:r>
      <w:r w:rsidRPr="00776496">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776496">
        <w:rPr>
          <w:rFonts w:ascii="Times New Roman" w:eastAsia="Times New Roman" w:hAnsi="Times New Roman" w:cs="David"/>
          <w:bCs/>
          <w:sz w:val="24"/>
          <w:szCs w:val="24"/>
          <w:rtl/>
          <w:lang w:eastAsia="he-IL"/>
        </w:rPr>
        <w:t>ו'</w:t>
      </w:r>
      <w:r w:rsidRPr="00776496">
        <w:rPr>
          <w:rFonts w:ascii="Times New Roman" w:eastAsia="Times New Roman" w:hAnsi="Times New Roman" w:cs="David"/>
          <w:sz w:val="24"/>
          <w:szCs w:val="24"/>
          <w:rtl/>
          <w:lang w:eastAsia="he-IL"/>
        </w:rPr>
        <w:t>,.</w:t>
      </w:r>
    </w:p>
    <w:p w14:paraId="05E2EA86"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לפי דרישת המזמין ועם סיום 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776496">
        <w:rPr>
          <w:rFonts w:ascii="Times New Roman" w:eastAsia="Times New Roman" w:hAnsi="Times New Roman" w:cs="David" w:hint="cs"/>
          <w:sz w:val="24"/>
          <w:szCs w:val="24"/>
          <w:rtl/>
          <w:lang w:eastAsia="he-IL"/>
        </w:rPr>
        <w:t>.</w:t>
      </w:r>
    </w:p>
    <w:p w14:paraId="6D4BBA7E"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ויתור על זכויות מצד היועץ</w:t>
      </w:r>
    </w:p>
    <w:p w14:paraId="0D3E6D3C"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השתמש המזמין כדין בסמכות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76496">
        <w:rPr>
          <w:rFonts w:ascii="Times New Roman" w:eastAsia="Times New Roman" w:hAnsi="Times New Roman" w:cs="David" w:hint="cs"/>
          <w:sz w:val="24"/>
          <w:szCs w:val="24"/>
          <w:rtl/>
          <w:lang w:eastAsia="he-IL"/>
        </w:rPr>
        <w:t>יועץ כל טענה ו/או דרישה ו/או תלונה ו/או</w:t>
      </w:r>
      <w:r w:rsidRPr="00776496">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w:t>
      </w:r>
      <w:r w:rsidRPr="00776496">
        <w:rPr>
          <w:rFonts w:ascii="Times New Roman" w:eastAsia="Times New Roman" w:hAnsi="Times New Roman" w:cs="David" w:hint="cs"/>
          <w:sz w:val="24"/>
          <w:szCs w:val="24"/>
          <w:rtl/>
          <w:lang w:eastAsia="he-IL"/>
        </w:rPr>
        <w:t xml:space="preserve"> שיפוי ו/או</w:t>
      </w:r>
      <w:r w:rsidRPr="00776496">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פגיעה במוניטין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הפסד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הפסד רווח העלולים להיגרם לו עקב הביטול</w:t>
      </w:r>
      <w:r w:rsidRPr="00776496">
        <w:rPr>
          <w:rFonts w:ascii="Times New Roman" w:eastAsia="Times New Roman" w:hAnsi="Times New Roman" w:cs="David" w:hint="cs"/>
          <w:sz w:val="24"/>
          <w:szCs w:val="24"/>
          <w:rtl/>
          <w:lang w:eastAsia="he-IL"/>
        </w:rPr>
        <w:t xml:space="preserve"> או</w:t>
      </w:r>
      <w:r w:rsidRPr="00776496">
        <w:rPr>
          <w:rFonts w:ascii="Times New Roman" w:eastAsia="Times New Roman" w:hAnsi="Times New Roman" w:cs="David"/>
          <w:sz w:val="24"/>
          <w:szCs w:val="24"/>
          <w:rtl/>
          <w:lang w:eastAsia="he-IL"/>
        </w:rPr>
        <w:t xml:space="preserve"> ההפסקה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מכל סיבה אחרת.</w:t>
      </w:r>
    </w:p>
    <w:p w14:paraId="2EF15B35"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שביצע היועץ על פי חוזה זה.</w:t>
      </w:r>
    </w:p>
    <w:p w14:paraId="7C44D3DF"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המשך 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מסירתם לידי יועץ אחר, והינו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7781071F"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שונות</w:t>
      </w:r>
    </w:p>
    <w:p w14:paraId="2BFB2CD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הראשי במשרד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מתחייב לבצע את השירותים שעליו לבצע אישית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w:t>
      </w:r>
      <w:r w:rsidRPr="00776496">
        <w:rPr>
          <w:rFonts w:ascii="Times New Roman" w:eastAsia="Times New Roman" w:hAnsi="Times New Roman" w:cs="David" w:hint="cs"/>
          <w:sz w:val="24"/>
          <w:szCs w:val="24"/>
          <w:rtl/>
          <w:lang w:eastAsia="he-IL"/>
        </w:rPr>
        <w:t xml:space="preserve"> זה והינו</w:t>
      </w:r>
      <w:r w:rsidRPr="00776496">
        <w:rPr>
          <w:rFonts w:ascii="Times New Roman" w:eastAsia="Times New Roman" w:hAnsi="Times New Roman" w:cs="David"/>
          <w:sz w:val="24"/>
          <w:szCs w:val="24"/>
          <w:rtl/>
          <w:lang w:eastAsia="he-IL"/>
        </w:rPr>
        <w:t xml:space="preserve"> אחראי וערב כלפי המזמין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התחייבויות היועץ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w:t>
      </w:r>
    </w:p>
    <w:p w14:paraId="5DF51D2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כל צד אשר יפר או לא יקיים איזו מהתחייבויותיו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יהיה חייב לפצות את הצד המקיים על כל הנזקים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ההפסדים שיגרמו לו עקב 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מבלי לגרוע מזכות הצד המקיים לכל סעד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תרופה אחרים ו/או נוספים.</w:t>
      </w:r>
    </w:p>
    <w:p w14:paraId="1F6D7A6E"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למניעת ספקות מוצהר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5FE8615"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76496">
        <w:rPr>
          <w:rFonts w:ascii="Times New Roman" w:eastAsia="Times New Roman" w:hAnsi="Times New Roman" w:cs="David" w:hint="cs"/>
          <w:sz w:val="24"/>
          <w:szCs w:val="24"/>
          <w:rtl/>
          <w:lang w:eastAsia="he-IL"/>
        </w:rPr>
        <w:t>נבע</w:t>
      </w:r>
      <w:r w:rsidRPr="00776496">
        <w:rPr>
          <w:rFonts w:ascii="Times New Roman" w:eastAsia="Times New Roman" w:hAnsi="Times New Roman" w:cs="David"/>
          <w:sz w:val="24"/>
          <w:szCs w:val="24"/>
          <w:rtl/>
          <w:lang w:eastAsia="he-IL"/>
        </w:rPr>
        <w:t xml:space="preserve"> מאי עמידתו בהתחייבויותיו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w:t>
      </w:r>
    </w:p>
    <w:p w14:paraId="506AAF5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זכאי לקזז כנגד כל סכום המגיע ליועץ מאת 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27D5830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כל </w:t>
      </w:r>
      <w:r w:rsidRPr="00776496">
        <w:rPr>
          <w:rFonts w:ascii="Times New Roman" w:eastAsia="Times New Roman" w:hAnsi="Times New Roman" w:cs="David" w:hint="cs"/>
          <w:sz w:val="24"/>
          <w:szCs w:val="24"/>
          <w:rtl/>
          <w:lang w:eastAsia="he-IL"/>
        </w:rPr>
        <w:t>אחת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אחת מהתחייבויות המזמין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מותנה בכך שהיועץ יקיים תחילה את 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עד לאותו מועד. המזמין זכאי, מבלי לפגוע </w:t>
      </w:r>
      <w:r w:rsidRPr="00776496">
        <w:rPr>
          <w:rFonts w:ascii="Times New Roman" w:eastAsia="Times New Roman" w:hAnsi="Times New Roman" w:cs="David" w:hint="cs"/>
          <w:sz w:val="24"/>
          <w:szCs w:val="24"/>
          <w:rtl/>
          <w:lang w:eastAsia="he-IL"/>
        </w:rPr>
        <w:t>מכלליות ה</w:t>
      </w:r>
      <w:r w:rsidRPr="00776496">
        <w:rPr>
          <w:rFonts w:ascii="Times New Roman" w:eastAsia="Times New Roman" w:hAnsi="Times New Roman" w:cs="David"/>
          <w:sz w:val="24"/>
          <w:szCs w:val="24"/>
          <w:rtl/>
          <w:lang w:eastAsia="he-IL"/>
        </w:rPr>
        <w:t>אמור בכל מקום אחר בחוזה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לעכב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4510AF5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שום התנהגות מצד</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של מי</w:t>
      </w:r>
      <w:r w:rsidRPr="00776496">
        <w:rPr>
          <w:rFonts w:ascii="Times New Roman" w:eastAsia="Times New Roman" w:hAnsi="Times New Roman" w:cs="David"/>
          <w:sz w:val="24"/>
          <w:szCs w:val="24"/>
          <w:rtl/>
          <w:lang w:eastAsia="he-IL"/>
        </w:rPr>
        <w:t xml:space="preserve"> מהצדדים לא תחשב כויתור על איזה מזכויותיו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ו/או</w:t>
      </w:r>
      <w:r w:rsidRPr="00776496">
        <w:rPr>
          <w:rFonts w:ascii="Times New Roman" w:eastAsia="Times New Roman" w:hAnsi="Times New Roman" w:cs="David"/>
          <w:sz w:val="24"/>
          <w:szCs w:val="24"/>
          <w:rtl/>
          <w:lang w:eastAsia="he-IL"/>
        </w:rPr>
        <w:t xml:space="preserve"> ע</w:t>
      </w:r>
      <w:r w:rsidRPr="00776496">
        <w:rPr>
          <w:rFonts w:ascii="Times New Roman" w:eastAsia="Times New Roman" w:hAnsi="Times New Roman" w:cs="David" w:hint="cs"/>
          <w:sz w:val="24"/>
          <w:szCs w:val="24"/>
          <w:rtl/>
          <w:lang w:eastAsia="he-IL"/>
        </w:rPr>
        <w:t>ל פי כל</w:t>
      </w:r>
      <w:r w:rsidRPr="00776496">
        <w:rPr>
          <w:rFonts w:ascii="Times New Roman" w:eastAsia="Times New Roman" w:hAnsi="Times New Roman" w:cs="David"/>
          <w:sz w:val="24"/>
          <w:szCs w:val="24"/>
          <w:rtl/>
          <w:lang w:eastAsia="he-IL"/>
        </w:rPr>
        <w:t xml:space="preserve"> דין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כויתור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כהסכמה מצדו לאיזה הפרה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אי קיום של תנאי מתנאי חוזה</w:t>
      </w:r>
      <w:r w:rsidRPr="00776496">
        <w:rPr>
          <w:rFonts w:ascii="Times New Roman" w:eastAsia="Times New Roman" w:hAnsi="Times New Roman" w:cs="David" w:hint="cs"/>
          <w:sz w:val="24"/>
          <w:szCs w:val="24"/>
          <w:rtl/>
          <w:lang w:eastAsia="he-IL"/>
        </w:rPr>
        <w:t xml:space="preserve"> זה ו/</w:t>
      </w:r>
      <w:r w:rsidRPr="00776496">
        <w:rPr>
          <w:rFonts w:ascii="Times New Roman" w:eastAsia="Times New Roman" w:hAnsi="Times New Roman" w:cs="David"/>
          <w:sz w:val="24"/>
          <w:szCs w:val="24"/>
          <w:rtl/>
          <w:lang w:eastAsia="he-IL"/>
        </w:rPr>
        <w:t xml:space="preserve"> או כנותנת דחייה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ארכה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כל פעולה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יש לעשותה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טול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תוספת של תנאי </w:t>
      </w:r>
      <w:r w:rsidRPr="00776496">
        <w:rPr>
          <w:rFonts w:ascii="Times New Roman" w:eastAsia="Times New Roman" w:hAnsi="Times New Roman" w:cs="David" w:hint="cs"/>
          <w:sz w:val="24"/>
          <w:szCs w:val="24"/>
          <w:rtl/>
          <w:lang w:eastAsia="he-IL"/>
        </w:rPr>
        <w:t>כלשהו</w:t>
      </w:r>
      <w:r w:rsidRPr="00776496">
        <w:rPr>
          <w:rFonts w:ascii="Times New Roman" w:eastAsia="Times New Roman" w:hAnsi="Times New Roman" w:cs="David"/>
          <w:sz w:val="24"/>
          <w:szCs w:val="24"/>
          <w:rtl/>
          <w:lang w:eastAsia="he-IL"/>
        </w:rPr>
        <w:t>, אלא אם נעשו במפורש ובכתב.</w:t>
      </w:r>
    </w:p>
    <w:p w14:paraId="2C243404"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מכלליות האמור לעיל -</w:t>
      </w:r>
    </w:p>
    <w:p w14:paraId="03EC3DE5"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190F35C3"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תור כלשהו על זכויות וחובות לפי החוזה.</w:t>
      </w:r>
    </w:p>
    <w:p w14:paraId="778E3CD3"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במידה והיועץ כולל מספר גופים או יחידים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26C0535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בגין כל חיוב מחיובי המזמין </w:t>
      </w:r>
      <w:r w:rsidRPr="00776496">
        <w:rPr>
          <w:rFonts w:ascii="Times New Roman" w:eastAsia="Times New Roman" w:hAnsi="Times New Roman" w:cs="David" w:hint="cs"/>
          <w:sz w:val="24"/>
          <w:szCs w:val="24"/>
          <w:rtl/>
          <w:lang w:eastAsia="he-IL"/>
        </w:rPr>
        <w:t>על פי</w:t>
      </w:r>
      <w:r w:rsidRPr="00776496">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776496">
        <w:rPr>
          <w:rFonts w:ascii="Times New Roman" w:eastAsia="Times New Roman" w:hAnsi="Times New Roman" w:cs="David" w:hint="cs"/>
          <w:sz w:val="24"/>
          <w:szCs w:val="24"/>
          <w:rtl/>
          <w:lang w:eastAsia="he-IL"/>
        </w:rPr>
        <w:t>על פ</w:t>
      </w:r>
      <w:r w:rsidRPr="00776496">
        <w:rPr>
          <w:rFonts w:ascii="Times New Roman" w:eastAsia="Times New Roman" w:hAnsi="Times New Roman" w:cs="David"/>
          <w:sz w:val="24"/>
          <w:szCs w:val="24"/>
          <w:rtl/>
          <w:lang w:eastAsia="he-IL"/>
        </w:rPr>
        <w:t>י חוזה זה. וזאת מבלי לגרוע מהאמור להלן בסיפא לס"ק זה.</w:t>
      </w:r>
    </w:p>
    <w:p w14:paraId="3B498DEA" w14:textId="77777777" w:rsidR="00776496" w:rsidRPr="00776496" w:rsidRDefault="00776496" w:rsidP="00776496">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היועץ מתחייב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כל דרישה</w:t>
      </w:r>
      <w:r w:rsidRPr="00776496">
        <w:rPr>
          <w:rFonts w:ascii="Times New Roman" w:eastAsia="Times New Roman" w:hAnsi="Times New Roman" w:cs="David" w:hint="cs"/>
          <w:sz w:val="24"/>
          <w:szCs w:val="24"/>
          <w:rtl/>
          <w:lang w:eastAsia="he-IL"/>
        </w:rPr>
        <w:t xml:space="preserve"> ו/או 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טענה ו/או תביעה, ככל שתהיינה לו כנגד המזמין בגין חיובי המזמין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אותו 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לגבי תביעה של מי מיחידי המזמין כנגד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קרי</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תביעה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p>
    <w:p w14:paraId="0FD6200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2497741A"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למען הסר ספק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מוסכם ומוצהר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614DCED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01047C8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חוזה זה על נספחיו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2428FA0B" w14:textId="77777777" w:rsidR="00776496" w:rsidRDefault="00776496" w:rsidP="00776496">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76496">
        <w:rPr>
          <w:rFonts w:ascii="Times New Roman" w:eastAsia="Times New Roman" w:hAnsi="Times New Roman" w:cs="David" w:hint="cs"/>
          <w:sz w:val="24"/>
          <w:szCs w:val="24"/>
          <w:rtl/>
          <w:lang w:eastAsia="he-IL"/>
        </w:rPr>
        <w:t>רשום</w:t>
      </w:r>
      <w:r w:rsidRPr="00776496">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תחשב היא כמתקבלת ביום משלוח או מסירתה כאמור.</w:t>
      </w:r>
    </w:p>
    <w:p w14:paraId="530D2CAC"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779C1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76AADE3D" w14:textId="77777777" w:rsidR="00776496" w:rsidRPr="00776496" w:rsidRDefault="00776496" w:rsidP="00776496">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141CAE7E" w14:textId="77777777" w:rsidR="003C30D7" w:rsidRPr="00B27B4C" w:rsidRDefault="003C30D7" w:rsidP="003C30D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B5ED3A5" w14:textId="77777777" w:rsidR="003C30D7" w:rsidRPr="00B27B4C" w:rsidRDefault="003C30D7" w:rsidP="000525E5">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96EA0741A5D49E6A1A230C71F84CE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6" w:author="Kook Sec" w:date="2023-01-11T15:57:00Z">
            <w:r w:rsidR="00885564">
              <w:rPr>
                <w:rFonts w:ascii="Times New Roman" w:eastAsia="Times New Roman" w:hAnsi="Times New Roman" w:cs="David"/>
                <w:color w:val="00B0F0"/>
                <w:sz w:val="20"/>
                <w:szCs w:val="24"/>
                <w:u w:val="single"/>
                <w:rtl/>
                <w:lang w:eastAsia="he-IL"/>
              </w:rPr>
              <w:t>ע.ליבני הנדסה אקוסטית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29A633EA2D34438B9D923D909FE54F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0525E5" w:rsidRPr="000525E5">
            <w:rPr>
              <w:rStyle w:val="a7"/>
              <w:color w:val="00B0F0"/>
              <w:u w:val="single"/>
              <w:rtl/>
            </w:rPr>
            <w:t>[שם צד א]</w:t>
          </w:r>
        </w:sdtContent>
      </w:sdt>
    </w:p>
    <w:p w14:paraId="6FEA196F" w14:textId="77777777" w:rsidR="003C30D7" w:rsidRPr="00B27B4C" w:rsidRDefault="003C30D7" w:rsidP="003C30D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02DEB5E2"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4F44AA3"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AE01727"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1E4E5AC"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54BBB4B" w14:textId="77777777" w:rsidR="003C30D7"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255D14D9"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7EF5922F"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DF60E9C"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39B4220"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06449C19"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1250FBA"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55D8FF3A"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00C437CE" w14:textId="77777777" w:rsidR="003C30D7"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029D8440" w14:textId="77777777" w:rsidR="003C30D7" w:rsidRPr="00B27B4C"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6FE73762"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0F5BD1">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14448F6B"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3EBAE3"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97E78B9B2BFC40CE81A9DE93FA7072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7" w:author="Kook Sec" w:date="2023-01-11T15:47:00Z">
            <w:r w:rsidR="00885564">
              <w:rPr>
                <w:rFonts w:ascii="Times New Roman" w:eastAsia="Times New Roman" w:hAnsi="Times New Roman" w:cs="David" w:hint="cs"/>
                <w:color w:val="00B0F0"/>
                <w:sz w:val="24"/>
                <w:szCs w:val="24"/>
                <w:rtl/>
                <w:lang w:eastAsia="he-IL"/>
              </w:rPr>
              <w:t>ירושלים</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6900E73301154F08901943BD0C54E2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8" w:author="Kook Sec" w:date="2023-01-11T15:47:00Z">
            <w:r w:rsidR="00885564">
              <w:rPr>
                <w:rFonts w:ascii="Times New Roman" w:eastAsia="Times New Roman" w:hAnsi="Times New Roman" w:cs="David" w:hint="cs"/>
                <w:color w:val="00B0F0"/>
                <w:sz w:val="24"/>
                <w:szCs w:val="24"/>
                <w:rtl/>
              </w:rPr>
              <w:t>רמת שרת שלב ב</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B36AF8F9EEC44F1B1C529706EEF2E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9" w:author="Kook Sec" w:date="2023-01-11T13:56:00Z">
            <w:r w:rsidR="00361A28">
              <w:rPr>
                <w:rFonts w:ascii="Times New Roman" w:eastAsia="Times New Roman" w:hAnsi="Times New Roman" w:cs="David" w:hint="cs"/>
                <w:color w:val="00B0F0"/>
                <w:sz w:val="24"/>
                <w:szCs w:val="24"/>
                <w:rtl/>
              </w:rPr>
              <w:t>פ.א פיתוח ובנייה בירושלים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2946716"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43A1EA"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4F38A50127C4229B943868A6E8CBF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8C7DF71715004C0BAEB3AD7F755197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37A76FA4"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2D72B40E"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4724FE2"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BF331C552F4D26853D9A8BF61E98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0" w:author="Kook Sec" w:date="2023-01-11T15:47:00Z">
            <w:r w:rsidR="00885564">
              <w:rPr>
                <w:rFonts w:ascii="Times New Roman" w:eastAsia="Times New Roman" w:hAnsi="Times New Roman" w:cs="David" w:hint="cs"/>
                <w:color w:val="008000"/>
                <w:sz w:val="24"/>
                <w:szCs w:val="24"/>
                <w:rtl/>
              </w:rPr>
              <w:t>ירושלים</w:t>
            </w:r>
          </w:ins>
        </w:sdtContent>
      </w:sdt>
      <w:r w:rsidRPr="00B27B4C">
        <w:rPr>
          <w:rFonts w:ascii="Times New Roman" w:eastAsia="Times New Roman" w:hAnsi="Times New Roman" w:cs="David" w:hint="cs"/>
          <w:color w:val="008000"/>
          <w:sz w:val="24"/>
          <w:szCs w:val="24"/>
          <w:rtl/>
        </w:rPr>
        <w:t>.</w:t>
      </w:r>
    </w:p>
    <w:p w14:paraId="506F5FED"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color w:val="FF0000"/>
          <w:sz w:val="24"/>
          <w:szCs w:val="24"/>
          <w:rtl/>
        </w:rPr>
      </w:pPr>
    </w:p>
    <w:p w14:paraId="5BBFE43B"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6BA3A32B"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B78C7F"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0BFECC47A15E40F5BB4D491B9DEDC7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1" w:author="Kook Sec" w:date="2023-01-11T16:00:00Z">
            <w:r w:rsidR="00C50E7F">
              <w:rPr>
                <w:rFonts w:ascii="Times New Roman" w:eastAsia="Times New Roman" w:hAnsi="Times New Roman" w:cs="David" w:hint="cs"/>
                <w:sz w:val="24"/>
                <w:szCs w:val="24"/>
                <w:rtl/>
                <w:lang w:eastAsia="he-IL"/>
              </w:rPr>
              <w:t>אבי ברטי לוי</w:t>
            </w:r>
          </w:ins>
        </w:sdtContent>
      </w:sdt>
    </w:p>
    <w:p w14:paraId="3F95E949"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52366D0" w14:textId="77777777" w:rsidR="003C30D7" w:rsidRPr="00DE0948"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 xml:space="preserve">ות התוכנה בלבד או תוכנה אחרת לפי החלטת </w:t>
      </w:r>
      <w:r>
        <w:rPr>
          <w:rFonts w:ascii="Times New Roman" w:eastAsia="Times New Roman" w:hAnsi="Times New Roman" w:cs="David" w:hint="cs"/>
          <w:sz w:val="24"/>
          <w:szCs w:val="24"/>
          <w:rtl/>
          <w:lang w:eastAsia="he-IL"/>
        </w:rPr>
        <w:lastRenderedPageBreak/>
        <w:t>המזמין.</w:t>
      </w:r>
    </w:p>
    <w:p w14:paraId="6A2C3CD6" w14:textId="77777777" w:rsidR="003C30D7" w:rsidRPr="00B27B4C"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3E26C093"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6FB69147"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F054BE"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61026C7F3AC4C33A2E6421B46848FB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a7"/>
              <w:color w:val="00B0F0"/>
              <w:rtl/>
            </w:rPr>
            <w:t>[שדה נוסף 4]</w:t>
          </w:r>
        </w:sdtContent>
      </w:sdt>
    </w:p>
    <w:p w14:paraId="23EFD1EB" w14:textId="77777777" w:rsidR="003C30D7" w:rsidRPr="00B27B4C" w:rsidRDefault="003C30D7" w:rsidP="003C30D7">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6B09F123946445819A657C551A80FB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4254F67E"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811C9C"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F5069D0FA7984FB9B74E843DC8304B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95AE9">
            <w:rPr>
              <w:rStyle w:val="a7"/>
              <w:color w:val="00B0F0"/>
              <w:rtl/>
            </w:rPr>
            <w:t>[שדה נוסף 6]</w:t>
          </w:r>
        </w:sdtContent>
      </w:sdt>
    </w:p>
    <w:p w14:paraId="0433688A"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3E1DC5"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4108EBC7"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4A09A3"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49606B9C"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130D1EC2"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7961BF35"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35F14014"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0334016E" w14:textId="77777777" w:rsidR="003C30D7" w:rsidRPr="00B27B4C" w:rsidRDefault="003C30D7" w:rsidP="003C30D7">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D279B58" w14:textId="77777777" w:rsidR="003C30D7" w:rsidRDefault="003C30D7" w:rsidP="003C30D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3C30D7" w14:paraId="5486B315" w14:textId="77777777" w:rsidTr="00DC5FD7">
        <w:trPr>
          <w:trHeight w:val="80"/>
        </w:trPr>
        <w:tc>
          <w:tcPr>
            <w:tcW w:w="3366" w:type="dxa"/>
          </w:tcPr>
          <w:p w14:paraId="737F7C9F" w14:textId="77777777" w:rsidR="003C30D7" w:rsidRDefault="00361A28"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1DDA09DD6094423391CFE371BC1459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3C30D7" w:rsidRPr="00E95AE9">
                  <w:rPr>
                    <w:rStyle w:val="a7"/>
                    <w:color w:val="00B0F0"/>
                    <w:rtl/>
                  </w:rPr>
                  <w:t>[אחוז השתתפות צד א]</w:t>
                </w:r>
              </w:sdtContent>
            </w:sdt>
          </w:p>
          <w:p w14:paraId="7CDCE80E"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41BF4A83" w14:textId="77777777" w:rsidR="003C30D7" w:rsidRDefault="003C30D7" w:rsidP="006503BD">
            <w:pPr>
              <w:widowControl w:val="0"/>
              <w:spacing w:before="0" w:beforeAutospacing="0" w:after="0" w:afterAutospacing="0" w:line="240" w:lineRule="auto"/>
              <w:ind w:left="720"/>
              <w:outlineLvl w:val="2"/>
            </w:pPr>
          </w:p>
          <w:p w14:paraId="629A4CF1"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E911E4B" w14:textId="77777777" w:rsidR="00776496" w:rsidRPr="00776496" w:rsidRDefault="00776496"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30441224" w14:textId="77777777" w:rsidR="003C30D7" w:rsidRDefault="003C30D7"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E78C253"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9C3BC6D"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5206602"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6F62E58"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D5CDB16" w14:textId="77777777" w:rsidR="00F865AA" w:rsidRDefault="00F865AA"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Pr>
          <w:rFonts w:ascii="Times New Roman" w:eastAsia="Times New Roman" w:hAnsi="Times New Roman" w:cs="David"/>
          <w:b/>
          <w:bCs/>
          <w:sz w:val="24"/>
          <w:szCs w:val="24"/>
          <w:u w:val="single"/>
        </w:rPr>
        <w:br w:type="page"/>
      </w:r>
    </w:p>
    <w:p w14:paraId="3E4D8ACC" w14:textId="77777777" w:rsidR="00776496" w:rsidRPr="00776496" w:rsidRDefault="00776496"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776496">
        <w:rPr>
          <w:rFonts w:ascii="Times New Roman" w:eastAsia="Times New Roman" w:hAnsi="Times New Roman" w:cs="David"/>
          <w:b/>
          <w:bCs/>
          <w:sz w:val="24"/>
          <w:szCs w:val="24"/>
          <w:u w:val="single"/>
          <w:rtl/>
        </w:rPr>
        <w:lastRenderedPageBreak/>
        <w:t>נספח "ב"</w:t>
      </w:r>
    </w:p>
    <w:p w14:paraId="3FD2899A"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שירותי היועץ</w:t>
      </w:r>
    </w:p>
    <w:p w14:paraId="0AF5BC74"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w:t>
      </w:r>
      <w:r w:rsidRPr="00776496">
        <w:rPr>
          <w:rFonts w:ascii="Times New Roman" w:eastAsia="Times New Roman" w:hAnsi="Times New Roman" w:cs="David"/>
          <w:sz w:val="24"/>
          <w:szCs w:val="24"/>
          <w:rtl/>
        </w:rPr>
        <w:tab/>
      </w:r>
      <w:r w:rsidRPr="00776496">
        <w:rPr>
          <w:rFonts w:ascii="Times New Roman" w:eastAsia="Times New Roman" w:hAnsi="Times New Roman" w:cs="David"/>
          <w:b/>
          <w:bCs/>
          <w:sz w:val="24"/>
          <w:szCs w:val="24"/>
          <w:u w:val="single"/>
          <w:rtl/>
        </w:rPr>
        <w:t>כללי</w:t>
      </w:r>
      <w:r w:rsidRPr="00776496">
        <w:rPr>
          <w:rFonts w:ascii="Times New Roman" w:eastAsia="Times New Roman" w:hAnsi="Times New Roman" w:cs="David"/>
          <w:sz w:val="24"/>
          <w:szCs w:val="24"/>
          <w:rtl/>
        </w:rPr>
        <w:t>:</w:t>
      </w:r>
    </w:p>
    <w:p w14:paraId="104B6A03"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p>
    <w:p w14:paraId="382EAD96"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t>שרותי היועץ כוללים חקירה, ניתוח הערכה וסקירה של הבעיות האקוסטיות של המבנים והסביבה, ניתוח הקשר ההדדי בין המבנים והסביבה והמלצות לפתרונות הנדסיים, בהתאם לאופי המבנים והסביבה.</w:t>
      </w:r>
    </w:p>
    <w:p w14:paraId="71C62BAE"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p>
    <w:p w14:paraId="5A86AA65" w14:textId="77777777" w:rsidR="00776496" w:rsidRPr="00776496" w:rsidRDefault="00776496" w:rsidP="00776496">
      <w:pPr>
        <w:spacing w:before="0" w:beforeAutospacing="0" w:after="0" w:afterAutospacing="0" w:line="240" w:lineRule="auto"/>
        <w:ind w:left="144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על היועץ לקבל אשור בכתב מאת המנהל לפני התחלת כל שלב או לפני כל שרות חלקי.</w:t>
      </w:r>
    </w:p>
    <w:p w14:paraId="7B43CC04"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72F6A1CC" w14:textId="77777777" w:rsidR="00776496" w:rsidRPr="00776496" w:rsidRDefault="00776496" w:rsidP="00776496">
      <w:pPr>
        <w:spacing w:before="0" w:beforeAutospacing="0" w:after="0" w:afterAutospacing="0" w:line="240" w:lineRule="auto"/>
        <w:ind w:left="720"/>
        <w:rPr>
          <w:rFonts w:ascii="Times New Roman" w:eastAsia="Times New Roman" w:hAnsi="Times New Roman" w:cs="David"/>
          <w:sz w:val="24"/>
          <w:szCs w:val="24"/>
          <w:rtl/>
        </w:rPr>
      </w:pPr>
    </w:p>
    <w:p w14:paraId="7AAA021F"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2.</w:t>
      </w:r>
      <w:r w:rsidRPr="00776496">
        <w:rPr>
          <w:rFonts w:ascii="Times New Roman" w:eastAsia="Times New Roman" w:hAnsi="Times New Roman" w:cs="David"/>
          <w:sz w:val="24"/>
          <w:szCs w:val="24"/>
          <w:rtl/>
        </w:rPr>
        <w:tab/>
      </w:r>
      <w:r w:rsidRPr="00776496">
        <w:rPr>
          <w:rFonts w:ascii="Times New Roman" w:eastAsia="Times New Roman" w:hAnsi="Times New Roman" w:cs="David" w:hint="cs"/>
          <w:b/>
          <w:bCs/>
          <w:sz w:val="24"/>
          <w:szCs w:val="24"/>
          <w:u w:val="single"/>
          <w:rtl/>
        </w:rPr>
        <w:t>פרוט הש</w:t>
      </w:r>
      <w:r w:rsidR="0016188F">
        <w:rPr>
          <w:rFonts w:ascii="Times New Roman" w:eastAsia="Times New Roman" w:hAnsi="Times New Roman" w:cs="David" w:hint="cs"/>
          <w:b/>
          <w:bCs/>
          <w:sz w:val="24"/>
          <w:szCs w:val="24"/>
          <w:u w:val="single"/>
          <w:rtl/>
        </w:rPr>
        <w:t>י</w:t>
      </w:r>
      <w:r w:rsidRPr="00776496">
        <w:rPr>
          <w:rFonts w:ascii="Times New Roman" w:eastAsia="Times New Roman" w:hAnsi="Times New Roman" w:cs="David" w:hint="cs"/>
          <w:b/>
          <w:bCs/>
          <w:sz w:val="24"/>
          <w:szCs w:val="24"/>
          <w:u w:val="single"/>
          <w:rtl/>
        </w:rPr>
        <w:t>רותים וש</w:t>
      </w:r>
      <w:r w:rsidRPr="00776496">
        <w:rPr>
          <w:rFonts w:ascii="Times New Roman" w:eastAsia="Times New Roman" w:hAnsi="Times New Roman" w:cs="David"/>
          <w:b/>
          <w:bCs/>
          <w:sz w:val="24"/>
          <w:szCs w:val="24"/>
          <w:u w:val="single"/>
          <w:rtl/>
        </w:rPr>
        <w:t>לבי העבודה ההנדסית</w:t>
      </w:r>
      <w:r w:rsidRPr="00776496">
        <w:rPr>
          <w:rFonts w:ascii="Times New Roman" w:eastAsia="Times New Roman" w:hAnsi="Times New Roman" w:cs="David" w:hint="cs"/>
          <w:sz w:val="24"/>
          <w:szCs w:val="24"/>
          <w:rtl/>
        </w:rPr>
        <w:t>:</w:t>
      </w:r>
    </w:p>
    <w:p w14:paraId="67205892" w14:textId="77777777" w:rsidR="00776496" w:rsidRPr="00776496" w:rsidRDefault="00776496" w:rsidP="00776496">
      <w:pPr>
        <w:spacing w:before="0" w:beforeAutospacing="0" w:after="0" w:afterAutospacing="0" w:line="360" w:lineRule="auto"/>
        <w:jc w:val="both"/>
        <w:rPr>
          <w:rFonts w:ascii="Times New Roman" w:eastAsia="Times New Roman" w:hAnsi="Times New Roman" w:cs="David"/>
          <w:sz w:val="24"/>
          <w:szCs w:val="24"/>
          <w:rtl/>
        </w:rPr>
      </w:pPr>
    </w:p>
    <w:p w14:paraId="5EF2B5E0" w14:textId="77777777" w:rsidR="00776496" w:rsidRPr="00776496" w:rsidRDefault="00776496" w:rsidP="00776496">
      <w:pPr>
        <w:spacing w:before="0" w:beforeAutospacing="0" w:after="0" w:afterAutospacing="0" w:line="240" w:lineRule="auto"/>
        <w:ind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2.1</w:t>
      </w:r>
      <w:r w:rsidRPr="00776496">
        <w:rPr>
          <w:rFonts w:ascii="Times New Roman" w:eastAsia="Times New Roman" w:hAnsi="Times New Roman" w:cs="David"/>
          <w:sz w:val="24"/>
          <w:szCs w:val="24"/>
          <w:rtl/>
        </w:rPr>
        <w:tab/>
        <w:t>יעוץ כללי בהנדסת אקוסטיקה:</w:t>
      </w:r>
    </w:p>
    <w:p w14:paraId="20382E3D"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2652A82A"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בדיקת איכות הצליל וטיב השמיעה בחללים שונים.</w:t>
      </w:r>
    </w:p>
    <w:p w14:paraId="4C0A0A1B"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38328626"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בדיקה והערכה של מטרדי רעש שונים.</w:t>
      </w:r>
    </w:p>
    <w:p w14:paraId="05513F91"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9005666"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ביקורת וחוות דעת בקשר להצעות ופתרונות שונים בבעיות אקוסטיות והשוואה ביניהם.</w:t>
      </w:r>
    </w:p>
    <w:p w14:paraId="3CFF4DC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295803D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ד.</w:t>
      </w:r>
      <w:r w:rsidRPr="00776496">
        <w:rPr>
          <w:rFonts w:ascii="Times New Roman" w:eastAsia="Times New Roman" w:hAnsi="Times New Roman" w:cs="David" w:hint="cs"/>
          <w:sz w:val="24"/>
          <w:szCs w:val="24"/>
          <w:rtl/>
        </w:rPr>
        <w:tab/>
        <w:t>המלצת הקריטריונים האקוסטיים לאגפים השונים של המבנים המתוכננים כגון הנחתת רעשי רקע מומלצת ביחידות הדיור, בידוד מצלול אויר ובידוד מצלול גוף הנדרשים בין הדירות, רמת רעש מרבית מציוד שיותקן בבניינים וכד' ו/או לבחירת המיגון האקוסטי.</w:t>
      </w:r>
    </w:p>
    <w:p w14:paraId="3098378F"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A98245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חשוב מפלסי הרעש הצפויים מגורמים שונים בבניינים כגון: ממתקני מיזוג אוויר, חדרי מכונות, גנרטורים, משאבות וכד' לשם בחירת המיקום המועדף להצבת הציוד ו/או לבחירת המיגון האקוסטי.</w:t>
      </w:r>
    </w:p>
    <w:p w14:paraId="19B80590"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3BA2FD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ו.</w:t>
      </w:r>
      <w:r w:rsidRPr="00776496">
        <w:rPr>
          <w:rFonts w:ascii="Times New Roman" w:eastAsia="Times New Roman" w:hAnsi="Times New Roman" w:cs="David" w:hint="cs"/>
          <w:sz w:val="24"/>
          <w:szCs w:val="24"/>
          <w:rtl/>
        </w:rPr>
        <w:tab/>
        <w:t>התייחסו</w:t>
      </w:r>
      <w:r w:rsidRPr="00776496">
        <w:rPr>
          <w:rFonts w:ascii="Times New Roman" w:eastAsia="Times New Roman" w:hAnsi="Times New Roman" w:cs="David" w:hint="eastAsia"/>
          <w:sz w:val="24"/>
          <w:szCs w:val="24"/>
          <w:rtl/>
        </w:rPr>
        <w:t>ת</w:t>
      </w:r>
      <w:r w:rsidRPr="00776496">
        <w:rPr>
          <w:rFonts w:ascii="Times New Roman" w:eastAsia="Times New Roman" w:hAnsi="Times New Roman" w:cs="David" w:hint="cs"/>
          <w:sz w:val="24"/>
          <w:szCs w:val="24"/>
          <w:rtl/>
        </w:rPr>
        <w:t xml:space="preserve"> והנחיות לבידוד הנדרש בין דירות המגורים ולבחירת החומרים המתאימים (לקירות, רצפות, דלתות וכו') ופרטי הביצוע המתאימים, כדי להבטיח עמידה בערכי הבידו</w:t>
      </w:r>
      <w:r w:rsidRPr="00776496">
        <w:rPr>
          <w:rFonts w:ascii="Times New Roman" w:eastAsia="Times New Roman" w:hAnsi="Times New Roman" w:cs="David" w:hint="eastAsia"/>
          <w:sz w:val="24"/>
          <w:szCs w:val="24"/>
          <w:rtl/>
        </w:rPr>
        <w:t>ד</w:t>
      </w:r>
      <w:r w:rsidRPr="00776496">
        <w:rPr>
          <w:rFonts w:ascii="Times New Roman" w:eastAsia="Times New Roman" w:hAnsi="Times New Roman" w:cs="David" w:hint="cs"/>
          <w:sz w:val="24"/>
          <w:szCs w:val="24"/>
          <w:rtl/>
        </w:rPr>
        <w:t xml:space="preserve"> הנדרשים בת"י 1004.</w:t>
      </w:r>
    </w:p>
    <w:p w14:paraId="58CB273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4AC8BC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מסירת הנחיות למניעת מטרדי רעש מהמעליות ומחדרי המכונות והציוד לדירות המגורים, כך שתובטח עמידה בדרישות ת"י 1004 חלק 3.</w:t>
      </w:r>
    </w:p>
    <w:p w14:paraId="6A7C05FF"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32FEEF43"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ח.</w:t>
      </w:r>
      <w:r w:rsidRPr="00776496">
        <w:rPr>
          <w:rFonts w:ascii="Times New Roman" w:eastAsia="Times New Roman" w:hAnsi="Times New Roman" w:cs="David" w:hint="cs"/>
          <w:sz w:val="24"/>
          <w:szCs w:val="24"/>
          <w:rtl/>
        </w:rPr>
        <w:tab/>
        <w:t>המלצה על פרטים להצבת מכונות לרבות משאבות מים ובידודן ולטיפול בקולטנים ובצינורות מי גשם, כדי למנוע מטרדי רעש מהם,</w:t>
      </w:r>
      <w:r w:rsidR="0016188F">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במטרה להבטיח עמידה בערכי הבידוד הנדרשים בת"י 1418.</w:t>
      </w:r>
    </w:p>
    <w:p w14:paraId="792DBF31"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B0CC38B"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ט.</w:t>
      </w:r>
      <w:r w:rsidRPr="00776496">
        <w:rPr>
          <w:rFonts w:ascii="Times New Roman" w:eastAsia="Times New Roman" w:hAnsi="Times New Roman" w:cs="David" w:hint="cs"/>
          <w:sz w:val="24"/>
          <w:szCs w:val="24"/>
          <w:rtl/>
        </w:rPr>
        <w:tab/>
        <w:t>המלצה לטפול האקוסטי הנדרש במפוחי אוורור (על גגות,</w:t>
      </w:r>
      <w:r w:rsidR="006503BD">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במרתפי חניה וכו') כדי למנוע מטרדי רעש מהם, במטרה להבטיח עמידה בקריטריונים שנקבעו ע"י המשרד לאיכות הסביבה.</w:t>
      </w:r>
    </w:p>
    <w:p w14:paraId="63B6985D"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F002523"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ab/>
        <w:t>מסירת המלצות לאופן  הטיפול האקוסטי הנדרש בחדרי גנרטורים, כדי למנוע מטרדי רעש וכדי להבטיח עמידה בדרישות התקנות למניעת מפגעים (רעש בלתי סביר), התש"ן - 1990.</w:t>
      </w:r>
    </w:p>
    <w:p w14:paraId="739DAB7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2C903AD"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יא.</w:t>
      </w:r>
      <w:r w:rsidRPr="00776496">
        <w:rPr>
          <w:rFonts w:ascii="Times New Roman" w:eastAsia="Times New Roman" w:hAnsi="Times New Roman" w:cs="David" w:hint="cs"/>
          <w:sz w:val="24"/>
          <w:szCs w:val="24"/>
          <w:rtl/>
        </w:rPr>
        <w:tab/>
        <w:t>מסירת המלצות לאופן  הטיפול האקוסטי הנדרש בחדרי מצנח אשפה קומתי חדר דחסנית אשפה, וכל מערכות המצנח האשפה והדחסנית, כדי למנוע מטרדי רעש וכדי להבטיח עמידה בדרישות התקנות למניעת מפגעים (רעש בלתי סביר), התש"ן - 1990.</w:t>
      </w:r>
    </w:p>
    <w:p w14:paraId="749EC3E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9CEA71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7ED58C0"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lastRenderedPageBreak/>
        <w:t>יב.</w:t>
      </w:r>
      <w:r w:rsidRPr="00776496">
        <w:rPr>
          <w:rFonts w:ascii="Times New Roman" w:eastAsia="Times New Roman" w:hAnsi="Times New Roman" w:cs="David" w:hint="cs"/>
          <w:sz w:val="24"/>
          <w:szCs w:val="24"/>
          <w:rtl/>
        </w:rPr>
        <w:tab/>
        <w:t>מסירת המלצות לאמצעים האקוסטיים הנדרשים ליצירת תנאים נאותים בשטחים הציבוריים, ו/או מכל מערכת היכולה לגרום מטרד רעש.</w:t>
      </w:r>
    </w:p>
    <w:p w14:paraId="4772A274"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3CF1AC7"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יב.</w:t>
      </w:r>
      <w:r w:rsidRPr="00776496">
        <w:rPr>
          <w:rFonts w:ascii="Times New Roman" w:eastAsia="Times New Roman" w:hAnsi="Times New Roman" w:cs="David" w:hint="cs"/>
          <w:sz w:val="24"/>
          <w:szCs w:val="24"/>
          <w:rtl/>
        </w:rPr>
        <w:tab/>
        <w:t>המלצות לאופן הטפול להבטחת ערכי בדוד ומניעת מטרדי רעש עפ"י כל תקן ו/או תקנה אחרים.</w:t>
      </w:r>
    </w:p>
    <w:p w14:paraId="0B430795"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258696F4"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2.2</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מוקדם:</w:t>
      </w:r>
    </w:p>
    <w:p w14:paraId="3759CE7B"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p>
    <w:p w14:paraId="0B53153C"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בירור הפרוגרמה עם נציג המזמין והיועצים, ביקורים באתר, חקירות מוקדמות, התייעצות ותיאום עם היועצים.</w:t>
      </w:r>
    </w:p>
    <w:p w14:paraId="0D625C64"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117F27A5"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 xml:space="preserve">בירור, במקרה הצורך, ברשויות המוסמכות או אצל גורמים אחרים בקשר לבעיות חוקיות ואחרות, הקשורות בבעיות האקוסטיות של המבנה וקבלת אישור הרשויות בהתאם לכך. </w:t>
      </w:r>
    </w:p>
    <w:p w14:paraId="5620AB13"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3E4FD257" w14:textId="77777777" w:rsidR="00776496" w:rsidRPr="00776496" w:rsidRDefault="00776496" w:rsidP="00776496">
      <w:pPr>
        <w:spacing w:before="0" w:beforeAutospacing="0" w:after="0" w:afterAutospacing="0" w:line="240" w:lineRule="auto"/>
        <w:ind w:left="2160" w:hanging="6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הכנת חוות דעת מוקדמת, המתארת את הבעיות העקרוניות והגשת הצעה מוקדמת עם המלצות המתארת את הפתרונות האלטרנטיביים העקרוניים</w:t>
      </w:r>
      <w:r w:rsidRPr="00776496">
        <w:rPr>
          <w:rFonts w:ascii="Times New Roman" w:eastAsia="Times New Roman" w:hAnsi="Times New Roman" w:cs="David" w:hint="cs"/>
          <w:sz w:val="24"/>
          <w:szCs w:val="24"/>
          <w:rtl/>
        </w:rPr>
        <w:t>, לרבות שרטוטים עקרוניים</w:t>
      </w:r>
      <w:r w:rsidRPr="00776496">
        <w:rPr>
          <w:rFonts w:ascii="Times New Roman" w:eastAsia="Times New Roman" w:hAnsi="Times New Roman" w:cs="David"/>
          <w:sz w:val="24"/>
          <w:szCs w:val="24"/>
          <w:rtl/>
        </w:rPr>
        <w:t>.</w:t>
      </w:r>
    </w:p>
    <w:p w14:paraId="174536AA"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554ED02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מסירת נתונים ליועצים ולמזמין לגבי הפתרונות האקוסטיים האפשריים המסוכמים עם נציג המזמין ובמידת הצורך הכנת אומדן משוער לביצועם.</w:t>
      </w:r>
    </w:p>
    <w:p w14:paraId="4B9545EF"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38A8B7C5"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השתתפות בישיבות צוות התכנון, על מנת להציג את החלופות וההמלצות ועל מנת לתאם את בחירת הפתרונות המתחשבים בין היתר באספקטים האקוסטיים, הטכניים, האסטטיים, הכלכליים וכו'.</w:t>
      </w:r>
    </w:p>
    <w:p w14:paraId="3B9EC128"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5464E509"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2.3</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סופי:</w:t>
      </w:r>
    </w:p>
    <w:p w14:paraId="3DB36B61"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b/>
          <w:bCs/>
          <w:sz w:val="24"/>
          <w:szCs w:val="24"/>
          <w:rtl/>
        </w:rPr>
      </w:pPr>
    </w:p>
    <w:p w14:paraId="272B2B4D"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3E28F241"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עריכת סקרים ובדיקות, או שימוש בסקרים ובדיקות הנערכות ע"י גורמים אחרים, וניתוח הממצאים ואישורם.</w:t>
      </w:r>
    </w:p>
    <w:p w14:paraId="43E273D1"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6181E859"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הערכת התכונות האקוסטיות של המבנה או חלקים ממנו או הסביבה והכנת חישובים מפורטים בהתאם.</w:t>
      </w:r>
    </w:p>
    <w:p w14:paraId="4FBB8CDA"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69175DF6"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בחינה וניתוח של האפשרויות השונות לתכנון המבנה או חלקים ממנו ו/או הסביבה, מבחינה אקוסטית, בתיאום עם היועצים.</w:t>
      </w:r>
    </w:p>
    <w:p w14:paraId="407C8D3E"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05436C6D"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מתן המלצות, בדו"חות ובתחשיבים ליועצים ולמזמין לשם קביעה סופית של המערכת האקוסטית והאלמנטים המרכיבים אותה.</w:t>
      </w:r>
    </w:p>
    <w:p w14:paraId="06A35077"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4252A7EB"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w:t>
      </w:r>
      <w:r w:rsidRPr="00776496">
        <w:rPr>
          <w:rFonts w:ascii="Times New Roman" w:eastAsia="Times New Roman" w:hAnsi="Times New Roman" w:cs="David"/>
          <w:sz w:val="24"/>
          <w:szCs w:val="24"/>
          <w:rtl/>
        </w:rPr>
        <w:tab/>
        <w:t>בדיקת התאמת התכניות, המוגשות ע"י היועצים לרשויות ולגורמים אחרים, להמלצות כאמור.</w:t>
      </w:r>
    </w:p>
    <w:p w14:paraId="7800AF2B"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4D4D0BCB"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ו.</w:t>
      </w:r>
      <w:r w:rsidRPr="00776496">
        <w:rPr>
          <w:rFonts w:ascii="Times New Roman" w:eastAsia="Times New Roman" w:hAnsi="Times New Roman" w:cs="David"/>
          <w:sz w:val="24"/>
          <w:szCs w:val="24"/>
          <w:rtl/>
        </w:rPr>
        <w:tab/>
        <w:t>טיפול וקבלת אישור הרשויות המוסמכות בכל הנוגע לבעיות האקוסטיות, בתיאום עם היועצים, בשלבים השונים של הדיונים בקבלת ר</w:t>
      </w:r>
      <w:r w:rsidR="000F5BD1">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שיון לביצוע הפרויקט</w:t>
      </w:r>
      <w:r w:rsidRPr="00776496">
        <w:rPr>
          <w:rFonts w:ascii="Times New Roman" w:eastAsia="Times New Roman" w:hAnsi="Times New Roman" w:cs="David" w:hint="cs"/>
          <w:sz w:val="24"/>
          <w:szCs w:val="24"/>
          <w:rtl/>
        </w:rPr>
        <w:t xml:space="preserve"> (ככל וי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דרש ע"י הרשויות)</w:t>
      </w:r>
      <w:r w:rsidRPr="00776496">
        <w:rPr>
          <w:rFonts w:ascii="Times New Roman" w:eastAsia="Times New Roman" w:hAnsi="Times New Roman" w:cs="David"/>
          <w:sz w:val="24"/>
          <w:szCs w:val="24"/>
          <w:rtl/>
        </w:rPr>
        <w:t>.</w:t>
      </w:r>
    </w:p>
    <w:p w14:paraId="1FCA384D"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2BDE9560"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ז.</w:t>
      </w:r>
      <w:r w:rsidRPr="00776496">
        <w:rPr>
          <w:rFonts w:ascii="Times New Roman" w:eastAsia="Times New Roman" w:hAnsi="Times New Roman" w:cs="David"/>
          <w:sz w:val="24"/>
          <w:szCs w:val="24"/>
          <w:rtl/>
        </w:rPr>
        <w:tab/>
        <w:t>חתימה על מסמכי התכנון המוגשים לרשויות, כיועץ האקוסטיקה.</w:t>
      </w:r>
    </w:p>
    <w:p w14:paraId="15154E95"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6D746146"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ח.</w:t>
      </w:r>
      <w:r w:rsidRPr="00776496">
        <w:rPr>
          <w:rFonts w:ascii="Times New Roman" w:eastAsia="Times New Roman" w:hAnsi="Times New Roman" w:cs="David"/>
          <w:sz w:val="24"/>
          <w:szCs w:val="24"/>
          <w:rtl/>
        </w:rPr>
        <w:tab/>
        <w:t>הכנסת תיקונים ושינויים בתכניות, בחישובים וביתר המסמכים האמורים לפי דרישת הרשויות המוסמכות, בתיאום עם היועצים ובאישור המזמין.</w:t>
      </w:r>
    </w:p>
    <w:p w14:paraId="24C4AEA5"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286CBF4B"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ט.</w:t>
      </w:r>
      <w:r w:rsidRPr="00776496">
        <w:rPr>
          <w:rFonts w:ascii="Times New Roman" w:eastAsia="Times New Roman" w:hAnsi="Times New Roman" w:cs="David" w:hint="cs"/>
          <w:sz w:val="24"/>
          <w:szCs w:val="24"/>
          <w:rtl/>
        </w:rPr>
        <w:tab/>
        <w:t>השתתפות בישיבות צוות התכנון כאמור בסעיף 2.2 ו' לעיל.</w:t>
      </w:r>
    </w:p>
    <w:p w14:paraId="6EF3616E"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 xml:space="preserve">  </w:t>
      </w:r>
    </w:p>
    <w:p w14:paraId="09EDBA37"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r>
    </w:p>
    <w:p w14:paraId="000D9033"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2.4</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בשלבי התכנון המפורט של הפרויקט:</w:t>
      </w:r>
    </w:p>
    <w:p w14:paraId="23619B31"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728B7626"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השלמת ועדכון החישובים ועריכת חישובים חדשים הדרושים לתכנון מפורט.</w:t>
      </w:r>
    </w:p>
    <w:p w14:paraId="6B4084FD"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53AE169"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מתן המלצות בכתב ליועצים ולמזמין, לתכנון המפורט של המבנה או חלק ממנו ולתכנון פרטי המבנה וסביבתו.</w:t>
      </w:r>
    </w:p>
    <w:p w14:paraId="5EE64A97"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3C86DB4"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הכנת שרטוטים ופרטי ביצוע של אלמנטים שונים במערכת האקוסטית.</w:t>
      </w:r>
    </w:p>
    <w:p w14:paraId="7B256CFA"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5D2A3CF"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בדיקת התאמת התכניות המפורטות של היועצים להמלצות היועץ ולאישורי הרשויות המוסמכות בנושאי אקוסטיקה.</w:t>
      </w:r>
    </w:p>
    <w:p w14:paraId="5CE3391A"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41292C8"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הכנת נתונים והמלצות בכתב ליועצים להכנת מפרטים וכתבי כמויות ולאומדן תקציבי מפורט בנושא האקוסטיקה.</w:t>
      </w:r>
    </w:p>
    <w:p w14:paraId="2795D18F"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99518B1"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מתן אשור בכתב לתוכניות לביצוע של היועצים.</w:t>
      </w:r>
    </w:p>
    <w:p w14:paraId="27E10B8E"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F850479"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השתתפות בישיבות צוות התכנון כאמור בסעיף 2.2 ו' לעיל.</w:t>
      </w:r>
    </w:p>
    <w:p w14:paraId="2D099782"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4063250"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ח</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מתן חוות דעת טכנית ויעוץ בכל הקשור למכרז בין קבלנים לביצוע המבנה או חלקים ממנו, בנושא האקוסטיקה, בתיאום עם היועצים והשתתפות בסיור קבלנים במידת הצורך.</w:t>
      </w:r>
    </w:p>
    <w:p w14:paraId="5CC509F7"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E1C3FF2"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CCDDA03"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2.5</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u w:val="single"/>
          <w:rtl/>
          <w:lang w:eastAsia="he-IL"/>
        </w:rPr>
        <w:t>פיקוח עליון בשלב ביצוע המבנה ומערכותיו:</w:t>
      </w:r>
    </w:p>
    <w:p w14:paraId="3031A0A6"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7AECC802"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 xml:space="preserve">פיקוח עליון על ביצוע המבנה, בתיאום עם היועצים, כדי לבדוק באם הממצאים הקשורים בבעיות האקוסטיקה, שהתקבלו בזמן הביצוע, מתאימים לנתונים וההנחות שנלקחו בחשבון בעת התכנון, לרבות בצוע בדיקות אקוסטיות באמצעות מכשירי מדידה ע"פ תקנים ישראליים (ובהעדר תקנים ישראליים עפ"י תקנים </w:t>
      </w:r>
      <w:r w:rsidRPr="00776496">
        <w:rPr>
          <w:rFonts w:ascii="Times New Roman" w:eastAsia="Times New Roman" w:hAnsi="Times New Roman" w:cs="David" w:hint="cs"/>
          <w:sz w:val="24"/>
          <w:szCs w:val="24"/>
          <w:rtl/>
          <w:lang w:eastAsia="he-IL"/>
        </w:rPr>
        <w:t>אירופאיים</w:t>
      </w:r>
      <w:r w:rsidRPr="00776496">
        <w:rPr>
          <w:rFonts w:ascii="Times New Roman" w:eastAsia="Times New Roman" w:hAnsi="Times New Roman" w:cs="David"/>
          <w:sz w:val="24"/>
          <w:szCs w:val="24"/>
          <w:rtl/>
          <w:lang w:eastAsia="he-IL"/>
        </w:rPr>
        <w:t xml:space="preserve"> או תקנים אמריקאיים), נ</w:t>
      </w:r>
      <w:r w:rsidR="0016188F">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תוח תוצאות הבדיקות, ובמקרה הצורך הכנת פרטים נוספים ומתן הנחיות להשגת התוצאות הדרושות.</w:t>
      </w:r>
    </w:p>
    <w:p w14:paraId="68C1EE68"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2E40B62"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הדרכה ומתן הסברים למפקח באתר, בתיאום עם היועצים.</w:t>
      </w:r>
    </w:p>
    <w:p w14:paraId="31959541"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28BB2C2"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דווח למנהל על הממצאים ועל התקדמות בצוע העבודות לאחר כל ביקור של היועץ באתר.</w:t>
      </w:r>
    </w:p>
    <w:p w14:paraId="545595A4"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25A9442"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יעוץ למזמין והשתתפות בבירורים עם הקבלן בזמן ביצוע המבנה, בתיאום עם היועצים, בבעיות האקוסטיקה.</w:t>
      </w:r>
    </w:p>
    <w:p w14:paraId="17F6A675"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C5CA15B"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מתן ייעוץ לפתרונות במקרים בהם יתגלו כשלים בבצוע העבודות לעומת התכנון.</w:t>
      </w:r>
    </w:p>
    <w:p w14:paraId="38A70B82"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B713FFB"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קבלת המבנה או חלקים ממנו ואישור גמר הביצוע, בתיאום עם היועצים, בכל הקשור לבעיות האקוסטיקה.</w:t>
      </w:r>
    </w:p>
    <w:p w14:paraId="42B08482"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8D840AD"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ז.</w:t>
      </w:r>
      <w:r w:rsidRPr="00776496">
        <w:rPr>
          <w:rFonts w:ascii="Times New Roman" w:eastAsia="Times New Roman" w:hAnsi="Times New Roman" w:cs="David"/>
          <w:sz w:val="24"/>
          <w:szCs w:val="24"/>
          <w:rtl/>
          <w:lang w:eastAsia="he-IL"/>
        </w:rPr>
        <w:tab/>
        <w:t>הכנת וחתימה על כל מסמך שי</w:t>
      </w:r>
      <w:r w:rsidR="0016188F">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דרש ע"י הרשויות מהיועץ במהלך הבצוע, </w:t>
      </w:r>
    </w:p>
    <w:p w14:paraId="6B35F154" w14:textId="77777777"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אשור לחיבור הפרויקט למערכות, ועל אשור לאכלוס ולתעודת גמר.</w:t>
      </w:r>
    </w:p>
    <w:p w14:paraId="0F782478"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0F1BDA4D" w14:textId="77777777"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w:t>
      </w:r>
      <w:r w:rsidRPr="00776496">
        <w:rPr>
          <w:rFonts w:ascii="Times New Roman" w:eastAsia="Times New Roman" w:hAnsi="Times New Roman" w:cs="David"/>
          <w:sz w:val="24"/>
          <w:szCs w:val="24"/>
          <w:rtl/>
          <w:lang w:eastAsia="he-IL"/>
        </w:rPr>
        <w:tab/>
        <w:t>השתתפות בסיורי פקוח וביקורת של גורמי איכות הסביבה ורשויות אחרות למתן אישורי אכלוס לחלקים בפרויקט והסדרת האישורים הנדרשים.</w:t>
      </w:r>
    </w:p>
    <w:p w14:paraId="3A92731F"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1F573A1D" w14:textId="77777777"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ט.</w:t>
      </w:r>
      <w:r w:rsidRPr="00776496">
        <w:rPr>
          <w:rFonts w:ascii="Times New Roman" w:eastAsia="Times New Roman" w:hAnsi="Times New Roman" w:cs="David"/>
          <w:sz w:val="24"/>
          <w:szCs w:val="24"/>
          <w:rtl/>
          <w:lang w:eastAsia="he-IL"/>
        </w:rPr>
        <w:tab/>
        <w:t>בגמר העבודות יגיש היועץ לנציג המזמין הצהרה, בנוסח נספח ט', כי בדק את בי</w:t>
      </w:r>
      <w:r w:rsidR="0016188F">
        <w:rPr>
          <w:rFonts w:ascii="Times New Roman" w:eastAsia="Times New Roman" w:hAnsi="Times New Roman" w:cs="David"/>
          <w:sz w:val="24"/>
          <w:szCs w:val="24"/>
          <w:rtl/>
          <w:lang w:eastAsia="he-IL"/>
        </w:rPr>
        <w:t>צוע העבודות, מצא אותן תואמות לת</w:t>
      </w:r>
      <w:r w:rsidRPr="00776496">
        <w:rPr>
          <w:rFonts w:ascii="Times New Roman" w:eastAsia="Times New Roman" w:hAnsi="Times New Roman" w:cs="David"/>
          <w:sz w:val="24"/>
          <w:szCs w:val="24"/>
          <w:rtl/>
          <w:lang w:eastAsia="he-IL"/>
        </w:rPr>
        <w:t>כניותיו ולתקנים מחייבים וכי בוצעו לשביעות רצונו.</w:t>
      </w:r>
    </w:p>
    <w:p w14:paraId="705D39CF"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ללא הצהרה זו לא תשולם ליועץ יתרת שכרו עבור פקוח עליון.</w:t>
      </w:r>
    </w:p>
    <w:p w14:paraId="437F9AC8"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1161C9BE"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sz w:val="24"/>
          <w:szCs w:val="24"/>
          <w:rtl/>
          <w:lang w:eastAsia="he-IL"/>
        </w:rPr>
        <w:tab/>
        <w:t>סיוע למזמין במתן מענה לפניות אליו בקשר לתכנון ובצוע הפרויקט</w:t>
      </w:r>
      <w:r w:rsidRPr="00776496">
        <w:rPr>
          <w:rFonts w:ascii="Times New Roman" w:eastAsia="Times New Roman" w:hAnsi="Times New Roman" w:cs="David" w:hint="cs"/>
          <w:sz w:val="24"/>
          <w:szCs w:val="24"/>
          <w:rtl/>
          <w:lang w:eastAsia="he-IL"/>
        </w:rPr>
        <w:t xml:space="preserve">, לרבות ביצוע בדיקות אקוסטיות באמצעות מכשירי מדידה עפ"י תקנים ישראליים (ובהעדר תקנים ישראליים עפ"י תקנים אירופאיים או תקנים </w:t>
      </w:r>
      <w:r w:rsidR="000F5BD1" w:rsidRPr="00776496">
        <w:rPr>
          <w:rFonts w:ascii="Times New Roman" w:eastAsia="Times New Roman" w:hAnsi="Times New Roman" w:cs="David" w:hint="cs"/>
          <w:sz w:val="24"/>
          <w:szCs w:val="24"/>
          <w:rtl/>
          <w:lang w:eastAsia="he-IL"/>
        </w:rPr>
        <w:t>אמריקאים</w:t>
      </w:r>
      <w:r w:rsidRPr="00776496">
        <w:rPr>
          <w:rFonts w:ascii="Times New Roman" w:eastAsia="Times New Roman" w:hAnsi="Times New Roman" w:cs="David" w:hint="cs"/>
          <w:sz w:val="24"/>
          <w:szCs w:val="24"/>
          <w:rtl/>
          <w:lang w:eastAsia="he-IL"/>
        </w:rPr>
        <w:t>), ניתוח תוצאות הבדיקה והגשת דו"חות מסכמים וחוות דעת.</w:t>
      </w:r>
    </w:p>
    <w:p w14:paraId="6F8544C1"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66AB8BEF"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יא.</w:t>
      </w:r>
      <w:r w:rsidRPr="00776496">
        <w:rPr>
          <w:rFonts w:ascii="Times New Roman" w:eastAsia="Times New Roman" w:hAnsi="Times New Roman" w:cs="David"/>
          <w:sz w:val="24"/>
          <w:szCs w:val="24"/>
          <w:rtl/>
          <w:lang w:eastAsia="he-IL"/>
        </w:rPr>
        <w:tab/>
        <w:t xml:space="preserve">השתתפות עם המזמין בהגנה בפני תביעות בקשר עם תכנון ובצוע </w:t>
      </w:r>
    </w:p>
    <w:p w14:paraId="5E243859" w14:textId="77777777"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הפרויקט.</w:t>
      </w:r>
    </w:p>
    <w:p w14:paraId="2E929715"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48BAD7EC"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p>
    <w:p w14:paraId="42FA43AA" w14:textId="77777777" w:rsidR="00776496" w:rsidRPr="00776496" w:rsidRDefault="00776496" w:rsidP="00776496">
      <w:pPr>
        <w:widowControl w:val="0"/>
        <w:spacing w:before="0" w:beforeAutospacing="0" w:after="0" w:afterAutospacing="0" w:line="240" w:lineRule="auto"/>
        <w:ind w:left="714" w:hanging="630"/>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3.</w:t>
      </w:r>
      <w:r w:rsidRPr="00776496">
        <w:rPr>
          <w:rFonts w:ascii="Times New Roman" w:eastAsia="Times New Roman" w:hAnsi="Times New Roman" w:cs="David"/>
          <w:sz w:val="24"/>
          <w:szCs w:val="24"/>
          <w:rtl/>
          <w:lang w:eastAsia="he-I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16029CD0" w14:textId="77777777" w:rsidR="00776496" w:rsidRPr="00776496" w:rsidRDefault="00776496" w:rsidP="00776496">
      <w:pPr>
        <w:widowControl w:val="0"/>
        <w:spacing w:before="0" w:beforeAutospacing="0" w:after="0" w:afterAutospacing="0" w:line="240" w:lineRule="auto"/>
        <w:ind w:left="810" w:hanging="720"/>
        <w:jc w:val="both"/>
        <w:rPr>
          <w:rFonts w:ascii="Times New Roman" w:eastAsia="Times New Roman" w:hAnsi="Times New Roman" w:cs="David"/>
          <w:sz w:val="24"/>
          <w:szCs w:val="24"/>
          <w:rtl/>
          <w:lang w:eastAsia="he-IL"/>
        </w:rPr>
      </w:pPr>
    </w:p>
    <w:p w14:paraId="7D46990C" w14:textId="77777777" w:rsidR="00776496" w:rsidRPr="00776496" w:rsidRDefault="00776496" w:rsidP="00776496">
      <w:pPr>
        <w:widowControl w:val="0"/>
        <w:spacing w:before="0" w:beforeAutospacing="0" w:after="0" w:afterAutospacing="0" w:line="240" w:lineRule="auto"/>
        <w:ind w:left="720" w:hanging="63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4.</w:t>
      </w:r>
      <w:r w:rsidRPr="00776496">
        <w:rPr>
          <w:rFonts w:ascii="Times New Roman" w:eastAsia="Times New Roman" w:hAnsi="Times New Roman" w:cs="David"/>
          <w:sz w:val="24"/>
          <w:szCs w:val="24"/>
          <w:rtl/>
          <w:lang w:eastAsia="he-IL"/>
        </w:rPr>
        <w:tab/>
        <w:t>נציג המזמין רשאי להזמין מהיועץ את כל שלבי העבודות המפורטות בנספח זה ו/או חלק מהן ו/או עבודות נוספות להן הכל כפי שיפורט בנספח ד'.</w:t>
      </w:r>
    </w:p>
    <w:p w14:paraId="186A5820"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2C3735B"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F2D3895" w14:textId="77777777" w:rsidR="00776496" w:rsidRPr="00776496" w:rsidRDefault="00776496" w:rsidP="00776496">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sz w:val="24"/>
          <w:szCs w:val="25"/>
          <w:rtl/>
        </w:rPr>
        <w:br w:type="page"/>
      </w:r>
      <w:r w:rsidRPr="00776496">
        <w:rPr>
          <w:rFonts w:ascii="Times New Roman" w:eastAsia="Times New Roman" w:hAnsi="Times New Roman" w:cs="David"/>
          <w:bCs/>
          <w:sz w:val="24"/>
          <w:szCs w:val="24"/>
          <w:u w:val="single"/>
          <w:rtl/>
          <w:lang w:eastAsia="he-IL"/>
        </w:rPr>
        <w:lastRenderedPageBreak/>
        <w:t xml:space="preserve">נספח </w:t>
      </w:r>
      <w:r w:rsidR="006503BD">
        <w:rPr>
          <w:rFonts w:ascii="Times New Roman" w:eastAsia="Times New Roman" w:hAnsi="Times New Roman" w:cs="David" w:hint="cs"/>
          <w:bCs/>
          <w:sz w:val="24"/>
          <w:szCs w:val="24"/>
          <w:u w:val="single"/>
          <w:rtl/>
          <w:lang w:eastAsia="he-IL"/>
        </w:rPr>
        <w:t>"</w:t>
      </w:r>
      <w:r w:rsidRPr="00776496">
        <w:rPr>
          <w:rFonts w:ascii="Times New Roman" w:eastAsia="Times New Roman" w:hAnsi="Times New Roman" w:cs="David"/>
          <w:bCs/>
          <w:sz w:val="24"/>
          <w:szCs w:val="24"/>
          <w:u w:val="single"/>
          <w:rtl/>
          <w:lang w:eastAsia="he-IL"/>
        </w:rPr>
        <w:t>ג'</w:t>
      </w:r>
      <w:r w:rsidR="006503BD">
        <w:rPr>
          <w:rFonts w:ascii="Times New Roman" w:eastAsia="Times New Roman" w:hAnsi="Times New Roman" w:cs="David" w:hint="cs"/>
          <w:bCs/>
          <w:sz w:val="24"/>
          <w:szCs w:val="24"/>
          <w:u w:val="single"/>
          <w:rtl/>
          <w:lang w:eastAsia="he-IL"/>
        </w:rPr>
        <w:t>'</w:t>
      </w:r>
    </w:p>
    <w:p w14:paraId="64E093C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9134F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לוח זמנים ושלבי עבודה</w:t>
      </w:r>
    </w:p>
    <w:p w14:paraId="5BA9F07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7B3EC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023421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776496">
        <w:rPr>
          <w:rFonts w:ascii="Times New Roman" w:eastAsia="Times New Roman" w:hAnsi="Times New Roman" w:cs="David"/>
          <w:sz w:val="24"/>
          <w:szCs w:val="24"/>
          <w:lang w:eastAsia="he-IL"/>
        </w:rPr>
        <w:t>–</w:t>
      </w:r>
      <w:r w:rsidRPr="00776496">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33AA326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5BB9E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היועץ וצוותו יעסקו בפרויקט לפי הצורך וללא הגבלת זמן.</w:t>
      </w:r>
    </w:p>
    <w:p w14:paraId="10F6FC9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45703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78EDF63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0C9ED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6B364A6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D09F3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0A78E683" w14:textId="77777777" w:rsidR="00DE118F" w:rsidRPr="00DE118F"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br w:type="page"/>
      </w:r>
      <w:r w:rsidR="00DE118F" w:rsidRPr="00DE118F">
        <w:rPr>
          <w:rFonts w:ascii="Times New Roman" w:eastAsia="Times New Roman" w:hAnsi="Times New Roman" w:cs="David"/>
          <w:b/>
          <w:bCs/>
          <w:sz w:val="24"/>
          <w:szCs w:val="24"/>
          <w:u w:val="single"/>
          <w:rtl/>
          <w:lang w:eastAsia="he-IL"/>
        </w:rPr>
        <w:lastRenderedPageBreak/>
        <w:t xml:space="preserve">נספח </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ד</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w:t>
      </w:r>
    </w:p>
    <w:p w14:paraId="5B2FE7C9" w14:textId="77777777" w:rsidR="00DE118F" w:rsidRP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DE118F">
        <w:rPr>
          <w:rFonts w:ascii="Times New Roman" w:eastAsia="Times New Roman" w:hAnsi="Times New Roman" w:cs="David"/>
          <w:b/>
          <w:bCs/>
          <w:sz w:val="24"/>
          <w:szCs w:val="24"/>
          <w:u w:val="single"/>
          <w:rtl/>
          <w:lang w:eastAsia="he-IL"/>
        </w:rPr>
        <w:t>שכר היועץ</w:t>
      </w:r>
    </w:p>
    <w:p w14:paraId="57DBECB3" w14:textId="77777777" w:rsidR="00DE118F" w:rsidRPr="00DE118F" w:rsidRDefault="00DE118F" w:rsidP="00DE118F">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B147156" w14:textId="77777777"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w:t>
      </w:r>
      <w:r w:rsidR="00DE118F" w:rsidRPr="00DE118F">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4A4CAFB5"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1.1</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4"/>
          <w:szCs w:val="24"/>
          <w:rtl/>
          <w:lang w:eastAsia="he-IL"/>
        </w:rPr>
        <w:t xml:space="preserve">תמורת ביצוע שירותי היועץ ישולם </w:t>
      </w:r>
      <w:r w:rsidRPr="00DE118F">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7AFD86D2"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1.2</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4"/>
          <w:szCs w:val="24"/>
          <w:rtl/>
          <w:lang w:eastAsia="he-IL"/>
        </w:rPr>
        <w:t xml:space="preserve">תמורת ביצוע שירותי היועץ ישולם </w:t>
      </w:r>
      <w:r w:rsidRPr="00DE118F">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6B2A1ED9" w14:textId="77777777" w:rsidR="00DE118F" w:rsidRPr="00DE118F" w:rsidRDefault="00DE118F" w:rsidP="00DE118F">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49EE4EB6" w14:textId="77777777" w:rsidR="00DE118F" w:rsidRPr="00DE118F" w:rsidRDefault="00DE118F" w:rsidP="00DE118F">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בסעיף זה:</w:t>
      </w:r>
    </w:p>
    <w:p w14:paraId="564E7AE7"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מבנה ראשוני - המבנה שהוקם לראשונה עפ"י תכניותיו של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w:t>
      </w:r>
    </w:p>
    <w:p w14:paraId="1BCDC125"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3F775805"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מבנה חוזר - מבנה נוסף המוקם בשלמותו או בחלקו עפ"י תכניותיו של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על אותו המגרש או במגרש אחר, בין אם על פי תכניות קיימות על כל פרטיהן ובין אם לצורך הקמתו התבקש </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60789EC4"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0E6FB513" w14:textId="77777777" w:rsidR="00DE118F" w:rsidRPr="00DE118F" w:rsidRDefault="00DE118F" w:rsidP="00DE118F">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1A980300F04C4FC0BCEA037E756BB3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12" w:author="Kook Sec" w:date="2023-01-11T16:00:00Z">
            <w:r w:rsidR="00C50E7F">
              <w:rPr>
                <w:rFonts w:ascii="Times New Roman" w:eastAsia="Times New Roman" w:hAnsi="Times New Roman" w:cs="David" w:hint="cs"/>
                <w:color w:val="008000"/>
                <w:sz w:val="24"/>
                <w:szCs w:val="24"/>
                <w:rtl/>
              </w:rPr>
              <w:t>מדד המחירים לצרכן</w:t>
            </w:r>
          </w:ins>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17045976CD194C5BA4AD8C9B248A3A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DE118F">
            <w:rPr>
              <w:color w:val="00B0F0"/>
              <w:rtl/>
            </w:rPr>
            <w:t>[מדד בגין/ידוע - כותרת]</w:t>
          </w:r>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98ED13C1A9344B54A1C353AD1AE471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DE118F">
            <w:rPr>
              <w:color w:val="00B0F0"/>
              <w:rtl/>
            </w:rPr>
            <w:t>[מדד בסיס]</w:t>
          </w:r>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AF0D4ED730E64191805A30F2927EB1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DE118F">
            <w:rPr>
              <w:color w:val="00B0F0"/>
              <w:rtl/>
            </w:rPr>
            <w:t>[נקודות מדד]</w:t>
          </w:r>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6E8254A5" w14:textId="77777777" w:rsidR="00DE118F" w:rsidRPr="00DE118F" w:rsidRDefault="00DE118F" w:rsidP="00DE118F">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18F6275E" w14:textId="77777777"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DE118F" w:rsidRPr="00DE118F">
        <w:rPr>
          <w:rFonts w:ascii="Times New Roman" w:eastAsia="Times New Roman" w:hAnsi="Times New Roman" w:cs="David"/>
          <w:sz w:val="24"/>
          <w:szCs w:val="24"/>
          <w:rtl/>
          <w:lang w:eastAsia="he-IL"/>
        </w:rPr>
        <w:tab/>
        <w:t>למען הסר ספק:</w:t>
      </w:r>
    </w:p>
    <w:p w14:paraId="36510A81"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5E0CCA08"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מובהר כי 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2BAF8693"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07CA7DF0" w14:textId="77777777"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והמצאת כל אישור נוסף עפ"י דין.</w:t>
      </w:r>
    </w:p>
    <w:p w14:paraId="7E4E0D11" w14:textId="77777777"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13583DD0"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3B48191F"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57F89BD1"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777E8DCB"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4D12A207"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5EDEB4FE"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20D254EF" w14:textId="77777777" w:rsidR="00F865AA" w:rsidRDefault="00F865AA"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40111470" w14:textId="77777777" w:rsidR="00776496" w:rsidRPr="00776496"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lastRenderedPageBreak/>
        <w:t>נספח "ה"</w:t>
      </w:r>
    </w:p>
    <w:p w14:paraId="6A49EEB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3156EC9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תשלומי שכר היועץ</w:t>
      </w:r>
    </w:p>
    <w:p w14:paraId="6EC04DF3"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4"/>
          <w:szCs w:val="24"/>
          <w:rtl/>
        </w:rPr>
      </w:pPr>
    </w:p>
    <w:p w14:paraId="627B5A56"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31458736" w14:textId="77777777" w:rsidR="006503BD" w:rsidRPr="00B27B4C" w:rsidRDefault="006503BD" w:rsidP="006503BD">
      <w:pPr>
        <w:widowControl w:val="0"/>
        <w:numPr>
          <w:ilvl w:val="0"/>
          <w:numId w:val="14"/>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ישולם לשיעורין כנגד גמר כל שלב ושלב של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כמוגדר בחוזה לרבות בנספחים ב' ו- ח' כדלקמן:</w:t>
      </w:r>
    </w:p>
    <w:p w14:paraId="5360E0A8" w14:textId="77777777" w:rsidR="00776496" w:rsidRPr="00776496" w:rsidRDefault="00776496" w:rsidP="006503BD">
      <w:pPr>
        <w:widowControl w:val="0"/>
        <w:spacing w:before="0" w:beforeAutospacing="0" w:after="0" w:afterAutospacing="0" w:line="360" w:lineRule="auto"/>
        <w:jc w:val="both"/>
        <w:rPr>
          <w:rFonts w:ascii="Times New Roman" w:eastAsia="Times New Roman" w:hAnsi="Times New Roman" w:cs="David"/>
          <w:sz w:val="24"/>
          <w:szCs w:val="24"/>
          <w:rtl/>
        </w:rPr>
      </w:pPr>
    </w:p>
    <w:p w14:paraId="46977628"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t>עבור הכנת חוות דעת סביבתית:</w:t>
      </w:r>
    </w:p>
    <w:p w14:paraId="3B9CB04D"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t xml:space="preserve">לאחר מסירת חוות דעת ראשונית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40%</w:t>
      </w:r>
    </w:p>
    <w:p w14:paraId="052456AA" w14:textId="77777777" w:rsidR="00776496" w:rsidRPr="00776496" w:rsidRDefault="006503BD" w:rsidP="00776496">
      <w:pPr>
        <w:spacing w:before="0" w:beforeAutospacing="0" w:after="0" w:afterAutospacing="0" w:line="360" w:lineRule="auto"/>
        <w:ind w:left="720"/>
        <w:rPr>
          <w:rFonts w:ascii="Times New Roman" w:eastAsia="Times New Roman" w:hAnsi="Times New Roman" w:cs="David"/>
          <w:sz w:val="24"/>
          <w:szCs w:val="24"/>
          <w:rtl/>
        </w:rPr>
      </w:pPr>
      <w:r>
        <w:rPr>
          <w:rFonts w:ascii="Times New Roman" w:eastAsia="Times New Roman" w:hAnsi="Times New Roman" w:cs="David"/>
          <w:sz w:val="24"/>
          <w:szCs w:val="24"/>
          <w:rtl/>
        </w:rPr>
        <w:tab/>
        <w:t>ב.</w:t>
      </w:r>
      <w:r>
        <w:rPr>
          <w:rFonts w:ascii="Times New Roman" w:eastAsia="Times New Roman" w:hAnsi="Times New Roman" w:cs="David"/>
          <w:sz w:val="24"/>
          <w:szCs w:val="24"/>
          <w:rtl/>
        </w:rPr>
        <w:tab/>
        <w:t xml:space="preserve">לאחר אישור הרשויות </w:t>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hint="cs"/>
          <w:sz w:val="24"/>
          <w:szCs w:val="24"/>
          <w:u w:val="dotted"/>
          <w:rtl/>
        </w:rPr>
        <w:tab/>
      </w:r>
      <w:r w:rsidR="00776496" w:rsidRPr="006503BD">
        <w:rPr>
          <w:rFonts w:ascii="Times New Roman" w:eastAsia="Times New Roman" w:hAnsi="Times New Roman" w:cs="David"/>
          <w:sz w:val="24"/>
          <w:szCs w:val="24"/>
          <w:u w:val="dotted"/>
          <w:rtl/>
        </w:rPr>
        <w:tab/>
      </w:r>
      <w:r w:rsidR="00776496" w:rsidRPr="00776496">
        <w:rPr>
          <w:rFonts w:ascii="Times New Roman" w:eastAsia="Times New Roman" w:hAnsi="Times New Roman" w:cs="David"/>
          <w:sz w:val="24"/>
          <w:szCs w:val="24"/>
          <w:rtl/>
        </w:rPr>
        <w:t>40%</w:t>
      </w:r>
    </w:p>
    <w:p w14:paraId="5E1D5F52"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ג.</w:t>
      </w:r>
      <w:r w:rsidRPr="00776496">
        <w:rPr>
          <w:rFonts w:ascii="Times New Roman" w:eastAsia="Times New Roman" w:hAnsi="Times New Roman" w:cs="David"/>
          <w:sz w:val="24"/>
          <w:szCs w:val="24"/>
          <w:rtl/>
        </w:rPr>
        <w:tab/>
        <w:t>לאחר גמר ה</w:t>
      </w:r>
      <w:r w:rsidR="0016188F">
        <w:rPr>
          <w:rFonts w:ascii="Times New Roman" w:eastAsia="Times New Roman" w:hAnsi="Times New Roman" w:cs="David" w:hint="cs"/>
          <w:sz w:val="24"/>
          <w:szCs w:val="24"/>
          <w:rtl/>
        </w:rPr>
        <w:t>י</w:t>
      </w:r>
      <w:r w:rsidR="006503BD">
        <w:rPr>
          <w:rFonts w:ascii="Times New Roman" w:eastAsia="Times New Roman" w:hAnsi="Times New Roman" w:cs="David"/>
          <w:sz w:val="24"/>
          <w:szCs w:val="24"/>
          <w:rtl/>
        </w:rPr>
        <w:t xml:space="preserve">יעוץ הסופי </w:t>
      </w:r>
      <w:r w:rsidR="006503BD">
        <w:rPr>
          <w:rFonts w:ascii="Times New Roman" w:eastAsia="Times New Roman" w:hAnsi="Times New Roman" w:cs="David" w:hint="cs"/>
          <w:sz w:val="24"/>
          <w:szCs w:val="24"/>
          <w:rtl/>
        </w:rPr>
        <w:t xml:space="preserve">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hint="cs"/>
          <w:sz w:val="24"/>
          <w:szCs w:val="24"/>
          <w:u w:val="dotted"/>
          <w:rtl/>
        </w:rPr>
        <w:tab/>
      </w:r>
      <w:r w:rsidRPr="00776496">
        <w:rPr>
          <w:rFonts w:ascii="Times New Roman" w:eastAsia="Times New Roman" w:hAnsi="Times New Roman" w:cs="David"/>
          <w:sz w:val="24"/>
          <w:szCs w:val="24"/>
          <w:rtl/>
        </w:rPr>
        <w:t>20%</w:t>
      </w:r>
    </w:p>
    <w:p w14:paraId="27DEA309"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sz w:val="24"/>
          <w:szCs w:val="24"/>
          <w:rtl/>
        </w:rPr>
      </w:pPr>
    </w:p>
    <w:p w14:paraId="2321465F"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עבור יעוץ לתכנון מבנה מגורים:</w:t>
      </w:r>
    </w:p>
    <w:p w14:paraId="4E956388"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006503BD">
        <w:rPr>
          <w:rFonts w:ascii="Times New Roman" w:eastAsia="Times New Roman" w:hAnsi="Times New Roman" w:cs="David"/>
          <w:sz w:val="24"/>
          <w:szCs w:val="24"/>
          <w:rtl/>
        </w:rPr>
        <w:t xml:space="preserve">עוץ המוקדם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30%</w:t>
      </w:r>
    </w:p>
    <w:p w14:paraId="54183B03"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ב.</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עוץ בשלבי התכנון המפורט של המבנה</w:t>
      </w:r>
    </w:p>
    <w:p w14:paraId="409CBD6D" w14:textId="77777777" w:rsidR="00776496" w:rsidRPr="00776496" w:rsidRDefault="00776496" w:rsidP="00776496">
      <w:pPr>
        <w:spacing w:before="0" w:beforeAutospacing="0" w:after="0" w:afterAutospacing="0" w:line="360" w:lineRule="auto"/>
        <w:ind w:left="1440" w:firstLine="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 xml:space="preserve">וקבלת אישור היחידה לאיכות הסביבה לצורך </w:t>
      </w:r>
    </w:p>
    <w:p w14:paraId="581BE88C" w14:textId="77777777" w:rsidR="00776496" w:rsidRPr="00776496" w:rsidRDefault="00776496" w:rsidP="006503BD">
      <w:pPr>
        <w:spacing w:before="0" w:beforeAutospacing="0" w:after="0" w:afterAutospacing="0" w:line="360" w:lineRule="auto"/>
        <w:ind w:left="1440" w:firstLine="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קבלת היתר בניה</w:t>
      </w:r>
      <w:r w:rsidR="006503BD">
        <w:rPr>
          <w:rFonts w:ascii="Times New Roman" w:eastAsia="Times New Roman" w:hAnsi="Times New Roman" w:cs="David" w:hint="cs"/>
          <w:sz w:val="24"/>
          <w:szCs w:val="24"/>
          <w:rtl/>
        </w:rPr>
        <w:t xml:space="preserve">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t>40%</w:t>
      </w:r>
    </w:p>
    <w:p w14:paraId="41B5168E"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ג.</w:t>
      </w:r>
      <w:r w:rsidRPr="00776496">
        <w:rPr>
          <w:rFonts w:ascii="Times New Roman" w:eastAsia="Times New Roman" w:hAnsi="Times New Roman" w:cs="David"/>
          <w:sz w:val="24"/>
          <w:szCs w:val="24"/>
          <w:rtl/>
        </w:rPr>
        <w:tab/>
        <w:t xml:space="preserve">במהלך הפקוח העליון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15%</w:t>
      </w:r>
    </w:p>
    <w:p w14:paraId="5B2F1B4D"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ד.</w:t>
      </w:r>
      <w:r w:rsidRPr="00776496">
        <w:rPr>
          <w:rFonts w:ascii="Times New Roman" w:eastAsia="Times New Roman" w:hAnsi="Times New Roman" w:cs="David"/>
          <w:sz w:val="24"/>
          <w:szCs w:val="24"/>
          <w:rtl/>
        </w:rPr>
        <w:tab/>
        <w:t xml:space="preserve">לאחר גמר השתתפות בסיורי ביקורת של גורמי </w:t>
      </w:r>
    </w:p>
    <w:p w14:paraId="39375162"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איכות הסביבה</w:t>
      </w:r>
      <w:r w:rsidRPr="00776496">
        <w:rPr>
          <w:rFonts w:ascii="Times New Roman" w:eastAsia="Times New Roman" w:hAnsi="Times New Roman" w:cs="David" w:hint="cs"/>
          <w:sz w:val="24"/>
          <w:szCs w:val="24"/>
          <w:rtl/>
        </w:rPr>
        <w:t xml:space="preserve"> </w:t>
      </w:r>
      <w:r w:rsidRPr="00776496">
        <w:rPr>
          <w:rFonts w:ascii="Times New Roman" w:eastAsia="Times New Roman" w:hAnsi="Times New Roman" w:cs="David"/>
          <w:sz w:val="24"/>
          <w:szCs w:val="24"/>
          <w:rtl/>
        </w:rPr>
        <w:t xml:space="preserve">ו/או רשויות אחרות למתן אשור </w:t>
      </w:r>
    </w:p>
    <w:p w14:paraId="1A39F279"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לאכלוס והסדרת אישור זה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776496">
        <w:rPr>
          <w:rFonts w:ascii="Times New Roman" w:eastAsia="Times New Roman" w:hAnsi="Times New Roman" w:cs="David"/>
          <w:sz w:val="24"/>
          <w:szCs w:val="24"/>
          <w:rtl/>
        </w:rPr>
        <w:t>10%</w:t>
      </w:r>
    </w:p>
    <w:p w14:paraId="3C17C594"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ה.</w:t>
      </w:r>
      <w:r w:rsidRPr="00776496">
        <w:rPr>
          <w:rFonts w:ascii="Times New Roman" w:eastAsia="Times New Roman" w:hAnsi="Times New Roman" w:cs="David"/>
          <w:sz w:val="24"/>
          <w:szCs w:val="24"/>
          <w:rtl/>
        </w:rPr>
        <w:tab/>
        <w:t xml:space="preserve">לאחר סיום התחייבויות היועץ לפי הסכם זה, השתתפות </w:t>
      </w:r>
    </w:p>
    <w:p w14:paraId="77038C63"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rtl/>
        </w:rPr>
        <w:tab/>
        <w:t xml:space="preserve">בסיור ביקורת של גורמי איכות הסביבה ו/או רשויות </w:t>
      </w:r>
    </w:p>
    <w:p w14:paraId="5E2DB90F"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אחרות למתן תעודת גמר, הסדרת אישור זה ואישור </w:t>
      </w:r>
    </w:p>
    <w:p w14:paraId="1B216179"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היו</w:t>
      </w:r>
      <w:r w:rsidR="0016188F">
        <w:rPr>
          <w:rFonts w:ascii="Times New Roman" w:eastAsia="Times New Roman" w:hAnsi="Times New Roman" w:cs="David"/>
          <w:sz w:val="24"/>
          <w:szCs w:val="24"/>
          <w:rtl/>
        </w:rPr>
        <w:t>עץ בכתב לביצוע העבודות בהתאם לת</w:t>
      </w:r>
      <w:r w:rsidRPr="00776496">
        <w:rPr>
          <w:rFonts w:ascii="Times New Roman" w:eastAsia="Times New Roman" w:hAnsi="Times New Roman" w:cs="David"/>
          <w:sz w:val="24"/>
          <w:szCs w:val="24"/>
          <w:rtl/>
        </w:rPr>
        <w:t>כניותיו,</w:t>
      </w:r>
    </w:p>
    <w:p w14:paraId="6AA51D72"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הנחיותיו, </w:t>
      </w:r>
      <w:r w:rsidR="006503BD">
        <w:rPr>
          <w:rFonts w:ascii="Times New Roman" w:eastAsia="Times New Roman" w:hAnsi="Times New Roman" w:cs="David"/>
          <w:sz w:val="24"/>
          <w:szCs w:val="24"/>
          <w:rtl/>
        </w:rPr>
        <w:t xml:space="preserve">תקנים רלוונטיים ולשביעות רצונו </w:t>
      </w:r>
      <w:r w:rsidRPr="006503BD">
        <w:rPr>
          <w:rFonts w:ascii="Times New Roman" w:eastAsia="Times New Roman" w:hAnsi="Times New Roman" w:cs="David"/>
          <w:sz w:val="24"/>
          <w:szCs w:val="24"/>
          <w:u w:val="dotted"/>
          <w:rtl/>
        </w:rPr>
        <w:tab/>
      </w:r>
      <w:r w:rsidR="006503BD" w:rsidRPr="006503BD">
        <w:rPr>
          <w:rFonts w:ascii="Times New Roman" w:eastAsia="Times New Roman" w:hAnsi="Times New Roman" w:cs="David" w:hint="cs"/>
          <w:sz w:val="24"/>
          <w:szCs w:val="24"/>
          <w:u w:val="dotted"/>
          <w:rtl/>
        </w:rPr>
        <w:t xml:space="preserve">             </w:t>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5%</w:t>
      </w:r>
      <w:r w:rsidR="006503BD">
        <w:rPr>
          <w:rFonts w:ascii="Times New Roman" w:eastAsia="Times New Roman" w:hAnsi="Times New Roman" w:cs="David" w:hint="cs"/>
          <w:sz w:val="24"/>
          <w:szCs w:val="24"/>
          <w:rtl/>
        </w:rPr>
        <w:t xml:space="preserve">  </w:t>
      </w:r>
    </w:p>
    <w:p w14:paraId="5B678AFC"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color w:val="008000"/>
          <w:sz w:val="24"/>
          <w:szCs w:val="24"/>
        </w:rPr>
      </w:pPr>
    </w:p>
    <w:p w14:paraId="2E4BC6F4"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2C1C5D94"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573EAF8F"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1AE1F504"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69815BCA" w14:textId="77777777" w:rsidR="00776496" w:rsidRPr="00776496" w:rsidRDefault="00776496" w:rsidP="00776496">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22AB3D36"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1E57F884" w14:textId="77777777" w:rsidR="0047052D" w:rsidRPr="00672C76" w:rsidRDefault="00776496" w:rsidP="004705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76496">
        <w:rPr>
          <w:rFonts w:ascii="Times New Roman" w:eastAsia="Times New Roman" w:hAnsi="Times New Roman" w:cs="David"/>
          <w:sz w:val="24"/>
          <w:szCs w:val="24"/>
          <w:rtl/>
          <w:lang w:eastAsia="he-IL"/>
        </w:rPr>
        <w:br w:type="page"/>
      </w:r>
      <w:r w:rsidR="0047052D" w:rsidRPr="00B27B4C">
        <w:rPr>
          <w:rFonts w:ascii="Times New Roman" w:eastAsia="Times New Roman" w:hAnsi="Times New Roman" w:cs="David" w:hint="cs"/>
          <w:bCs/>
          <w:sz w:val="20"/>
          <w:szCs w:val="24"/>
          <w:u w:val="single"/>
          <w:rtl/>
          <w:lang w:eastAsia="he-IL"/>
        </w:rPr>
        <w:lastRenderedPageBreak/>
        <w:t xml:space="preserve">נספח </w:t>
      </w:r>
      <w:r w:rsidR="0047052D">
        <w:rPr>
          <w:rFonts w:ascii="Times New Roman" w:eastAsia="Times New Roman" w:hAnsi="Times New Roman" w:cs="David" w:hint="cs"/>
          <w:bCs/>
          <w:sz w:val="20"/>
          <w:szCs w:val="24"/>
          <w:u w:val="single"/>
          <w:rtl/>
          <w:lang w:eastAsia="he-IL"/>
        </w:rPr>
        <w:t>"</w:t>
      </w:r>
      <w:r w:rsidR="0047052D" w:rsidRPr="00B27B4C">
        <w:rPr>
          <w:rFonts w:ascii="Times New Roman" w:eastAsia="Times New Roman" w:hAnsi="Times New Roman" w:cs="David" w:hint="cs"/>
          <w:bCs/>
          <w:sz w:val="20"/>
          <w:szCs w:val="24"/>
          <w:u w:val="single"/>
          <w:rtl/>
          <w:lang w:eastAsia="he-IL"/>
        </w:rPr>
        <w:t>ו'</w:t>
      </w:r>
      <w:r w:rsidR="0047052D">
        <w:rPr>
          <w:rFonts w:ascii="Times New Roman" w:eastAsia="Times New Roman" w:hAnsi="Times New Roman" w:cs="David" w:hint="cs"/>
          <w:bCs/>
          <w:sz w:val="20"/>
          <w:szCs w:val="24"/>
          <w:u w:val="single"/>
          <w:rtl/>
          <w:lang w:eastAsia="he-IL"/>
        </w:rPr>
        <w:t>'</w:t>
      </w:r>
    </w:p>
    <w:p w14:paraId="2FE5A6C3" w14:textId="77777777" w:rsidR="0047052D" w:rsidRPr="00B27B4C" w:rsidRDefault="0047052D" w:rsidP="0047052D">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361531E23870456589267DD18D342C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183B5345"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3E77665CA3F746DB9331937BED4D58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36F63C08" w14:textId="77777777" w:rsidR="0047052D" w:rsidRPr="00B27B4C" w:rsidRDefault="00C50E7F" w:rsidP="0047052D">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3" w:author="Kook Sec" w:date="2023-01-11T15:59:00Z">
            <w:r>
              <w:rPr>
                <w:rFonts w:ascii="Times New Roman" w:eastAsia="Times New Roman" w:hAnsi="Times New Roman" w:cs="David"/>
                <w:color w:val="008000"/>
                <w:sz w:val="24"/>
                <w:szCs w:val="24"/>
                <w:rtl/>
                <w:lang w:eastAsia="he-IL"/>
              </w:rPr>
              <w:t>פ.א פיתוח ובנייה בירושלים בע"מ</w:t>
            </w:r>
            <w:r>
              <w:rPr>
                <w:rFonts w:ascii="Times New Roman" w:eastAsia="Times New Roman" w:hAnsi="Times New Roman" w:cs="David"/>
                <w:color w:val="008000"/>
                <w:sz w:val="24"/>
                <w:szCs w:val="24"/>
                <w:rtl/>
                <w:lang w:eastAsia="he-IL"/>
              </w:rPr>
              <w:br/>
              <w:t>יוני נתניהו 1 ג' אור יהודה ת.ד 715</w:t>
            </w:r>
            <w:r>
              <w:rPr>
                <w:rFonts w:ascii="Times New Roman" w:eastAsia="Times New Roman" w:hAnsi="Times New Roman" w:cs="David"/>
                <w:color w:val="008000"/>
                <w:sz w:val="24"/>
                <w:szCs w:val="24"/>
                <w:rtl/>
                <w:lang w:eastAsia="he-IL"/>
              </w:rPr>
              <w:br/>
              <w:t>513958009</w:t>
            </w:r>
          </w:ins>
        </w:p>
      </w:sdtContent>
    </w:sdt>
    <w:p w14:paraId="1F69E111"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BEBFAB4"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6FDA7B3"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C1775D7" w14:textId="77777777" w:rsidR="0047052D" w:rsidRPr="00B27B4C" w:rsidRDefault="0047052D" w:rsidP="0047052D">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B107D98"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AEE471"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2CCD45A924BB4D26B6447FD8A61A19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 w:author="Kook Sec" w:date="2023-01-11T15:57:00Z">
            <w:r w:rsidR="00885564">
              <w:rPr>
                <w:rFonts w:ascii="Times New Roman" w:eastAsia="Times New Roman" w:hAnsi="Times New Roman" w:cs="David"/>
                <w:color w:val="008000"/>
                <w:sz w:val="24"/>
                <w:szCs w:val="24"/>
                <w:rtl/>
                <w:lang w:eastAsia="he-IL"/>
              </w:rPr>
              <w:t>ע.ליבני הנדסה אקוסטית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D40BA5ACAEEC4688B6353EF97D6B216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5" w:author="Kook Sec" w:date="2023-01-11T15:57:00Z">
            <w:r w:rsidR="00885564">
              <w:rPr>
                <w:rFonts w:ascii="Times New Roman" w:eastAsia="Times New Roman" w:hAnsi="Times New Roman" w:cs="David"/>
                <w:color w:val="008000"/>
                <w:sz w:val="24"/>
                <w:szCs w:val="24"/>
                <w:rtl/>
                <w:lang w:eastAsia="he-IL"/>
              </w:rPr>
              <w:t>ע.ליבני הנדסה אקוסטית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0B99F3B8C5174F1C9D57AC5AD4FECE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6" w:author="Kook Sec" w:date="2023-01-11T15:57:00Z">
            <w:r w:rsidR="00885564">
              <w:rPr>
                <w:rFonts w:ascii="Times New Roman" w:eastAsia="Times New Roman" w:hAnsi="Times New Roman" w:cs="David"/>
                <w:color w:val="008000"/>
                <w:sz w:val="24"/>
                <w:szCs w:val="24"/>
                <w:rtl/>
                <w:lang w:eastAsia="he-IL"/>
              </w:rPr>
              <w:t>ע.ליבני הנדסה אקוסטית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A7EB40A"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9CDE08A"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1112D760C764EC49EEF7CD1EB0219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7" w:author="Kook Sec" w:date="2023-01-11T15:57:00Z">
            <w:r w:rsidR="00885564">
              <w:rPr>
                <w:rFonts w:ascii="Times New Roman" w:eastAsia="Times New Roman" w:hAnsi="Times New Roman" w:cs="David"/>
                <w:color w:val="008000"/>
                <w:sz w:val="24"/>
                <w:szCs w:val="24"/>
                <w:rtl/>
                <w:lang w:eastAsia="he-IL"/>
              </w:rPr>
              <w:t>ע.ליבני הנדסה אקוסטית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66EEAFF266A14B989A0ED4D2552F88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יועץ אקוסטיקה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9FC686EE624A4E21B875BF07B94B20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8" w:author="Kook Sec" w:date="2023-01-11T13:56:00Z">
            <w:r w:rsidR="00361A28">
              <w:rPr>
                <w:rFonts w:ascii="Times New Roman" w:eastAsia="Times New Roman" w:hAnsi="Times New Roman" w:cs="David" w:hint="cs"/>
                <w:bCs/>
                <w:color w:val="008000"/>
                <w:sz w:val="24"/>
                <w:szCs w:val="24"/>
                <w:rtl/>
                <w:lang w:eastAsia="he-IL"/>
              </w:rPr>
              <w:t>פ.א פיתוח ובנייה בירושלים בע"מ</w:t>
            </w:r>
          </w:ins>
        </w:sdtContent>
      </w:sdt>
      <w:r w:rsidRPr="00B27B4C">
        <w:rPr>
          <w:rFonts w:ascii="Times New Roman" w:eastAsia="Times New Roman" w:hAnsi="Times New Roman" w:cs="David" w:hint="cs"/>
          <w:color w:val="008000"/>
          <w:sz w:val="24"/>
          <w:szCs w:val="24"/>
          <w:rtl/>
          <w:lang w:eastAsia="he-IL"/>
        </w:rPr>
        <w:t>.</w:t>
      </w:r>
    </w:p>
    <w:p w14:paraId="0A2BE01C"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0413AB5"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BFB786AC6DE2480B95DED651F5889E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 w:author="Kook Sec" w:date="2023-01-11T15:57:00Z">
            <w:r w:rsidR="00885564">
              <w:rPr>
                <w:rFonts w:ascii="Times New Roman" w:eastAsia="Times New Roman" w:hAnsi="Times New Roman" w:cs="David"/>
                <w:color w:val="008000"/>
                <w:sz w:val="24"/>
                <w:szCs w:val="24"/>
                <w:rtl/>
                <w:lang w:eastAsia="he-IL"/>
              </w:rPr>
              <w:t>ע.ליבני הנדסה אקוסטית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717615DB" w14:textId="77777777" w:rsidR="0047052D" w:rsidRPr="00B27B4C"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A31662C" w14:textId="77777777" w:rsidR="0047052D" w:rsidRPr="00B27B4C" w:rsidRDefault="0047052D" w:rsidP="0047052D">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C194998EA8843C2A1330557BCA125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0" w:author="Kook Sec" w:date="2023-01-11T15:57:00Z">
            <w:r w:rsidR="00885564">
              <w:rPr>
                <w:rFonts w:ascii="Times New Roman" w:eastAsia="Times New Roman" w:hAnsi="Times New Roman" w:cs="David"/>
                <w:color w:val="008000"/>
                <w:sz w:val="24"/>
                <w:szCs w:val="24"/>
                <w:rtl/>
                <w:lang w:eastAsia="he-IL"/>
              </w:rPr>
              <w:t>ע.ליבני הנדסה אקוסטית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4298A50" w14:textId="77777777" w:rsidR="0047052D" w:rsidRPr="00B27B4C"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8AC0138"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9B7993C"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37E6F1C"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479569F"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DFCD63F"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57B40979"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0DC57F3"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026DBD3" w14:textId="77777777" w:rsidR="0047052D" w:rsidRPr="00435A20" w:rsidRDefault="0047052D" w:rsidP="0047052D">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DCBD943" w14:textId="77777777" w:rsidR="0047052D" w:rsidRPr="009130F0"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05AAE3D" w14:textId="77777777" w:rsidR="0047052D" w:rsidRPr="000525E5" w:rsidRDefault="0047052D"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sidR="000525E5">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3CE408825F01415A9486FA1F8F914E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1" w:author="Kook Sec" w:date="2023-01-11T15:57:00Z">
            <w:r w:rsidR="00885564">
              <w:rPr>
                <w:rFonts w:ascii="Times New Roman" w:eastAsia="Times New Roman" w:hAnsi="Times New Roman" w:cs="David" w:hint="cs"/>
                <w:color w:val="00B0F0"/>
                <w:sz w:val="24"/>
                <w:szCs w:val="24"/>
                <w:u w:val="single"/>
                <w:rtl/>
                <w:lang w:eastAsia="he-IL"/>
              </w:rPr>
              <w:t>ע.ליבני הנדסה אקוסטית בע"מ</w:t>
            </w:r>
          </w:ins>
        </w:sdtContent>
      </w:sdt>
    </w:p>
    <w:p w14:paraId="41DB3E44" w14:textId="77777777" w:rsidR="0047052D"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2F083F5"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30030BE5"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7FEC2B60"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2490441" w14:textId="77777777" w:rsidR="0047052D" w:rsidRPr="00B27B4C" w:rsidRDefault="0047052D" w:rsidP="0047052D">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lastRenderedPageBreak/>
        <w:t>*מחק את המיותר</w:t>
      </w:r>
    </w:p>
    <w:p w14:paraId="6634E72F" w14:textId="77777777" w:rsidR="00F865AA" w:rsidRDefault="00F865AA"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1695F169" w14:textId="77777777" w:rsidR="0047052D" w:rsidRDefault="0047052D"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5AFBE0" w14:textId="77777777" w:rsidR="00B67F92" w:rsidRPr="00232692" w:rsidRDefault="00B67F92" w:rsidP="00B67F92">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6A7D72B9" w14:textId="77777777" w:rsidR="00B67F92" w:rsidRPr="0009511C" w:rsidRDefault="00B67F92" w:rsidP="00B67F92">
      <w:pPr>
        <w:widowControl w:val="0"/>
        <w:spacing w:before="0" w:beforeAutospacing="0" w:after="0" w:afterAutospacing="0" w:line="240" w:lineRule="auto"/>
        <w:jc w:val="center"/>
        <w:rPr>
          <w:rFonts w:ascii="David" w:eastAsia="Times New Roman" w:hAnsi="David" w:cs="David"/>
          <w:sz w:val="24"/>
          <w:szCs w:val="24"/>
          <w:lang w:eastAsia="he-IL"/>
        </w:rPr>
      </w:pPr>
    </w:p>
    <w:p w14:paraId="69A725CE" w14:textId="77777777" w:rsidR="00B67F92" w:rsidRPr="002419E5" w:rsidRDefault="00B67F92" w:rsidP="00B67F92">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4C6240AD" w14:textId="77777777" w:rsidR="00B67F92" w:rsidRPr="0009511C" w:rsidRDefault="00B67F92" w:rsidP="00B67F92">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70581BD0"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7F2FFB23"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6EC2623A"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23F364B"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3E12B263"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6E526351"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69B91515"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7C6AADCD"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39A963F"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7C82C3A1"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3F97E209"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0C7587F" w14:textId="77777777" w:rsidR="00B67F92" w:rsidRDefault="00B67F92" w:rsidP="00B67F9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Pr>
          <w:rFonts w:ascii="Times New Roman" w:eastAsia="Times New Roman" w:hAnsi="Times New Roman" w:cs="David"/>
          <w:bCs/>
          <w:sz w:val="20"/>
          <w:szCs w:val="24"/>
          <w:u w:val="single"/>
          <w:rtl/>
          <w:lang w:eastAsia="he-IL"/>
        </w:rPr>
        <w:br w:type="page"/>
      </w:r>
    </w:p>
    <w:p w14:paraId="3A9AE930" w14:textId="77777777" w:rsidR="00B67F92" w:rsidRPr="002419E5" w:rsidRDefault="00B67F92" w:rsidP="00B67F9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3F0A33D" w14:textId="77777777" w:rsidR="00B67F92" w:rsidRDefault="00B67F92" w:rsidP="00B67F92">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21B33BF8" w14:textId="77777777" w:rsidR="00B67F92" w:rsidRPr="00400B84" w:rsidRDefault="00B67F92" w:rsidP="00B67F9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B67F92" w:rsidRPr="0009511C" w14:paraId="61CE679B" w14:textId="77777777" w:rsidTr="00361A28">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741066A4"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343EA1B5"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B67F92" w:rsidRPr="0009511C" w14:paraId="5AE32815" w14:textId="77777777" w:rsidTr="00361A28">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466990C1"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67F92" w:rsidRPr="0009511C" w14:paraId="1639B742" w14:textId="77777777" w:rsidTr="00361A28">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5785A404"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3CF206FE"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2C031A70"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0E19FE34"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B67F92" w:rsidRPr="0009511C" w14:paraId="4D703751" w14:textId="77777777" w:rsidTr="00361A28">
        <w:trPr>
          <w:trHeight w:val="551"/>
        </w:trPr>
        <w:tc>
          <w:tcPr>
            <w:tcW w:w="4068" w:type="dxa"/>
            <w:tcBorders>
              <w:top w:val="single" w:sz="4" w:space="0" w:color="auto"/>
              <w:left w:val="single" w:sz="4" w:space="0" w:color="auto"/>
              <w:bottom w:val="single" w:sz="4" w:space="0" w:color="auto"/>
              <w:right w:val="single" w:sz="4" w:space="0" w:color="auto"/>
            </w:tcBorders>
            <w:hideMark/>
          </w:tcPr>
          <w:p w14:paraId="3F381274"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6528BDCF"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706ADF3"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064C37DF" w14:textId="77777777" w:rsidR="00B67F92" w:rsidRPr="0009511C" w:rsidRDefault="00B67F92" w:rsidP="00361A28">
            <w:pPr>
              <w:spacing w:before="0" w:beforeAutospacing="0" w:after="0" w:afterAutospacing="0" w:line="240" w:lineRule="auto"/>
              <w:ind w:left="50" w:right="78"/>
              <w:rPr>
                <w:rFonts w:ascii="David" w:eastAsia="Calibri" w:hAnsi="David" w:cs="David"/>
                <w:b/>
                <w:sz w:val="24"/>
                <w:szCs w:val="24"/>
                <w:rtl/>
                <w:lang w:eastAsia="he-IL"/>
              </w:rPr>
            </w:pPr>
          </w:p>
          <w:p w14:paraId="35080B67" w14:textId="77777777" w:rsidR="00B67F92" w:rsidRPr="0009511C" w:rsidRDefault="00B67F92" w:rsidP="00361A28">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10AA3A66" w14:textId="77777777" w:rsidR="00B67F92" w:rsidRPr="0009511C" w:rsidRDefault="00B67F92" w:rsidP="00361A28">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6D8F1592" w14:textId="77777777" w:rsidR="00B67F92" w:rsidRPr="0009511C" w:rsidRDefault="00B67F92" w:rsidP="00361A28">
            <w:pPr>
              <w:spacing w:before="0" w:beforeAutospacing="0" w:after="0" w:afterAutospacing="0" w:line="240" w:lineRule="auto"/>
              <w:ind w:left="50" w:right="78"/>
              <w:rPr>
                <w:rFonts w:ascii="David" w:eastAsia="Calibri" w:hAnsi="David" w:cs="David"/>
                <w:b/>
                <w:sz w:val="24"/>
                <w:szCs w:val="24"/>
                <w:rtl/>
                <w:lang w:eastAsia="he-IL"/>
              </w:rPr>
            </w:pPr>
          </w:p>
          <w:p w14:paraId="253B7CEC" w14:textId="77777777" w:rsidR="00B67F92" w:rsidRPr="0009511C" w:rsidRDefault="00B67F92" w:rsidP="00361A28">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76343F60" w14:textId="77777777" w:rsidR="00B67F92" w:rsidRPr="0009511C" w:rsidRDefault="00B67F92" w:rsidP="00361A28">
            <w:pPr>
              <w:spacing w:before="0" w:beforeAutospacing="0" w:after="0" w:afterAutospacing="0" w:line="240" w:lineRule="auto"/>
              <w:ind w:left="50" w:right="78"/>
              <w:rPr>
                <w:rFonts w:ascii="David" w:eastAsia="Calibri" w:hAnsi="David" w:cs="David"/>
                <w:b/>
                <w:sz w:val="24"/>
                <w:szCs w:val="24"/>
                <w:rtl/>
                <w:lang w:eastAsia="he-IL"/>
              </w:rPr>
            </w:pPr>
          </w:p>
        </w:tc>
      </w:tr>
      <w:tr w:rsidR="00B67F92" w:rsidRPr="0009511C" w14:paraId="26F2C796" w14:textId="77777777" w:rsidTr="00361A28">
        <w:trPr>
          <w:trHeight w:val="571"/>
        </w:trPr>
        <w:tc>
          <w:tcPr>
            <w:tcW w:w="4068" w:type="dxa"/>
            <w:tcBorders>
              <w:top w:val="single" w:sz="4" w:space="0" w:color="auto"/>
              <w:left w:val="single" w:sz="4" w:space="0" w:color="auto"/>
              <w:bottom w:val="single" w:sz="4" w:space="0" w:color="auto"/>
              <w:right w:val="single" w:sz="4" w:space="0" w:color="auto"/>
            </w:tcBorders>
            <w:hideMark/>
          </w:tcPr>
          <w:p w14:paraId="6506F890"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577A99DB"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56D55D4"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E8275BE" w14:textId="77777777" w:rsidR="00B67F92" w:rsidRPr="0009511C" w:rsidRDefault="00B67F92" w:rsidP="00361A28">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DEBB7B1" w14:textId="77777777" w:rsidR="00B67F92" w:rsidRPr="0009511C" w:rsidRDefault="00B67F92" w:rsidP="00361A28">
            <w:pPr>
              <w:spacing w:before="0" w:beforeAutospacing="0" w:after="0" w:afterAutospacing="0" w:line="256" w:lineRule="auto"/>
              <w:rPr>
                <w:rFonts w:ascii="David" w:eastAsia="Calibri" w:hAnsi="David" w:cs="David"/>
                <w:b/>
                <w:sz w:val="24"/>
                <w:szCs w:val="24"/>
                <w:lang w:eastAsia="he-IL"/>
              </w:rPr>
            </w:pPr>
          </w:p>
        </w:tc>
      </w:tr>
      <w:tr w:rsidR="00B67F92" w:rsidRPr="0009511C" w14:paraId="476A3057" w14:textId="77777777" w:rsidTr="00361A28">
        <w:trPr>
          <w:trHeight w:val="391"/>
        </w:trPr>
        <w:tc>
          <w:tcPr>
            <w:tcW w:w="4068" w:type="dxa"/>
            <w:tcBorders>
              <w:top w:val="single" w:sz="4" w:space="0" w:color="auto"/>
              <w:left w:val="single" w:sz="4" w:space="0" w:color="auto"/>
              <w:bottom w:val="single" w:sz="4" w:space="0" w:color="auto"/>
              <w:right w:val="single" w:sz="4" w:space="0" w:color="auto"/>
            </w:tcBorders>
            <w:hideMark/>
          </w:tcPr>
          <w:p w14:paraId="4ADF8781"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7C5E3AAC"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45FDDE62" w14:textId="77777777" w:rsidR="00B67F92" w:rsidRPr="0009511C" w:rsidRDefault="00B67F92" w:rsidP="00361A28">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7491FDB" w14:textId="77777777" w:rsidR="00B67F92" w:rsidRPr="0009511C" w:rsidRDefault="00B67F92" w:rsidP="00361A28">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57EEA0" w14:textId="77777777" w:rsidR="00B67F92" w:rsidRPr="0009511C" w:rsidRDefault="00B67F92" w:rsidP="00361A28">
            <w:pPr>
              <w:spacing w:before="0" w:beforeAutospacing="0" w:after="0" w:afterAutospacing="0" w:line="256" w:lineRule="auto"/>
              <w:rPr>
                <w:rFonts w:ascii="David" w:eastAsia="Calibri" w:hAnsi="David" w:cs="David"/>
                <w:b/>
                <w:sz w:val="24"/>
                <w:szCs w:val="24"/>
                <w:lang w:eastAsia="he-IL"/>
              </w:rPr>
            </w:pPr>
          </w:p>
        </w:tc>
      </w:tr>
    </w:tbl>
    <w:p w14:paraId="4FCD46A2" w14:textId="77777777" w:rsidR="00B67F92" w:rsidRPr="0009511C" w:rsidRDefault="00B67F92" w:rsidP="00B67F92">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B67F92" w:rsidRPr="0009511C" w14:paraId="67AB8013" w14:textId="77777777" w:rsidTr="00361A28">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111B8434"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B67F92" w:rsidRPr="0009511C" w14:paraId="595855FF" w14:textId="77777777" w:rsidTr="00361A28">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95D5A28"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4D5870AB"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p>
          <w:p w14:paraId="54E73C8B"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60A73F7"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A0FB1E9"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728EFB0"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8802E0C"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5873468B"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9662793"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3F090D84"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B67F92" w:rsidRPr="0009511C" w14:paraId="7F31135E" w14:textId="77777777" w:rsidTr="00361A28">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2CE7F7B2" w14:textId="77777777" w:rsidR="00B67F92" w:rsidRPr="0009511C" w:rsidRDefault="00B67F92" w:rsidP="00361A28">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5A163C42" w14:textId="77777777" w:rsidR="00B67F92" w:rsidRPr="0009511C" w:rsidRDefault="00B67F92" w:rsidP="00361A28">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22128C97" w14:textId="77777777" w:rsidR="00B67F92" w:rsidRPr="0009511C" w:rsidRDefault="00B67F92" w:rsidP="00361A28">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CA843D0" w14:textId="77777777" w:rsidR="00B67F92" w:rsidRPr="0009511C" w:rsidRDefault="00B67F92" w:rsidP="00361A28">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1E3E5CEE" w14:textId="77777777" w:rsidR="00B67F92" w:rsidRPr="0009511C" w:rsidRDefault="00B67F92" w:rsidP="00361A28">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97FCC2F"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6C909FB"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3990B308" w14:textId="77777777" w:rsidR="00B67F92" w:rsidRPr="0009511C" w:rsidRDefault="00B67F92" w:rsidP="00361A28">
            <w:pPr>
              <w:spacing w:before="0" w:beforeAutospacing="0" w:after="0" w:afterAutospacing="0" w:line="256" w:lineRule="auto"/>
              <w:rPr>
                <w:rFonts w:ascii="David" w:eastAsia="Calibri" w:hAnsi="David" w:cs="David"/>
                <w:sz w:val="24"/>
                <w:szCs w:val="24"/>
                <w:lang w:eastAsia="he-IL"/>
              </w:rPr>
            </w:pPr>
          </w:p>
        </w:tc>
      </w:tr>
      <w:tr w:rsidR="00B67F92" w:rsidRPr="0009511C" w14:paraId="34080F7C" w14:textId="77777777" w:rsidTr="00361A28">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8C0F8B5"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E11FF76"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3822530"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2D97BAD"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C6A8280"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D1D3C80"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5A69F5E"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43C9AB6" w14:textId="77777777" w:rsidR="00B67F92" w:rsidRPr="0009511C" w:rsidRDefault="00B67F92" w:rsidP="00361A28">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B67F92" w:rsidRPr="0009511C" w14:paraId="0BAA4C9F" w14:textId="77777777" w:rsidTr="00361A28">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446D9F2"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1D23E0D9"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0475A6B3"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088C78B"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A5BE0E9"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01D01414"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69EF70B"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3B78282E" w14:textId="77777777" w:rsidR="00B67F92" w:rsidRPr="0009511C" w:rsidRDefault="00B67F92" w:rsidP="00361A28">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B67F92" w:rsidRPr="0009511C" w14:paraId="71E77503" w14:textId="77777777" w:rsidTr="00361A28">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F4A366C"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D168BB9" w14:textId="77777777" w:rsidR="00B67F92" w:rsidRPr="0009511C" w:rsidRDefault="00B67F92" w:rsidP="00361A28">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4FB24C7" w14:textId="77777777" w:rsidR="00B67F92" w:rsidRPr="0009511C" w:rsidRDefault="00B67F92" w:rsidP="00361A28">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1BEC7C7" w14:textId="77777777" w:rsidR="00B67F92" w:rsidRPr="0009511C" w:rsidRDefault="00B67F92" w:rsidP="00361A28">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F02DCD5" w14:textId="77777777" w:rsidR="00B67F92" w:rsidRPr="0009511C" w:rsidRDefault="00B67F92" w:rsidP="00361A28">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BDEB26C" w14:textId="77777777" w:rsidR="00B67F92" w:rsidRPr="0009511C" w:rsidRDefault="00B67F92" w:rsidP="00361A28">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96F80F1" w14:textId="77777777" w:rsidR="00B67F92" w:rsidRPr="0009511C" w:rsidRDefault="00B67F92" w:rsidP="00361A2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5B2A818" w14:textId="77777777" w:rsidR="00B67F92" w:rsidRPr="0009511C" w:rsidRDefault="00B67F92" w:rsidP="00361A28">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5780DB31" w14:textId="77777777" w:rsidR="00B67F92" w:rsidRPr="0009511C" w:rsidRDefault="00B67F92" w:rsidP="00B67F92">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67F92" w:rsidRPr="0009511C" w14:paraId="2B402964" w14:textId="77777777" w:rsidTr="00361A28">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565BE3F" w14:textId="77777777" w:rsidR="00B67F92" w:rsidRPr="0009511C" w:rsidRDefault="00B67F92" w:rsidP="00361A28">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B67F92" w:rsidRPr="0009511C" w14:paraId="7D4C1850" w14:textId="77777777" w:rsidTr="00361A28">
        <w:trPr>
          <w:trHeight w:val="798"/>
        </w:trPr>
        <w:tc>
          <w:tcPr>
            <w:tcW w:w="11530" w:type="dxa"/>
            <w:tcBorders>
              <w:top w:val="single" w:sz="4" w:space="0" w:color="auto"/>
              <w:left w:val="single" w:sz="4" w:space="0" w:color="auto"/>
              <w:bottom w:val="single" w:sz="4" w:space="0" w:color="auto"/>
              <w:right w:val="single" w:sz="4" w:space="0" w:color="auto"/>
            </w:tcBorders>
            <w:hideMark/>
          </w:tcPr>
          <w:p w14:paraId="5780A523" w14:textId="77777777" w:rsidR="00B67F92" w:rsidRPr="0009511C" w:rsidRDefault="00B67F92" w:rsidP="00361A28">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6B4DA4C7" w14:textId="77777777" w:rsidR="00B67F92" w:rsidRPr="0009511C" w:rsidRDefault="00B67F92" w:rsidP="00B67F92">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67F92" w:rsidRPr="0009511C" w14:paraId="41E6F344" w14:textId="77777777" w:rsidTr="00361A28">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CB75FE7" w14:textId="77777777" w:rsidR="00B67F92" w:rsidRPr="0009511C" w:rsidRDefault="00B67F92" w:rsidP="00361A28">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B67F92" w:rsidRPr="0009511C" w14:paraId="688D4C20" w14:textId="77777777" w:rsidTr="00361A28">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40F4315" w14:textId="77777777" w:rsidR="00B67F92" w:rsidRPr="0009511C" w:rsidRDefault="00B67F92" w:rsidP="00361A28">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0FAE5D1E" w14:textId="77777777" w:rsidR="00BC286D"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p w14:paraId="2F36F42F" w14:textId="77777777" w:rsidR="00BC286D"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C286D" w:rsidRPr="0009511C" w14:paraId="11CE15C0" w14:textId="77777777" w:rsidTr="00361A28">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A426FF6" w14:textId="77777777" w:rsidR="00BC286D" w:rsidRPr="0009511C" w:rsidRDefault="00BC286D" w:rsidP="00361A28">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BC286D" w:rsidRPr="0009511C" w14:paraId="6B0A64A6" w14:textId="77777777" w:rsidTr="00361A28">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2A251103" w14:textId="77777777" w:rsidR="00BC286D" w:rsidRPr="0009511C" w:rsidRDefault="00BC286D" w:rsidP="00361A28">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08C415DD" w14:textId="77777777" w:rsidR="00BC286D"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p w14:paraId="658785F1" w14:textId="77777777" w:rsidR="00B67F92" w:rsidRPr="0009511C" w:rsidRDefault="00B67F92" w:rsidP="00B67F92">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1B2A5368"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1CE82F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A840552" w14:textId="77777777" w:rsidR="00BC286D" w:rsidRDefault="00BC286D"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25CCD35D"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lastRenderedPageBreak/>
        <w:t>נספח "ח"</w:t>
      </w:r>
    </w:p>
    <w:p w14:paraId="3DD54F95"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רשימת התכניות והמסמכים שעל היועץ להנפיק</w:t>
      </w:r>
    </w:p>
    <w:p w14:paraId="3B5AD4D5"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5"/>
          <w:szCs w:val="25"/>
          <w:rtl/>
        </w:rPr>
      </w:pPr>
      <w:r w:rsidRPr="00776496">
        <w:rPr>
          <w:rFonts w:ascii="Times New Roman" w:eastAsia="Times New Roman" w:hAnsi="Times New Roman" w:cs="David"/>
          <w:sz w:val="25"/>
          <w:szCs w:val="25"/>
          <w:rtl/>
        </w:rPr>
        <w:t>מסמך זה מהווה השלמה לנספח ב' ואינו גורע ממנו</w:t>
      </w:r>
    </w:p>
    <w:p w14:paraId="26A3B0B8"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70BF454D"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74D29F98"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0"/>
          <w:szCs w:val="24"/>
          <w:rtl/>
          <w:lang w:eastAsia="he-IL"/>
        </w:rPr>
      </w:pPr>
    </w:p>
    <w:p w14:paraId="4F41778A"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1.</w:t>
      </w:r>
      <w:r w:rsidRPr="00776496">
        <w:rPr>
          <w:rFonts w:ascii="Times New Roman" w:eastAsia="Times New Roman" w:hAnsi="Times New Roman" w:cs="David"/>
          <w:sz w:val="20"/>
          <w:szCs w:val="24"/>
          <w:rtl/>
          <w:lang w:eastAsia="he-IL"/>
        </w:rPr>
        <w:tab/>
        <w:t>דו"חות בדיקה והנחיות ליועצים.</w:t>
      </w:r>
    </w:p>
    <w:p w14:paraId="1D93C393"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48C29B18"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2.</w:t>
      </w:r>
      <w:r w:rsidRPr="00776496">
        <w:rPr>
          <w:rFonts w:ascii="Times New Roman" w:eastAsia="Times New Roman" w:hAnsi="Times New Roman" w:cs="David"/>
          <w:sz w:val="20"/>
          <w:szCs w:val="24"/>
          <w:rtl/>
          <w:lang w:eastAsia="he-IL"/>
        </w:rPr>
        <w:tab/>
        <w:t>פרטי בצוע לאלמנטים אקוסטיים.</w:t>
      </w:r>
    </w:p>
    <w:p w14:paraId="6CC4C680"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54001416"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3.</w:t>
      </w:r>
      <w:r w:rsidRPr="00776496">
        <w:rPr>
          <w:rFonts w:ascii="Times New Roman" w:eastAsia="Times New Roman" w:hAnsi="Times New Roman" w:cs="David"/>
          <w:sz w:val="20"/>
          <w:szCs w:val="24"/>
          <w:rtl/>
          <w:lang w:eastAsia="he-IL"/>
        </w:rPr>
        <w:tab/>
        <w:t>חוות דעת סביבתית.</w:t>
      </w:r>
    </w:p>
    <w:p w14:paraId="220F65F0" w14:textId="77777777" w:rsidR="00776496" w:rsidRPr="00776496" w:rsidRDefault="00776496" w:rsidP="00776496">
      <w:pPr>
        <w:widowControl w:val="0"/>
        <w:spacing w:before="0" w:beforeAutospacing="0" w:after="0" w:afterAutospacing="0" w:line="360" w:lineRule="auto"/>
        <w:ind w:left="656" w:hanging="629"/>
        <w:jc w:val="both"/>
        <w:rPr>
          <w:rFonts w:ascii="Times New Roman" w:eastAsia="Times New Roman" w:hAnsi="Times New Roman" w:cs="David"/>
          <w:sz w:val="20"/>
          <w:szCs w:val="24"/>
          <w:rtl/>
          <w:lang w:eastAsia="he-IL"/>
        </w:rPr>
      </w:pPr>
    </w:p>
    <w:p w14:paraId="43C668C7"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4.</w:t>
      </w:r>
      <w:r w:rsidRPr="00776496">
        <w:rPr>
          <w:rFonts w:ascii="Times New Roman" w:eastAsia="Times New Roman" w:hAnsi="Times New Roman" w:cs="David"/>
          <w:sz w:val="20"/>
          <w:szCs w:val="24"/>
          <w:rtl/>
          <w:lang w:eastAsia="he-IL"/>
        </w:rPr>
        <w:tab/>
        <w:t>כל תכנית אחרת או מסמך או חוות דעת שידרשו במהלך התכנון והביצוע על מנת לקבל עבודה מושלמת בהתאם לשקול המנהל.</w:t>
      </w:r>
    </w:p>
    <w:p w14:paraId="2DAE63CD"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16376A38"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5.</w:t>
      </w:r>
      <w:r w:rsidRPr="00776496">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66F2A967"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0659C411"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6.</w:t>
      </w:r>
      <w:r w:rsidRPr="00776496">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3CC36604"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2F2D76E1" w14:textId="77777777" w:rsidR="00776496" w:rsidRPr="00776496" w:rsidRDefault="00776496" w:rsidP="0047052D">
      <w:pPr>
        <w:widowControl w:val="0"/>
        <w:spacing w:before="0" w:beforeAutospacing="0" w:after="0" w:afterAutospacing="0" w:line="240" w:lineRule="auto"/>
        <w:ind w:left="1364"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כל המסמכים והתכניות יערכו בשפה העברית.</w:t>
      </w:r>
    </w:p>
    <w:p w14:paraId="7E365DE4" w14:textId="77777777" w:rsidR="00776496" w:rsidRPr="00776496" w:rsidRDefault="00776496" w:rsidP="0077649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06BCF0F6"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974CE0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110D96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E703B39"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29CE38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7D0B7FC"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D2F1C8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365788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6CD899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62448A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90551D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C209C8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A21226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431E14C"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89D019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A51F32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4EA63D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F059AF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5176187"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D0569C9" w14:textId="77777777" w:rsidR="00F865AA" w:rsidRDefault="00F865AA"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73B813A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7D7642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D2B29A1" w14:textId="77777777" w:rsidR="0047052D" w:rsidRPr="00B27B4C" w:rsidRDefault="0047052D" w:rsidP="0047052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1BE8D524"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E457CC6"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AD0A8B2"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1E49CAB"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A5B0419"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B8DA7E"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2EA30272" w14:textId="77777777" w:rsidR="0047052D" w:rsidRPr="00B27B4C" w:rsidRDefault="00361A28" w:rsidP="0047052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0AB1B5CE8EC4FC894B182051809D50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22" w:author="Kook Sec" w:date="2023-01-11T15:59:00Z">
            <w:r w:rsidR="00C50E7F">
              <w:rPr>
                <w:rFonts w:ascii="Times New Roman" w:eastAsia="Times New Roman" w:hAnsi="Times New Roman" w:cs="David" w:hint="cs"/>
                <w:color w:val="008000"/>
                <w:sz w:val="24"/>
                <w:szCs w:val="24"/>
                <w:rtl/>
                <w:lang w:eastAsia="he-IL"/>
              </w:rPr>
              <w:t>פ.א פיתוח ובנייה בירושלים בע"מ</w:t>
            </w:r>
            <w:r w:rsidR="00C50E7F">
              <w:rPr>
                <w:rFonts w:ascii="Times New Roman" w:eastAsia="Times New Roman" w:hAnsi="Times New Roman" w:cs="David" w:hint="cs"/>
                <w:color w:val="008000"/>
                <w:sz w:val="24"/>
                <w:szCs w:val="24"/>
                <w:rtl/>
                <w:lang w:eastAsia="he-IL"/>
              </w:rPr>
              <w:br/>
              <w:t>יוני נתניהו 1 ג' אור יהודה ת.ד 715</w:t>
            </w:r>
            <w:r w:rsidR="00C50E7F">
              <w:rPr>
                <w:rFonts w:ascii="Times New Roman" w:eastAsia="Times New Roman" w:hAnsi="Times New Roman" w:cs="David" w:hint="cs"/>
                <w:color w:val="008000"/>
                <w:sz w:val="24"/>
                <w:szCs w:val="24"/>
                <w:rtl/>
                <w:lang w:eastAsia="he-IL"/>
              </w:rPr>
              <w:br/>
              <w:t>513958009</w:t>
            </w:r>
          </w:ins>
        </w:sdtContent>
      </w:sdt>
      <w:r w:rsidR="0047052D" w:rsidRPr="00B27B4C">
        <w:rPr>
          <w:rFonts w:ascii="Times New Roman" w:eastAsia="Times New Roman" w:hAnsi="Times New Roman" w:cs="David" w:hint="cs"/>
          <w:color w:val="008000"/>
          <w:sz w:val="24"/>
          <w:szCs w:val="24"/>
          <w:rtl/>
          <w:lang w:eastAsia="he-IL"/>
        </w:rPr>
        <w:br/>
      </w:r>
      <w:r w:rsidR="0047052D" w:rsidRPr="00B27B4C">
        <w:rPr>
          <w:rFonts w:ascii="Times New Roman" w:eastAsia="Times New Roman" w:hAnsi="Times New Roman" w:cs="David" w:hint="cs"/>
          <w:sz w:val="24"/>
          <w:szCs w:val="24"/>
          <w:rtl/>
          <w:lang w:eastAsia="he-IL"/>
        </w:rPr>
        <w:t>(</w:t>
      </w:r>
      <w:r w:rsidR="0047052D" w:rsidRPr="009E0EE6">
        <w:rPr>
          <w:rFonts w:ascii="Times New Roman" w:eastAsia="Times New Roman" w:hAnsi="Times New Roman" w:cs="David" w:hint="cs"/>
          <w:sz w:val="24"/>
          <w:szCs w:val="24"/>
          <w:rtl/>
          <w:lang w:eastAsia="he-IL"/>
        </w:rPr>
        <w:t>המזמין)</w:t>
      </w:r>
    </w:p>
    <w:p w14:paraId="3EA18DC1"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6C803BF"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244A009"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DBC5775"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D73E358" w14:textId="77777777" w:rsidR="0047052D" w:rsidRPr="00B27B4C" w:rsidRDefault="0047052D" w:rsidP="0047052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05A2C37A5F6840058F8A4526810996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3" w:author="Kook Sec" w:date="2023-01-11T15:57:00Z">
            <w:r w:rsidR="00885564">
              <w:rPr>
                <w:rFonts w:ascii="Times New Roman" w:eastAsia="Times New Roman" w:hAnsi="Times New Roman" w:cs="David"/>
                <w:color w:val="008000"/>
                <w:sz w:val="24"/>
                <w:szCs w:val="24"/>
                <w:rtl/>
                <w:lang w:eastAsia="he-IL"/>
              </w:rPr>
              <w:t>ע.ליבני הנדסה אקוסטית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BE57B55393D4028B58DAA3C2234A4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4" w:author="Kook Sec" w:date="2023-01-11T15:47:00Z">
            <w:r w:rsidR="00885564">
              <w:rPr>
                <w:rFonts w:ascii="Times New Roman" w:eastAsia="Times New Roman" w:hAnsi="Times New Roman" w:cs="David"/>
                <w:color w:val="008000"/>
                <w:sz w:val="24"/>
                <w:szCs w:val="24"/>
                <w:rtl/>
                <w:lang w:eastAsia="he-IL"/>
              </w:rPr>
              <w:t>רמת שרת שלב ב</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BA4C947B5F245029BAE57D340C71C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25" w:author="Kook Sec" w:date="2023-01-11T15:49:00Z">
            <w:r w:rsidR="00885564">
              <w:rPr>
                <w:rFonts w:ascii="Times New Roman" w:eastAsia="Times New Roman" w:hAnsi="Times New Roman" w:cs="David" w:hint="cs"/>
                <w:color w:val="008000"/>
                <w:sz w:val="24"/>
                <w:szCs w:val="24"/>
                <w:rtl/>
              </w:rPr>
              <w:t>תכנון ופיקוח עליון על פרויקט מגורים הכולל מסחר וחניונים הכולל 2 מגדלי מגורים בני 19 קומות כ"א בסך: 278 יח"ד ומסחר כ2000 מ"ר בקומת קרקע וחניון תת"ק של כ-22,300 מ"ר</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1E57784"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B26E6E8"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7537F5"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1F09E94"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004ED0"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DC3A23" w14:textId="77777777" w:rsidR="0047052D"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8AF2081"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17ED09D"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915EDCE"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50B859" w14:textId="77777777" w:rsidR="0047052D" w:rsidRPr="00B27B4C"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28BD173C" w14:textId="77777777" w:rsidR="0047052D" w:rsidRPr="00B27B4C" w:rsidRDefault="00361A28" w:rsidP="0047052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B90A7F11875E41999E0B7397EB7FEE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6" w:author="Kook Sec" w:date="2023-01-11T15:57:00Z">
            <w:r w:rsidR="00885564">
              <w:rPr>
                <w:rFonts w:ascii="Times New Roman" w:eastAsia="Times New Roman" w:hAnsi="Times New Roman" w:cs="David" w:hint="cs"/>
                <w:color w:val="00B0F0"/>
                <w:sz w:val="24"/>
                <w:szCs w:val="24"/>
                <w:u w:val="single"/>
                <w:rtl/>
                <w:lang w:eastAsia="he-IL"/>
              </w:rPr>
              <w:t>ע.ליבני הנדסה אקוסטית בע"מ</w:t>
            </w:r>
          </w:ins>
        </w:sdtContent>
      </w:sdt>
    </w:p>
    <w:p w14:paraId="793117A9"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6B659771"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36FBD5E"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60C0879A"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51F1196" w14:textId="77777777" w:rsidR="0047052D" w:rsidRPr="00B27B4C" w:rsidRDefault="0047052D" w:rsidP="0047052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450CD1">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23F27DE3" w14:textId="77777777" w:rsidR="0047052D" w:rsidRPr="00B27B4C" w:rsidRDefault="0047052D" w:rsidP="0047052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8D43180"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5D782C552E241A4851EC4F17AD109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27" w:author="Kook Sec" w:date="2023-01-11T15:59:00Z">
            <w:r w:rsidR="00C50E7F">
              <w:rPr>
                <w:rFonts w:ascii="Times New Roman" w:eastAsia="Times New Roman" w:hAnsi="Times New Roman" w:cs="David" w:hint="cs"/>
                <w:color w:val="008000"/>
                <w:sz w:val="24"/>
                <w:szCs w:val="24"/>
                <w:rtl/>
                <w:lang w:eastAsia="he-IL"/>
              </w:rPr>
              <w:t>פ.א פיתוח ובנייה בירושלים בע"מ</w:t>
            </w:r>
            <w:r w:rsidR="00C50E7F">
              <w:rPr>
                <w:rFonts w:ascii="Times New Roman" w:eastAsia="Times New Roman" w:hAnsi="Times New Roman" w:cs="David" w:hint="cs"/>
                <w:color w:val="008000"/>
                <w:sz w:val="24"/>
                <w:szCs w:val="24"/>
                <w:rtl/>
                <w:lang w:eastAsia="he-IL"/>
              </w:rPr>
              <w:br/>
              <w:t>יוני נתניהו 1 ג' אור יהודה ת.ד 715</w:t>
            </w:r>
            <w:r w:rsidR="00C50E7F">
              <w:rPr>
                <w:rFonts w:ascii="Times New Roman" w:eastAsia="Times New Roman" w:hAnsi="Times New Roman" w:cs="David" w:hint="cs"/>
                <w:color w:val="008000"/>
                <w:sz w:val="24"/>
                <w:szCs w:val="24"/>
                <w:rtl/>
                <w:lang w:eastAsia="he-IL"/>
              </w:rPr>
              <w:br/>
              <w:t>513958009</w:t>
            </w:r>
          </w:ins>
        </w:sdtContent>
      </w:sdt>
    </w:p>
    <w:p w14:paraId="6F7BD2A4"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C4CC0EE"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27926545"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643D6D1"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69C31DCD46F448ABBF2EF2FD85A2C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28" w:author="Kook Sec" w:date="2023-01-11T15:47:00Z">
            <w:r w:rsidR="00885564">
              <w:rPr>
                <w:rFonts w:ascii="Times New Roman" w:eastAsia="Times New Roman" w:hAnsi="Times New Roman" w:cs="David" w:hint="cs"/>
                <w:color w:val="008000"/>
                <w:sz w:val="24"/>
                <w:szCs w:val="24"/>
                <w:rtl/>
                <w:lang w:eastAsia="he-IL"/>
              </w:rPr>
              <w:t>רמת שרת שלב ב</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7BF4CC9E29E44578BFD96AF406CD055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394E617"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24BFC36"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8178720"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9A7927E"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CABCAA3"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589810B"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72854D1"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14ABD40"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B4B2CAD"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DFD95F4"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46E98D1"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01E96857"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2547FFC"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2EBED119" w14:textId="77777777" w:rsidR="0047052D" w:rsidRPr="00B27B4C" w:rsidRDefault="0047052D" w:rsidP="0047052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96881DF" w14:textId="77777777"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694B4763" w14:textId="77777777" w:rsidR="000F5BD1" w:rsidRDefault="000F5BD1"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7FE9914" w14:textId="77777777"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4D434E42" w14:textId="77777777" w:rsidR="0047052D" w:rsidRPr="009130F0"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A1E2A72" w14:textId="77777777" w:rsidR="0047052D" w:rsidRPr="009130F0" w:rsidRDefault="0047052D"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742A3647E3BB4D21B2E8A6DA4F0C2B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9" w:author="Kook Sec" w:date="2023-01-11T15:57:00Z">
            <w:r w:rsidR="00885564">
              <w:rPr>
                <w:rFonts w:ascii="Times New Roman" w:eastAsia="Times New Roman" w:hAnsi="Times New Roman" w:cs="David" w:hint="cs"/>
                <w:color w:val="00B0F0"/>
                <w:sz w:val="24"/>
                <w:szCs w:val="24"/>
                <w:u w:val="single"/>
                <w:rtl/>
                <w:lang w:eastAsia="he-IL"/>
              </w:rPr>
              <w:t>ע.ליבני הנדסה אקוסטית בע"מ</w:t>
            </w:r>
          </w:ins>
        </w:sdtContent>
      </w:sdt>
    </w:p>
    <w:p w14:paraId="624F238A" w14:textId="77777777" w:rsidR="0047052D"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11353F4" w14:textId="77777777" w:rsidR="000F5BD1" w:rsidRPr="00B27B4C" w:rsidRDefault="000F5BD1"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D8883EB"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939A4C3"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372B73C"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2EC764D" w14:textId="77777777" w:rsidR="0047052D" w:rsidRPr="00B27B4C" w:rsidRDefault="0047052D" w:rsidP="0047052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4834B55" w14:textId="77777777" w:rsidR="0047052D" w:rsidRPr="00B27B4C" w:rsidRDefault="0047052D" w:rsidP="0047052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BEDA9CF" w14:textId="77777777" w:rsidR="0047052D" w:rsidRPr="00B27B4C" w:rsidRDefault="0047052D" w:rsidP="0047052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798514D" w14:textId="77777777" w:rsidR="0047052D" w:rsidRPr="00B27B4C" w:rsidRDefault="0047052D" w:rsidP="0047052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1973CE6B"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AC29160" w14:textId="77777777" w:rsidR="0047052D" w:rsidRPr="00B27B4C" w:rsidRDefault="0047052D" w:rsidP="0047052D">
      <w:pPr>
        <w:spacing w:before="0" w:beforeAutospacing="0" w:after="0" w:afterAutospacing="0" w:line="240" w:lineRule="auto"/>
        <w:rPr>
          <w:rFonts w:ascii="Times New Roman" w:eastAsia="Times New Roman" w:hAnsi="Times New Roman" w:cs="David"/>
          <w:sz w:val="20"/>
          <w:szCs w:val="24"/>
          <w:rtl/>
        </w:rPr>
      </w:pPr>
    </w:p>
    <w:p w14:paraId="654FD3AF" w14:textId="77777777" w:rsidR="0047052D" w:rsidRPr="00B27B4C" w:rsidRDefault="0047052D" w:rsidP="0047052D">
      <w:pPr>
        <w:spacing w:before="0" w:beforeAutospacing="0" w:after="0" w:afterAutospacing="0" w:line="240" w:lineRule="auto"/>
        <w:rPr>
          <w:rFonts w:ascii="Times New Roman" w:eastAsia="Times New Roman" w:hAnsi="Times New Roman" w:cs="David"/>
          <w:sz w:val="20"/>
          <w:szCs w:val="24"/>
          <w:rtl/>
        </w:rPr>
      </w:pPr>
    </w:p>
    <w:p w14:paraId="4278C92D" w14:textId="77777777" w:rsidR="0047052D" w:rsidRPr="00B27B4C" w:rsidRDefault="0047052D" w:rsidP="0047052D">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2ECA8CB4" w14:textId="77777777" w:rsidR="001A69D5" w:rsidRPr="0047052D" w:rsidRDefault="001A69D5" w:rsidP="0047052D">
      <w:pPr>
        <w:widowControl w:val="0"/>
        <w:spacing w:before="0" w:beforeAutospacing="0" w:after="0" w:afterAutospacing="0" w:line="240" w:lineRule="auto"/>
        <w:jc w:val="both"/>
      </w:pPr>
    </w:p>
    <w:sectPr w:rsidR="001A69D5" w:rsidRPr="0047052D"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D2A018" w14:textId="77777777" w:rsidR="00361A28" w:rsidRDefault="00361A28" w:rsidP="00AF234B">
      <w:pPr>
        <w:spacing w:before="0" w:after="0" w:line="240" w:lineRule="auto"/>
      </w:pPr>
      <w:r>
        <w:separator/>
      </w:r>
    </w:p>
  </w:endnote>
  <w:endnote w:type="continuationSeparator" w:id="0">
    <w:p w14:paraId="6FEF7301" w14:textId="77777777" w:rsidR="00361A28" w:rsidRDefault="00361A28" w:rsidP="00AF234B">
      <w:pPr>
        <w:spacing w:before="0" w:after="0" w:line="240" w:lineRule="auto"/>
      </w:pPr>
      <w:r>
        <w:continuationSeparator/>
      </w:r>
    </w:p>
  </w:endnote>
  <w:endnote w:type="continuationNotice" w:id="1">
    <w:p w14:paraId="56CC8F95" w14:textId="77777777" w:rsidR="00361A28" w:rsidRDefault="00361A2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361A28" w:rsidRPr="003D5B2E" w14:paraId="324F810C" w14:textId="77777777" w:rsidTr="003D5B2E">
      <w:tc>
        <w:tcPr>
          <w:tcW w:w="810" w:type="dxa"/>
        </w:tcPr>
        <w:p w14:paraId="27A30F9E" w14:textId="77777777" w:rsidR="00361A28" w:rsidRPr="003D5B2E" w:rsidRDefault="00361A28"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359AD825" w14:textId="77777777" w:rsidR="00361A28" w:rsidRPr="003D5B2E" w:rsidRDefault="00361A28" w:rsidP="003D5B2E">
              <w:pPr>
                <w:tabs>
                  <w:tab w:val="center" w:pos="4153"/>
                  <w:tab w:val="right" w:pos="8306"/>
                </w:tabs>
                <w:spacing w:before="0" w:after="0" w:line="240" w:lineRule="auto"/>
                <w:rPr>
                  <w:rFonts w:ascii="David" w:hAnsi="David"/>
                  <w:color w:val="00B0F0"/>
                  <w:sz w:val="20"/>
                  <w:szCs w:val="20"/>
                  <w:rtl/>
                </w:rPr>
              </w:pPr>
              <w:ins w:id="30" w:author="Kook Sec" w:date="2023-01-11T13:56:00Z">
                <w:r>
                  <w:rPr>
                    <w:rFonts w:ascii="David" w:hAnsi="David"/>
                    <w:color w:val="00B0F0"/>
                    <w:sz w:val="20"/>
                    <w:szCs w:val="20"/>
                    <w:rtl/>
                  </w:rPr>
                  <w:t>פ.א פיתוח ובנייה בירושלים בע"מ</w:t>
                </w:r>
              </w:ins>
            </w:p>
          </w:tc>
        </w:sdtContent>
      </w:sdt>
      <w:tc>
        <w:tcPr>
          <w:tcW w:w="2810" w:type="dxa"/>
        </w:tcPr>
        <w:p w14:paraId="1062E2AE" w14:textId="77777777" w:rsidR="00361A28" w:rsidRPr="003D5B2E" w:rsidRDefault="00361A28"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אקוסטיקה</w:t>
              </w:r>
            </w:sdtContent>
          </w:sdt>
        </w:p>
      </w:tc>
      <w:tc>
        <w:tcPr>
          <w:tcW w:w="233" w:type="dxa"/>
        </w:tcPr>
        <w:p w14:paraId="3C9EDB84" w14:textId="77777777" w:rsidR="00361A28" w:rsidRPr="003D5B2E" w:rsidRDefault="00361A28" w:rsidP="003D5B2E">
          <w:pPr>
            <w:tabs>
              <w:tab w:val="center" w:pos="4153"/>
              <w:tab w:val="right" w:pos="8306"/>
            </w:tabs>
            <w:spacing w:before="0" w:after="0" w:line="240" w:lineRule="auto"/>
            <w:rPr>
              <w:rFonts w:ascii="David" w:hAnsi="David"/>
              <w:sz w:val="16"/>
              <w:szCs w:val="16"/>
              <w:rtl/>
            </w:rPr>
          </w:pPr>
        </w:p>
      </w:tc>
      <w:tc>
        <w:tcPr>
          <w:tcW w:w="1044" w:type="dxa"/>
        </w:tcPr>
        <w:p w14:paraId="35583A89" w14:textId="77777777" w:rsidR="00361A28" w:rsidRPr="003D5B2E" w:rsidRDefault="00361A28"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14CA5C9C" w14:textId="77777777" w:rsidR="00361A28" w:rsidRPr="003D5B2E" w:rsidRDefault="00361A28" w:rsidP="003D5B2E">
              <w:pPr>
                <w:tabs>
                  <w:tab w:val="center" w:pos="4153"/>
                  <w:tab w:val="right" w:pos="8306"/>
                </w:tabs>
                <w:spacing w:before="0" w:after="0" w:line="240" w:lineRule="auto"/>
                <w:rPr>
                  <w:rFonts w:ascii="David" w:hAnsi="David"/>
                  <w:sz w:val="20"/>
                  <w:szCs w:val="20"/>
                  <w:rtl/>
                </w:rPr>
              </w:pPr>
              <w:r>
                <w:rPr>
                  <w:rFonts w:ascii="David" w:hAnsi="David" w:hint="cs"/>
                  <w:sz w:val="20"/>
                  <w:szCs w:val="20"/>
                </w:rPr>
                <w:t>CONT-5-657</w:t>
              </w:r>
            </w:p>
          </w:tc>
        </w:sdtContent>
      </w:sdt>
    </w:tr>
    <w:tr w:rsidR="00361A28" w:rsidRPr="003D5B2E" w14:paraId="5BD9FBE2" w14:textId="77777777" w:rsidTr="003D5B2E">
      <w:tc>
        <w:tcPr>
          <w:tcW w:w="810" w:type="dxa"/>
        </w:tcPr>
        <w:p w14:paraId="2F1681ED" w14:textId="77777777" w:rsidR="00361A28" w:rsidRPr="003D5B2E" w:rsidRDefault="00361A28"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0D832F67" w14:textId="77777777" w:rsidR="00361A28" w:rsidRPr="003D5B2E" w:rsidRDefault="00885564" w:rsidP="003D5B2E">
              <w:pPr>
                <w:tabs>
                  <w:tab w:val="center" w:pos="4153"/>
                  <w:tab w:val="right" w:pos="8306"/>
                </w:tabs>
                <w:spacing w:before="0" w:after="0" w:line="240" w:lineRule="auto"/>
                <w:rPr>
                  <w:rFonts w:ascii="David" w:hAnsi="David"/>
                  <w:color w:val="00B0F0"/>
                  <w:sz w:val="20"/>
                  <w:szCs w:val="20"/>
                  <w:rtl/>
                </w:rPr>
              </w:pPr>
              <w:ins w:id="31" w:author="Kook Sec" w:date="2023-01-11T15:57:00Z">
                <w:r>
                  <w:rPr>
                    <w:rFonts w:ascii="David" w:hAnsi="David"/>
                    <w:color w:val="00B0F0"/>
                    <w:sz w:val="20"/>
                    <w:szCs w:val="20"/>
                    <w:rtl/>
                  </w:rPr>
                  <w:t>ע.ליבני הנדסה אקוסטית בע"מ</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361A28" w:rsidRPr="003D5B2E" w14:paraId="77B0A322" w14:textId="77777777" w:rsidTr="00361A28">
            <w:trPr>
              <w:trHeight w:val="201"/>
            </w:trPr>
            <w:tc>
              <w:tcPr>
                <w:tcW w:w="926" w:type="dxa"/>
              </w:tcPr>
              <w:p w14:paraId="7CBE2EC6" w14:textId="77777777" w:rsidR="00361A28" w:rsidRPr="003D5B2E" w:rsidRDefault="00361A28"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27155027" w14:textId="77777777" w:rsidR="00361A28" w:rsidRPr="003D5B2E" w:rsidRDefault="00361A28" w:rsidP="003D5B2E">
                    <w:pPr>
                      <w:tabs>
                        <w:tab w:val="center" w:pos="4153"/>
                        <w:tab w:val="right" w:pos="8306"/>
                      </w:tabs>
                      <w:spacing w:before="0" w:after="0" w:line="240" w:lineRule="auto"/>
                      <w:ind w:left="1" w:hanging="1"/>
                      <w:rPr>
                        <w:rFonts w:ascii="David" w:hAnsi="David"/>
                        <w:color w:val="00B0F0"/>
                        <w:sz w:val="20"/>
                        <w:szCs w:val="20"/>
                        <w:rtl/>
                      </w:rPr>
                    </w:pPr>
                    <w:r w:rsidRPr="003D5B2E">
                      <w:rPr>
                        <w:rFonts w:ascii="David" w:hAnsi="David"/>
                        <w:color w:val="00B0F0"/>
                        <w:sz w:val="20"/>
                        <w:szCs w:val="20"/>
                        <w:rtl/>
                      </w:rPr>
                      <w:t>[גרסת חוזה]</w:t>
                    </w:r>
                  </w:p>
                </w:tc>
              </w:sdtContent>
            </w:sdt>
          </w:tr>
        </w:tbl>
        <w:p w14:paraId="4E6F4DAE" w14:textId="77777777" w:rsidR="00361A28" w:rsidRPr="003D5B2E" w:rsidRDefault="00361A28" w:rsidP="003D5B2E">
          <w:pPr>
            <w:tabs>
              <w:tab w:val="center" w:pos="4153"/>
              <w:tab w:val="right" w:pos="8306"/>
            </w:tabs>
            <w:spacing w:before="0" w:after="0" w:line="240" w:lineRule="auto"/>
            <w:rPr>
              <w:rFonts w:ascii="David" w:hAnsi="David"/>
              <w:sz w:val="20"/>
              <w:szCs w:val="20"/>
              <w:rtl/>
            </w:rPr>
          </w:pPr>
        </w:p>
      </w:tc>
      <w:tc>
        <w:tcPr>
          <w:tcW w:w="233" w:type="dxa"/>
        </w:tcPr>
        <w:p w14:paraId="1F03EFA5" w14:textId="77777777" w:rsidR="00361A28" w:rsidRPr="003D5B2E" w:rsidRDefault="00361A28" w:rsidP="003D5B2E">
          <w:pPr>
            <w:tabs>
              <w:tab w:val="center" w:pos="4153"/>
              <w:tab w:val="right" w:pos="8306"/>
            </w:tabs>
            <w:spacing w:before="0" w:after="0" w:line="240" w:lineRule="auto"/>
            <w:rPr>
              <w:rFonts w:ascii="David" w:hAnsi="David"/>
              <w:sz w:val="20"/>
              <w:szCs w:val="20"/>
              <w:rtl/>
            </w:rPr>
          </w:pPr>
        </w:p>
      </w:tc>
      <w:tc>
        <w:tcPr>
          <w:tcW w:w="1044" w:type="dxa"/>
        </w:tcPr>
        <w:p w14:paraId="750D41D6" w14:textId="77777777" w:rsidR="00361A28" w:rsidRPr="003D5B2E" w:rsidRDefault="00361A28"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18A3B817" w14:textId="77777777" w:rsidR="00361A28" w:rsidRPr="003D5B2E" w:rsidRDefault="00361A28"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3D5B2E">
                <w:rPr>
                  <w:rFonts w:ascii="David" w:hAnsi="David"/>
                  <w:color w:val="00B0F0"/>
                  <w:sz w:val="20"/>
                  <w:szCs w:val="20"/>
                  <w:rtl/>
                </w:rPr>
                <w:t>[סטטוס חוזה]</w:t>
              </w:r>
            </w:sdtContent>
          </w:sdt>
        </w:p>
      </w:tc>
    </w:tr>
    <w:tr w:rsidR="00361A28" w:rsidRPr="003D5B2E" w14:paraId="100F2AE2" w14:textId="77777777" w:rsidTr="003D5B2E">
      <w:trPr>
        <w:trHeight w:val="80"/>
      </w:trPr>
      <w:tc>
        <w:tcPr>
          <w:tcW w:w="810" w:type="dxa"/>
        </w:tcPr>
        <w:p w14:paraId="54A0E96A" w14:textId="77777777" w:rsidR="00361A28" w:rsidRPr="003D5B2E" w:rsidRDefault="00361A28" w:rsidP="003D5B2E">
          <w:pPr>
            <w:tabs>
              <w:tab w:val="center" w:pos="4153"/>
              <w:tab w:val="right" w:pos="8306"/>
            </w:tabs>
            <w:spacing w:before="0" w:after="0" w:line="240" w:lineRule="auto"/>
            <w:rPr>
              <w:rFonts w:ascii="David" w:hAnsi="David"/>
              <w:sz w:val="20"/>
              <w:szCs w:val="20"/>
              <w:rtl/>
            </w:rPr>
          </w:pPr>
        </w:p>
      </w:tc>
      <w:tc>
        <w:tcPr>
          <w:tcW w:w="1646" w:type="dxa"/>
        </w:tcPr>
        <w:p w14:paraId="3C2758F5" w14:textId="77777777" w:rsidR="00361A28" w:rsidRPr="003D5B2E" w:rsidRDefault="00361A28"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4C8C737D" w14:textId="77777777" w:rsidR="00361A28" w:rsidRPr="003D5B2E" w:rsidRDefault="00361A28" w:rsidP="003D5B2E">
          <w:pPr>
            <w:tabs>
              <w:tab w:val="center" w:pos="4153"/>
              <w:tab w:val="right" w:pos="8306"/>
            </w:tabs>
            <w:spacing w:before="0" w:after="0" w:line="240" w:lineRule="auto"/>
            <w:rPr>
              <w:rFonts w:ascii="David" w:hAnsi="David"/>
              <w:sz w:val="20"/>
              <w:szCs w:val="20"/>
              <w:rtl/>
            </w:rPr>
          </w:pPr>
        </w:p>
      </w:tc>
      <w:tc>
        <w:tcPr>
          <w:tcW w:w="233" w:type="dxa"/>
        </w:tcPr>
        <w:p w14:paraId="43375D00" w14:textId="77777777" w:rsidR="00361A28" w:rsidRPr="003D5B2E" w:rsidRDefault="00361A28" w:rsidP="003D5B2E">
          <w:pPr>
            <w:tabs>
              <w:tab w:val="center" w:pos="4153"/>
              <w:tab w:val="right" w:pos="8306"/>
            </w:tabs>
            <w:spacing w:before="0" w:after="0" w:line="240" w:lineRule="auto"/>
            <w:rPr>
              <w:rFonts w:ascii="David" w:hAnsi="David"/>
              <w:sz w:val="20"/>
              <w:szCs w:val="20"/>
              <w:rtl/>
            </w:rPr>
          </w:pPr>
        </w:p>
      </w:tc>
      <w:tc>
        <w:tcPr>
          <w:tcW w:w="1044" w:type="dxa"/>
        </w:tcPr>
        <w:p w14:paraId="3DF793A1" w14:textId="77777777" w:rsidR="00361A28" w:rsidRPr="003D5B2E" w:rsidRDefault="00361A28" w:rsidP="003D5B2E">
          <w:pPr>
            <w:tabs>
              <w:tab w:val="center" w:pos="4153"/>
              <w:tab w:val="right" w:pos="8306"/>
            </w:tabs>
            <w:spacing w:before="0" w:after="0" w:line="240" w:lineRule="auto"/>
            <w:rPr>
              <w:rFonts w:ascii="David" w:hAnsi="David"/>
              <w:sz w:val="20"/>
              <w:szCs w:val="20"/>
              <w:rtl/>
            </w:rPr>
          </w:pPr>
        </w:p>
      </w:tc>
      <w:tc>
        <w:tcPr>
          <w:tcW w:w="1763" w:type="dxa"/>
        </w:tcPr>
        <w:p w14:paraId="5DE75E07" w14:textId="77777777" w:rsidR="00361A28" w:rsidRPr="003D5B2E" w:rsidRDefault="00361A28" w:rsidP="003D5B2E">
          <w:pPr>
            <w:tabs>
              <w:tab w:val="center" w:pos="4153"/>
              <w:tab w:val="right" w:pos="8306"/>
            </w:tabs>
            <w:spacing w:before="0" w:after="0" w:line="240" w:lineRule="auto"/>
            <w:rPr>
              <w:rFonts w:ascii="David" w:hAnsi="David"/>
              <w:sz w:val="20"/>
              <w:szCs w:val="20"/>
              <w:rtl/>
            </w:rPr>
          </w:pPr>
        </w:p>
      </w:tc>
    </w:tr>
  </w:tbl>
  <w:p w14:paraId="30ECC8A4" w14:textId="77777777" w:rsidR="00361A28" w:rsidRPr="003D5B2E" w:rsidRDefault="00361A28" w:rsidP="003D5B2E">
    <w:pPr>
      <w:spacing w:before="0" w:beforeAutospacing="0" w:after="0" w:afterAutospacing="0" w:line="240" w:lineRule="auto"/>
      <w:rPr>
        <w:rFonts w:ascii="Arial" w:hAnsi="Arial" w:cs="Arial"/>
        <w:sz w:val="16"/>
        <w:szCs w:val="16"/>
      </w:rPr>
    </w:pPr>
    <w:r w:rsidRPr="003D5B2E">
      <w:rPr>
        <w:rFonts w:ascii="Arial" w:hAnsi="Arial" w:cs="Arial" w:hint="cs"/>
        <w:sz w:val="16"/>
        <w:szCs w:val="16"/>
        <w:rtl/>
      </w:rPr>
      <w:t xml:space="preserve">   </w:t>
    </w:r>
    <w:r w:rsidRPr="003D5B2E">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999797" w14:textId="77777777" w:rsidR="00361A28" w:rsidRDefault="00361A28" w:rsidP="00AF234B">
      <w:pPr>
        <w:spacing w:before="0" w:after="0" w:line="240" w:lineRule="auto"/>
      </w:pPr>
      <w:r>
        <w:separator/>
      </w:r>
    </w:p>
  </w:footnote>
  <w:footnote w:type="continuationSeparator" w:id="0">
    <w:p w14:paraId="2659296D" w14:textId="77777777" w:rsidR="00361A28" w:rsidRDefault="00361A28" w:rsidP="00AF234B">
      <w:pPr>
        <w:spacing w:before="0" w:after="0" w:line="240" w:lineRule="auto"/>
      </w:pPr>
      <w:r>
        <w:continuationSeparator/>
      </w:r>
    </w:p>
  </w:footnote>
  <w:footnote w:type="continuationNotice" w:id="1">
    <w:p w14:paraId="4C548843" w14:textId="77777777" w:rsidR="00361A28" w:rsidRDefault="00361A28">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0DED6F39" w14:textId="77777777" w:rsidR="00361A28" w:rsidRDefault="00361A28" w:rsidP="00CF334C">
        <w:pPr>
          <w:pStyle w:val="a3"/>
          <w:jc w:val="center"/>
        </w:pPr>
        <w:r>
          <w:fldChar w:fldCharType="begin"/>
        </w:r>
        <w:r>
          <w:instrText xml:space="preserve"> PAGE   \* MERGEFORMAT </w:instrText>
        </w:r>
        <w:r>
          <w:fldChar w:fldCharType="separate"/>
        </w:r>
        <w:r w:rsidR="00C50E7F">
          <w:rPr>
            <w:noProof/>
            <w:rtl/>
          </w:rPr>
          <w:t>4</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8"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1"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2"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3" w15:restartNumberingAfterBreak="0">
    <w:nsid w:val="7BA40EFF"/>
    <w:multiLevelType w:val="multilevel"/>
    <w:tmpl w:val="546283A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4"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5"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3"/>
  </w:num>
  <w:num w:numId="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2"/>
  </w:num>
  <w:num w:numId="14">
    <w:abstractNumId w:val="10"/>
  </w:num>
  <w:num w:numId="15">
    <w:abstractNumId w:val="20"/>
  </w:num>
  <w:num w:numId="16">
    <w:abstractNumId w:val="25"/>
  </w:num>
  <w:num w:numId="17">
    <w:abstractNumId w:val="4"/>
  </w:num>
  <w:num w:numId="18">
    <w:abstractNumId w:val="9"/>
  </w:num>
  <w:num w:numId="19">
    <w:abstractNumId w:val="12"/>
  </w:num>
  <w:num w:numId="20">
    <w:abstractNumId w:val="11"/>
  </w:num>
  <w:num w:numId="21">
    <w:abstractNumId w:val="15"/>
  </w:num>
  <w:num w:numId="22">
    <w:abstractNumId w:val="14"/>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0"/>
    <w:lvlOverride w:ilvl="0">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4"/>
    <w:lvlOverride w:ilvl="0">
      <w:startOverride w:val="1"/>
    </w:lvlOverride>
  </w:num>
  <w:num w:numId="29">
    <w:abstractNumId w:val="3"/>
  </w:num>
  <w:num w:numId="30">
    <w:abstractNumId w:val="6"/>
  </w:num>
  <w:num w:numId="31">
    <w:abstractNumId w:val="19"/>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25E5"/>
    <w:rsid w:val="000F5BD1"/>
    <w:rsid w:val="00134C85"/>
    <w:rsid w:val="001607C8"/>
    <w:rsid w:val="0016188F"/>
    <w:rsid w:val="00165E87"/>
    <w:rsid w:val="001A0C3C"/>
    <w:rsid w:val="001A69D5"/>
    <w:rsid w:val="001B14FD"/>
    <w:rsid w:val="00201F06"/>
    <w:rsid w:val="00214ACF"/>
    <w:rsid w:val="00361A28"/>
    <w:rsid w:val="003C30D7"/>
    <w:rsid w:val="003D5B2E"/>
    <w:rsid w:val="00450CD1"/>
    <w:rsid w:val="0047052D"/>
    <w:rsid w:val="005047EF"/>
    <w:rsid w:val="00552E11"/>
    <w:rsid w:val="006503BD"/>
    <w:rsid w:val="00666119"/>
    <w:rsid w:val="0072103C"/>
    <w:rsid w:val="00776496"/>
    <w:rsid w:val="007E46A2"/>
    <w:rsid w:val="00885564"/>
    <w:rsid w:val="008C64C6"/>
    <w:rsid w:val="00942177"/>
    <w:rsid w:val="00A06D7B"/>
    <w:rsid w:val="00A42271"/>
    <w:rsid w:val="00AC04FE"/>
    <w:rsid w:val="00AF234B"/>
    <w:rsid w:val="00B17F97"/>
    <w:rsid w:val="00B67F92"/>
    <w:rsid w:val="00BC286D"/>
    <w:rsid w:val="00BD72C4"/>
    <w:rsid w:val="00BE17B4"/>
    <w:rsid w:val="00C50E7F"/>
    <w:rsid w:val="00CA65CB"/>
    <w:rsid w:val="00CF334C"/>
    <w:rsid w:val="00CF7A18"/>
    <w:rsid w:val="00DC5FD7"/>
    <w:rsid w:val="00DE118F"/>
    <w:rsid w:val="00E679C7"/>
    <w:rsid w:val="00EC37B6"/>
    <w:rsid w:val="00ED380F"/>
    <w:rsid w:val="00F865AA"/>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92C2CE"/>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776496"/>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776496"/>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776496"/>
    <w:rPr>
      <w:rFonts w:ascii="Times New Roman" w:eastAsia="Times New Roman" w:hAnsi="Times New Roman" w:cs="David"/>
      <w:sz w:val="24"/>
      <w:szCs w:val="24"/>
      <w:u w:val="single"/>
      <w:lang w:eastAsia="he-IL"/>
    </w:rPr>
  </w:style>
  <w:style w:type="character" w:customStyle="1" w:styleId="40">
    <w:name w:val="כותרת 4 תו"/>
    <w:basedOn w:val="a0"/>
    <w:link w:val="4"/>
    <w:rsid w:val="00776496"/>
    <w:rPr>
      <w:rFonts w:ascii="Calibri" w:eastAsia="Times New Roman" w:hAnsi="Calibri" w:cs="Arial"/>
      <w:b/>
      <w:bCs/>
      <w:sz w:val="28"/>
      <w:szCs w:val="28"/>
      <w:lang w:eastAsia="he-IL"/>
    </w:rPr>
  </w:style>
  <w:style w:type="character" w:customStyle="1" w:styleId="50">
    <w:name w:val="כותרת 5 תו"/>
    <w:basedOn w:val="a0"/>
    <w:link w:val="5"/>
    <w:rsid w:val="00776496"/>
    <w:rPr>
      <w:rFonts w:ascii="Times New Roman" w:eastAsia="Times New Roman" w:hAnsi="Times New Roman" w:cs="David"/>
      <w:b/>
      <w:bCs/>
      <w:i/>
      <w:iCs/>
      <w:sz w:val="26"/>
      <w:szCs w:val="26"/>
      <w:lang w:eastAsia="he-IL"/>
    </w:rPr>
  </w:style>
  <w:style w:type="character" w:customStyle="1" w:styleId="80">
    <w:name w:val="כותרת 8 תו"/>
    <w:basedOn w:val="a0"/>
    <w:link w:val="8"/>
    <w:semiHidden/>
    <w:rsid w:val="00776496"/>
    <w:rPr>
      <w:rFonts w:ascii="Calibri" w:eastAsia="Times New Roman" w:hAnsi="Calibri" w:cs="Arial"/>
      <w:i/>
      <w:iCs/>
      <w:sz w:val="24"/>
      <w:szCs w:val="24"/>
      <w:lang w:eastAsia="he-IL"/>
    </w:rPr>
  </w:style>
  <w:style w:type="numbering" w:customStyle="1" w:styleId="NoList1">
    <w:name w:val="No List1"/>
    <w:next w:val="a2"/>
    <w:semiHidden/>
    <w:rsid w:val="00776496"/>
  </w:style>
  <w:style w:type="paragraph" w:customStyle="1" w:styleId="Heading11">
    <w:name w:val="Heading 11"/>
    <w:basedOn w:val="a"/>
    <w:next w:val="a"/>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776496"/>
    <w:rPr>
      <w:rFonts w:ascii="Times New Roman" w:eastAsia="Times New Roman" w:hAnsi="Times New Roman" w:cs="David"/>
      <w:sz w:val="20"/>
      <w:szCs w:val="24"/>
      <w:lang w:eastAsia="he-IL"/>
    </w:rPr>
  </w:style>
  <w:style w:type="paragraph" w:styleId="ab">
    <w:name w:val="Title"/>
    <w:basedOn w:val="a"/>
    <w:link w:val="ac"/>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ad">
    <w:name w:val="Block Text"/>
    <w:basedOn w:val="a"/>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776496"/>
    <w:rPr>
      <w:rFonts w:ascii="Times New Roman" w:eastAsia="Times New Roman" w:hAnsi="Times New Roman" w:cs="David"/>
      <w:sz w:val="24"/>
      <w:szCs w:val="24"/>
      <w:lang w:eastAsia="he-IL"/>
    </w:rPr>
  </w:style>
  <w:style w:type="paragraph" w:styleId="21">
    <w:name w:val="Body Text Indent 2"/>
    <w:basedOn w:val="a"/>
    <w:link w:val="22"/>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776496"/>
    <w:rPr>
      <w:rFonts w:ascii="Times New Roman" w:eastAsia="Times New Roman" w:hAnsi="Times New Roman" w:cs="David"/>
      <w:sz w:val="20"/>
      <w:szCs w:val="24"/>
      <w:lang w:eastAsia="he-IL"/>
    </w:rPr>
  </w:style>
  <w:style w:type="paragraph" w:styleId="ae">
    <w:name w:val="Balloon Text"/>
    <w:basedOn w:val="a"/>
    <w:link w:val="af"/>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776496"/>
    <w:rPr>
      <w:rFonts w:ascii="Tahoma" w:eastAsia="Times New Roman" w:hAnsi="Tahoma" w:cs="Tahoma"/>
      <w:sz w:val="16"/>
      <w:szCs w:val="16"/>
      <w:lang w:eastAsia="he-IL"/>
    </w:rPr>
  </w:style>
  <w:style w:type="paragraph" w:customStyle="1" w:styleId="af0">
    <w:name w:val="סגנון"/>
    <w:basedOn w:val="a"/>
    <w:next w:val="ad"/>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776496"/>
    <w:rPr>
      <w:rFonts w:cs="Times New Roman"/>
    </w:rPr>
  </w:style>
  <w:style w:type="paragraph" w:styleId="af2">
    <w:name w:val="Document Map"/>
    <w:basedOn w:val="a"/>
    <w:link w:val="af3"/>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776496"/>
    <w:rPr>
      <w:rFonts w:ascii="Tahoma" w:eastAsia="Times New Roman" w:hAnsi="Tahoma" w:cs="Tahoma"/>
      <w:sz w:val="20"/>
      <w:szCs w:val="20"/>
      <w:shd w:val="clear" w:color="auto" w:fill="000080"/>
      <w:lang w:eastAsia="he-IL"/>
    </w:rPr>
  </w:style>
  <w:style w:type="paragraph" w:customStyle="1" w:styleId="af4">
    <w:name w:val="רשימה מימין"/>
    <w:basedOn w:val="a"/>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776496"/>
    <w:pPr>
      <w:tabs>
        <w:tab w:val="left" w:pos="2880"/>
        <w:tab w:val="left" w:pos="5220"/>
        <w:tab w:val="left" w:pos="7740"/>
      </w:tabs>
      <w:ind w:left="360"/>
    </w:pPr>
    <w:rPr>
      <w:sz w:val="22"/>
      <w:szCs w:val="22"/>
    </w:rPr>
  </w:style>
  <w:style w:type="paragraph" w:customStyle="1" w:styleId="12">
    <w:name w:val="חתימה קו 1 נקודות"/>
    <w:basedOn w:val="1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3D5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B17F9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6CDD4280F5E4534A56013B515826328"/>
        <w:category>
          <w:name w:val="General"/>
          <w:gallery w:val="placeholder"/>
        </w:category>
        <w:types>
          <w:type w:val="bbPlcHdr"/>
        </w:types>
        <w:behaviors>
          <w:behavior w:val="content"/>
        </w:behaviors>
        <w:guid w:val="{D71FFF9D-6A81-45C4-8C22-C196FF3F308E}"/>
      </w:docPartPr>
      <w:docPartBody>
        <w:p w:rsidR="0032380B" w:rsidRDefault="0032380B">
          <w:r w:rsidRPr="00852C72">
            <w:rPr>
              <w:rStyle w:val="a3"/>
              <w:rtl/>
            </w:rPr>
            <w:t>[צדדים נוספים]</w:t>
          </w:r>
        </w:p>
      </w:docPartBody>
    </w:docPart>
    <w:docPart>
      <w:docPartPr>
        <w:name w:val="60977014F181400BBD6654B27E03DF6B"/>
        <w:category>
          <w:name w:val="General"/>
          <w:gallery w:val="placeholder"/>
        </w:category>
        <w:types>
          <w:type w:val="bbPlcHdr"/>
        </w:types>
        <w:behaviors>
          <w:behavior w:val="content"/>
        </w:behaviors>
        <w:guid w:val="{FA93C27A-FC9D-4F3C-B286-8C304E8D774B}"/>
      </w:docPartPr>
      <w:docPartBody>
        <w:p w:rsidR="0032380B" w:rsidRDefault="0032380B">
          <w:r w:rsidRPr="00852C72">
            <w:rPr>
              <w:rStyle w:val="a3"/>
              <w:rtl/>
            </w:rPr>
            <w:t>[צד א בחוזה]</w:t>
          </w:r>
        </w:p>
      </w:docPartBody>
    </w:docPart>
    <w:docPart>
      <w:docPartPr>
        <w:name w:val="7DAD126061D047E2B25F3BCF3A717117"/>
        <w:category>
          <w:name w:val="General"/>
          <w:gallery w:val="placeholder"/>
        </w:category>
        <w:types>
          <w:type w:val="bbPlcHdr"/>
        </w:types>
        <w:behaviors>
          <w:behavior w:val="content"/>
        </w:behaviors>
        <w:guid w:val="{AF70966B-8FA6-4658-8FC6-E660D3DC7007}"/>
      </w:docPartPr>
      <w:docPartBody>
        <w:p w:rsidR="0032380B" w:rsidRDefault="0032380B">
          <w:r w:rsidRPr="00852C72">
            <w:rPr>
              <w:rStyle w:val="a3"/>
              <w:rtl/>
            </w:rPr>
            <w:t>[תאריך חתימת חוזה]</w:t>
          </w:r>
        </w:p>
      </w:docPartBody>
    </w:docPart>
    <w:docPart>
      <w:docPartPr>
        <w:name w:val="5113087C887B4399A8BC91DFCB8BED67"/>
        <w:category>
          <w:name w:val="כללי"/>
          <w:gallery w:val="placeholder"/>
        </w:category>
        <w:types>
          <w:type w:val="bbPlcHdr"/>
        </w:types>
        <w:behaviors>
          <w:behavior w:val="content"/>
        </w:behaviors>
        <w:guid w:val="{4B3BC31C-3064-4F50-8E31-5CD5C176B469}"/>
      </w:docPartPr>
      <w:docPartBody>
        <w:p w:rsidR="007401A6" w:rsidRDefault="007401A6" w:rsidP="007401A6">
          <w:pPr>
            <w:pStyle w:val="5113087C887B4399A8BC91DFCB8BED67"/>
          </w:pPr>
          <w:r w:rsidRPr="00F11BAF">
            <w:rPr>
              <w:rStyle w:val="a3"/>
              <w:rtl/>
            </w:rPr>
            <w:t>[שם הפרויקט]</w:t>
          </w:r>
        </w:p>
      </w:docPartBody>
    </w:docPart>
    <w:docPart>
      <w:docPartPr>
        <w:name w:val="89EB47B3EF0C49E992A99FF0330B6A44"/>
        <w:category>
          <w:name w:val="כללי"/>
          <w:gallery w:val="placeholder"/>
        </w:category>
        <w:types>
          <w:type w:val="bbPlcHdr"/>
        </w:types>
        <w:behaviors>
          <w:behavior w:val="content"/>
        </w:behaviors>
        <w:guid w:val="{DA2AA22D-E9EA-41C6-AE2A-5EEABD56D5BA}"/>
      </w:docPartPr>
      <w:docPartBody>
        <w:p w:rsidR="007401A6" w:rsidRDefault="007401A6" w:rsidP="007401A6">
          <w:pPr>
            <w:pStyle w:val="89EB47B3EF0C49E992A99FF0330B6A44"/>
          </w:pPr>
          <w:r w:rsidRPr="00F11BAF">
            <w:rPr>
              <w:rStyle w:val="a3"/>
              <w:rtl/>
            </w:rPr>
            <w:t>[שם אתר]</w:t>
          </w:r>
        </w:p>
      </w:docPartBody>
    </w:docPart>
    <w:docPart>
      <w:docPartPr>
        <w:name w:val="97E78B9B2BFC40CE81A9DE93FA7072A6"/>
        <w:category>
          <w:name w:val="כללי"/>
          <w:gallery w:val="placeholder"/>
        </w:category>
        <w:types>
          <w:type w:val="bbPlcHdr"/>
        </w:types>
        <w:behaviors>
          <w:behavior w:val="content"/>
        </w:behaviors>
        <w:guid w:val="{5124B601-D4CD-4A5A-91A6-9BA2AC6E8719}"/>
      </w:docPartPr>
      <w:docPartBody>
        <w:p w:rsidR="007401A6" w:rsidRDefault="007401A6" w:rsidP="007401A6">
          <w:pPr>
            <w:pStyle w:val="97E78B9B2BFC40CE81A9DE93FA7072A6"/>
          </w:pPr>
          <w:r w:rsidRPr="003059F5">
            <w:rPr>
              <w:rStyle w:val="a3"/>
              <w:rtl/>
            </w:rPr>
            <w:t>[רשות מקומית]</w:t>
          </w:r>
        </w:p>
      </w:docPartBody>
    </w:docPart>
    <w:docPart>
      <w:docPartPr>
        <w:name w:val="6900E73301154F08901943BD0C54E26C"/>
        <w:category>
          <w:name w:val="כללי"/>
          <w:gallery w:val="placeholder"/>
        </w:category>
        <w:types>
          <w:type w:val="bbPlcHdr"/>
        </w:types>
        <w:behaviors>
          <w:behavior w:val="content"/>
        </w:behaviors>
        <w:guid w:val="{ADEAC5B7-08CD-4D6C-A944-CD6B14790785}"/>
      </w:docPartPr>
      <w:docPartBody>
        <w:p w:rsidR="007401A6" w:rsidRDefault="007401A6" w:rsidP="007401A6">
          <w:pPr>
            <w:pStyle w:val="6900E73301154F08901943BD0C54E26C"/>
          </w:pPr>
          <w:r w:rsidRPr="003059F5">
            <w:rPr>
              <w:rStyle w:val="a3"/>
              <w:rtl/>
            </w:rPr>
            <w:t>[שם אתר]</w:t>
          </w:r>
        </w:p>
      </w:docPartBody>
    </w:docPart>
    <w:docPart>
      <w:docPartPr>
        <w:name w:val="5B36AF8F9EEC44F1B1C529706EEF2EC8"/>
        <w:category>
          <w:name w:val="כללי"/>
          <w:gallery w:val="placeholder"/>
        </w:category>
        <w:types>
          <w:type w:val="bbPlcHdr"/>
        </w:types>
        <w:behaviors>
          <w:behavior w:val="content"/>
        </w:behaviors>
        <w:guid w:val="{311CA8CB-B2A4-4824-A349-F96004C00757}"/>
      </w:docPartPr>
      <w:docPartBody>
        <w:p w:rsidR="007401A6" w:rsidRDefault="007401A6" w:rsidP="007401A6">
          <w:pPr>
            <w:pStyle w:val="5B36AF8F9EEC44F1B1C529706EEF2EC8"/>
          </w:pPr>
          <w:r w:rsidRPr="003059F5">
            <w:rPr>
              <w:rStyle w:val="a3"/>
              <w:rtl/>
            </w:rPr>
            <w:t>[שם הפרויקט]</w:t>
          </w:r>
        </w:p>
      </w:docPartBody>
    </w:docPart>
    <w:docPart>
      <w:docPartPr>
        <w:name w:val="24F38A50127C4229B943868A6E8CBF09"/>
        <w:category>
          <w:name w:val="כללי"/>
          <w:gallery w:val="placeholder"/>
        </w:category>
        <w:types>
          <w:type w:val="bbPlcHdr"/>
        </w:types>
        <w:behaviors>
          <w:behavior w:val="content"/>
        </w:behaviors>
        <w:guid w:val="{C2D2D42D-90A7-48C6-9D19-A638ABC194C8}"/>
      </w:docPartPr>
      <w:docPartBody>
        <w:p w:rsidR="007401A6" w:rsidRDefault="007401A6" w:rsidP="007401A6">
          <w:pPr>
            <w:pStyle w:val="24F38A50127C4229B943868A6E8CBF09"/>
          </w:pPr>
          <w:r w:rsidRPr="003059F5">
            <w:rPr>
              <w:rStyle w:val="a3"/>
              <w:rtl/>
            </w:rPr>
            <w:t>[שדה נוסף 2]</w:t>
          </w:r>
        </w:p>
      </w:docPartBody>
    </w:docPart>
    <w:docPart>
      <w:docPartPr>
        <w:name w:val="8C7DF71715004C0BAEB3AD7F75519700"/>
        <w:category>
          <w:name w:val="כללי"/>
          <w:gallery w:val="placeholder"/>
        </w:category>
        <w:types>
          <w:type w:val="bbPlcHdr"/>
        </w:types>
        <w:behaviors>
          <w:behavior w:val="content"/>
        </w:behaviors>
        <w:guid w:val="{8406B4C0-A5DF-4058-9A6C-6C3F7F164ED0}"/>
      </w:docPartPr>
      <w:docPartBody>
        <w:p w:rsidR="007401A6" w:rsidRDefault="007401A6" w:rsidP="007401A6">
          <w:pPr>
            <w:pStyle w:val="8C7DF71715004C0BAEB3AD7F75519700"/>
          </w:pPr>
          <w:r w:rsidRPr="003059F5">
            <w:rPr>
              <w:rStyle w:val="a3"/>
              <w:rtl/>
            </w:rPr>
            <w:t>[שדה נוסף 1]</w:t>
          </w:r>
        </w:p>
      </w:docPartBody>
    </w:docPart>
    <w:docPart>
      <w:docPartPr>
        <w:name w:val="A6BF331C552F4D26853D9A8BF61E9811"/>
        <w:category>
          <w:name w:val="כללי"/>
          <w:gallery w:val="placeholder"/>
        </w:category>
        <w:types>
          <w:type w:val="bbPlcHdr"/>
        </w:types>
        <w:behaviors>
          <w:behavior w:val="content"/>
        </w:behaviors>
        <w:guid w:val="{6A111B80-1860-437A-A1B5-566834533FED}"/>
      </w:docPartPr>
      <w:docPartBody>
        <w:p w:rsidR="007401A6" w:rsidRDefault="007401A6" w:rsidP="007401A6">
          <w:pPr>
            <w:pStyle w:val="A6BF331C552F4D26853D9A8BF61E9811"/>
          </w:pPr>
          <w:r w:rsidRPr="003059F5">
            <w:rPr>
              <w:rStyle w:val="a3"/>
              <w:rtl/>
            </w:rPr>
            <w:t>[רשות מקומית]</w:t>
          </w:r>
        </w:p>
      </w:docPartBody>
    </w:docPart>
    <w:docPart>
      <w:docPartPr>
        <w:name w:val="0BFECC47A15E40F5BB4D491B9DEDC7C2"/>
        <w:category>
          <w:name w:val="כללי"/>
          <w:gallery w:val="placeholder"/>
        </w:category>
        <w:types>
          <w:type w:val="bbPlcHdr"/>
        </w:types>
        <w:behaviors>
          <w:behavior w:val="content"/>
        </w:behaviors>
        <w:guid w:val="{1B55204A-CA26-435A-9077-77E757FA75FF}"/>
      </w:docPartPr>
      <w:docPartBody>
        <w:p w:rsidR="007401A6" w:rsidRDefault="007401A6" w:rsidP="007401A6">
          <w:pPr>
            <w:pStyle w:val="0BFECC47A15E40F5BB4D491B9DEDC7C2"/>
          </w:pPr>
          <w:r w:rsidRPr="003059F5">
            <w:rPr>
              <w:rStyle w:val="a3"/>
              <w:rtl/>
            </w:rPr>
            <w:t>[שדה נוסף 3]</w:t>
          </w:r>
        </w:p>
      </w:docPartBody>
    </w:docPart>
    <w:docPart>
      <w:docPartPr>
        <w:name w:val="761026C7F3AC4C33A2E6421B46848FBA"/>
        <w:category>
          <w:name w:val="כללי"/>
          <w:gallery w:val="placeholder"/>
        </w:category>
        <w:types>
          <w:type w:val="bbPlcHdr"/>
        </w:types>
        <w:behaviors>
          <w:behavior w:val="content"/>
        </w:behaviors>
        <w:guid w:val="{2BF34F64-ED31-437A-BE5D-350388BC5353}"/>
      </w:docPartPr>
      <w:docPartBody>
        <w:p w:rsidR="007401A6" w:rsidRDefault="007401A6" w:rsidP="007401A6">
          <w:pPr>
            <w:pStyle w:val="761026C7F3AC4C33A2E6421B46848FBA"/>
          </w:pPr>
          <w:r w:rsidRPr="003059F5">
            <w:rPr>
              <w:rStyle w:val="a3"/>
              <w:rtl/>
            </w:rPr>
            <w:t>[שדה נוסף 4]</w:t>
          </w:r>
        </w:p>
      </w:docPartBody>
    </w:docPart>
    <w:docPart>
      <w:docPartPr>
        <w:name w:val="6B09F123946445819A657C551A80FB34"/>
        <w:category>
          <w:name w:val="כללי"/>
          <w:gallery w:val="placeholder"/>
        </w:category>
        <w:types>
          <w:type w:val="bbPlcHdr"/>
        </w:types>
        <w:behaviors>
          <w:behavior w:val="content"/>
        </w:behaviors>
        <w:guid w:val="{DEA280D2-4885-4019-ADBF-2541F3FCF599}"/>
      </w:docPartPr>
      <w:docPartBody>
        <w:p w:rsidR="007401A6" w:rsidRDefault="007401A6" w:rsidP="007401A6">
          <w:pPr>
            <w:pStyle w:val="6B09F123946445819A657C551A80FB34"/>
          </w:pPr>
          <w:r w:rsidRPr="003059F5">
            <w:rPr>
              <w:rStyle w:val="a3"/>
              <w:rtl/>
            </w:rPr>
            <w:t>[שדה נוסף 5]</w:t>
          </w:r>
        </w:p>
      </w:docPartBody>
    </w:docPart>
    <w:docPart>
      <w:docPartPr>
        <w:name w:val="F5069D0FA7984FB9B74E843DC8304BCF"/>
        <w:category>
          <w:name w:val="כללי"/>
          <w:gallery w:val="placeholder"/>
        </w:category>
        <w:types>
          <w:type w:val="bbPlcHdr"/>
        </w:types>
        <w:behaviors>
          <w:behavior w:val="content"/>
        </w:behaviors>
        <w:guid w:val="{55C8E854-DC04-495E-944D-43B88AB3D40E}"/>
      </w:docPartPr>
      <w:docPartBody>
        <w:p w:rsidR="007401A6" w:rsidRDefault="007401A6" w:rsidP="007401A6">
          <w:pPr>
            <w:pStyle w:val="F5069D0FA7984FB9B74E843DC8304BCF"/>
          </w:pPr>
          <w:r w:rsidRPr="003059F5">
            <w:rPr>
              <w:rStyle w:val="a3"/>
              <w:rtl/>
            </w:rPr>
            <w:t>[שדה נוסף 6]</w:t>
          </w:r>
        </w:p>
      </w:docPartBody>
    </w:docPart>
    <w:docPart>
      <w:docPartPr>
        <w:name w:val="1DDA09DD6094423391CFE371BC1459EE"/>
        <w:category>
          <w:name w:val="כללי"/>
          <w:gallery w:val="placeholder"/>
        </w:category>
        <w:types>
          <w:type w:val="bbPlcHdr"/>
        </w:types>
        <w:behaviors>
          <w:behavior w:val="content"/>
        </w:behaviors>
        <w:guid w:val="{5EF00E72-B04C-4944-9F77-CCCB83350EE7}"/>
      </w:docPartPr>
      <w:docPartBody>
        <w:p w:rsidR="007401A6" w:rsidRDefault="007401A6" w:rsidP="007401A6">
          <w:pPr>
            <w:pStyle w:val="1DDA09DD6094423391CFE371BC1459EE"/>
          </w:pPr>
          <w:r w:rsidRPr="003059F5">
            <w:rPr>
              <w:rStyle w:val="a3"/>
              <w:rtl/>
            </w:rPr>
            <w:t>[אחוז השתתפות צד א]</w:t>
          </w:r>
        </w:p>
      </w:docPartBody>
    </w:docPart>
    <w:docPart>
      <w:docPartPr>
        <w:name w:val="361531E23870456589267DD18D342C55"/>
        <w:category>
          <w:name w:val="כללי"/>
          <w:gallery w:val="placeholder"/>
        </w:category>
        <w:types>
          <w:type w:val="bbPlcHdr"/>
        </w:types>
        <w:behaviors>
          <w:behavior w:val="content"/>
        </w:behaviors>
        <w:guid w:val="{BE4E8AD6-99D8-4424-82EB-BF21C3EED429}"/>
      </w:docPartPr>
      <w:docPartBody>
        <w:p w:rsidR="009837A9" w:rsidRDefault="007401A6" w:rsidP="007401A6">
          <w:pPr>
            <w:pStyle w:val="361531E23870456589267DD18D342C55"/>
          </w:pPr>
          <w:r w:rsidRPr="003059F5">
            <w:rPr>
              <w:rStyle w:val="a3"/>
              <w:rtl/>
            </w:rPr>
            <w:t>[תאריך חתימת חוזה]</w:t>
          </w:r>
        </w:p>
      </w:docPartBody>
    </w:docPart>
    <w:docPart>
      <w:docPartPr>
        <w:name w:val="3E77665CA3F746DB9331937BED4D58C6"/>
        <w:category>
          <w:name w:val="כללי"/>
          <w:gallery w:val="placeholder"/>
        </w:category>
        <w:types>
          <w:type w:val="bbPlcHdr"/>
        </w:types>
        <w:behaviors>
          <w:behavior w:val="content"/>
        </w:behaviors>
        <w:guid w:val="{EEC71A0D-699F-47F3-8F8C-284AA8384A0B}"/>
      </w:docPartPr>
      <w:docPartBody>
        <w:p w:rsidR="009837A9" w:rsidRDefault="007401A6" w:rsidP="007401A6">
          <w:pPr>
            <w:pStyle w:val="3E77665CA3F746DB9331937BED4D58C6"/>
          </w:pPr>
          <w:r w:rsidRPr="0027244C">
            <w:rPr>
              <w:rStyle w:val="a3"/>
              <w:rtl/>
            </w:rPr>
            <w:t>[צד א בחוזה]</w:t>
          </w:r>
        </w:p>
      </w:docPartBody>
    </w:docPart>
    <w:docPart>
      <w:docPartPr>
        <w:name w:val="2CCD45A924BB4D26B6447FD8A61A192A"/>
        <w:category>
          <w:name w:val="כללי"/>
          <w:gallery w:val="placeholder"/>
        </w:category>
        <w:types>
          <w:type w:val="bbPlcHdr"/>
        </w:types>
        <w:behaviors>
          <w:behavior w:val="content"/>
        </w:behaviors>
        <w:guid w:val="{7E00EAC3-37F4-48A5-B40E-1BEC91F1F74A}"/>
      </w:docPartPr>
      <w:docPartBody>
        <w:p w:rsidR="009837A9" w:rsidRDefault="007401A6" w:rsidP="007401A6">
          <w:pPr>
            <w:pStyle w:val="2CCD45A924BB4D26B6447FD8A61A192A"/>
          </w:pPr>
          <w:r w:rsidRPr="003059F5">
            <w:rPr>
              <w:rStyle w:val="a3"/>
              <w:rtl/>
            </w:rPr>
            <w:t>[שם ספק]</w:t>
          </w:r>
        </w:p>
      </w:docPartBody>
    </w:docPart>
    <w:docPart>
      <w:docPartPr>
        <w:name w:val="D40BA5ACAEEC4688B6353EF97D6B216E"/>
        <w:category>
          <w:name w:val="כללי"/>
          <w:gallery w:val="placeholder"/>
        </w:category>
        <w:types>
          <w:type w:val="bbPlcHdr"/>
        </w:types>
        <w:behaviors>
          <w:behavior w:val="content"/>
        </w:behaviors>
        <w:guid w:val="{2E2E4E4A-480B-4680-837E-F621D6BA621D}"/>
      </w:docPartPr>
      <w:docPartBody>
        <w:p w:rsidR="009837A9" w:rsidRDefault="007401A6" w:rsidP="007401A6">
          <w:pPr>
            <w:pStyle w:val="D40BA5ACAEEC4688B6353EF97D6B216E"/>
          </w:pPr>
          <w:r w:rsidRPr="003059F5">
            <w:rPr>
              <w:rStyle w:val="a3"/>
              <w:rtl/>
            </w:rPr>
            <w:t>[שם ספק]</w:t>
          </w:r>
        </w:p>
      </w:docPartBody>
    </w:docPart>
    <w:docPart>
      <w:docPartPr>
        <w:name w:val="0B99F3B8C5174F1C9D57AC5AD4FECEB6"/>
        <w:category>
          <w:name w:val="כללי"/>
          <w:gallery w:val="placeholder"/>
        </w:category>
        <w:types>
          <w:type w:val="bbPlcHdr"/>
        </w:types>
        <w:behaviors>
          <w:behavior w:val="content"/>
        </w:behaviors>
        <w:guid w:val="{F8275516-5759-4C03-A03D-AA95DD70F74A}"/>
      </w:docPartPr>
      <w:docPartBody>
        <w:p w:rsidR="009837A9" w:rsidRDefault="007401A6" w:rsidP="007401A6">
          <w:pPr>
            <w:pStyle w:val="0B99F3B8C5174F1C9D57AC5AD4FECEB6"/>
          </w:pPr>
          <w:r w:rsidRPr="003059F5">
            <w:rPr>
              <w:rStyle w:val="a3"/>
              <w:rtl/>
            </w:rPr>
            <w:t>[שם ספק]</w:t>
          </w:r>
        </w:p>
      </w:docPartBody>
    </w:docPart>
    <w:docPart>
      <w:docPartPr>
        <w:name w:val="01112D760C764EC49EEF7CD1EB021921"/>
        <w:category>
          <w:name w:val="כללי"/>
          <w:gallery w:val="placeholder"/>
        </w:category>
        <w:types>
          <w:type w:val="bbPlcHdr"/>
        </w:types>
        <w:behaviors>
          <w:behavior w:val="content"/>
        </w:behaviors>
        <w:guid w:val="{A4B6107E-118A-4EE6-8498-AE85B533F4C4}"/>
      </w:docPartPr>
      <w:docPartBody>
        <w:p w:rsidR="009837A9" w:rsidRDefault="007401A6" w:rsidP="007401A6">
          <w:pPr>
            <w:pStyle w:val="01112D760C764EC49EEF7CD1EB021921"/>
          </w:pPr>
          <w:r w:rsidRPr="003059F5">
            <w:rPr>
              <w:rStyle w:val="a3"/>
              <w:rtl/>
            </w:rPr>
            <w:t>[שם ספק]</w:t>
          </w:r>
        </w:p>
      </w:docPartBody>
    </w:docPart>
    <w:docPart>
      <w:docPartPr>
        <w:name w:val="66EEAFF266A14B989A0ED4D2552F88D2"/>
        <w:category>
          <w:name w:val="כללי"/>
          <w:gallery w:val="placeholder"/>
        </w:category>
        <w:types>
          <w:type w:val="bbPlcHdr"/>
        </w:types>
        <w:behaviors>
          <w:behavior w:val="content"/>
        </w:behaviors>
        <w:guid w:val="{28959411-ED29-433D-81A4-63A62B5A341F}"/>
      </w:docPartPr>
      <w:docPartBody>
        <w:p w:rsidR="009837A9" w:rsidRDefault="007401A6" w:rsidP="007401A6">
          <w:pPr>
            <w:pStyle w:val="66EEAFF266A14B989A0ED4D2552F88D2"/>
          </w:pPr>
          <w:r w:rsidRPr="003059F5">
            <w:rPr>
              <w:rStyle w:val="a3"/>
              <w:rtl/>
            </w:rPr>
            <w:t>[תבנית חוזה]</w:t>
          </w:r>
        </w:p>
      </w:docPartBody>
    </w:docPart>
    <w:docPart>
      <w:docPartPr>
        <w:name w:val="9FC686EE624A4E21B875BF07B94B207C"/>
        <w:category>
          <w:name w:val="כללי"/>
          <w:gallery w:val="placeholder"/>
        </w:category>
        <w:types>
          <w:type w:val="bbPlcHdr"/>
        </w:types>
        <w:behaviors>
          <w:behavior w:val="content"/>
        </w:behaviors>
        <w:guid w:val="{8F578677-CC42-42A5-8EDC-D520FF5EC9F1}"/>
      </w:docPartPr>
      <w:docPartBody>
        <w:p w:rsidR="009837A9" w:rsidRDefault="007401A6" w:rsidP="007401A6">
          <w:pPr>
            <w:pStyle w:val="9FC686EE624A4E21B875BF07B94B207C"/>
          </w:pPr>
          <w:r w:rsidRPr="009D00D7">
            <w:rPr>
              <w:rStyle w:val="a3"/>
              <w:rtl/>
            </w:rPr>
            <w:t>[שם הפרויקט]</w:t>
          </w:r>
        </w:p>
      </w:docPartBody>
    </w:docPart>
    <w:docPart>
      <w:docPartPr>
        <w:name w:val="BFB786AC6DE2480B95DED651F5889E1C"/>
        <w:category>
          <w:name w:val="כללי"/>
          <w:gallery w:val="placeholder"/>
        </w:category>
        <w:types>
          <w:type w:val="bbPlcHdr"/>
        </w:types>
        <w:behaviors>
          <w:behavior w:val="content"/>
        </w:behaviors>
        <w:guid w:val="{DE18938F-1623-40B5-8EB9-B79AB5B9C1F4}"/>
      </w:docPartPr>
      <w:docPartBody>
        <w:p w:rsidR="009837A9" w:rsidRDefault="007401A6" w:rsidP="007401A6">
          <w:pPr>
            <w:pStyle w:val="BFB786AC6DE2480B95DED651F5889E1C"/>
          </w:pPr>
          <w:r w:rsidRPr="003059F5">
            <w:rPr>
              <w:rStyle w:val="a3"/>
              <w:rtl/>
            </w:rPr>
            <w:t>[שם ספק]</w:t>
          </w:r>
        </w:p>
      </w:docPartBody>
    </w:docPart>
    <w:docPart>
      <w:docPartPr>
        <w:name w:val="BC194998EA8843C2A1330557BCA12581"/>
        <w:category>
          <w:name w:val="כללי"/>
          <w:gallery w:val="placeholder"/>
        </w:category>
        <w:types>
          <w:type w:val="bbPlcHdr"/>
        </w:types>
        <w:behaviors>
          <w:behavior w:val="content"/>
        </w:behaviors>
        <w:guid w:val="{2909B062-C3C5-414C-871C-3D2649F4D86B}"/>
      </w:docPartPr>
      <w:docPartBody>
        <w:p w:rsidR="009837A9" w:rsidRDefault="007401A6" w:rsidP="007401A6">
          <w:pPr>
            <w:pStyle w:val="BC194998EA8843C2A1330557BCA12581"/>
          </w:pPr>
          <w:r w:rsidRPr="003059F5">
            <w:rPr>
              <w:rStyle w:val="a3"/>
              <w:rtl/>
            </w:rPr>
            <w:t>[שם ספק]</w:t>
          </w:r>
        </w:p>
      </w:docPartBody>
    </w:docPart>
    <w:docPart>
      <w:docPartPr>
        <w:name w:val="90AB1B5CE8EC4FC894B182051809D50D"/>
        <w:category>
          <w:name w:val="כללי"/>
          <w:gallery w:val="placeholder"/>
        </w:category>
        <w:types>
          <w:type w:val="bbPlcHdr"/>
        </w:types>
        <w:behaviors>
          <w:behavior w:val="content"/>
        </w:behaviors>
        <w:guid w:val="{717AB654-3779-411F-9E83-61B9EAE6E9F7}"/>
      </w:docPartPr>
      <w:docPartBody>
        <w:p w:rsidR="009837A9" w:rsidRDefault="007401A6" w:rsidP="007401A6">
          <w:pPr>
            <w:pStyle w:val="90AB1B5CE8EC4FC894B182051809D50D"/>
          </w:pPr>
          <w:r w:rsidRPr="00C5438E">
            <w:rPr>
              <w:rStyle w:val="a3"/>
              <w:rtl/>
            </w:rPr>
            <w:t>[צד א בחוזה]</w:t>
          </w:r>
        </w:p>
      </w:docPartBody>
    </w:docPart>
    <w:docPart>
      <w:docPartPr>
        <w:name w:val="05A2C37A5F6840058F8A45268109961A"/>
        <w:category>
          <w:name w:val="כללי"/>
          <w:gallery w:val="placeholder"/>
        </w:category>
        <w:types>
          <w:type w:val="bbPlcHdr"/>
        </w:types>
        <w:behaviors>
          <w:behavior w:val="content"/>
        </w:behaviors>
        <w:guid w:val="{899B23C6-AECC-4280-A57E-F563901A91D4}"/>
      </w:docPartPr>
      <w:docPartBody>
        <w:p w:rsidR="009837A9" w:rsidRDefault="007401A6" w:rsidP="007401A6">
          <w:pPr>
            <w:pStyle w:val="05A2C37A5F6840058F8A45268109961A"/>
          </w:pPr>
          <w:r w:rsidRPr="003059F5">
            <w:rPr>
              <w:rStyle w:val="a3"/>
              <w:rtl/>
            </w:rPr>
            <w:t>[שם ספק]</w:t>
          </w:r>
        </w:p>
      </w:docPartBody>
    </w:docPart>
    <w:docPart>
      <w:docPartPr>
        <w:name w:val="FBE57B55393D4028B58DAA3C2234A4E4"/>
        <w:category>
          <w:name w:val="כללי"/>
          <w:gallery w:val="placeholder"/>
        </w:category>
        <w:types>
          <w:type w:val="bbPlcHdr"/>
        </w:types>
        <w:behaviors>
          <w:behavior w:val="content"/>
        </w:behaviors>
        <w:guid w:val="{92CE54C7-3D54-4EB5-8BC5-9B76A6A215C3}"/>
      </w:docPartPr>
      <w:docPartBody>
        <w:p w:rsidR="009837A9" w:rsidRDefault="007401A6" w:rsidP="007401A6">
          <w:pPr>
            <w:pStyle w:val="FBE57B55393D4028B58DAA3C2234A4E4"/>
          </w:pPr>
          <w:r w:rsidRPr="003059F5">
            <w:rPr>
              <w:rStyle w:val="a3"/>
              <w:rtl/>
            </w:rPr>
            <w:t>[שם אתר]</w:t>
          </w:r>
        </w:p>
      </w:docPartBody>
    </w:docPart>
    <w:docPart>
      <w:docPartPr>
        <w:name w:val="6BA4C947B5F245029BAE57D340C71C4F"/>
        <w:category>
          <w:name w:val="כללי"/>
          <w:gallery w:val="placeholder"/>
        </w:category>
        <w:types>
          <w:type w:val="bbPlcHdr"/>
        </w:types>
        <w:behaviors>
          <w:behavior w:val="content"/>
        </w:behaviors>
        <w:guid w:val="{BC496158-DD86-4D90-BAF1-4E3EC396C208}"/>
      </w:docPartPr>
      <w:docPartBody>
        <w:p w:rsidR="009837A9" w:rsidRDefault="007401A6" w:rsidP="007401A6">
          <w:pPr>
            <w:pStyle w:val="6BA4C947B5F245029BAE57D340C71C4F"/>
          </w:pPr>
          <w:r w:rsidRPr="003059F5">
            <w:rPr>
              <w:rStyle w:val="a3"/>
              <w:rtl/>
            </w:rPr>
            <w:t>[תיאור עבודה]</w:t>
          </w:r>
        </w:p>
      </w:docPartBody>
    </w:docPart>
    <w:docPart>
      <w:docPartPr>
        <w:name w:val="F5D782C552E241A4851EC4F17AD109A9"/>
        <w:category>
          <w:name w:val="כללי"/>
          <w:gallery w:val="placeholder"/>
        </w:category>
        <w:types>
          <w:type w:val="bbPlcHdr"/>
        </w:types>
        <w:behaviors>
          <w:behavior w:val="content"/>
        </w:behaviors>
        <w:guid w:val="{ABDBD4BF-AC74-4625-A750-4230D1A4CF61}"/>
      </w:docPartPr>
      <w:docPartBody>
        <w:p w:rsidR="009837A9" w:rsidRDefault="007401A6" w:rsidP="007401A6">
          <w:pPr>
            <w:pStyle w:val="F5D782C552E241A4851EC4F17AD109A9"/>
          </w:pPr>
          <w:r w:rsidRPr="00C5438E">
            <w:rPr>
              <w:rStyle w:val="a3"/>
              <w:rtl/>
            </w:rPr>
            <w:t>[צד א בחוזה]</w:t>
          </w:r>
        </w:p>
      </w:docPartBody>
    </w:docPart>
    <w:docPart>
      <w:docPartPr>
        <w:name w:val="B69C31DCD46F448ABBF2EF2FD85A2C61"/>
        <w:category>
          <w:name w:val="כללי"/>
          <w:gallery w:val="placeholder"/>
        </w:category>
        <w:types>
          <w:type w:val="bbPlcHdr"/>
        </w:types>
        <w:behaviors>
          <w:behavior w:val="content"/>
        </w:behaviors>
        <w:guid w:val="{FCA4B68D-A939-4E05-9184-3A6D6CB2DBF6}"/>
      </w:docPartPr>
      <w:docPartBody>
        <w:p w:rsidR="009837A9" w:rsidRDefault="007401A6" w:rsidP="007401A6">
          <w:pPr>
            <w:pStyle w:val="B69C31DCD46F448ABBF2EF2FD85A2C61"/>
          </w:pPr>
          <w:r w:rsidRPr="003059F5">
            <w:rPr>
              <w:rStyle w:val="a3"/>
              <w:rtl/>
            </w:rPr>
            <w:t>[שם אתר]</w:t>
          </w:r>
        </w:p>
      </w:docPartBody>
    </w:docPart>
    <w:docPart>
      <w:docPartPr>
        <w:name w:val="7BF4CC9E29E44578BFD96AF406CD0554"/>
        <w:category>
          <w:name w:val="כללי"/>
          <w:gallery w:val="placeholder"/>
        </w:category>
        <w:types>
          <w:type w:val="bbPlcHdr"/>
        </w:types>
        <w:behaviors>
          <w:behavior w:val="content"/>
        </w:behaviors>
        <w:guid w:val="{DB0DA684-3E12-4A77-930E-7CD7008B5EF0}"/>
      </w:docPartPr>
      <w:docPartBody>
        <w:p w:rsidR="009837A9" w:rsidRDefault="007401A6" w:rsidP="007401A6">
          <w:pPr>
            <w:pStyle w:val="7BF4CC9E29E44578BFD96AF406CD0554"/>
          </w:pPr>
          <w:r w:rsidRPr="003059F5">
            <w:rPr>
              <w:rStyle w:val="a3"/>
              <w:rtl/>
            </w:rPr>
            <w:t>[תאריך חתימת חוזה]</w:t>
          </w:r>
        </w:p>
      </w:docPartBody>
    </w:docPart>
    <w:docPart>
      <w:docPartPr>
        <w:name w:val="1A980300F04C4FC0BCEA037E756BB34C"/>
        <w:category>
          <w:name w:val="כללי"/>
          <w:gallery w:val="placeholder"/>
        </w:category>
        <w:types>
          <w:type w:val="bbPlcHdr"/>
        </w:types>
        <w:behaviors>
          <w:behavior w:val="content"/>
        </w:behaviors>
        <w:guid w:val="{EEBE90EA-4267-46A6-B631-0D79744FBBEE}"/>
      </w:docPartPr>
      <w:docPartBody>
        <w:p w:rsidR="002B6FF2" w:rsidRDefault="00CF2645" w:rsidP="00CF2645">
          <w:pPr>
            <w:pStyle w:val="1A980300F04C4FC0BCEA037E756BB34C"/>
          </w:pPr>
          <w:r w:rsidRPr="00064388">
            <w:rPr>
              <w:rStyle w:val="a3"/>
              <w:rtl/>
            </w:rPr>
            <w:t>[סוג מדד כותרת]</w:t>
          </w:r>
        </w:p>
      </w:docPartBody>
    </w:docPart>
    <w:docPart>
      <w:docPartPr>
        <w:name w:val="17045976CD194C5BA4AD8C9B248A3A96"/>
        <w:category>
          <w:name w:val="כללי"/>
          <w:gallery w:val="placeholder"/>
        </w:category>
        <w:types>
          <w:type w:val="bbPlcHdr"/>
        </w:types>
        <w:behaviors>
          <w:behavior w:val="content"/>
        </w:behaviors>
        <w:guid w:val="{A0E10802-C20B-4E8A-B78B-BEFD650F5804}"/>
      </w:docPartPr>
      <w:docPartBody>
        <w:p w:rsidR="002B6FF2" w:rsidRDefault="00CF2645" w:rsidP="00CF2645">
          <w:pPr>
            <w:pStyle w:val="17045976CD194C5BA4AD8C9B248A3A96"/>
          </w:pPr>
          <w:r w:rsidRPr="00033B28">
            <w:rPr>
              <w:rStyle w:val="a3"/>
              <w:rtl/>
            </w:rPr>
            <w:t>[מדד בגין/ידוע - כותרת]</w:t>
          </w:r>
        </w:p>
      </w:docPartBody>
    </w:docPart>
    <w:docPart>
      <w:docPartPr>
        <w:name w:val="98ED13C1A9344B54A1C353AD1AE47153"/>
        <w:category>
          <w:name w:val="כללי"/>
          <w:gallery w:val="placeholder"/>
        </w:category>
        <w:types>
          <w:type w:val="bbPlcHdr"/>
        </w:types>
        <w:behaviors>
          <w:behavior w:val="content"/>
        </w:behaviors>
        <w:guid w:val="{D6491E6E-4543-4BCC-A313-FFF69C3C0DF5}"/>
      </w:docPartPr>
      <w:docPartBody>
        <w:p w:rsidR="002B6FF2" w:rsidRDefault="00CF2645" w:rsidP="00CF2645">
          <w:pPr>
            <w:pStyle w:val="98ED13C1A9344B54A1C353AD1AE47153"/>
          </w:pPr>
          <w:r w:rsidRPr="003059F5">
            <w:rPr>
              <w:rStyle w:val="a3"/>
              <w:rtl/>
            </w:rPr>
            <w:t>[מדד בסיס]</w:t>
          </w:r>
        </w:p>
      </w:docPartBody>
    </w:docPart>
    <w:docPart>
      <w:docPartPr>
        <w:name w:val="AF0D4ED730E64191805A30F2927EB136"/>
        <w:category>
          <w:name w:val="כללי"/>
          <w:gallery w:val="placeholder"/>
        </w:category>
        <w:types>
          <w:type w:val="bbPlcHdr"/>
        </w:types>
        <w:behaviors>
          <w:behavior w:val="content"/>
        </w:behaviors>
        <w:guid w:val="{333075E8-E2C7-4076-9770-D4BE09EAE4B7}"/>
      </w:docPartPr>
      <w:docPartBody>
        <w:p w:rsidR="002B6FF2" w:rsidRDefault="00CF2645" w:rsidP="00CF2645">
          <w:pPr>
            <w:pStyle w:val="AF0D4ED730E64191805A30F2927EB136"/>
          </w:pPr>
          <w:r w:rsidRPr="003059F5">
            <w:rPr>
              <w:rStyle w:val="a3"/>
              <w:rtl/>
            </w:rPr>
            <w:t>[נקודות מדד]</w:t>
          </w:r>
        </w:p>
      </w:docPartBody>
    </w:docPart>
    <w:docPart>
      <w:docPartPr>
        <w:name w:val="29A633EA2D34438B9D923D909FE54FF0"/>
        <w:category>
          <w:name w:val="כללי"/>
          <w:gallery w:val="placeholder"/>
        </w:category>
        <w:types>
          <w:type w:val="bbPlcHdr"/>
        </w:types>
        <w:behaviors>
          <w:behavior w:val="content"/>
        </w:behaviors>
        <w:guid w:val="{FA72D76A-A730-4831-9746-1EFADC430220}"/>
      </w:docPartPr>
      <w:docPartBody>
        <w:p w:rsidR="0008438A" w:rsidRDefault="006F4F3E">
          <w:r w:rsidRPr="000E16FF">
            <w:rPr>
              <w:rStyle w:val="a3"/>
              <w:rtl/>
            </w:rPr>
            <w:t>[שם צד א]</w:t>
          </w:r>
        </w:p>
      </w:docPartBody>
    </w:docPart>
    <w:docPart>
      <w:docPartPr>
        <w:name w:val="096EA0741A5D49E6A1A230C71F84CE5C"/>
        <w:category>
          <w:name w:val="כללי"/>
          <w:gallery w:val="placeholder"/>
        </w:category>
        <w:types>
          <w:type w:val="bbPlcHdr"/>
        </w:types>
        <w:behaviors>
          <w:behavior w:val="content"/>
        </w:behaviors>
        <w:guid w:val="{4D44FD13-977B-4D35-82AB-C9D37685FB2E}"/>
      </w:docPartPr>
      <w:docPartBody>
        <w:p w:rsidR="0008438A" w:rsidRDefault="006F4F3E">
          <w:r w:rsidRPr="000E16FF">
            <w:rPr>
              <w:rStyle w:val="a3"/>
              <w:rtl/>
            </w:rPr>
            <w:t>[שם ספק]</w:t>
          </w:r>
        </w:p>
      </w:docPartBody>
    </w:docPart>
    <w:docPart>
      <w:docPartPr>
        <w:name w:val="3CE408825F01415A9486FA1F8F914ED2"/>
        <w:category>
          <w:name w:val="כללי"/>
          <w:gallery w:val="placeholder"/>
        </w:category>
        <w:types>
          <w:type w:val="bbPlcHdr"/>
        </w:types>
        <w:behaviors>
          <w:behavior w:val="content"/>
        </w:behaviors>
        <w:guid w:val="{9407CC39-127D-40A4-BBCE-83B571CA9ACA}"/>
      </w:docPartPr>
      <w:docPartBody>
        <w:p w:rsidR="0008438A" w:rsidRDefault="006F4F3E">
          <w:r w:rsidRPr="000E16FF">
            <w:rPr>
              <w:rStyle w:val="a3"/>
              <w:rtl/>
            </w:rPr>
            <w:t>[שם ספק]</w:t>
          </w:r>
        </w:p>
      </w:docPartBody>
    </w:docPart>
    <w:docPart>
      <w:docPartPr>
        <w:name w:val="B90A7F11875E41999E0B7397EB7FEE94"/>
        <w:category>
          <w:name w:val="כללי"/>
          <w:gallery w:val="placeholder"/>
        </w:category>
        <w:types>
          <w:type w:val="bbPlcHdr"/>
        </w:types>
        <w:behaviors>
          <w:behavior w:val="content"/>
        </w:behaviors>
        <w:guid w:val="{C7508431-82B2-49FD-A0F7-B3C935504521}"/>
      </w:docPartPr>
      <w:docPartBody>
        <w:p w:rsidR="0008438A" w:rsidRDefault="006F4F3E" w:rsidP="006F4F3E">
          <w:pPr>
            <w:pStyle w:val="B90A7F11875E41999E0B7397EB7FEE94"/>
          </w:pPr>
          <w:r w:rsidRPr="000E16FF">
            <w:rPr>
              <w:rStyle w:val="a3"/>
              <w:rtl/>
            </w:rPr>
            <w:t>[שם ספק]</w:t>
          </w:r>
        </w:p>
      </w:docPartBody>
    </w:docPart>
    <w:docPart>
      <w:docPartPr>
        <w:name w:val="742A3647E3BB4D21B2E8A6DA4F0C2B1E"/>
        <w:category>
          <w:name w:val="כללי"/>
          <w:gallery w:val="placeholder"/>
        </w:category>
        <w:types>
          <w:type w:val="bbPlcHdr"/>
        </w:types>
        <w:behaviors>
          <w:behavior w:val="content"/>
        </w:behaviors>
        <w:guid w:val="{3BCE8E4B-F77B-485D-9B30-59E9A4CD5512}"/>
      </w:docPartPr>
      <w:docPartBody>
        <w:p w:rsidR="0008438A" w:rsidRDefault="006F4F3E" w:rsidP="006F4F3E">
          <w:pPr>
            <w:pStyle w:val="742A3647E3BB4D21B2E8A6DA4F0C2B1E"/>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8438A"/>
    <w:rsid w:val="001D76AF"/>
    <w:rsid w:val="002B6FF2"/>
    <w:rsid w:val="0032380B"/>
    <w:rsid w:val="006865A5"/>
    <w:rsid w:val="006F4F3E"/>
    <w:rsid w:val="007401A6"/>
    <w:rsid w:val="009837A9"/>
    <w:rsid w:val="00BB6840"/>
    <w:rsid w:val="00CF264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8438A"/>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989F52E045874C41937549D9DF7FBE11">
    <w:name w:val="989F52E045874C41937549D9DF7FBE11"/>
    <w:rsid w:val="0032380B"/>
    <w:pPr>
      <w:bidi/>
    </w:pPr>
  </w:style>
  <w:style w:type="paragraph" w:customStyle="1" w:styleId="202C0161F2AE48669D6EBC67E899F91A">
    <w:name w:val="202C0161F2AE48669D6EBC67E899F91A"/>
    <w:rsid w:val="0032380B"/>
    <w:pPr>
      <w:bidi/>
    </w:pPr>
  </w:style>
  <w:style w:type="paragraph" w:customStyle="1" w:styleId="6DB0473DFFBF47048F943CEF131A61E9">
    <w:name w:val="6DB0473DFFBF47048F943CEF131A61E9"/>
    <w:rsid w:val="0032380B"/>
    <w:pPr>
      <w:bidi/>
    </w:pPr>
  </w:style>
  <w:style w:type="paragraph" w:customStyle="1" w:styleId="4AC701A5F9C9494180D2EB42ED7B4D76">
    <w:name w:val="4AC701A5F9C9494180D2EB42ED7B4D76"/>
    <w:rsid w:val="0032380B"/>
    <w:pPr>
      <w:bidi/>
    </w:pPr>
  </w:style>
  <w:style w:type="paragraph" w:customStyle="1" w:styleId="425B0CAD3CF341748499E7E95561EA9A">
    <w:name w:val="425B0CAD3CF341748499E7E95561EA9A"/>
    <w:rsid w:val="0032380B"/>
    <w:pPr>
      <w:bidi/>
    </w:pPr>
  </w:style>
  <w:style w:type="paragraph" w:customStyle="1" w:styleId="5113087C887B4399A8BC91DFCB8BED67">
    <w:name w:val="5113087C887B4399A8BC91DFCB8BED67"/>
    <w:rsid w:val="007401A6"/>
    <w:pPr>
      <w:bidi/>
    </w:pPr>
  </w:style>
  <w:style w:type="paragraph" w:customStyle="1" w:styleId="89EB47B3EF0C49E992A99FF0330B6A44">
    <w:name w:val="89EB47B3EF0C49E992A99FF0330B6A44"/>
    <w:rsid w:val="007401A6"/>
    <w:pPr>
      <w:bidi/>
    </w:pPr>
  </w:style>
  <w:style w:type="paragraph" w:customStyle="1" w:styleId="4CDCE035F5314C26BE6B4EF661B8E03F">
    <w:name w:val="4CDCE035F5314C26BE6B4EF661B8E03F"/>
    <w:rsid w:val="007401A6"/>
    <w:pPr>
      <w:bidi/>
    </w:pPr>
  </w:style>
  <w:style w:type="paragraph" w:customStyle="1" w:styleId="69769AFD1D57464C9820DEA169C146DE">
    <w:name w:val="69769AFD1D57464C9820DEA169C146DE"/>
    <w:rsid w:val="007401A6"/>
    <w:pPr>
      <w:bidi/>
    </w:pPr>
  </w:style>
  <w:style w:type="paragraph" w:customStyle="1" w:styleId="97E78B9B2BFC40CE81A9DE93FA7072A6">
    <w:name w:val="97E78B9B2BFC40CE81A9DE93FA7072A6"/>
    <w:rsid w:val="007401A6"/>
    <w:pPr>
      <w:bidi/>
    </w:pPr>
  </w:style>
  <w:style w:type="paragraph" w:customStyle="1" w:styleId="6900E73301154F08901943BD0C54E26C">
    <w:name w:val="6900E73301154F08901943BD0C54E26C"/>
    <w:rsid w:val="007401A6"/>
    <w:pPr>
      <w:bidi/>
    </w:pPr>
  </w:style>
  <w:style w:type="paragraph" w:customStyle="1" w:styleId="5B36AF8F9EEC44F1B1C529706EEF2EC8">
    <w:name w:val="5B36AF8F9EEC44F1B1C529706EEF2EC8"/>
    <w:rsid w:val="007401A6"/>
    <w:pPr>
      <w:bidi/>
    </w:pPr>
  </w:style>
  <w:style w:type="paragraph" w:customStyle="1" w:styleId="24F38A50127C4229B943868A6E8CBF09">
    <w:name w:val="24F38A50127C4229B943868A6E8CBF09"/>
    <w:rsid w:val="007401A6"/>
    <w:pPr>
      <w:bidi/>
    </w:pPr>
  </w:style>
  <w:style w:type="paragraph" w:customStyle="1" w:styleId="8C7DF71715004C0BAEB3AD7F75519700">
    <w:name w:val="8C7DF71715004C0BAEB3AD7F75519700"/>
    <w:rsid w:val="007401A6"/>
    <w:pPr>
      <w:bidi/>
    </w:pPr>
  </w:style>
  <w:style w:type="paragraph" w:customStyle="1" w:styleId="A6BF331C552F4D26853D9A8BF61E9811">
    <w:name w:val="A6BF331C552F4D26853D9A8BF61E9811"/>
    <w:rsid w:val="007401A6"/>
    <w:pPr>
      <w:bidi/>
    </w:pPr>
  </w:style>
  <w:style w:type="paragraph" w:customStyle="1" w:styleId="0BFECC47A15E40F5BB4D491B9DEDC7C2">
    <w:name w:val="0BFECC47A15E40F5BB4D491B9DEDC7C2"/>
    <w:rsid w:val="007401A6"/>
    <w:pPr>
      <w:bidi/>
    </w:pPr>
  </w:style>
  <w:style w:type="paragraph" w:customStyle="1" w:styleId="761026C7F3AC4C33A2E6421B46848FBA">
    <w:name w:val="761026C7F3AC4C33A2E6421B46848FBA"/>
    <w:rsid w:val="007401A6"/>
    <w:pPr>
      <w:bidi/>
    </w:pPr>
  </w:style>
  <w:style w:type="paragraph" w:customStyle="1" w:styleId="6B09F123946445819A657C551A80FB34">
    <w:name w:val="6B09F123946445819A657C551A80FB34"/>
    <w:rsid w:val="007401A6"/>
    <w:pPr>
      <w:bidi/>
    </w:pPr>
  </w:style>
  <w:style w:type="paragraph" w:customStyle="1" w:styleId="F5069D0FA7984FB9B74E843DC8304BCF">
    <w:name w:val="F5069D0FA7984FB9B74E843DC8304BCF"/>
    <w:rsid w:val="007401A6"/>
    <w:pPr>
      <w:bidi/>
    </w:pPr>
  </w:style>
  <w:style w:type="paragraph" w:customStyle="1" w:styleId="1DDA09DD6094423391CFE371BC1459EE">
    <w:name w:val="1DDA09DD6094423391CFE371BC1459EE"/>
    <w:rsid w:val="007401A6"/>
    <w:pPr>
      <w:bidi/>
    </w:pPr>
  </w:style>
  <w:style w:type="paragraph" w:customStyle="1" w:styleId="2E97C248A8504E60A6B54EE5E3CD0550">
    <w:name w:val="2E97C248A8504E60A6B54EE5E3CD0550"/>
    <w:rsid w:val="007401A6"/>
    <w:pPr>
      <w:bidi/>
    </w:pPr>
  </w:style>
  <w:style w:type="paragraph" w:customStyle="1" w:styleId="361531E23870456589267DD18D342C55">
    <w:name w:val="361531E23870456589267DD18D342C55"/>
    <w:rsid w:val="007401A6"/>
    <w:pPr>
      <w:bidi/>
    </w:pPr>
  </w:style>
  <w:style w:type="paragraph" w:customStyle="1" w:styleId="3E77665CA3F746DB9331937BED4D58C6">
    <w:name w:val="3E77665CA3F746DB9331937BED4D58C6"/>
    <w:rsid w:val="007401A6"/>
    <w:pPr>
      <w:bidi/>
    </w:pPr>
  </w:style>
  <w:style w:type="paragraph" w:customStyle="1" w:styleId="2CCD45A924BB4D26B6447FD8A61A192A">
    <w:name w:val="2CCD45A924BB4D26B6447FD8A61A192A"/>
    <w:rsid w:val="007401A6"/>
    <w:pPr>
      <w:bidi/>
    </w:pPr>
  </w:style>
  <w:style w:type="paragraph" w:customStyle="1" w:styleId="D40BA5ACAEEC4688B6353EF97D6B216E">
    <w:name w:val="D40BA5ACAEEC4688B6353EF97D6B216E"/>
    <w:rsid w:val="007401A6"/>
    <w:pPr>
      <w:bidi/>
    </w:pPr>
  </w:style>
  <w:style w:type="paragraph" w:customStyle="1" w:styleId="0B99F3B8C5174F1C9D57AC5AD4FECEB6">
    <w:name w:val="0B99F3B8C5174F1C9D57AC5AD4FECEB6"/>
    <w:rsid w:val="007401A6"/>
    <w:pPr>
      <w:bidi/>
    </w:pPr>
  </w:style>
  <w:style w:type="paragraph" w:customStyle="1" w:styleId="01112D760C764EC49EEF7CD1EB021921">
    <w:name w:val="01112D760C764EC49EEF7CD1EB021921"/>
    <w:rsid w:val="007401A6"/>
    <w:pPr>
      <w:bidi/>
    </w:pPr>
  </w:style>
  <w:style w:type="paragraph" w:customStyle="1" w:styleId="66EEAFF266A14B989A0ED4D2552F88D2">
    <w:name w:val="66EEAFF266A14B989A0ED4D2552F88D2"/>
    <w:rsid w:val="007401A6"/>
    <w:pPr>
      <w:bidi/>
    </w:pPr>
  </w:style>
  <w:style w:type="paragraph" w:customStyle="1" w:styleId="9FC686EE624A4E21B875BF07B94B207C">
    <w:name w:val="9FC686EE624A4E21B875BF07B94B207C"/>
    <w:rsid w:val="007401A6"/>
    <w:pPr>
      <w:bidi/>
    </w:pPr>
  </w:style>
  <w:style w:type="paragraph" w:customStyle="1" w:styleId="BFB786AC6DE2480B95DED651F5889E1C">
    <w:name w:val="BFB786AC6DE2480B95DED651F5889E1C"/>
    <w:rsid w:val="007401A6"/>
    <w:pPr>
      <w:bidi/>
    </w:pPr>
  </w:style>
  <w:style w:type="paragraph" w:customStyle="1" w:styleId="BC194998EA8843C2A1330557BCA12581">
    <w:name w:val="BC194998EA8843C2A1330557BCA12581"/>
    <w:rsid w:val="007401A6"/>
    <w:pPr>
      <w:bidi/>
    </w:pPr>
  </w:style>
  <w:style w:type="paragraph" w:customStyle="1" w:styleId="84415765F2004260BD88DE7CB8733D9E">
    <w:name w:val="84415765F2004260BD88DE7CB8733D9E"/>
    <w:rsid w:val="007401A6"/>
    <w:pPr>
      <w:bidi/>
    </w:pPr>
  </w:style>
  <w:style w:type="paragraph" w:customStyle="1" w:styleId="A46CE03E7FC64D01B030AD2AF9BB28E0">
    <w:name w:val="A46CE03E7FC64D01B030AD2AF9BB28E0"/>
    <w:rsid w:val="007401A6"/>
    <w:pPr>
      <w:bidi/>
    </w:pPr>
  </w:style>
  <w:style w:type="paragraph" w:customStyle="1" w:styleId="B5D707891347473FBB0884165067CBBD">
    <w:name w:val="B5D707891347473FBB0884165067CBBD"/>
    <w:rsid w:val="007401A6"/>
    <w:pPr>
      <w:bidi/>
    </w:pPr>
  </w:style>
  <w:style w:type="paragraph" w:customStyle="1" w:styleId="E6AFC1F8E9614805A80CE836F7B93FA2">
    <w:name w:val="E6AFC1F8E9614805A80CE836F7B93FA2"/>
    <w:rsid w:val="007401A6"/>
    <w:pPr>
      <w:bidi/>
    </w:pPr>
  </w:style>
  <w:style w:type="paragraph" w:customStyle="1" w:styleId="90A422B18CB3414699AB22EEFBBFF5CC">
    <w:name w:val="90A422B18CB3414699AB22EEFBBFF5CC"/>
    <w:rsid w:val="007401A6"/>
    <w:pPr>
      <w:bidi/>
    </w:pPr>
  </w:style>
  <w:style w:type="paragraph" w:customStyle="1" w:styleId="90AB1B5CE8EC4FC894B182051809D50D">
    <w:name w:val="90AB1B5CE8EC4FC894B182051809D50D"/>
    <w:rsid w:val="007401A6"/>
    <w:pPr>
      <w:bidi/>
    </w:pPr>
  </w:style>
  <w:style w:type="paragraph" w:customStyle="1" w:styleId="05A2C37A5F6840058F8A45268109961A">
    <w:name w:val="05A2C37A5F6840058F8A45268109961A"/>
    <w:rsid w:val="007401A6"/>
    <w:pPr>
      <w:bidi/>
    </w:pPr>
  </w:style>
  <w:style w:type="paragraph" w:customStyle="1" w:styleId="FBE57B55393D4028B58DAA3C2234A4E4">
    <w:name w:val="FBE57B55393D4028B58DAA3C2234A4E4"/>
    <w:rsid w:val="007401A6"/>
    <w:pPr>
      <w:bidi/>
    </w:pPr>
  </w:style>
  <w:style w:type="paragraph" w:customStyle="1" w:styleId="6BA4C947B5F245029BAE57D340C71C4F">
    <w:name w:val="6BA4C947B5F245029BAE57D340C71C4F"/>
    <w:rsid w:val="007401A6"/>
    <w:pPr>
      <w:bidi/>
    </w:pPr>
  </w:style>
  <w:style w:type="paragraph" w:customStyle="1" w:styleId="6BA95B7D037D4B6CAE2E928C1E60AB66">
    <w:name w:val="6BA95B7D037D4B6CAE2E928C1E60AB66"/>
    <w:rsid w:val="007401A6"/>
    <w:pPr>
      <w:bidi/>
    </w:pPr>
  </w:style>
  <w:style w:type="paragraph" w:customStyle="1" w:styleId="F5D782C552E241A4851EC4F17AD109A9">
    <w:name w:val="F5D782C552E241A4851EC4F17AD109A9"/>
    <w:rsid w:val="007401A6"/>
    <w:pPr>
      <w:bidi/>
    </w:pPr>
  </w:style>
  <w:style w:type="paragraph" w:customStyle="1" w:styleId="B69C31DCD46F448ABBF2EF2FD85A2C61">
    <w:name w:val="B69C31DCD46F448ABBF2EF2FD85A2C61"/>
    <w:rsid w:val="007401A6"/>
    <w:pPr>
      <w:bidi/>
    </w:pPr>
  </w:style>
  <w:style w:type="paragraph" w:customStyle="1" w:styleId="7BF4CC9E29E44578BFD96AF406CD0554">
    <w:name w:val="7BF4CC9E29E44578BFD96AF406CD0554"/>
    <w:rsid w:val="007401A6"/>
    <w:pPr>
      <w:bidi/>
    </w:pPr>
  </w:style>
  <w:style w:type="paragraph" w:customStyle="1" w:styleId="74BFBD7193284B2BB80AC7B849485B99">
    <w:name w:val="74BFBD7193284B2BB80AC7B849485B99"/>
    <w:rsid w:val="007401A6"/>
    <w:pPr>
      <w:bidi/>
    </w:pPr>
  </w:style>
  <w:style w:type="paragraph" w:customStyle="1" w:styleId="1A980300F04C4FC0BCEA037E756BB34C">
    <w:name w:val="1A980300F04C4FC0BCEA037E756BB34C"/>
    <w:rsid w:val="00CF2645"/>
    <w:pPr>
      <w:bidi/>
    </w:pPr>
  </w:style>
  <w:style w:type="paragraph" w:customStyle="1" w:styleId="17045976CD194C5BA4AD8C9B248A3A96">
    <w:name w:val="17045976CD194C5BA4AD8C9B248A3A96"/>
    <w:rsid w:val="00CF2645"/>
    <w:pPr>
      <w:bidi/>
    </w:pPr>
  </w:style>
  <w:style w:type="paragraph" w:customStyle="1" w:styleId="98ED13C1A9344B54A1C353AD1AE47153">
    <w:name w:val="98ED13C1A9344B54A1C353AD1AE47153"/>
    <w:rsid w:val="00CF2645"/>
    <w:pPr>
      <w:bidi/>
    </w:pPr>
  </w:style>
  <w:style w:type="paragraph" w:customStyle="1" w:styleId="AF0D4ED730E64191805A30F2927EB136">
    <w:name w:val="AF0D4ED730E64191805A30F2927EB136"/>
    <w:rsid w:val="00CF2645"/>
    <w:pPr>
      <w:bidi/>
    </w:pPr>
  </w:style>
  <w:style w:type="paragraph" w:customStyle="1" w:styleId="08D0BB7BD830421BBB29EA181778B8FA">
    <w:name w:val="08D0BB7BD830421BBB29EA181778B8FA"/>
    <w:rsid w:val="006F4F3E"/>
    <w:pPr>
      <w:bidi/>
    </w:pPr>
  </w:style>
  <w:style w:type="paragraph" w:customStyle="1" w:styleId="09CB42DB332F414488CC8B62A1B0DEAB">
    <w:name w:val="09CB42DB332F414488CC8B62A1B0DEAB"/>
    <w:rsid w:val="006F4F3E"/>
    <w:pPr>
      <w:bidi/>
    </w:pPr>
  </w:style>
  <w:style w:type="paragraph" w:customStyle="1" w:styleId="B90A7F11875E41999E0B7397EB7FEE94">
    <w:name w:val="B90A7F11875E41999E0B7397EB7FEE94"/>
    <w:rsid w:val="006F4F3E"/>
    <w:pPr>
      <w:bidi/>
    </w:pPr>
  </w:style>
  <w:style w:type="paragraph" w:customStyle="1" w:styleId="742A3647E3BB4D21B2E8A6DA4F0C2B1E">
    <w:name w:val="742A3647E3BB4D21B2E8A6DA4F0C2B1E"/>
    <w:rsid w:val="006F4F3E"/>
    <w:pPr>
      <w:bidi/>
    </w:pPr>
  </w:style>
  <w:style w:type="paragraph" w:customStyle="1" w:styleId="FE4EDD46D609410685D8DD80FF2A7F4C">
    <w:name w:val="FE4EDD46D609410685D8DD80FF2A7F4C"/>
    <w:rsid w:val="0008438A"/>
    <w:pPr>
      <w:bidi/>
    </w:pPr>
  </w:style>
  <w:style w:type="paragraph" w:customStyle="1" w:styleId="72AAD1774951479C8D5479276EF90EEC">
    <w:name w:val="72AAD1774951479C8D5479276EF90EEC"/>
    <w:rsid w:val="0008438A"/>
    <w:pPr>
      <w:bidi/>
    </w:pPr>
  </w:style>
  <w:style w:type="paragraph" w:customStyle="1" w:styleId="C3405900A8B644258DE91F36097D8019">
    <w:name w:val="C3405900A8B644258DE91F36097D8019"/>
    <w:rsid w:val="0008438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72F6F3-9795-44E3-AD02-AC90AAA6128D}"/>
</file>

<file path=customXml/itemProps2.xml><?xml version="1.0" encoding="utf-8"?>
<ds:datastoreItem xmlns:ds="http://schemas.openxmlformats.org/officeDocument/2006/customXml" ds:itemID="{3B6DE14D-7FE4-439E-BC75-BF05FFACF984}"/>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8E4E7558-1593-4717-A652-930FE4406320}"/>
</file>

<file path=docProps/app.xml><?xml version="1.0" encoding="utf-8"?>
<Properties xmlns="http://schemas.openxmlformats.org/officeDocument/2006/extended-properties" xmlns:vt="http://schemas.openxmlformats.org/officeDocument/2006/docPropsVTypes">
  <Template>Normal</Template>
  <TotalTime>120</TotalTime>
  <Pages>33</Pages>
  <Words>9541</Words>
  <Characters>47708</Characters>
  <Application>Microsoft Office Word</Application>
  <DocSecurity>0</DocSecurity>
  <Lines>397</Lines>
  <Paragraphs>114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2023-01-11T11:56:00Z</dcterms:created>
  <dcterms:modified xsi:type="dcterms:W3CDTF">2023-01-11T14:01:00Z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0d047e66-d8ee-4fea-a4cb-6d7ce4cc4f4f</vt:lpwstr>
  </property>
</Properties>
</file>